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8C5EC9" w14:textId="77777777" w:rsidR="00443316" w:rsidRPr="0060258A" w:rsidRDefault="00443316" w:rsidP="00443316">
      <w:pPr>
        <w:spacing w:line="480" w:lineRule="auto"/>
        <w:ind w:firstLine="720"/>
        <w:jc w:val="center"/>
        <w:outlineLvl w:val="0"/>
        <w:rPr>
          <w:rFonts w:ascii="Times New Roman" w:hAnsi="Times New Roman" w:cs="Times New Roman"/>
          <w:b/>
          <w:color w:val="000000" w:themeColor="text1"/>
        </w:rPr>
      </w:pPr>
      <w:r w:rsidRPr="0060258A">
        <w:rPr>
          <w:rFonts w:ascii="Times New Roman" w:hAnsi="Times New Roman" w:cs="Times New Roman"/>
          <w:b/>
          <w:color w:val="000000" w:themeColor="text1"/>
          <w:sz w:val="28"/>
        </w:rPr>
        <w:t>Flexible control of representational dynamics in a disinhibition-based model of decision making</w:t>
      </w:r>
      <w:r w:rsidRPr="0060258A">
        <w:rPr>
          <w:rFonts w:ascii="Times New Roman" w:hAnsi="Times New Roman" w:cs="Times New Roman"/>
          <w:b/>
          <w:color w:val="000000" w:themeColor="text1"/>
        </w:rPr>
        <w:t xml:space="preserve"> </w:t>
      </w:r>
    </w:p>
    <w:p w14:paraId="581D2407" w14:textId="77777777" w:rsidR="00443316" w:rsidRPr="0060258A" w:rsidRDefault="00443316" w:rsidP="00443316">
      <w:pPr>
        <w:spacing w:line="480" w:lineRule="auto"/>
        <w:ind w:firstLine="720"/>
        <w:jc w:val="center"/>
        <w:outlineLvl w:val="0"/>
        <w:rPr>
          <w:rFonts w:ascii="Times New Roman" w:hAnsi="Times New Roman" w:cs="Times New Roman"/>
          <w:color w:val="000000" w:themeColor="text1"/>
        </w:rPr>
      </w:pPr>
      <w:r w:rsidRPr="0060258A">
        <w:rPr>
          <w:rFonts w:ascii="Times New Roman" w:hAnsi="Times New Roman" w:cs="Times New Roman"/>
          <w:color w:val="000000" w:themeColor="text1"/>
        </w:rPr>
        <w:t>Bo Shen</w:t>
      </w:r>
      <w:r w:rsidRPr="0060258A">
        <w:rPr>
          <w:rFonts w:ascii="Times New Roman" w:hAnsi="Times New Roman" w:cs="Times New Roman"/>
          <w:color w:val="000000" w:themeColor="text1"/>
          <w:vertAlign w:val="superscript"/>
        </w:rPr>
        <w:t>1</w:t>
      </w:r>
      <w:r w:rsidRPr="0060258A">
        <w:rPr>
          <w:rFonts w:ascii="Times New Roman" w:hAnsi="Times New Roman" w:cs="Times New Roman"/>
          <w:color w:val="000000" w:themeColor="text1"/>
        </w:rPr>
        <w:t>, Kenway Louie</w:t>
      </w:r>
      <w:r w:rsidRPr="0060258A">
        <w:rPr>
          <w:rFonts w:ascii="Times New Roman" w:hAnsi="Times New Roman" w:cs="Times New Roman"/>
          <w:color w:val="000000" w:themeColor="text1"/>
          <w:vertAlign w:val="superscript"/>
        </w:rPr>
        <w:t>2,1</w:t>
      </w:r>
      <w:r w:rsidRPr="0060258A">
        <w:rPr>
          <w:rFonts w:ascii="Times New Roman" w:hAnsi="Times New Roman" w:cs="Times New Roman"/>
          <w:color w:val="000000" w:themeColor="text1"/>
        </w:rPr>
        <w:t>, Paul Glimcher</w:t>
      </w:r>
      <w:r w:rsidRPr="0060258A">
        <w:rPr>
          <w:rFonts w:ascii="Times New Roman" w:hAnsi="Times New Roman" w:cs="Times New Roman"/>
          <w:color w:val="000000" w:themeColor="text1"/>
          <w:vertAlign w:val="superscript"/>
        </w:rPr>
        <w:t>1,2</w:t>
      </w:r>
    </w:p>
    <w:p w14:paraId="70FC06AB"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vertAlign w:val="superscript"/>
        </w:rPr>
        <w:t>1</w:t>
      </w:r>
      <w:r w:rsidRPr="0060258A">
        <w:rPr>
          <w:rFonts w:ascii="Times New Roman" w:hAnsi="Times New Roman" w:cs="Times New Roman"/>
          <w:color w:val="000000" w:themeColor="text1"/>
        </w:rPr>
        <w:t>Neuroscience Institute, New York University Grossman School of Medicine, New York, NY, United States, 10016</w:t>
      </w:r>
    </w:p>
    <w:p w14:paraId="0F98BE11"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vertAlign w:val="superscript"/>
        </w:rPr>
        <w:t>2</w:t>
      </w:r>
      <w:r w:rsidRPr="0060258A">
        <w:rPr>
          <w:rFonts w:ascii="Times New Roman" w:hAnsi="Times New Roman" w:cs="Times New Roman"/>
          <w:color w:val="000000" w:themeColor="text1"/>
        </w:rPr>
        <w:t>Center for Neural Science, New York University, New York, NY, United States, 10003</w:t>
      </w:r>
    </w:p>
    <w:p w14:paraId="71C05409"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7A64D082" w14:textId="77777777" w:rsidR="00443316" w:rsidRPr="0060258A" w:rsidRDefault="00443316" w:rsidP="00443316">
      <w:pPr>
        <w:spacing w:line="480" w:lineRule="auto"/>
        <w:jc w:val="both"/>
        <w:outlineLvl w:val="0"/>
        <w:rPr>
          <w:rFonts w:ascii="Times New Roman" w:hAnsi="Times New Roman" w:cs="Times New Roman"/>
          <w:color w:val="000000" w:themeColor="text1"/>
          <w:u w:val="single"/>
        </w:rPr>
      </w:pPr>
      <w:r w:rsidRPr="0060258A">
        <w:rPr>
          <w:rFonts w:ascii="Times New Roman" w:hAnsi="Times New Roman" w:cs="Times New Roman"/>
          <w:color w:val="000000" w:themeColor="text1"/>
          <w:u w:val="single"/>
        </w:rPr>
        <w:t>Manuscript Information:</w:t>
      </w:r>
    </w:p>
    <w:p w14:paraId="089FF328"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155 words in abstract, 66</w:t>
      </w:r>
      <w:r>
        <w:rPr>
          <w:rFonts w:ascii="Times New Roman" w:hAnsi="Times New Roman" w:cs="Times New Roman"/>
          <w:color w:val="000000" w:themeColor="text1"/>
        </w:rPr>
        <w:t>68</w:t>
      </w:r>
      <w:r w:rsidRPr="0060258A">
        <w:rPr>
          <w:rFonts w:ascii="Times New Roman" w:hAnsi="Times New Roman" w:cs="Times New Roman"/>
          <w:color w:val="000000" w:themeColor="text1"/>
        </w:rPr>
        <w:t xml:space="preserve"> words in main text, </w:t>
      </w:r>
      <w:r>
        <w:rPr>
          <w:rFonts w:ascii="Times New Roman" w:hAnsi="Times New Roman" w:cs="Times New Roman"/>
          <w:color w:val="000000" w:themeColor="text1"/>
        </w:rPr>
        <w:t xml:space="preserve">and </w:t>
      </w:r>
      <w:r w:rsidRPr="0060258A">
        <w:rPr>
          <w:rFonts w:ascii="Times New Roman" w:hAnsi="Times New Roman" w:cs="Times New Roman"/>
          <w:color w:val="000000" w:themeColor="text1"/>
        </w:rPr>
        <w:t>10 figures</w:t>
      </w:r>
      <w:r>
        <w:rPr>
          <w:rFonts w:ascii="Times New Roman" w:hAnsi="Times New Roman" w:cs="Times New Roman"/>
          <w:color w:val="000000" w:themeColor="text1"/>
        </w:rPr>
        <w:t xml:space="preserve"> with 6 figure supplements</w:t>
      </w:r>
    </w:p>
    <w:p w14:paraId="7B3FF69B"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5FE49789"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u w:val="single"/>
        </w:rPr>
        <w:t>Keywords:</w:t>
      </w:r>
    </w:p>
    <w:p w14:paraId="5F964D17" w14:textId="77777777" w:rsidR="00443316" w:rsidRPr="0060258A" w:rsidRDefault="00443316" w:rsidP="00443316">
      <w:pPr>
        <w:spacing w:line="48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Decision-making circuit, disinhibition, divisive normalization, winner-take-all choice, persistent activity</w:t>
      </w:r>
    </w:p>
    <w:p w14:paraId="241861E5" w14:textId="77777777" w:rsidR="00443316" w:rsidRPr="0060258A" w:rsidRDefault="00443316" w:rsidP="00443316">
      <w:pPr>
        <w:spacing w:line="480" w:lineRule="auto"/>
        <w:jc w:val="both"/>
        <w:outlineLvl w:val="0"/>
        <w:rPr>
          <w:rFonts w:ascii="Times New Roman" w:hAnsi="Times New Roman" w:cs="Times New Roman"/>
          <w:color w:val="000000" w:themeColor="text1"/>
        </w:rPr>
      </w:pPr>
    </w:p>
    <w:p w14:paraId="56704F4E" w14:textId="77777777" w:rsidR="00443316" w:rsidRPr="0060258A" w:rsidRDefault="00443316" w:rsidP="00443316">
      <w:pPr>
        <w:spacing w:line="480" w:lineRule="auto"/>
        <w:jc w:val="both"/>
        <w:outlineLvl w:val="0"/>
        <w:rPr>
          <w:rFonts w:ascii="Times New Roman" w:hAnsi="Times New Roman" w:cs="Times New Roman"/>
          <w:color w:val="000000" w:themeColor="text1"/>
          <w:u w:val="single"/>
        </w:rPr>
      </w:pPr>
      <w:r w:rsidRPr="0060258A">
        <w:rPr>
          <w:rFonts w:ascii="Times New Roman" w:hAnsi="Times New Roman" w:cs="Times New Roman"/>
          <w:color w:val="000000" w:themeColor="text1"/>
          <w:u w:val="single"/>
        </w:rPr>
        <w:t>Correspondence:</w:t>
      </w:r>
    </w:p>
    <w:p w14:paraId="2D9F3742"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Bo Shen</w:t>
      </w:r>
    </w:p>
    <w:p w14:paraId="5017A33C"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Neuroscience Institute</w:t>
      </w:r>
    </w:p>
    <w:p w14:paraId="35DE20D8"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Grossman School of Medicine</w:t>
      </w:r>
    </w:p>
    <w:p w14:paraId="259ED576"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New York University</w:t>
      </w:r>
    </w:p>
    <w:p w14:paraId="596FE549"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435 E 30th, Room 1260</w:t>
      </w:r>
    </w:p>
    <w:p w14:paraId="34BBFE0F"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New York, NY 10016</w:t>
      </w:r>
    </w:p>
    <w:p w14:paraId="2B0E4571"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Tel: +1.212.263.8167</w:t>
      </w:r>
    </w:p>
    <w:p w14:paraId="5D8AB82C"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Fax: +1.212.263.8170</w:t>
      </w:r>
    </w:p>
    <w:p w14:paraId="2DC84BB3" w14:textId="77777777" w:rsidR="00443316" w:rsidRPr="0060258A" w:rsidRDefault="00443316" w:rsidP="00443316">
      <w:pPr>
        <w:spacing w:line="360" w:lineRule="auto"/>
        <w:jc w:val="both"/>
        <w:outlineLvl w:val="0"/>
        <w:rPr>
          <w:rFonts w:ascii="Times New Roman" w:hAnsi="Times New Roman" w:cs="Times New Roman"/>
          <w:color w:val="000000" w:themeColor="text1"/>
        </w:rPr>
      </w:pPr>
      <w:r w:rsidRPr="0060258A">
        <w:rPr>
          <w:rFonts w:ascii="Times New Roman" w:hAnsi="Times New Roman" w:cs="Times New Roman"/>
          <w:color w:val="000000" w:themeColor="text1"/>
        </w:rPr>
        <w:t xml:space="preserve">Email: </w:t>
      </w:r>
      <w:hyperlink r:id="rId5" w:history="1">
        <w:r w:rsidRPr="0060258A">
          <w:rPr>
            <w:rStyle w:val="Hyperlink"/>
            <w:rFonts w:ascii="Times New Roman" w:hAnsi="Times New Roman" w:cs="Times New Roman"/>
            <w:color w:val="000000" w:themeColor="text1"/>
          </w:rPr>
          <w:t>boshen89@gmail.com</w:t>
        </w:r>
      </w:hyperlink>
      <w:r w:rsidRPr="0060258A">
        <w:rPr>
          <w:rFonts w:ascii="Times New Roman" w:hAnsi="Times New Roman" w:cs="Times New Roman"/>
          <w:b/>
          <w:color w:val="000000" w:themeColor="text1"/>
        </w:rPr>
        <w:br w:type="page"/>
      </w:r>
    </w:p>
    <w:p w14:paraId="780CD217" w14:textId="77777777" w:rsidR="00443316" w:rsidRPr="0060258A" w:rsidRDefault="00443316" w:rsidP="00443316">
      <w:pPr>
        <w:spacing w:line="480" w:lineRule="auto"/>
        <w:jc w:val="both"/>
        <w:outlineLvl w:val="0"/>
        <w:rPr>
          <w:rFonts w:ascii="Times New Roman" w:hAnsi="Times New Roman" w:cs="Times New Roman"/>
          <w:color w:val="000000" w:themeColor="text1"/>
          <w:sz w:val="28"/>
        </w:rPr>
      </w:pPr>
      <w:r w:rsidRPr="0060258A">
        <w:rPr>
          <w:rFonts w:ascii="Times New Roman" w:hAnsi="Times New Roman" w:cs="Times New Roman"/>
          <w:b/>
          <w:color w:val="000000" w:themeColor="text1"/>
          <w:sz w:val="28"/>
        </w:rPr>
        <w:lastRenderedPageBreak/>
        <w:t>Abstract</w:t>
      </w:r>
    </w:p>
    <w:p w14:paraId="1EE4A1D0" w14:textId="77777777" w:rsidR="00443316" w:rsidRPr="0060258A" w:rsidRDefault="00443316" w:rsidP="00443316">
      <w:pPr>
        <w:spacing w:line="480" w:lineRule="auto"/>
        <w:jc w:val="both"/>
        <w:rPr>
          <w:rFonts w:ascii="Times New Roman" w:hAnsi="Times New Roman" w:cs="Times New Roman"/>
          <w:color w:val="000000" w:themeColor="text1"/>
        </w:rPr>
      </w:pPr>
    </w:p>
    <w:p w14:paraId="442059F1" w14:textId="1C5D7EF6" w:rsidR="00443316" w:rsidRPr="0060258A" w:rsidRDefault="00E15367" w:rsidP="00443316">
      <w:pPr>
        <w:spacing w:line="480" w:lineRule="auto"/>
        <w:jc w:val="both"/>
        <w:rPr>
          <w:rFonts w:ascii="Times New Roman" w:hAnsi="Times New Roman" w:cs="Times New Roman"/>
          <w:color w:val="000000" w:themeColor="text1"/>
        </w:rPr>
      </w:pPr>
      <w:ins w:id="0"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1" w:author="Bo Shen" w:date="2023-02-14T17:39:00Z">
        <w:del w:id="2" w:author="Kenway" w:date="2023-02-15T10:21:00Z">
          <w:r w:rsidR="00A26719" w:rsidDel="00E15367">
            <w:rPr>
              <w:rFonts w:ascii="Times New Roman" w:hAnsi="Times New Roman" w:cs="Times New Roman"/>
              <w:color w:val="000000" w:themeColor="text1"/>
            </w:rPr>
            <w:delText xml:space="preserve">the </w:delText>
          </w:r>
        </w:del>
      </w:ins>
      <w:ins w:id="3" w:author="Bo Shen" w:date="2023-02-14T17:38:00Z">
        <w:del w:id="4" w:author="Kenway" w:date="2023-02-15T10:21:00Z">
          <w:r w:rsidR="00A26719" w:rsidDel="00E15367">
            <w:rPr>
              <w:rFonts w:ascii="Times New Roman" w:hAnsi="Times New Roman" w:cs="Times New Roman"/>
              <w:color w:val="000000" w:themeColor="text1"/>
            </w:rPr>
            <w:delText>neural computation</w:delText>
          </w:r>
        </w:del>
      </w:ins>
      <w:ins w:id="5" w:author="Bo Shen" w:date="2023-02-14T17:39:00Z">
        <w:del w:id="6" w:author="Kenway" w:date="2023-02-15T10:21:00Z">
          <w:r w:rsidR="00A26719" w:rsidDel="00E15367">
            <w:rPr>
              <w:rFonts w:ascii="Times New Roman" w:hAnsi="Times New Roman" w:cs="Times New Roman"/>
              <w:color w:val="000000" w:themeColor="text1"/>
            </w:rPr>
            <w:delText>s</w:delText>
          </w:r>
        </w:del>
      </w:ins>
      <w:ins w:id="7" w:author="Bo Shen" w:date="2023-02-14T17:38:00Z">
        <w:del w:id="8" w:author="Kenway" w:date="2023-02-15T10:21:00Z">
          <w:r w:rsidR="00A26719" w:rsidDel="00E15367">
            <w:rPr>
              <w:rFonts w:ascii="Times New Roman" w:hAnsi="Times New Roman" w:cs="Times New Roman"/>
              <w:color w:val="000000" w:themeColor="text1"/>
            </w:rPr>
            <w:delText xml:space="preserve"> </w:delText>
          </w:r>
        </w:del>
      </w:ins>
      <w:ins w:id="9" w:author="Bo Shen" w:date="2023-02-14T17:39:00Z">
        <w:del w:id="10" w:author="Kenway" w:date="2023-02-15T10:21:00Z">
          <w:r w:rsidR="00A26719" w:rsidDel="00E15367">
            <w:rPr>
              <w:rFonts w:ascii="Times New Roman" w:hAnsi="Times New Roman" w:cs="Times New Roman"/>
              <w:color w:val="000000" w:themeColor="text1"/>
            </w:rPr>
            <w:delText>of decision-making</w:delText>
          </w:r>
        </w:del>
      </w:ins>
      <w:ins w:id="11" w:author="Bo Shen" w:date="2023-02-14T17:43:00Z">
        <w:del w:id="12" w:author="Kenway" w:date="2023-02-15T10:21:00Z">
          <w:r w:rsidR="006678D0" w:rsidDel="00E15367">
            <w:rPr>
              <w:rFonts w:ascii="Times New Roman" w:hAnsi="Times New Roman" w:cs="Times New Roman"/>
              <w:color w:val="000000" w:themeColor="text1"/>
            </w:rPr>
            <w:delText>Beyond the standard circuit motif of non-selective inhibition, r</w:delText>
          </w:r>
        </w:del>
      </w:ins>
      <w:ins w:id="13" w:author="Bo Shen" w:date="2023-02-14T17:39:00Z">
        <w:del w:id="14" w:author="Kenway" w:date="2023-02-15T10:21:00Z">
          <w:r w:rsidR="00A26719" w:rsidDel="00E15367">
            <w:rPr>
              <w:rFonts w:ascii="Times New Roman" w:hAnsi="Times New Roman" w:cs="Times New Roman"/>
              <w:color w:val="000000" w:themeColor="text1"/>
            </w:rPr>
            <w:delText xml:space="preserve"> </w:delText>
          </w:r>
        </w:del>
      </w:ins>
      <w:ins w:id="15" w:author="Bo Shen" w:date="2023-02-14T17:41:00Z">
        <w:del w:id="16" w:author="Kenway" w:date="2023-02-15T10:21:00Z">
          <w:r w:rsidR="006678D0" w:rsidDel="00E15367">
            <w:rPr>
              <w:rFonts w:ascii="Times New Roman" w:hAnsi="Times New Roman" w:cs="Times New Roman"/>
              <w:color w:val="000000" w:themeColor="text1"/>
            </w:rPr>
            <w:delText>s</w:delText>
          </w:r>
        </w:del>
      </w:ins>
      <w:ins w:id="17" w:author="Bo Shen" w:date="2023-02-14T17:42:00Z">
        <w:del w:id="18" w:author="Kenway" w:date="2023-02-15T10:21:00Z">
          <w:r w:rsidR="006678D0" w:rsidDel="00E15367">
            <w:rPr>
              <w:rFonts w:ascii="Times New Roman" w:hAnsi="Times New Roman" w:cs="Times New Roman"/>
              <w:color w:val="000000" w:themeColor="text1"/>
            </w:rPr>
            <w:delText xml:space="preserve"> and </w:delText>
          </w:r>
        </w:del>
      </w:ins>
      <w:ins w:id="19" w:author="Bo Shen" w:date="2023-02-14T17:44:00Z">
        <w:del w:id="20" w:author="Kenway" w:date="2023-02-15T10:21:00Z">
          <w:r w:rsidR="006678D0" w:rsidDel="00E15367">
            <w:rPr>
              <w:rFonts w:ascii="Times New Roman" w:hAnsi="Times New Roman" w:cs="Times New Roman"/>
              <w:color w:val="000000" w:themeColor="text1"/>
            </w:rPr>
            <w:delText>exhibit choice-selective activity on par with excitatory neurons</w:delText>
          </w:r>
        </w:del>
      </w:ins>
      <w:ins w:id="21" w:author="Bo Shen" w:date="2023-02-14T18:00:00Z">
        <w:del w:id="22" w:author="Kenway" w:date="2023-02-15T10:21:00Z">
          <w:r w:rsidR="00C64936" w:rsidDel="00E15367">
            <w:rPr>
              <w:rFonts w:ascii="Times New Roman" w:hAnsi="Times New Roman" w:cs="Times New Roman"/>
              <w:color w:val="000000" w:themeColor="text1"/>
            </w:rPr>
            <w:delText>compelling evidence of shown</w:delText>
          </w:r>
        </w:del>
      </w:ins>
      <w:ins w:id="23" w:author="Bo Shen" w:date="2023-02-14T17:45:00Z">
        <w:del w:id="24" w:author="Kenway" w:date="2023-02-15T10:21:00Z">
          <w:r w:rsidR="00792F32" w:rsidDel="00E15367">
            <w:rPr>
              <w:rFonts w:ascii="Times New Roman" w:hAnsi="Times New Roman" w:cs="Times New Roman"/>
              <w:color w:val="000000" w:themeColor="text1"/>
            </w:rPr>
            <w:delText xml:space="preserve">circuit </w:delText>
          </w:r>
        </w:del>
      </w:ins>
      <w:ins w:id="25" w:author="Kenway" w:date="2023-02-09T22:42:00Z">
        <w:r w:rsidR="003042E3">
          <w:rPr>
            <w:rFonts w:ascii="Times New Roman" w:hAnsi="Times New Roman" w:cs="Times New Roman"/>
            <w:color w:val="000000" w:themeColor="text1"/>
          </w:rPr>
          <w:t xml:space="preserve">Here, we show that </w:t>
        </w:r>
      </w:ins>
      <w:ins w:id="26" w:author="Kenway" w:date="2023-02-09T22:50:00Z">
        <w:del w:id="27" w:author="Bo Shen" w:date="2023-02-14T18:01:00Z">
          <w:r w:rsidR="003042E3" w:rsidDel="009E1976">
            <w:rPr>
              <w:rFonts w:ascii="Times New Roman" w:hAnsi="Times New Roman" w:cs="Times New Roman"/>
              <w:color w:val="000000" w:themeColor="text1"/>
            </w:rPr>
            <w:delText xml:space="preserve">local </w:delText>
          </w:r>
        </w:del>
      </w:ins>
      <w:ins w:id="28" w:author="Kenway" w:date="2023-02-09T22:43:00Z">
        <w:r w:rsidR="003042E3">
          <w:rPr>
            <w:rFonts w:ascii="Times New Roman" w:hAnsi="Times New Roman" w:cs="Times New Roman"/>
            <w:color w:val="000000" w:themeColor="text1"/>
          </w:rPr>
          <w:t xml:space="preserve">disinhibition </w:t>
        </w:r>
      </w:ins>
      <w:ins w:id="29" w:author="Kenway" w:date="2023-02-09T22:48:00Z">
        <w:r w:rsidR="003042E3">
          <w:rPr>
            <w:rFonts w:ascii="Times New Roman" w:hAnsi="Times New Roman" w:cs="Times New Roman"/>
            <w:color w:val="000000" w:themeColor="text1"/>
          </w:rPr>
          <w:t xml:space="preserve">provides a simple circuit motif for </w:t>
        </w:r>
      </w:ins>
      <w:ins w:id="30" w:author="Kenway" w:date="2023-02-09T22:49:00Z">
        <w:r w:rsidR="003042E3">
          <w:rPr>
            <w:rFonts w:ascii="Times New Roman" w:hAnsi="Times New Roman" w:cs="Times New Roman"/>
            <w:color w:val="000000" w:themeColor="text1"/>
          </w:rPr>
          <w:t xml:space="preserve">fast, </w:t>
        </w:r>
      </w:ins>
      <w:ins w:id="31" w:author="Kenway" w:date="2023-02-09T22:48:00Z">
        <w:r w:rsidR="003042E3">
          <w:rPr>
            <w:rFonts w:ascii="Times New Roman" w:hAnsi="Times New Roman" w:cs="Times New Roman"/>
            <w:color w:val="000000" w:themeColor="text1"/>
          </w:rPr>
          <w:t>dynamic</w:t>
        </w:r>
      </w:ins>
      <w:ins w:id="32" w:author="Kenway" w:date="2023-02-09T22:49:00Z">
        <w:r w:rsidR="003042E3">
          <w:rPr>
            <w:rFonts w:ascii="Times New Roman" w:hAnsi="Times New Roman" w:cs="Times New Roman"/>
            <w:color w:val="000000" w:themeColor="text1"/>
          </w:rPr>
          <w:t xml:space="preserve"> control of network state and function. </w:t>
        </w:r>
      </w:ins>
      <w:ins w:id="33" w:author="Kenway" w:date="2023-02-10T10:47:00Z">
        <w:r w:rsidR="001F3558">
          <w:rPr>
            <w:rFonts w:ascii="Times New Roman" w:hAnsi="Times New Roman" w:cs="Times New Roman"/>
            <w:color w:val="000000" w:themeColor="text1"/>
          </w:rPr>
          <w:t xml:space="preserve">This dynamic control </w:t>
        </w:r>
      </w:ins>
      <w:ins w:id="34" w:author="Kenway" w:date="2023-02-10T10:48:00Z">
        <w:r w:rsidR="001F3558">
          <w:rPr>
            <w:rFonts w:ascii="Times New Roman" w:hAnsi="Times New Roman" w:cs="Times New Roman"/>
            <w:color w:val="000000" w:themeColor="text1"/>
          </w:rPr>
          <w:t xml:space="preserve">allows a novel disinhibition-based </w:t>
        </w:r>
      </w:ins>
      <w:ins w:id="35" w:author="Kenway" w:date="2023-02-10T10:49:00Z">
        <w:r w:rsidR="001F3558">
          <w:rPr>
            <w:rFonts w:ascii="Times New Roman" w:hAnsi="Times New Roman" w:cs="Times New Roman"/>
            <w:color w:val="000000" w:themeColor="text1"/>
          </w:rPr>
          <w:t>decision model to reproduce both value normalization and winner-take-all dynamics</w:t>
        </w:r>
      </w:ins>
      <w:ins w:id="36" w:author="Kenway" w:date="2023-02-10T10:51:00Z">
        <w:r w:rsidR="001F3558">
          <w:rPr>
            <w:rFonts w:ascii="Times New Roman" w:hAnsi="Times New Roman" w:cs="Times New Roman"/>
            <w:color w:val="000000" w:themeColor="text1"/>
          </w:rPr>
          <w:t xml:space="preserve">, </w:t>
        </w:r>
      </w:ins>
      <w:ins w:id="37" w:author="Bo Shen" w:date="2023-02-14T18:02:00Z">
        <w:r w:rsidR="000C7F4B">
          <w:rPr>
            <w:rFonts w:ascii="Times New Roman" w:hAnsi="Times New Roman" w:cs="Times New Roman"/>
            <w:color w:val="000000" w:themeColor="text1"/>
          </w:rPr>
          <w:t xml:space="preserve">the </w:t>
        </w:r>
      </w:ins>
      <w:ins w:id="38" w:author="Kenway" w:date="2023-02-10T10:51:00Z">
        <w:r w:rsidR="001F3558">
          <w:rPr>
            <w:rFonts w:ascii="Times New Roman" w:hAnsi="Times New Roman" w:cs="Times New Roman"/>
            <w:color w:val="000000" w:themeColor="text1"/>
          </w:rPr>
          <w:t xml:space="preserve">two central </w:t>
        </w:r>
      </w:ins>
      <w:ins w:id="39" w:author="Kenway" w:date="2023-02-10T11:24:00Z">
        <w:r w:rsidR="00A5026A">
          <w:rPr>
            <w:rFonts w:ascii="Times New Roman" w:hAnsi="Times New Roman" w:cs="Times New Roman"/>
            <w:color w:val="000000" w:themeColor="text1"/>
          </w:rPr>
          <w:t>features</w:t>
        </w:r>
      </w:ins>
      <w:ins w:id="40" w:author="Kenway" w:date="2023-02-10T10:51:00Z">
        <w:r w:rsidR="001F3558">
          <w:rPr>
            <w:rFonts w:ascii="Times New Roman" w:hAnsi="Times New Roman" w:cs="Times New Roman"/>
            <w:color w:val="000000" w:themeColor="text1"/>
          </w:rPr>
          <w:t xml:space="preserve"> of </w:t>
        </w:r>
      </w:ins>
      <w:del w:id="41" w:author="Kenway" w:date="2023-02-10T10:52:00Z">
        <w:r w:rsidR="00443316" w:rsidRPr="0060258A" w:rsidDel="001F3558">
          <w:rPr>
            <w:rFonts w:ascii="Times New Roman" w:hAnsi="Times New Roman" w:cs="Times New Roman"/>
            <w:color w:val="000000" w:themeColor="text1"/>
          </w:rPr>
          <w:delText xml:space="preserve">Current models utilize two </w:delText>
        </w:r>
      </w:del>
      <w:del w:id="42" w:author="Kenway" w:date="2023-02-10T10:51:00Z">
        <w:r w:rsidR="00443316" w:rsidRPr="0060258A" w:rsidDel="001F3558">
          <w:rPr>
            <w:rFonts w:ascii="Times New Roman" w:hAnsi="Times New Roman" w:cs="Times New Roman"/>
            <w:color w:val="000000" w:themeColor="text1"/>
          </w:rPr>
          <w:delText xml:space="preserve">primary circuit motifs to replicate </w:delText>
        </w:r>
      </w:del>
      <w:r w:rsidR="00443316" w:rsidRPr="0060258A">
        <w:rPr>
          <w:rFonts w:ascii="Times New Roman" w:hAnsi="Times New Roman" w:cs="Times New Roman"/>
          <w:color w:val="000000" w:themeColor="text1"/>
        </w:rPr>
        <w:t>neurobiological decision making</w:t>
      </w:r>
      <w:ins w:id="43" w:author="Kenway" w:date="2023-02-10T10:52:00Z">
        <w:r w:rsidR="001F3558">
          <w:rPr>
            <w:rFonts w:ascii="Times New Roman" w:hAnsi="Times New Roman" w:cs="Times New Roman"/>
            <w:color w:val="000000" w:themeColor="text1"/>
          </w:rPr>
          <w:t xml:space="preserve"> captured in </w:t>
        </w:r>
      </w:ins>
      <w:ins w:id="44" w:author="Kenway" w:date="2023-02-10T12:30:00Z">
        <w:r w:rsidR="00A5026A">
          <w:rPr>
            <w:rFonts w:ascii="Times New Roman" w:hAnsi="Times New Roman" w:cs="Times New Roman"/>
            <w:color w:val="000000" w:themeColor="text1"/>
          </w:rPr>
          <w:t xml:space="preserve">separate </w:t>
        </w:r>
      </w:ins>
      <w:ins w:id="45" w:author="Kenway" w:date="2023-02-10T10:52:00Z">
        <w:r w:rsidR="001F3558">
          <w:rPr>
            <w:rFonts w:ascii="Times New Roman" w:hAnsi="Times New Roman" w:cs="Times New Roman"/>
            <w:color w:val="000000" w:themeColor="text1"/>
          </w:rPr>
          <w:t>existing models with distinct</w:t>
        </w:r>
      </w:ins>
      <w:ins w:id="46" w:author="Kenway" w:date="2023-02-10T10:54:00Z">
        <w:r w:rsidR="001F3558">
          <w:rPr>
            <w:rFonts w:ascii="Times New Roman" w:hAnsi="Times New Roman" w:cs="Times New Roman"/>
            <w:color w:val="000000" w:themeColor="text1"/>
          </w:rPr>
          <w:t xml:space="preserve"> </w:t>
        </w:r>
      </w:ins>
      <w:ins w:id="47" w:author="Kenway" w:date="2023-02-10T10:53:00Z">
        <w:r w:rsidR="001F3558">
          <w:rPr>
            <w:rFonts w:ascii="Times New Roman" w:hAnsi="Times New Roman" w:cs="Times New Roman"/>
            <w:color w:val="000000" w:themeColor="text1"/>
          </w:rPr>
          <w:t>circuit motifs</w:t>
        </w:r>
      </w:ins>
      <w:r w:rsidR="00443316" w:rsidRPr="0060258A">
        <w:rPr>
          <w:rFonts w:ascii="Times New Roman" w:hAnsi="Times New Roman" w:cs="Times New Roman"/>
          <w:color w:val="000000" w:themeColor="text1"/>
        </w:rPr>
        <w:t xml:space="preserve">. </w:t>
      </w:r>
      <w:del w:id="48" w:author="Kenway" w:date="2023-02-10T11:20:00Z">
        <w:r w:rsidR="00443316"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00443316" w:rsidRPr="0060258A">
        <w:rPr>
          <w:rFonts w:ascii="Times New Roman" w:hAnsi="Times New Roman" w:cs="Times New Roman"/>
          <w:color w:val="000000" w:themeColor="text1"/>
        </w:rPr>
        <w:t>In addition</w:t>
      </w:r>
      <w:ins w:id="49" w:author="Bo Shen" w:date="2023-02-14T17:52:00Z">
        <w:r w:rsidR="00D94612">
          <w:rPr>
            <w:rFonts w:ascii="Times New Roman" w:hAnsi="Times New Roman" w:cs="Times New Roman"/>
            <w:color w:val="000000" w:themeColor="text1"/>
          </w:rPr>
          <w:t>,</w:t>
        </w:r>
      </w:ins>
      <w:r w:rsidR="00443316" w:rsidRPr="0060258A">
        <w:rPr>
          <w:rFonts w:ascii="Times New Roman" w:hAnsi="Times New Roman" w:cs="Times New Roman"/>
          <w:color w:val="000000" w:themeColor="text1"/>
        </w:rPr>
        <w:t xml:space="preserve"> </w:t>
      </w:r>
      <w:ins w:id="50" w:author="Bo Shen" w:date="2023-02-14T17:51:00Z">
        <w:r w:rsidR="00D94612" w:rsidRPr="0060258A">
          <w:rPr>
            <w:rFonts w:ascii="Times New Roman" w:hAnsi="Times New Roman" w:cs="Times New Roman"/>
            <w:color w:val="000000" w:themeColor="text1"/>
          </w:rPr>
          <w:t xml:space="preserve">the </w:t>
        </w:r>
        <w:r w:rsidR="00D94612">
          <w:rPr>
            <w:rFonts w:ascii="Times New Roman" w:hAnsi="Times New Roman" w:cs="Times New Roman"/>
            <w:color w:val="000000" w:themeColor="text1"/>
          </w:rPr>
          <w:t xml:space="preserve">disinhibition </w:t>
        </w:r>
        <w:r w:rsidR="00D94612" w:rsidRPr="0060258A">
          <w:rPr>
            <w:rFonts w:ascii="Times New Roman" w:hAnsi="Times New Roman" w:cs="Times New Roman"/>
            <w:color w:val="000000" w:themeColor="text1"/>
          </w:rPr>
          <w:t>model</w:t>
        </w:r>
      </w:ins>
      <w:ins w:id="51" w:author="Bo Shen" w:date="2023-02-14T17:52:00Z">
        <w:r w:rsidR="00D94612">
          <w:rPr>
            <w:rFonts w:ascii="Times New Roman" w:hAnsi="Times New Roman" w:cs="Times New Roman"/>
            <w:color w:val="000000" w:themeColor="text1"/>
          </w:rPr>
          <w:t xml:space="preserve"> </w:t>
        </w:r>
      </w:ins>
      <w:ins w:id="52"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53" w:author="Bo Shen" w:date="2023-02-14T17:52:00Z">
        <w:del w:id="54" w:author="Kenway" w:date="2023-02-15T10:22:00Z">
          <w:r w:rsidR="00D94612" w:rsidDel="00E15367">
            <w:rPr>
              <w:rFonts w:ascii="Times New Roman" w:hAnsi="Times New Roman" w:cs="Times New Roman"/>
              <w:color w:val="000000" w:themeColor="text1"/>
            </w:rPr>
            <w:delText>with recurrent-excitation produces</w:delText>
          </w:r>
        </w:del>
      </w:ins>
      <w:ins w:id="55" w:author="Bo Shen" w:date="2023-02-14T17:51:00Z">
        <w:del w:id="56" w:author="Kenway" w:date="2023-02-15T10:22:00Z">
          <w:r w:rsidR="00D94612" w:rsidRPr="0060258A" w:rsidDel="00E15367">
            <w:rPr>
              <w:rFonts w:ascii="Times New Roman" w:hAnsi="Times New Roman" w:cs="Times New Roman"/>
              <w:color w:val="000000" w:themeColor="text1"/>
            </w:rPr>
            <w:delText xml:space="preserve"> </w:delText>
          </w:r>
        </w:del>
      </w:ins>
      <w:ins w:id="57" w:author="Bo Shen" w:date="2023-02-14T17:52:00Z">
        <w:r w:rsidR="00D94612" w:rsidRPr="0060258A">
          <w:rPr>
            <w:rFonts w:ascii="Times New Roman" w:hAnsi="Times New Roman" w:cs="Times New Roman"/>
            <w:color w:val="000000" w:themeColor="text1"/>
          </w:rPr>
          <w:t xml:space="preserve">persistent activity </w:t>
        </w:r>
        <w:r w:rsidR="00D94612">
          <w:rPr>
            <w:rFonts w:ascii="Times New Roman" w:hAnsi="Times New Roman" w:cs="Times New Roman"/>
            <w:color w:val="000000" w:themeColor="text1"/>
          </w:rPr>
          <w:t>seen in</w:t>
        </w:r>
        <w:r w:rsidR="00D94612" w:rsidRPr="0060258A">
          <w:rPr>
            <w:rFonts w:ascii="Times New Roman" w:hAnsi="Times New Roman" w:cs="Times New Roman"/>
            <w:color w:val="000000" w:themeColor="text1"/>
          </w:rPr>
          <w:t xml:space="preserve"> working memory.</w:t>
        </w:r>
        <w:r w:rsidR="00D94612">
          <w:rPr>
            <w:rFonts w:ascii="Times New Roman" w:hAnsi="Times New Roman" w:cs="Times New Roman"/>
            <w:color w:val="000000" w:themeColor="text1"/>
          </w:rPr>
          <w:t xml:space="preserve"> </w:t>
        </w:r>
      </w:ins>
      <w:ins w:id="58" w:author="Bo Shen" w:date="2023-02-14T18:03:00Z">
        <w:r w:rsidR="009B051F">
          <w:rPr>
            <w:rFonts w:ascii="Times New Roman" w:hAnsi="Times New Roman" w:cs="Times New Roman"/>
            <w:color w:val="000000" w:themeColor="text1"/>
          </w:rPr>
          <w:t>F</w:t>
        </w:r>
      </w:ins>
      <w:ins w:id="59" w:author="Bo Shen" w:date="2023-02-14T17:53:00Z">
        <w:r w:rsidR="00D94612">
          <w:rPr>
            <w:rFonts w:ascii="Times New Roman" w:hAnsi="Times New Roman" w:cs="Times New Roman"/>
            <w:color w:val="000000" w:themeColor="text1"/>
          </w:rPr>
          <w:t xml:space="preserve">itting the model </w:t>
        </w:r>
      </w:ins>
      <w:r w:rsidR="00443316" w:rsidRPr="0060258A">
        <w:rPr>
          <w:rFonts w:ascii="Times New Roman" w:hAnsi="Times New Roman" w:cs="Times New Roman"/>
          <w:color w:val="000000" w:themeColor="text1"/>
        </w:rPr>
        <w:t xml:space="preserve">to </w:t>
      </w:r>
      <w:ins w:id="60" w:author="Bo Shen" w:date="2023-02-14T17:53:00Z">
        <w:del w:id="61" w:author="Kenway" w:date="2023-02-15T10:04:00Z">
          <w:r w:rsidR="00D94612" w:rsidDel="00B03C32">
            <w:rPr>
              <w:rFonts w:ascii="Times New Roman" w:hAnsi="Times New Roman" w:cs="Times New Roman"/>
              <w:color w:val="000000" w:themeColor="text1"/>
            </w:rPr>
            <w:delText xml:space="preserve">the </w:delText>
          </w:r>
        </w:del>
        <w:r w:rsidR="00D94612">
          <w:rPr>
            <w:rFonts w:ascii="Times New Roman" w:hAnsi="Times New Roman" w:cs="Times New Roman"/>
            <w:color w:val="000000" w:themeColor="text1"/>
          </w:rPr>
          <w:t>empirical data</w:t>
        </w:r>
      </w:ins>
      <w:ins w:id="62" w:author="Bo Shen" w:date="2023-02-14T18:03:00Z">
        <w:r w:rsidR="009B051F">
          <w:rPr>
            <w:rFonts w:ascii="Times New Roman" w:hAnsi="Times New Roman" w:cs="Times New Roman"/>
            <w:color w:val="000000" w:themeColor="text1"/>
          </w:rPr>
          <w:t xml:space="preserve"> shows </w:t>
        </w:r>
      </w:ins>
      <w:ins w:id="63" w:author="Bo Shen" w:date="2023-02-14T17:53:00Z">
        <w:r w:rsidR="00D94612">
          <w:rPr>
            <w:rFonts w:ascii="Times New Roman" w:hAnsi="Times New Roman" w:cs="Times New Roman"/>
            <w:color w:val="000000" w:themeColor="text1"/>
          </w:rPr>
          <w:t xml:space="preserve">it </w:t>
        </w:r>
      </w:ins>
      <w:ins w:id="64" w:author="Kenway" w:date="2023-02-10T12:55:00Z">
        <w:del w:id="65" w:author="Bo Shen" w:date="2023-02-14T17:54:00Z">
          <w:r w:rsidR="003C576B" w:rsidDel="00060F7E">
            <w:rPr>
              <w:rFonts w:ascii="Times New Roman" w:hAnsi="Times New Roman" w:cs="Times New Roman"/>
              <w:color w:val="000000" w:themeColor="text1"/>
            </w:rPr>
            <w:delText>reproduc</w:delText>
          </w:r>
        </w:del>
      </w:ins>
      <w:ins w:id="66" w:author="Bo Shen" w:date="2023-02-14T17:54:00Z">
        <w:r w:rsidR="00060F7E">
          <w:rPr>
            <w:rFonts w:ascii="Times New Roman" w:hAnsi="Times New Roman" w:cs="Times New Roman"/>
            <w:color w:val="000000" w:themeColor="text1"/>
          </w:rPr>
          <w:t>captures</w:t>
        </w:r>
      </w:ins>
      <w:ins w:id="67" w:author="Bo Shen" w:date="2023-02-14T17:53:00Z">
        <w:r w:rsidR="00060F7E">
          <w:rPr>
            <w:rFonts w:ascii="Times New Roman" w:hAnsi="Times New Roman" w:cs="Times New Roman"/>
            <w:color w:val="000000" w:themeColor="text1"/>
          </w:rPr>
          <w:t xml:space="preserve"> </w:t>
        </w:r>
      </w:ins>
      <w:ins w:id="68" w:author="Bo Shen" w:date="2023-02-14T17:56:00Z">
        <w:r w:rsidR="00060F7E">
          <w:rPr>
            <w:rFonts w:ascii="Times New Roman" w:hAnsi="Times New Roman" w:cs="Times New Roman"/>
            <w:color w:val="000000" w:themeColor="text1"/>
          </w:rPr>
          <w:t>well</w:t>
        </w:r>
      </w:ins>
      <w:ins w:id="69" w:author="Bo Shen" w:date="2023-02-14T18:03:00Z">
        <w:r w:rsidR="009B051F">
          <w:rPr>
            <w:rFonts w:ascii="Times New Roman" w:hAnsi="Times New Roman" w:cs="Times New Roman"/>
            <w:color w:val="000000" w:themeColor="text1"/>
          </w:rPr>
          <w:t xml:space="preserve"> both</w:t>
        </w:r>
      </w:ins>
      <w:ins w:id="70" w:author="Bo Shen" w:date="2023-02-14T17:56:00Z">
        <w:r w:rsidR="00060F7E">
          <w:rPr>
            <w:rFonts w:ascii="Times New Roman" w:hAnsi="Times New Roman" w:cs="Times New Roman"/>
            <w:color w:val="000000" w:themeColor="text1"/>
          </w:rPr>
          <w:t xml:space="preserve"> </w:t>
        </w:r>
      </w:ins>
      <w:ins w:id="71" w:author="Bo Shen" w:date="2023-02-14T17:53:00Z">
        <w:del w:id="72" w:author="Kenway" w:date="2023-02-15T10:05:00Z">
          <w:r w:rsidR="00060F7E" w:rsidDel="00B03C32">
            <w:rPr>
              <w:rFonts w:ascii="Times New Roman" w:hAnsi="Times New Roman" w:cs="Times New Roman"/>
              <w:color w:val="000000" w:themeColor="text1"/>
            </w:rPr>
            <w:delText xml:space="preserve">the </w:delText>
          </w:r>
        </w:del>
        <w:r w:rsidR="00060F7E">
          <w:rPr>
            <w:rFonts w:ascii="Times New Roman" w:hAnsi="Times New Roman" w:cs="Times New Roman"/>
            <w:color w:val="000000" w:themeColor="text1"/>
          </w:rPr>
          <w:t>neurophysiolog</w:t>
        </w:r>
      </w:ins>
      <w:ins w:id="73" w:author="Bo Shen" w:date="2023-02-14T17:54:00Z">
        <w:r w:rsidR="00060F7E">
          <w:rPr>
            <w:rFonts w:ascii="Times New Roman" w:hAnsi="Times New Roman" w:cs="Times New Roman"/>
            <w:color w:val="000000" w:themeColor="text1"/>
          </w:rPr>
          <w:t xml:space="preserve">ical dynamics of value coding and </w:t>
        </w:r>
        <w:del w:id="74" w:author="Kenway" w:date="2023-02-15T10:05:00Z">
          <w:r w:rsidR="00060F7E" w:rsidDel="00B03C32">
            <w:rPr>
              <w:rFonts w:ascii="Times New Roman" w:hAnsi="Times New Roman" w:cs="Times New Roman"/>
              <w:color w:val="000000" w:themeColor="text1"/>
            </w:rPr>
            <w:delText>the</w:delText>
          </w:r>
        </w:del>
      </w:ins>
      <w:ins w:id="75" w:author="Bo Shen" w:date="2023-02-14T17:55:00Z">
        <w:del w:id="76" w:author="Kenway" w:date="2023-02-15T10:05:00Z">
          <w:r w:rsidR="00060F7E" w:rsidDel="00B03C32">
            <w:rPr>
              <w:rFonts w:ascii="Times New Roman" w:hAnsi="Times New Roman" w:cs="Times New Roman"/>
              <w:color w:val="000000" w:themeColor="text1"/>
            </w:rPr>
            <w:delText xml:space="preserve"> </w:delText>
          </w:r>
        </w:del>
        <w:r w:rsidR="00060F7E">
          <w:rPr>
            <w:rFonts w:ascii="Times New Roman" w:hAnsi="Times New Roman" w:cs="Times New Roman"/>
            <w:color w:val="000000" w:themeColor="text1"/>
          </w:rPr>
          <w:t xml:space="preserve">psychometric </w:t>
        </w:r>
      </w:ins>
      <w:ins w:id="77" w:author="Kenway" w:date="2023-02-10T12:55:00Z">
        <w:del w:id="78" w:author="Bo Shen" w:date="2023-02-14T17:54:00Z">
          <w:r w:rsidR="003C576B" w:rsidDel="00060F7E">
            <w:rPr>
              <w:rFonts w:ascii="Times New Roman" w:hAnsi="Times New Roman" w:cs="Times New Roman"/>
              <w:color w:val="000000" w:themeColor="text1"/>
            </w:rPr>
            <w:delText xml:space="preserve">ing </w:delText>
          </w:r>
        </w:del>
      </w:ins>
      <w:ins w:id="79" w:author="Kenway" w:date="2023-02-10T12:56:00Z">
        <w:del w:id="80" w:author="Bo Shen" w:date="2023-02-14T17:54:00Z">
          <w:r w:rsidR="003C576B" w:rsidDel="00060F7E">
            <w:rPr>
              <w:rFonts w:ascii="Times New Roman" w:hAnsi="Times New Roman" w:cs="Times New Roman"/>
              <w:color w:val="000000" w:themeColor="text1"/>
            </w:rPr>
            <w:delText xml:space="preserve">empirical </w:delText>
          </w:r>
        </w:del>
        <w:r w:rsidR="003C576B">
          <w:rPr>
            <w:rFonts w:ascii="Times New Roman" w:hAnsi="Times New Roman" w:cs="Times New Roman"/>
            <w:color w:val="000000" w:themeColor="text1"/>
          </w:rPr>
          <w:t xml:space="preserve">choice </w:t>
        </w:r>
      </w:ins>
      <w:del w:id="81" w:author="Kenway" w:date="2023-02-10T12:55:00Z">
        <w:r w:rsidR="00443316" w:rsidRPr="0060258A" w:rsidDel="003C576B">
          <w:rPr>
            <w:rFonts w:ascii="Times New Roman" w:hAnsi="Times New Roman" w:cs="Times New Roman"/>
            <w:color w:val="000000" w:themeColor="text1"/>
          </w:rPr>
          <w:delText xml:space="preserve">capturing </w:delText>
        </w:r>
      </w:del>
      <w:ins w:id="82" w:author="Kenway" w:date="2023-02-10T12:54:00Z">
        <w:r w:rsidR="003C576B">
          <w:rPr>
            <w:rFonts w:ascii="Times New Roman" w:hAnsi="Times New Roman" w:cs="Times New Roman"/>
            <w:color w:val="000000" w:themeColor="text1"/>
          </w:rPr>
          <w:t>behavior</w:t>
        </w:r>
        <w:del w:id="83" w:author="Bo Shen" w:date="2023-02-14T17:56:00Z">
          <w:r w:rsidR="003C576B" w:rsidDel="00060F7E">
            <w:rPr>
              <w:rFonts w:ascii="Times New Roman" w:hAnsi="Times New Roman" w:cs="Times New Roman"/>
              <w:color w:val="000000" w:themeColor="text1"/>
            </w:rPr>
            <w:delText xml:space="preserve"> and </w:delText>
          </w:r>
        </w:del>
      </w:ins>
      <w:ins w:id="84" w:author="Kenway" w:date="2023-02-10T12:56:00Z">
        <w:del w:id="85" w:author="Bo Shen" w:date="2023-02-14T17:56:00Z">
          <w:r w:rsidR="003C576B" w:rsidDel="00060F7E">
            <w:rPr>
              <w:rFonts w:ascii="Times New Roman" w:hAnsi="Times New Roman" w:cs="Times New Roman"/>
              <w:color w:val="000000" w:themeColor="text1"/>
            </w:rPr>
            <w:delText xml:space="preserve">decision-related </w:delText>
          </w:r>
        </w:del>
      </w:ins>
      <w:ins w:id="86" w:author="Kenway" w:date="2023-02-10T12:54:00Z">
        <w:del w:id="87" w:author="Bo Shen" w:date="2023-02-14T17:56:00Z">
          <w:r w:rsidR="003C576B" w:rsidDel="00060F7E">
            <w:rPr>
              <w:rFonts w:ascii="Times New Roman" w:hAnsi="Times New Roman" w:cs="Times New Roman"/>
              <w:color w:val="000000" w:themeColor="text1"/>
            </w:rPr>
            <w:delText xml:space="preserve">neural </w:delText>
          </w:r>
        </w:del>
      </w:ins>
      <w:del w:id="88" w:author="Bo Shen" w:date="2023-02-14T17:56:00Z">
        <w:r w:rsidR="00443316" w:rsidRPr="0060258A" w:rsidDel="00060F7E">
          <w:rPr>
            <w:rFonts w:ascii="Times New Roman" w:hAnsi="Times New Roman" w:cs="Times New Roman"/>
            <w:color w:val="000000" w:themeColor="text1"/>
          </w:rPr>
          <w:delText xml:space="preserve">empirical psychometric and chronometric </w:delText>
        </w:r>
      </w:del>
      <w:ins w:id="89" w:author="Kenway" w:date="2023-02-10T12:53:00Z">
        <w:del w:id="90" w:author="Bo Shen" w:date="2023-02-14T17:55:00Z">
          <w:r w:rsidR="003C576B" w:rsidDel="00060F7E">
            <w:rPr>
              <w:rFonts w:ascii="Times New Roman" w:hAnsi="Times New Roman" w:cs="Times New Roman"/>
              <w:color w:val="000000" w:themeColor="text1"/>
            </w:rPr>
            <w:delText>activ</w:delText>
          </w:r>
        </w:del>
      </w:ins>
      <w:ins w:id="91" w:author="Kenway" w:date="2023-02-10T12:56:00Z">
        <w:del w:id="92" w:author="Bo Shen" w:date="2023-02-14T17:55:00Z">
          <w:r w:rsidR="003C576B" w:rsidDel="00060F7E">
            <w:rPr>
              <w:rFonts w:ascii="Times New Roman" w:hAnsi="Times New Roman" w:cs="Times New Roman"/>
              <w:color w:val="000000" w:themeColor="text1"/>
            </w:rPr>
            <w:delText>i</w:delText>
          </w:r>
        </w:del>
      </w:ins>
      <w:ins w:id="93" w:author="Kenway" w:date="2023-02-10T12:53:00Z">
        <w:del w:id="94" w:author="Bo Shen" w:date="2023-02-14T17:55:00Z">
          <w:r w:rsidR="003C576B" w:rsidDel="00060F7E">
            <w:rPr>
              <w:rFonts w:ascii="Times New Roman" w:hAnsi="Times New Roman" w:cs="Times New Roman"/>
              <w:color w:val="000000" w:themeColor="text1"/>
            </w:rPr>
            <w:delText>ty</w:delText>
          </w:r>
        </w:del>
      </w:ins>
      <w:ins w:id="95" w:author="Bo Shen" w:date="2023-02-14T17:55:00Z">
        <w:r w:rsidR="00060F7E">
          <w:rPr>
            <w:rFonts w:ascii="Times New Roman" w:hAnsi="Times New Roman" w:cs="Times New Roman"/>
            <w:color w:val="000000" w:themeColor="text1"/>
          </w:rPr>
          <w:t>.</w:t>
        </w:r>
      </w:ins>
      <w:del w:id="96" w:author="Kenway" w:date="2023-02-10T12:53:00Z">
        <w:r w:rsidR="00443316" w:rsidRPr="0060258A" w:rsidDel="003C576B">
          <w:rPr>
            <w:rFonts w:ascii="Times New Roman" w:hAnsi="Times New Roman" w:cs="Times New Roman"/>
            <w:color w:val="000000" w:themeColor="text1"/>
          </w:rPr>
          <w:delText>data</w:delText>
        </w:r>
      </w:del>
      <w:del w:id="97" w:author="Bo Shen" w:date="2023-02-14T17:55:00Z">
        <w:r w:rsidR="00443316" w:rsidRPr="0060258A" w:rsidDel="00060F7E">
          <w:rPr>
            <w:rFonts w:ascii="Times New Roman" w:hAnsi="Times New Roman" w:cs="Times New Roman"/>
            <w:color w:val="000000" w:themeColor="text1"/>
          </w:rPr>
          <w:delText xml:space="preserve">, </w:delText>
        </w:r>
      </w:del>
      <w:del w:id="98" w:author="Bo Shen" w:date="2023-02-14T17:51:00Z">
        <w:r w:rsidR="00443316" w:rsidRPr="0060258A" w:rsidDel="00D94612">
          <w:rPr>
            <w:rFonts w:ascii="Times New Roman" w:hAnsi="Times New Roman" w:cs="Times New Roman"/>
            <w:color w:val="000000" w:themeColor="text1"/>
          </w:rPr>
          <w:delText xml:space="preserve">the </w:delText>
        </w:r>
      </w:del>
      <w:ins w:id="99" w:author="Kenway" w:date="2023-02-10T12:57:00Z">
        <w:del w:id="100" w:author="Bo Shen" w:date="2023-02-14T17:51:00Z">
          <w:r w:rsidR="003C576B" w:rsidDel="00D94612">
            <w:rPr>
              <w:rFonts w:ascii="Times New Roman" w:hAnsi="Times New Roman" w:cs="Times New Roman"/>
              <w:color w:val="000000" w:themeColor="text1"/>
            </w:rPr>
            <w:delText xml:space="preserve">disinhibition </w:delText>
          </w:r>
        </w:del>
      </w:ins>
      <w:del w:id="101" w:author="Bo Shen" w:date="2023-02-14T17:51:00Z">
        <w:r w:rsidR="00443316" w:rsidRPr="0060258A" w:rsidDel="00D94612">
          <w:rPr>
            <w:rFonts w:ascii="Times New Roman" w:hAnsi="Times New Roman" w:cs="Times New Roman"/>
            <w:color w:val="000000" w:themeColor="text1"/>
          </w:rPr>
          <w:delText xml:space="preserve">model </w:delText>
        </w:r>
      </w:del>
      <w:ins w:id="102" w:author="Kenway" w:date="2023-02-10T12:57:00Z">
        <w:del w:id="103" w:author="Bo Shen" w:date="2023-02-14T17:55:00Z">
          <w:r w:rsidR="003C576B" w:rsidDel="00060F7E">
            <w:rPr>
              <w:rFonts w:ascii="Times New Roman" w:hAnsi="Times New Roman" w:cs="Times New Roman"/>
              <w:color w:val="000000" w:themeColor="text1"/>
            </w:rPr>
            <w:delText xml:space="preserve">exhibits </w:delText>
          </w:r>
        </w:del>
      </w:ins>
      <w:del w:id="104" w:author="Bo Shen" w:date="2023-02-14T17:55:00Z">
        <w:r w:rsidR="00443316" w:rsidRPr="0060258A" w:rsidDel="00060F7E">
          <w:rPr>
            <w:rFonts w:ascii="Times New Roman" w:hAnsi="Times New Roman" w:cs="Times New Roman"/>
            <w:color w:val="000000" w:themeColor="text1"/>
          </w:rPr>
          <w:delText xml:space="preserve">produces </w:delText>
        </w:r>
      </w:del>
      <w:ins w:id="105" w:author="Kenway" w:date="2023-02-10T12:57:00Z">
        <w:del w:id="106" w:author="Bo Shen" w:date="2023-02-14T17:55:00Z">
          <w:r w:rsidR="003C576B" w:rsidDel="00060F7E">
            <w:rPr>
              <w:rFonts w:ascii="Times New Roman" w:hAnsi="Times New Roman" w:cs="Times New Roman"/>
              <w:color w:val="000000" w:themeColor="text1"/>
            </w:rPr>
            <w:delText xml:space="preserve">flexible attractor dynamics </w:delText>
          </w:r>
        </w:del>
      </w:ins>
      <w:ins w:id="107" w:author="Kenway" w:date="2023-02-10T12:58:00Z">
        <w:del w:id="108" w:author="Bo Shen" w:date="2023-02-14T17:55:00Z">
          <w:r w:rsidR="003C576B" w:rsidDel="00060F7E">
            <w:rPr>
              <w:rFonts w:ascii="Times New Roman" w:hAnsi="Times New Roman" w:cs="Times New Roman"/>
              <w:color w:val="000000" w:themeColor="text1"/>
            </w:rPr>
            <w:delText>consistent with different forms of</w:delText>
          </w:r>
        </w:del>
        <w:r w:rsidR="003C576B">
          <w:rPr>
            <w:rFonts w:ascii="Times New Roman" w:hAnsi="Times New Roman" w:cs="Times New Roman"/>
            <w:color w:val="000000" w:themeColor="text1"/>
          </w:rPr>
          <w:t xml:space="preserve"> </w:t>
        </w:r>
      </w:ins>
      <w:del w:id="109" w:author="Bo Shen" w:date="2023-02-14T17:52:00Z">
        <w:r w:rsidR="00443316" w:rsidRPr="0060258A" w:rsidDel="00D94612">
          <w:rPr>
            <w:rFonts w:ascii="Times New Roman" w:hAnsi="Times New Roman" w:cs="Times New Roman"/>
            <w:color w:val="000000" w:themeColor="text1"/>
          </w:rPr>
          <w:delText xml:space="preserve">persistent activity </w:delText>
        </w:r>
      </w:del>
      <w:ins w:id="110" w:author="Kenway" w:date="2023-02-10T12:58:00Z">
        <w:del w:id="111" w:author="Bo Shen" w:date="2023-02-14T17:52:00Z">
          <w:r w:rsidR="003C576B" w:rsidDel="00D94612">
            <w:rPr>
              <w:rFonts w:ascii="Times New Roman" w:hAnsi="Times New Roman" w:cs="Times New Roman"/>
              <w:color w:val="000000" w:themeColor="text1"/>
            </w:rPr>
            <w:delText>seen in</w:delText>
          </w:r>
        </w:del>
      </w:ins>
      <w:del w:id="112" w:author="Bo Shen" w:date="2023-02-14T17:52:00Z">
        <w:r w:rsidR="00443316" w:rsidRPr="0060258A" w:rsidDel="00D94612">
          <w:rPr>
            <w:rFonts w:ascii="Times New Roman" w:hAnsi="Times New Roman" w:cs="Times New Roman"/>
            <w:color w:val="000000" w:themeColor="text1"/>
          </w:rPr>
          <w:delText xml:space="preserve">consistent with working memory. </w:delText>
        </w:r>
      </w:del>
      <w:r w:rsidR="00443316" w:rsidRPr="0060258A">
        <w:rPr>
          <w:rFonts w:ascii="Times New Roman" w:hAnsi="Times New Roman" w:cs="Times New Roman"/>
          <w:color w:val="000000" w:themeColor="text1"/>
        </w:rPr>
        <w:t>Furthermore, the biological basis of disinhibition provides a simple mechanism for flexible top-down control of network states, enabling the circuit to capture diverse task-dependent neural dynamics. These results suggest a new biologically plausible mechanism for decision making and emphasize the importance of local disinhibition in neural processing.</w:t>
      </w:r>
      <w:r w:rsidR="00443316" w:rsidRPr="0060258A" w:rsidDel="00751EE7">
        <w:rPr>
          <w:rFonts w:ascii="Times New Roman" w:hAnsi="Times New Roman" w:cs="Times New Roman"/>
          <w:color w:val="000000" w:themeColor="text1"/>
        </w:rPr>
        <w:t xml:space="preserve"> </w:t>
      </w:r>
      <w:r w:rsidR="00443316" w:rsidRPr="0060258A">
        <w:rPr>
          <w:rFonts w:ascii="Times New Roman" w:hAnsi="Times New Roman" w:cs="Times New Roman"/>
          <w:b/>
          <w:color w:val="000000" w:themeColor="text1"/>
        </w:rPr>
        <w:br w:type="page"/>
      </w:r>
    </w:p>
    <w:p w14:paraId="282740ED" w14:textId="77777777" w:rsidR="00443316" w:rsidRPr="0060258A" w:rsidRDefault="00443316" w:rsidP="00443316">
      <w:pPr>
        <w:spacing w:line="480" w:lineRule="auto"/>
        <w:jc w:val="both"/>
        <w:rPr>
          <w:rFonts w:ascii="Times New Roman" w:hAnsi="Times New Roman" w:cs="Times New Roman"/>
          <w:color w:val="000000" w:themeColor="text1"/>
          <w:sz w:val="28"/>
        </w:rPr>
      </w:pPr>
      <w:r w:rsidRPr="0060258A">
        <w:rPr>
          <w:rFonts w:ascii="Times New Roman" w:hAnsi="Times New Roman" w:cs="Times New Roman"/>
          <w:b/>
          <w:color w:val="000000" w:themeColor="text1"/>
          <w:sz w:val="28"/>
        </w:rPr>
        <w:lastRenderedPageBreak/>
        <w:t>Introduction</w:t>
      </w:r>
    </w:p>
    <w:p w14:paraId="47E2E366" w14:textId="77777777" w:rsidR="003C480F" w:rsidRDefault="003C480F" w:rsidP="002C2A1F">
      <w:pPr>
        <w:spacing w:line="480" w:lineRule="auto"/>
        <w:jc w:val="both"/>
        <w:rPr>
          <w:ins w:id="113" w:author="Bo Shen" w:date="2023-02-14T16:57:00Z"/>
          <w:rFonts w:ascii="Times New Roman" w:hAnsi="Times New Roman" w:cs="Times New Roman"/>
          <w:color w:val="000000" w:themeColor="text1"/>
        </w:rPr>
      </w:pPr>
    </w:p>
    <w:p w14:paraId="4B9AE497" w14:textId="42DE71D3" w:rsidR="00737B48" w:rsidRDefault="00C272E2" w:rsidP="002C2A1F">
      <w:pPr>
        <w:spacing w:line="480" w:lineRule="auto"/>
        <w:jc w:val="both"/>
        <w:rPr>
          <w:ins w:id="114" w:author="Bo Shen" w:date="2023-02-14T14:53:00Z"/>
          <w:rFonts w:ascii="Times New Roman" w:hAnsi="Times New Roman" w:cs="Times New Roman"/>
          <w:color w:val="000000" w:themeColor="text1"/>
        </w:rPr>
      </w:pPr>
      <w:ins w:id="115" w:author="Kenway" w:date="2023-02-13T11:32:00Z">
        <w:r>
          <w:rPr>
            <w:rFonts w:ascii="Times New Roman" w:hAnsi="Times New Roman" w:cs="Times New Roman"/>
            <w:color w:val="000000" w:themeColor="text1"/>
          </w:rPr>
          <w:t>Inhibition is an essential</w:t>
        </w:r>
        <w:r w:rsidR="001B4D3A">
          <w:rPr>
            <w:rFonts w:ascii="Times New Roman" w:hAnsi="Times New Roman" w:cs="Times New Roman"/>
            <w:color w:val="000000" w:themeColor="text1"/>
          </w:rPr>
          <w:t xml:space="preserve"> component in </w:t>
        </w:r>
        <w:del w:id="116" w:author="Bo Shen" w:date="2023-02-14T13:51:00Z">
          <w:r w:rsidDel="003A0462">
            <w:rPr>
              <w:rFonts w:ascii="Times New Roman" w:hAnsi="Times New Roman" w:cs="Times New Roman"/>
              <w:color w:val="000000" w:themeColor="text1"/>
            </w:rPr>
            <w:delText>computationa</w:delText>
          </w:r>
        </w:del>
      </w:ins>
      <w:ins w:id="117" w:author="Bo Shen" w:date="2023-02-14T13:51:00Z">
        <w:del w:id="118" w:author="Kenway" w:date="2023-02-15T10:06:00Z">
          <w:r w:rsidR="003A0462" w:rsidDel="00B03C32">
            <w:rPr>
              <w:rFonts w:ascii="Times New Roman" w:hAnsi="Times New Roman" w:cs="Times New Roman"/>
              <w:color w:val="000000" w:themeColor="text1"/>
            </w:rPr>
            <w:delText xml:space="preserve">the </w:delText>
          </w:r>
        </w:del>
        <w:r w:rsidR="003A0462">
          <w:rPr>
            <w:rFonts w:ascii="Times New Roman" w:hAnsi="Times New Roman" w:cs="Times New Roman"/>
            <w:color w:val="000000" w:themeColor="text1"/>
          </w:rPr>
          <w:t>neural network</w:t>
        </w:r>
      </w:ins>
      <w:ins w:id="119" w:author="Kenway" w:date="2023-02-13T11:32:00Z">
        <w:r>
          <w:rPr>
            <w:rFonts w:ascii="Times New Roman" w:hAnsi="Times New Roman" w:cs="Times New Roman"/>
            <w:color w:val="000000" w:themeColor="text1"/>
          </w:rPr>
          <w:t xml:space="preserve"> models of decision-making.</w:t>
        </w:r>
      </w:ins>
      <w:ins w:id="120" w:author="Kenway" w:date="2023-02-13T12:03:00Z">
        <w:r w:rsidR="001B4D3A">
          <w:rPr>
            <w:rFonts w:ascii="Times New Roman" w:hAnsi="Times New Roman" w:cs="Times New Roman"/>
            <w:color w:val="000000" w:themeColor="text1"/>
          </w:rPr>
          <w:t xml:space="preserve"> In standard decision</w:t>
        </w:r>
        <w:r>
          <w:rPr>
            <w:rFonts w:ascii="Times New Roman" w:hAnsi="Times New Roman" w:cs="Times New Roman"/>
            <w:color w:val="000000" w:themeColor="text1"/>
          </w:rPr>
          <w:t xml:space="preserve"> models, pools of option-selective </w:t>
        </w:r>
      </w:ins>
      <w:ins w:id="121" w:author="Kenway" w:date="2023-02-13T12:52:00Z">
        <w:r w:rsidR="001B4D3A">
          <w:rPr>
            <w:rFonts w:ascii="Times New Roman" w:hAnsi="Times New Roman" w:cs="Times New Roman"/>
            <w:color w:val="000000" w:themeColor="text1"/>
          </w:rPr>
          <w:t xml:space="preserve">excitatory </w:t>
        </w:r>
      </w:ins>
      <w:ins w:id="122" w:author="Kenway" w:date="2023-02-13T12:03:00Z">
        <w:r>
          <w:rPr>
            <w:rFonts w:ascii="Times New Roman" w:hAnsi="Times New Roman" w:cs="Times New Roman"/>
            <w:color w:val="000000" w:themeColor="text1"/>
          </w:rPr>
          <w:t>neurons compete</w:t>
        </w:r>
      </w:ins>
      <w:ins w:id="123" w:author="Kenway" w:date="2023-02-13T12:33:00Z">
        <w:r w:rsidR="001B4D3A">
          <w:rPr>
            <w:rFonts w:ascii="Times New Roman" w:hAnsi="Times New Roman" w:cs="Times New Roman"/>
            <w:color w:val="000000" w:themeColor="text1"/>
          </w:rPr>
          <w:t xml:space="preserve"> in a winner-take-all </w:t>
        </w:r>
        <w:r>
          <w:rPr>
            <w:rFonts w:ascii="Times New Roman" w:hAnsi="Times New Roman" w:cs="Times New Roman"/>
            <w:color w:val="000000" w:themeColor="text1"/>
          </w:rPr>
          <w:t>selection</w:t>
        </w:r>
      </w:ins>
      <w:ins w:id="124" w:author="Kenway" w:date="2023-02-13T12:50:00Z">
        <w:r w:rsidR="001B4D3A">
          <w:rPr>
            <w:rFonts w:ascii="Times New Roman" w:hAnsi="Times New Roman" w:cs="Times New Roman"/>
            <w:color w:val="000000" w:themeColor="text1"/>
          </w:rPr>
          <w:t xml:space="preserve"> process</w:t>
        </w:r>
      </w:ins>
      <w:ins w:id="125" w:author="Kenway" w:date="2023-02-13T12:03:00Z">
        <w:r>
          <w:rPr>
            <w:rFonts w:ascii="Times New Roman" w:hAnsi="Times New Roman" w:cs="Times New Roman"/>
            <w:color w:val="000000" w:themeColor="text1"/>
          </w:rPr>
          <w:t xml:space="preserve"> via feedback inhibition</w:t>
        </w:r>
      </w:ins>
      <w:ins w:id="126" w:author="Kenway" w:date="2023-02-13T13:13:00Z">
        <w:r w:rsidR="00A72D79">
          <w:rPr>
            <w:rFonts w:ascii="Times New Roman" w:hAnsi="Times New Roman" w:cs="Times New Roman"/>
            <w:color w:val="000000" w:themeColor="text1"/>
          </w:rPr>
          <w:t xml:space="preserve"> </w:t>
        </w:r>
      </w:ins>
      <w:r w:rsidR="00DB1453">
        <w:rPr>
          <w:rFonts w:ascii="Times New Roman" w:hAnsi="Times New Roman" w:cs="Times New Roman"/>
          <w:color w:val="000000" w:themeColor="text1"/>
        </w:rPr>
        <w:fldChar w:fldCharType="begin"/>
      </w:r>
      <w:r w:rsidR="00DB1453">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DB1453">
        <w:rPr>
          <w:rFonts w:ascii="Times New Roman" w:hAnsi="Times New Roman" w:cs="Times New Roman"/>
          <w:color w:val="000000" w:themeColor="text1"/>
        </w:rPr>
        <w:fldChar w:fldCharType="separate"/>
      </w:r>
      <w:r w:rsidR="00DB1453">
        <w:rPr>
          <w:rFonts w:ascii="Times New Roman" w:hAnsi="Times New Roman" w:cs="Times New Roman"/>
          <w:noProof/>
          <w:color w:val="000000" w:themeColor="text1"/>
        </w:rPr>
        <w:t>(Roach et al., 2023; X.-J. Wang, 2002; Wong &amp; Wang, 2006)</w:t>
      </w:r>
      <w:r w:rsidR="00DB1453">
        <w:rPr>
          <w:rFonts w:ascii="Times New Roman" w:hAnsi="Times New Roman" w:cs="Times New Roman"/>
          <w:color w:val="000000" w:themeColor="text1"/>
        </w:rPr>
        <w:fldChar w:fldCharType="end"/>
      </w:r>
      <w:ins w:id="127" w:author="Kenway" w:date="2023-02-13T13:13:00Z">
        <w:del w:id="128" w:author="Bo Shen" w:date="2023-02-14T12:04:00Z">
          <w:r w:rsidR="00A72D79" w:rsidDel="00DB1453">
            <w:rPr>
              <w:rFonts w:ascii="Times New Roman" w:hAnsi="Times New Roman" w:cs="Times New Roman"/>
              <w:color w:val="000000" w:themeColor="text1"/>
            </w:rPr>
            <w:delText>(</w:delText>
          </w:r>
          <w:commentRangeStart w:id="129"/>
          <w:r w:rsidR="00A72D79" w:rsidDel="00DB1453">
            <w:rPr>
              <w:rFonts w:ascii="Times New Roman" w:hAnsi="Times New Roman" w:cs="Times New Roman"/>
              <w:color w:val="000000" w:themeColor="text1"/>
            </w:rPr>
            <w:delText>REFS</w:delText>
          </w:r>
        </w:del>
      </w:ins>
      <w:commentRangeEnd w:id="129"/>
      <w:ins w:id="130" w:author="Kenway" w:date="2023-02-13T16:41:00Z">
        <w:del w:id="131" w:author="Bo Shen" w:date="2023-02-14T12:04:00Z">
          <w:r w:rsidR="00AE1024" w:rsidDel="00DB1453">
            <w:rPr>
              <w:rStyle w:val="CommentReference"/>
            </w:rPr>
            <w:commentReference w:id="129"/>
          </w:r>
        </w:del>
      </w:ins>
      <w:ins w:id="132" w:author="Kenway" w:date="2023-02-13T13:13:00Z">
        <w:del w:id="133" w:author="Bo Shen" w:date="2023-02-14T12:04:00Z">
          <w:r w:rsidR="00A72D79" w:rsidDel="00DB1453">
            <w:rPr>
              <w:rFonts w:ascii="Times New Roman" w:hAnsi="Times New Roman" w:cs="Times New Roman"/>
              <w:color w:val="000000" w:themeColor="text1"/>
            </w:rPr>
            <w:delText>)</w:delText>
          </w:r>
        </w:del>
      </w:ins>
      <w:ins w:id="134" w:author="Kenway" w:date="2023-02-13T12:34:00Z">
        <w:r>
          <w:rPr>
            <w:rFonts w:ascii="Times New Roman" w:hAnsi="Times New Roman" w:cs="Times New Roman"/>
            <w:color w:val="000000" w:themeColor="text1"/>
          </w:rPr>
          <w:t xml:space="preserve">. Generally, such inhibition is thought to be </w:t>
        </w:r>
      </w:ins>
      <w:ins w:id="135" w:author="Kenway" w:date="2023-02-13T12:35:00Z">
        <w:r>
          <w:rPr>
            <w:rFonts w:ascii="Times New Roman" w:hAnsi="Times New Roman" w:cs="Times New Roman"/>
            <w:color w:val="000000" w:themeColor="text1"/>
          </w:rPr>
          <w:t>homogenous and non-selective</w:t>
        </w:r>
        <w:r w:rsidR="001B4D3A">
          <w:rPr>
            <w:rFonts w:ascii="Times New Roman" w:hAnsi="Times New Roman" w:cs="Times New Roman"/>
            <w:color w:val="000000" w:themeColor="text1"/>
          </w:rPr>
          <w:t xml:space="preserve">, with a </w:t>
        </w:r>
      </w:ins>
      <w:ins w:id="136" w:author="Kenway" w:date="2023-02-13T12:50:00Z">
        <w:r w:rsidR="001B4D3A">
          <w:rPr>
            <w:rFonts w:ascii="Times New Roman" w:hAnsi="Times New Roman" w:cs="Times New Roman"/>
            <w:color w:val="000000" w:themeColor="text1"/>
          </w:rPr>
          <w:t>single pool of inhibitory neurons</w:t>
        </w:r>
      </w:ins>
      <w:ins w:id="137" w:author="Kenway" w:date="2023-02-13T12:35:00Z">
        <w:r>
          <w:rPr>
            <w:rFonts w:ascii="Times New Roman" w:hAnsi="Times New Roman" w:cs="Times New Roman"/>
            <w:color w:val="000000" w:themeColor="text1"/>
          </w:rPr>
          <w:t xml:space="preserve"> </w:t>
        </w:r>
      </w:ins>
      <w:ins w:id="138" w:author="Kenway" w:date="2023-02-13T12:50:00Z">
        <w:r w:rsidR="001B4D3A">
          <w:rPr>
            <w:rFonts w:ascii="Times New Roman" w:hAnsi="Times New Roman" w:cs="Times New Roman"/>
            <w:color w:val="000000" w:themeColor="text1"/>
          </w:rPr>
          <w:t>receiving broad excitation</w:t>
        </w:r>
      </w:ins>
      <w:ins w:id="139" w:author="Bo Shen" w:date="2023-02-14T16:44:00Z">
        <w:r w:rsidR="0071469E">
          <w:rPr>
            <w:rFonts w:ascii="Times New Roman" w:hAnsi="Times New Roman" w:cs="Times New Roman"/>
            <w:color w:val="000000" w:themeColor="text1"/>
          </w:rPr>
          <w:t>,</w:t>
        </w:r>
      </w:ins>
      <w:ins w:id="140" w:author="Kenway" w:date="2023-02-13T12:51:00Z">
        <w:r w:rsidR="001B4D3A">
          <w:rPr>
            <w:rFonts w:ascii="Times New Roman" w:hAnsi="Times New Roman" w:cs="Times New Roman"/>
            <w:color w:val="000000" w:themeColor="text1"/>
          </w:rPr>
          <w:t xml:space="preserve"> and</w:t>
        </w:r>
      </w:ins>
      <w:ins w:id="141" w:author="Bo Shen" w:date="2023-02-14T16:44:00Z">
        <w:r w:rsidR="0071469E" w:rsidRPr="0071469E">
          <w:rPr>
            <w:rFonts w:ascii="Times New Roman" w:hAnsi="Times New Roman" w:cs="Times New Roman"/>
            <w:color w:val="000000" w:themeColor="text1"/>
          </w:rPr>
          <w:t xml:space="preserve"> </w:t>
        </w:r>
        <w:r w:rsidR="0071469E">
          <w:rPr>
            <w:rFonts w:ascii="Times New Roman" w:hAnsi="Times New Roman" w:cs="Times New Roman"/>
            <w:color w:val="000000" w:themeColor="text1"/>
          </w:rPr>
          <w:t>in turn</w:t>
        </w:r>
      </w:ins>
      <w:ins w:id="142" w:author="Kenway" w:date="2023-02-13T12:51:00Z">
        <w:r w:rsidR="001B4D3A">
          <w:rPr>
            <w:rFonts w:ascii="Times New Roman" w:hAnsi="Times New Roman" w:cs="Times New Roman"/>
            <w:color w:val="000000" w:themeColor="text1"/>
          </w:rPr>
          <w:t xml:space="preserve"> inhibiting excitatory neurons</w:t>
        </w:r>
      </w:ins>
      <w:ins w:id="143" w:author="Kenway" w:date="2023-02-13T12:52:00Z">
        <w:del w:id="144" w:author="Bo Shen" w:date="2023-02-14T16:44:00Z">
          <w:r w:rsidR="001B4D3A" w:rsidDel="0071469E">
            <w:rPr>
              <w:rFonts w:ascii="Times New Roman" w:hAnsi="Times New Roman" w:cs="Times New Roman"/>
              <w:color w:val="000000" w:themeColor="text1"/>
            </w:rPr>
            <w:delText xml:space="preserve"> in turn</w:delText>
          </w:r>
        </w:del>
        <w:r w:rsidR="001B4D3A">
          <w:rPr>
            <w:rFonts w:ascii="Times New Roman" w:hAnsi="Times New Roman" w:cs="Times New Roman"/>
            <w:color w:val="000000" w:themeColor="text1"/>
          </w:rPr>
          <w:t>.</w:t>
        </w:r>
      </w:ins>
      <w:ins w:id="145" w:author="Kenway" w:date="2023-02-13T13:13:00Z">
        <w:r w:rsidR="00A72D79">
          <w:rPr>
            <w:rFonts w:ascii="Times New Roman" w:hAnsi="Times New Roman" w:cs="Times New Roman"/>
            <w:color w:val="000000" w:themeColor="text1"/>
          </w:rPr>
          <w:t xml:space="preserve"> </w:t>
        </w:r>
      </w:ins>
      <w:ins w:id="146" w:author="Kenway" w:date="2023-02-13T13:14:00Z">
        <w:del w:id="147" w:author="Bo Shen" w:date="2023-02-14T13:52:00Z">
          <w:r w:rsidR="00A72D79" w:rsidDel="003A0462">
            <w:rPr>
              <w:rFonts w:ascii="Times New Roman" w:hAnsi="Times New Roman" w:cs="Times New Roman"/>
              <w:color w:val="000000" w:themeColor="text1"/>
            </w:rPr>
            <w:delText xml:space="preserve">While pooled inhibition models successfully capture </w:delText>
          </w:r>
        </w:del>
      </w:ins>
      <w:ins w:id="148" w:author="Kenway" w:date="2023-02-13T13:15:00Z">
        <w:del w:id="149" w:author="Bo Shen" w:date="2023-02-14T13:52:00Z">
          <w:r w:rsidR="00A72D79" w:rsidDel="003A0462">
            <w:rPr>
              <w:rFonts w:ascii="Times New Roman" w:hAnsi="Times New Roman" w:cs="Times New Roman"/>
              <w:color w:val="000000" w:themeColor="text1"/>
            </w:rPr>
            <w:delText xml:space="preserve">characteristic </w:delText>
          </w:r>
        </w:del>
      </w:ins>
      <w:ins w:id="150" w:author="Kenway" w:date="2023-02-13T13:14:00Z">
        <w:del w:id="151" w:author="Bo Shen" w:date="2023-02-14T13:52:00Z">
          <w:r w:rsidR="00A72D79" w:rsidDel="003A0462">
            <w:rPr>
              <w:rFonts w:ascii="Times New Roman" w:hAnsi="Times New Roman" w:cs="Times New Roman"/>
              <w:color w:val="000000" w:themeColor="text1"/>
            </w:rPr>
            <w:delText xml:space="preserve">behavioral and neural </w:delText>
          </w:r>
        </w:del>
      </w:ins>
      <w:ins w:id="152" w:author="Kenway" w:date="2023-02-13T13:16:00Z">
        <w:del w:id="153" w:author="Bo Shen" w:date="2023-02-14T13:52:00Z">
          <w:r w:rsidR="00A72D79" w:rsidDel="003A0462">
            <w:rPr>
              <w:rFonts w:ascii="Times New Roman" w:hAnsi="Times New Roman" w:cs="Times New Roman"/>
              <w:color w:val="000000" w:themeColor="text1"/>
            </w:rPr>
            <w:delText xml:space="preserve">aspects of </w:delText>
          </w:r>
        </w:del>
      </w:ins>
      <w:ins w:id="154" w:author="Kenway" w:date="2023-02-13T13:15:00Z">
        <w:del w:id="155" w:author="Bo Shen" w:date="2023-02-14T13:52:00Z">
          <w:r w:rsidR="00A72D79" w:rsidDel="003A0462">
            <w:rPr>
              <w:rFonts w:ascii="Times New Roman" w:hAnsi="Times New Roman" w:cs="Times New Roman"/>
              <w:color w:val="000000" w:themeColor="text1"/>
            </w:rPr>
            <w:delText>decision making</w:delText>
          </w:r>
        </w:del>
      </w:ins>
      <w:ins w:id="156" w:author="Kenway" w:date="2023-02-13T13:16:00Z">
        <w:del w:id="157" w:author="Bo Shen" w:date="2023-02-14T13:52:00Z">
          <w:r w:rsidR="00A72D79" w:rsidDel="003A0462">
            <w:rPr>
              <w:rFonts w:ascii="Times New Roman" w:hAnsi="Times New Roman" w:cs="Times New Roman"/>
              <w:color w:val="000000" w:themeColor="text1"/>
            </w:rPr>
            <w:delText>,</w:delText>
          </w:r>
        </w:del>
      </w:ins>
      <w:ins w:id="158" w:author="Bo Shen" w:date="2023-02-14T13:52:00Z">
        <w:r w:rsidR="003A0462">
          <w:rPr>
            <w:rFonts w:ascii="Times New Roman" w:hAnsi="Times New Roman" w:cs="Times New Roman"/>
            <w:color w:val="000000" w:themeColor="text1"/>
          </w:rPr>
          <w:t>However, more</w:t>
        </w:r>
      </w:ins>
      <w:ins w:id="159" w:author="Kenway" w:date="2023-02-13T13:16:00Z">
        <w:r w:rsidR="00A72D79">
          <w:rPr>
            <w:rFonts w:ascii="Times New Roman" w:hAnsi="Times New Roman" w:cs="Times New Roman"/>
            <w:color w:val="000000" w:themeColor="text1"/>
          </w:rPr>
          <w:t xml:space="preserve"> recent findings suggest that inhibitory n</w:t>
        </w:r>
      </w:ins>
      <w:ins w:id="160" w:author="Kenway" w:date="2023-02-13T13:18:00Z">
        <w:r w:rsidR="00A72D79">
          <w:rPr>
            <w:rFonts w:ascii="Times New Roman" w:hAnsi="Times New Roman" w:cs="Times New Roman"/>
            <w:color w:val="000000" w:themeColor="text1"/>
          </w:rPr>
          <w:t>e</w:t>
        </w:r>
      </w:ins>
      <w:ins w:id="161" w:author="Kenway" w:date="2023-02-13T13:16:00Z">
        <w:r w:rsidR="00A72D79">
          <w:rPr>
            <w:rFonts w:ascii="Times New Roman" w:hAnsi="Times New Roman" w:cs="Times New Roman"/>
            <w:color w:val="000000" w:themeColor="text1"/>
          </w:rPr>
          <w:t xml:space="preserve">urons </w:t>
        </w:r>
      </w:ins>
      <w:ins w:id="162" w:author="Bo Shen" w:date="2023-02-14T13:53:00Z">
        <w:r w:rsidR="003A0462">
          <w:rPr>
            <w:rFonts w:ascii="Times New Roman" w:hAnsi="Times New Roman" w:cs="Times New Roman"/>
            <w:color w:val="000000" w:themeColor="text1"/>
          </w:rPr>
          <w:t>inter</w:t>
        </w:r>
      </w:ins>
      <w:ins w:id="163" w:author="Kenway" w:date="2023-02-13T13:16:00Z">
        <w:r w:rsidR="00A72D79">
          <w:rPr>
            <w:rFonts w:ascii="Times New Roman" w:hAnsi="Times New Roman" w:cs="Times New Roman"/>
            <w:color w:val="000000" w:themeColor="text1"/>
          </w:rPr>
          <w:t xml:space="preserve">play </w:t>
        </w:r>
      </w:ins>
      <w:ins w:id="164" w:author="Bo Shen" w:date="2023-02-14T13:54:00Z">
        <w:r w:rsidR="003A0462">
          <w:rPr>
            <w:rFonts w:ascii="Times New Roman" w:hAnsi="Times New Roman" w:cs="Times New Roman"/>
            <w:color w:val="000000" w:themeColor="text1"/>
          </w:rPr>
          <w:t xml:space="preserve">with the </w:t>
        </w:r>
      </w:ins>
      <w:ins w:id="165" w:author="Bo Shen" w:date="2023-02-14T13:55:00Z">
        <w:r w:rsidR="003A0462">
          <w:rPr>
            <w:rFonts w:ascii="Times New Roman" w:hAnsi="Times New Roman" w:cs="Times New Roman"/>
            <w:color w:val="000000" w:themeColor="text1"/>
          </w:rPr>
          <w:t xml:space="preserve">decision </w:t>
        </w:r>
      </w:ins>
      <w:ins w:id="166" w:author="Bo Shen" w:date="2023-02-14T13:54:00Z">
        <w:r w:rsidR="003A0462">
          <w:rPr>
            <w:rFonts w:ascii="Times New Roman" w:hAnsi="Times New Roman" w:cs="Times New Roman"/>
            <w:color w:val="000000" w:themeColor="text1"/>
          </w:rPr>
          <w:t xml:space="preserve">circuit in </w:t>
        </w:r>
      </w:ins>
      <w:ins w:id="167" w:author="Kenway" w:date="2023-02-13T13:16:00Z">
        <w:r w:rsidR="00A72D79">
          <w:rPr>
            <w:rFonts w:ascii="Times New Roman" w:hAnsi="Times New Roman" w:cs="Times New Roman"/>
            <w:color w:val="000000" w:themeColor="text1"/>
          </w:rPr>
          <w:t xml:space="preserve">a more </w:t>
        </w:r>
        <w:del w:id="168" w:author="Bo Shen" w:date="2023-02-14T13:54:00Z">
          <w:r w:rsidR="00A72D79" w:rsidDel="003A0462">
            <w:rPr>
              <w:rFonts w:ascii="Times New Roman" w:hAnsi="Times New Roman" w:cs="Times New Roman"/>
              <w:color w:val="000000" w:themeColor="text1"/>
            </w:rPr>
            <w:delText>complex</w:delText>
          </w:r>
        </w:del>
      </w:ins>
      <w:ins w:id="169" w:author="Bo Shen" w:date="2023-02-14T13:54:00Z">
        <w:r w:rsidR="003A0462">
          <w:rPr>
            <w:rFonts w:ascii="Times New Roman" w:hAnsi="Times New Roman" w:cs="Times New Roman"/>
            <w:color w:val="000000" w:themeColor="text1"/>
          </w:rPr>
          <w:t>structured manner</w:t>
        </w:r>
      </w:ins>
      <w:ins w:id="170" w:author="Kenway" w:date="2023-02-13T13:16:00Z">
        <w:del w:id="171" w:author="Bo Shen" w:date="2023-02-14T13:54:00Z">
          <w:r w:rsidR="00A72D79" w:rsidDel="003A0462">
            <w:rPr>
              <w:rFonts w:ascii="Times New Roman" w:hAnsi="Times New Roman" w:cs="Times New Roman"/>
              <w:color w:val="000000" w:themeColor="text1"/>
            </w:rPr>
            <w:delText xml:space="preserve"> role </w:delText>
          </w:r>
        </w:del>
        <w:del w:id="172" w:author="Bo Shen" w:date="2023-02-14T13:55:00Z">
          <w:r w:rsidR="00A72D79" w:rsidDel="003A0462">
            <w:rPr>
              <w:rFonts w:ascii="Times New Roman" w:hAnsi="Times New Roman" w:cs="Times New Roman"/>
              <w:color w:val="000000" w:themeColor="text1"/>
            </w:rPr>
            <w:delText>in the decision circuit</w:delText>
          </w:r>
        </w:del>
        <w:r w:rsidR="00A72D79">
          <w:rPr>
            <w:rFonts w:ascii="Times New Roman" w:hAnsi="Times New Roman" w:cs="Times New Roman"/>
            <w:color w:val="000000" w:themeColor="text1"/>
          </w:rPr>
          <w:t>.</w:t>
        </w:r>
      </w:ins>
      <w:ins w:id="173" w:author="Kenway" w:date="2023-02-13T17:12:00Z">
        <w:r w:rsidR="00AE1024">
          <w:rPr>
            <w:rFonts w:ascii="Times New Roman" w:hAnsi="Times New Roman" w:cs="Times New Roman"/>
            <w:color w:val="000000" w:themeColor="text1"/>
          </w:rPr>
          <w:t xml:space="preserve"> </w:t>
        </w:r>
      </w:ins>
      <w:ins w:id="174" w:author="Kenway" w:date="2023-02-13T13:35:00Z">
        <w:r w:rsidR="00156D00">
          <w:rPr>
            <w:rFonts w:ascii="Times New Roman" w:hAnsi="Times New Roman" w:cs="Times New Roman"/>
            <w:color w:val="000000" w:themeColor="text1"/>
          </w:rPr>
          <w:t xml:space="preserve">At a functional level, inhibitory neurons </w:t>
        </w:r>
      </w:ins>
      <w:ins w:id="175" w:author="Bo Shen" w:date="2023-02-14T16:45:00Z">
        <w:r w:rsidR="0071469E">
          <w:rPr>
            <w:rFonts w:ascii="Times New Roman" w:hAnsi="Times New Roman" w:cs="Times New Roman"/>
            <w:color w:val="000000" w:themeColor="text1"/>
          </w:rPr>
          <w:t>exhibit choice-selective activity on par with excitatory neurons</w:t>
        </w:r>
        <w:r w:rsidR="0071469E" w:rsidRPr="0060258A">
          <w:rPr>
            <w:rFonts w:ascii="Times New Roman" w:hAnsi="Times New Roman" w:cs="Times New Roman"/>
            <w:color w:val="000000" w:themeColor="text1"/>
          </w:rPr>
          <w:t xml:space="preserve"> </w:t>
        </w:r>
      </w:ins>
      <w:ins w:id="176" w:author="Bo Shen" w:date="2023-02-14T14:41:00Z">
        <w:r w:rsidR="002C2A1F" w:rsidRPr="0060258A">
          <w:rPr>
            <w:rFonts w:ascii="Times New Roman" w:hAnsi="Times New Roman" w:cs="Times New Roman"/>
            <w:color w:val="000000" w:themeColor="text1"/>
          </w:rPr>
          <w:t>in frontal cortex</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(Allen et al., 2017)</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parietal cortex</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(Allen et al., 2017; Najafi et al., 2020)</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and striatum</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(Gage et al., 2010)</w:t>
        </w:r>
        <w:r w:rsidR="002C2A1F" w:rsidRPr="0060258A">
          <w:rPr>
            <w:rFonts w:ascii="Times New Roman" w:hAnsi="Times New Roman" w:cs="Times New Roman"/>
            <w:color w:val="000000" w:themeColor="text1"/>
          </w:rPr>
          <w:fldChar w:fldCharType="end"/>
        </w:r>
      </w:ins>
      <w:ins w:id="177" w:author="Kenway" w:date="2023-02-13T13:41:00Z">
        <w:del w:id="178" w:author="Bo Shen" w:date="2023-02-14T14:41:00Z">
          <w:r w:rsidR="00071215" w:rsidDel="002C2A1F">
            <w:rPr>
              <w:rFonts w:ascii="Times New Roman" w:hAnsi="Times New Roman" w:cs="Times New Roman"/>
              <w:color w:val="000000" w:themeColor="text1"/>
            </w:rPr>
            <w:delText>in neocortical association areas</w:delText>
          </w:r>
          <w:r w:rsidR="00156D00" w:rsidDel="002C2A1F">
            <w:rPr>
              <w:rFonts w:ascii="Times New Roman" w:hAnsi="Times New Roman" w:cs="Times New Roman"/>
              <w:color w:val="000000" w:themeColor="text1"/>
            </w:rPr>
            <w:delText xml:space="preserve"> </w:delText>
          </w:r>
        </w:del>
      </w:ins>
      <w:ins w:id="179" w:author="Kenway" w:date="2023-02-13T13:35:00Z">
        <w:del w:id="180" w:author="Bo Shen" w:date="2023-02-14T14:41:00Z">
          <w:r w:rsidR="00156D00" w:rsidDel="002C2A1F">
            <w:rPr>
              <w:rFonts w:ascii="Times New Roman" w:hAnsi="Times New Roman" w:cs="Times New Roman"/>
              <w:color w:val="000000" w:themeColor="text1"/>
            </w:rPr>
            <w:delText xml:space="preserve">can </w:delText>
          </w:r>
        </w:del>
        <w:del w:id="181" w:author="Bo Shen" w:date="2023-02-14T16:45:00Z">
          <w:r w:rsidR="00156D00" w:rsidDel="0071469E">
            <w:rPr>
              <w:rFonts w:ascii="Times New Roman" w:hAnsi="Times New Roman" w:cs="Times New Roman"/>
              <w:color w:val="000000" w:themeColor="text1"/>
            </w:rPr>
            <w:delText>exhibit choice-selective activity</w:delText>
          </w:r>
        </w:del>
      </w:ins>
      <w:ins w:id="182" w:author="Kenway" w:date="2023-02-13T14:08:00Z">
        <w:del w:id="183" w:author="Bo Shen" w:date="2023-02-14T16:45:00Z">
          <w:r w:rsidR="00071215" w:rsidDel="0071469E">
            <w:rPr>
              <w:rFonts w:ascii="Times New Roman" w:hAnsi="Times New Roman" w:cs="Times New Roman"/>
              <w:color w:val="000000" w:themeColor="text1"/>
            </w:rPr>
            <w:delText xml:space="preserve"> on par with excitatory neurons</w:delText>
          </w:r>
        </w:del>
      </w:ins>
      <w:ins w:id="184" w:author="Bo Shen" w:date="2023-02-14T14:42:00Z">
        <w:r w:rsidR="002C2A1F">
          <w:rPr>
            <w:rFonts w:ascii="Times New Roman" w:hAnsi="Times New Roman" w:cs="Times New Roman"/>
            <w:color w:val="000000" w:themeColor="text1"/>
          </w:rPr>
          <w:t>,</w:t>
        </w:r>
      </w:ins>
      <w:ins w:id="185" w:author="Kenway" w:date="2023-02-13T14:07:00Z">
        <w:del w:id="186" w:author="Bo Shen" w:date="2023-02-14T14:42:00Z">
          <w:r w:rsidR="00AE1024" w:rsidDel="002C2A1F">
            <w:rPr>
              <w:rFonts w:ascii="Times New Roman" w:hAnsi="Times New Roman" w:cs="Times New Roman"/>
              <w:color w:val="000000" w:themeColor="text1"/>
            </w:rPr>
            <w:delText>.</w:delText>
          </w:r>
        </w:del>
      </w:ins>
      <w:ins w:id="187" w:author="Kenway" w:date="2023-02-13T22:15:00Z">
        <w:r w:rsidR="00AE1024">
          <w:rPr>
            <w:rFonts w:ascii="Times New Roman" w:hAnsi="Times New Roman" w:cs="Times New Roman"/>
            <w:color w:val="000000" w:themeColor="text1"/>
          </w:rPr>
          <w:t xml:space="preserve"> </w:t>
        </w:r>
      </w:ins>
      <w:ins w:id="188" w:author="Bo Shen" w:date="2023-02-14T14:42:00Z">
        <w:r w:rsidR="002C2A1F">
          <w:rPr>
            <w:rFonts w:ascii="Times New Roman" w:hAnsi="Times New Roman" w:cs="Times New Roman"/>
            <w:color w:val="000000" w:themeColor="text1"/>
          </w:rPr>
          <w:t>i</w:t>
        </w:r>
      </w:ins>
      <w:ins w:id="189" w:author="Kenway" w:date="2023-02-13T22:15:00Z">
        <w:del w:id="190" w:author="Bo Shen" w:date="2023-02-14T14:42:00Z">
          <w:r w:rsidR="00AE1024" w:rsidDel="002C2A1F">
            <w:rPr>
              <w:rFonts w:ascii="Times New Roman" w:hAnsi="Times New Roman" w:cs="Times New Roman"/>
              <w:color w:val="000000" w:themeColor="text1"/>
            </w:rPr>
            <w:delText>I</w:delText>
          </w:r>
        </w:del>
      </w:ins>
      <w:moveToRangeStart w:id="191" w:author="Kenway" w:date="2023-02-13T22:14:00Z" w:name="move1074898"/>
      <w:moveTo w:id="192" w:author="Kenway" w:date="2023-02-13T22:14:00Z">
        <w:del w:id="193" w:author="Kenway" w:date="2023-02-13T22:15:00Z">
          <w:r w:rsidR="00AE1024" w:rsidRPr="0060258A" w:rsidDel="00AE1024">
            <w:rPr>
              <w:rFonts w:ascii="Times New Roman" w:hAnsi="Times New Roman" w:cs="Times New Roman"/>
              <w:color w:val="000000" w:themeColor="text1"/>
            </w:rPr>
            <w:delText>i</w:delText>
          </w:r>
        </w:del>
        <w:r w:rsidR="00AE1024" w:rsidRPr="0060258A">
          <w:rPr>
            <w:rFonts w:ascii="Times New Roman" w:hAnsi="Times New Roman" w:cs="Times New Roman"/>
            <w:color w:val="000000" w:themeColor="text1"/>
          </w:rPr>
          <w:t>n contrast to the non-selective or broadly tuned inhibition seen in visual cortex during stimulus representation</w:t>
        </w:r>
      </w:moveTo>
      <w:ins w:id="194" w:author="Bo Shen" w:date="2023-02-14T12:09:00Z">
        <w:r w:rsidR="007956C5">
          <w:rPr>
            <w:rFonts w:ascii="Times New Roman" w:hAnsi="Times New Roman" w:cs="Times New Roman"/>
            <w:color w:val="000000" w:themeColor="text1"/>
          </w:rPr>
          <w:t xml:space="preserve"> </w:t>
        </w:r>
      </w:ins>
      <w:moveTo w:id="195" w:author="Kenway" w:date="2023-02-13T22:14:00Z">
        <w:r w:rsidR="00AE1024" w:rsidRPr="0060258A">
          <w:rPr>
            <w:rFonts w:ascii="Times New Roman" w:hAnsi="Times New Roman" w:cs="Times New Roman"/>
            <w:color w:val="000000" w:themeColor="text1"/>
          </w:rPr>
          <w:fldChar w:fldCharType="begin"/>
        </w:r>
        <w:r w:rsidR="00AE1024">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00AE1024" w:rsidRPr="0060258A">
          <w:rPr>
            <w:rFonts w:ascii="Times New Roman" w:hAnsi="Times New Roman" w:cs="Times New Roman"/>
            <w:color w:val="000000" w:themeColor="text1"/>
          </w:rPr>
          <w:fldChar w:fldCharType="separate"/>
        </w:r>
        <w:r w:rsidR="00AE1024">
          <w:rPr>
            <w:rFonts w:ascii="Times New Roman" w:hAnsi="Times New Roman" w:cs="Times New Roman"/>
            <w:color w:val="000000" w:themeColor="text1"/>
          </w:rPr>
          <w:t>(Bock et al., 2011; Chen et al., 2013; Hofer et al., 2011; Kerlin et al., 2010; Liu et al., 2009; Niell &amp; Stryker, 2008; Sohya et al., 2007)</w:t>
        </w:r>
        <w:r w:rsidR="00AE1024" w:rsidRPr="0060258A">
          <w:rPr>
            <w:rFonts w:ascii="Times New Roman" w:hAnsi="Times New Roman" w:cs="Times New Roman"/>
            <w:color w:val="000000" w:themeColor="text1"/>
          </w:rPr>
          <w:fldChar w:fldCharType="end"/>
        </w:r>
      </w:moveTo>
      <w:ins w:id="196" w:author="Bo Shen" w:date="2023-02-14T14:42:00Z">
        <w:r w:rsidR="002C2A1F">
          <w:rPr>
            <w:rFonts w:ascii="Times New Roman" w:hAnsi="Times New Roman" w:cs="Times New Roman"/>
            <w:color w:val="000000" w:themeColor="text1"/>
          </w:rPr>
          <w:t>.</w:t>
        </w:r>
      </w:ins>
      <w:moveTo w:id="197" w:author="Kenway" w:date="2023-02-13T22:14:00Z">
        <w:del w:id="198" w:author="Bo Shen" w:date="2023-02-14T14:42:00Z">
          <w:r w:rsidR="00AE1024" w:rsidRPr="0060258A" w:rsidDel="002C2A1F">
            <w:rPr>
              <w:rFonts w:ascii="Times New Roman" w:hAnsi="Times New Roman" w:cs="Times New Roman"/>
              <w:color w:val="000000" w:themeColor="text1"/>
            </w:rPr>
            <w:delText>,</w:delText>
          </w:r>
        </w:del>
        <w:r w:rsidR="00AE1024" w:rsidRPr="0060258A">
          <w:rPr>
            <w:rFonts w:ascii="Times New Roman" w:hAnsi="Times New Roman" w:cs="Times New Roman"/>
            <w:color w:val="000000" w:themeColor="text1"/>
          </w:rPr>
          <w:t xml:space="preserve"> </w:t>
        </w:r>
        <w:del w:id="199" w:author="Bo Shen" w:date="2023-02-14T14:42:00Z">
          <w:r w:rsidR="00AE1024" w:rsidRPr="0060258A" w:rsidDel="002C2A1F">
            <w:rPr>
              <w:rFonts w:ascii="Times New Roman" w:hAnsi="Times New Roman" w:cs="Times New Roman"/>
              <w:color w:val="000000" w:themeColor="text1"/>
            </w:rPr>
            <w:delText>increasing evidence shows that inhibitory neurons are selective in coding decision variables</w:delText>
          </w:r>
        </w:del>
        <w:del w:id="200" w:author="Bo Shen" w:date="2023-02-14T14:41:00Z">
          <w:r w:rsidR="00AE1024" w:rsidRPr="0060258A" w:rsidDel="002C2A1F">
            <w:rPr>
              <w:rFonts w:ascii="Times New Roman" w:hAnsi="Times New Roman" w:cs="Times New Roman"/>
              <w:color w:val="000000" w:themeColor="text1"/>
            </w:rPr>
            <w:delText xml:space="preserve"> in frontal cortex</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(Allen et al., 2017)</w:delText>
          </w:r>
          <w:r w:rsidR="00AE1024" w:rsidRPr="0060258A" w:rsidDel="002C2A1F">
            <w:rPr>
              <w:rFonts w:ascii="Times New Roman" w:hAnsi="Times New Roman" w:cs="Times New Roman"/>
              <w:color w:val="000000" w:themeColor="text1"/>
            </w:rPr>
            <w:fldChar w:fldCharType="end"/>
          </w:r>
          <w:r w:rsidR="00AE1024" w:rsidRPr="0060258A" w:rsidDel="002C2A1F">
            <w:rPr>
              <w:rFonts w:ascii="Times New Roman" w:hAnsi="Times New Roman" w:cs="Times New Roman"/>
              <w:color w:val="000000" w:themeColor="text1"/>
            </w:rPr>
            <w:delText>, parietal cortex</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(Allen et al., 2017; Najafi et al., 2020)</w:delText>
          </w:r>
          <w:r w:rsidR="00AE1024" w:rsidRPr="0060258A" w:rsidDel="002C2A1F">
            <w:rPr>
              <w:rFonts w:ascii="Times New Roman" w:hAnsi="Times New Roman" w:cs="Times New Roman"/>
              <w:color w:val="000000" w:themeColor="text1"/>
            </w:rPr>
            <w:fldChar w:fldCharType="end"/>
          </w:r>
          <w:r w:rsidR="00AE1024" w:rsidRPr="0060258A" w:rsidDel="002C2A1F">
            <w:rPr>
              <w:rFonts w:ascii="Times New Roman" w:hAnsi="Times New Roman" w:cs="Times New Roman"/>
              <w:color w:val="000000" w:themeColor="text1"/>
            </w:rPr>
            <w:delText>, and striatum</w:delText>
          </w:r>
          <w:r w:rsidR="00AE1024" w:rsidRPr="0060258A" w:rsidDel="002C2A1F">
            <w:rPr>
              <w:rFonts w:ascii="Times New Roman" w:hAnsi="Times New Roman" w:cs="Times New Roman"/>
              <w:color w:val="000000" w:themeColor="text1"/>
            </w:rPr>
            <w:fldChar w:fldCharType="begin"/>
          </w:r>
          <w:r w:rsidR="00AE1024"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00AE1024" w:rsidRPr="0060258A" w:rsidDel="002C2A1F">
            <w:rPr>
              <w:rFonts w:ascii="Times New Roman" w:hAnsi="Times New Roman" w:cs="Times New Roman"/>
              <w:color w:val="000000" w:themeColor="text1"/>
            </w:rPr>
            <w:fldChar w:fldCharType="separate"/>
          </w:r>
          <w:r w:rsidR="00AE1024" w:rsidDel="002C2A1F">
            <w:rPr>
              <w:rFonts w:ascii="Times New Roman" w:hAnsi="Times New Roman" w:cs="Times New Roman"/>
              <w:color w:val="000000" w:themeColor="text1"/>
            </w:rPr>
            <w:delText>(Gage et al., 2010)</w:delText>
          </w:r>
          <w:r w:rsidR="00AE1024" w:rsidRPr="0060258A" w:rsidDel="002C2A1F">
            <w:rPr>
              <w:rFonts w:ascii="Times New Roman" w:hAnsi="Times New Roman" w:cs="Times New Roman"/>
              <w:color w:val="000000" w:themeColor="text1"/>
            </w:rPr>
            <w:fldChar w:fldCharType="end"/>
          </w:r>
        </w:del>
      </w:moveTo>
      <w:ins w:id="201" w:author="Kenway" w:date="2023-02-13T22:17:00Z">
        <w:del w:id="202" w:author="Bo Shen" w:date="2023-02-14T14:42:00Z">
          <w:r w:rsidR="00AE1024" w:rsidDel="002C2A1F">
            <w:rPr>
              <w:rFonts w:ascii="Times New Roman" w:hAnsi="Times New Roman" w:cs="Times New Roman"/>
              <w:color w:val="000000" w:themeColor="text1"/>
            </w:rPr>
            <w:delText xml:space="preserve">. </w:delText>
          </w:r>
        </w:del>
      </w:ins>
      <w:moveTo w:id="203" w:author="Kenway" w:date="2023-02-13T22:14:00Z">
        <w:del w:id="204" w:author="Kenway" w:date="2023-02-13T22:17:00Z">
          <w:r w:rsidR="00AE1024" w:rsidRPr="0060258A" w:rsidDel="00AE1024">
            <w:rPr>
              <w:rFonts w:ascii="Times New Roman" w:hAnsi="Times New Roman" w:cs="Times New Roman"/>
              <w:color w:val="000000" w:themeColor="text1"/>
            </w:rPr>
            <w:delText>,</w:delText>
          </w:r>
        </w:del>
        <w:del w:id="205" w:author="Kenway" w:date="2023-02-13T22:18:00Z">
          <w:r w:rsidR="00AE1024"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191"/>
      <w:ins w:id="206" w:author="Kenway" w:date="2023-02-13T13:41:00Z">
        <w:r w:rsidR="00156D00">
          <w:rPr>
            <w:rFonts w:ascii="Times New Roman" w:hAnsi="Times New Roman" w:cs="Times New Roman"/>
            <w:color w:val="000000" w:themeColor="text1"/>
          </w:rPr>
          <w:t xml:space="preserve">At an anatomic level, </w:t>
        </w:r>
      </w:ins>
      <w:ins w:id="207" w:author="Kenway" w:date="2023-02-13T14:22:00Z">
        <w:r w:rsidR="002A5F33">
          <w:rPr>
            <w:rFonts w:ascii="Times New Roman" w:hAnsi="Times New Roman" w:cs="Times New Roman"/>
            <w:color w:val="000000" w:themeColor="text1"/>
          </w:rPr>
          <w:t xml:space="preserve">interneurons exhibit </w:t>
        </w:r>
      </w:ins>
      <w:ins w:id="208" w:author="Kenway" w:date="2023-02-13T16:44:00Z">
        <w:r w:rsidR="00AE1024">
          <w:rPr>
            <w:rFonts w:ascii="Times New Roman" w:hAnsi="Times New Roman" w:cs="Times New Roman"/>
            <w:color w:val="000000" w:themeColor="text1"/>
          </w:rPr>
          <w:t xml:space="preserve">a </w:t>
        </w:r>
      </w:ins>
      <w:ins w:id="209" w:author="Kenway" w:date="2023-02-13T16:04:00Z">
        <w:r w:rsidR="002A5F33">
          <w:rPr>
            <w:rFonts w:ascii="Times New Roman" w:hAnsi="Times New Roman" w:cs="Times New Roman"/>
            <w:color w:val="000000" w:themeColor="text1"/>
          </w:rPr>
          <w:t xml:space="preserve">remarkable diversity </w:t>
        </w:r>
      </w:ins>
      <w:ins w:id="210" w:author="Kenway" w:date="2023-02-13T16:05:00Z">
        <w:r w:rsidR="002A5F33">
          <w:rPr>
            <w:rFonts w:ascii="Times New Roman" w:hAnsi="Times New Roman" w:cs="Times New Roman"/>
            <w:color w:val="000000" w:themeColor="text1"/>
          </w:rPr>
          <w:t>in morphology, connectivity, and physiological function</w:t>
        </w:r>
      </w:ins>
      <w:ins w:id="211" w:author="Kenway" w:date="2023-02-13T16:06:00Z">
        <w:r w:rsidR="002A5F33">
          <w:rPr>
            <w:rFonts w:ascii="Times New Roman" w:hAnsi="Times New Roman" w:cs="Times New Roman"/>
            <w:color w:val="000000" w:themeColor="text1"/>
          </w:rPr>
          <w:t xml:space="preserve">s </w:t>
        </w:r>
      </w:ins>
      <w:r w:rsidR="002C2A1F">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2C2A1F">
        <w:rPr>
          <w:rFonts w:ascii="Times New Roman" w:hAnsi="Times New Roman" w:cs="Times New Roman"/>
          <w:color w:val="000000" w:themeColor="text1"/>
        </w:rPr>
        <w:fldChar w:fldCharType="separate"/>
      </w:r>
      <w:r w:rsidR="002C2A1F">
        <w:rPr>
          <w:rFonts w:ascii="Times New Roman" w:hAnsi="Times New Roman" w:cs="Times New Roman"/>
          <w:noProof/>
          <w:color w:val="000000" w:themeColor="text1"/>
        </w:rPr>
        <w:t>(Kepecs &amp; Fishell, 2014; Markram et al., 2004; Tremblay et al., 2016)</w:t>
      </w:r>
      <w:r w:rsidR="002C2A1F">
        <w:rPr>
          <w:rFonts w:ascii="Times New Roman" w:hAnsi="Times New Roman" w:cs="Times New Roman"/>
          <w:color w:val="000000" w:themeColor="text1"/>
        </w:rPr>
        <w:fldChar w:fldCharType="end"/>
      </w:r>
      <w:ins w:id="212" w:author="Kenway" w:date="2023-02-13T16:10:00Z">
        <w:del w:id="213" w:author="Bo Shen" w:date="2023-02-14T14:44:00Z">
          <w:r w:rsidR="002A5F33" w:rsidDel="002C2A1F">
            <w:rPr>
              <w:rFonts w:ascii="Times New Roman" w:hAnsi="Times New Roman" w:cs="Times New Roman"/>
              <w:color w:val="000000" w:themeColor="text1"/>
            </w:rPr>
            <w:delText>(</w:delText>
          </w:r>
          <w:commentRangeStart w:id="214"/>
          <w:r w:rsidR="002A5F33" w:rsidDel="002C2A1F">
            <w:rPr>
              <w:rFonts w:ascii="Times New Roman" w:hAnsi="Times New Roman" w:cs="Times New Roman"/>
              <w:color w:val="000000" w:themeColor="text1"/>
            </w:rPr>
            <w:delText>REFS</w:delText>
          </w:r>
        </w:del>
      </w:ins>
      <w:commentRangeEnd w:id="214"/>
      <w:ins w:id="215" w:author="Kenway" w:date="2023-02-13T17:10:00Z">
        <w:del w:id="216" w:author="Bo Shen" w:date="2023-02-14T14:44:00Z">
          <w:r w:rsidR="00AE1024" w:rsidDel="002C2A1F">
            <w:rPr>
              <w:rStyle w:val="CommentReference"/>
            </w:rPr>
            <w:commentReference w:id="214"/>
          </w:r>
        </w:del>
      </w:ins>
      <w:ins w:id="217" w:author="Kenway" w:date="2023-02-13T16:10:00Z">
        <w:del w:id="218" w:author="Bo Shen" w:date="2023-02-14T14:44:00Z">
          <w:r w:rsidR="002A5F33" w:rsidDel="002C2A1F">
            <w:rPr>
              <w:rFonts w:ascii="Times New Roman" w:hAnsi="Times New Roman" w:cs="Times New Roman"/>
              <w:color w:val="000000" w:themeColor="text1"/>
            </w:rPr>
            <w:delText>)</w:delText>
          </w:r>
        </w:del>
        <w:del w:id="219" w:author="Bo Shen" w:date="2023-02-14T16:47:00Z">
          <w:r w:rsidR="002A5F33" w:rsidDel="0071469E">
            <w:rPr>
              <w:rFonts w:ascii="Times New Roman" w:hAnsi="Times New Roman" w:cs="Times New Roman"/>
              <w:color w:val="000000" w:themeColor="text1"/>
            </w:rPr>
            <w:delText xml:space="preserve"> that supports inhibitory circuit roles</w:delText>
          </w:r>
        </w:del>
      </w:ins>
      <w:ins w:id="220" w:author="Kenway" w:date="2023-02-13T16:17:00Z">
        <w:del w:id="221" w:author="Bo Shen" w:date="2023-02-14T16:47:00Z">
          <w:r w:rsidR="002A5F33" w:rsidDel="0071469E">
            <w:rPr>
              <w:rFonts w:ascii="Times New Roman" w:hAnsi="Times New Roman" w:cs="Times New Roman"/>
              <w:color w:val="000000" w:themeColor="text1"/>
            </w:rPr>
            <w:delText xml:space="preserve"> and computations</w:delText>
          </w:r>
        </w:del>
      </w:ins>
      <w:ins w:id="222" w:author="Kenway" w:date="2023-02-13T16:10:00Z">
        <w:del w:id="223" w:author="Bo Shen" w:date="2023-02-14T16:47:00Z">
          <w:r w:rsidR="002A5F33" w:rsidDel="0071469E">
            <w:rPr>
              <w:rFonts w:ascii="Times New Roman" w:hAnsi="Times New Roman" w:cs="Times New Roman"/>
              <w:color w:val="000000" w:themeColor="text1"/>
            </w:rPr>
            <w:delText xml:space="preserve"> beyond </w:delText>
          </w:r>
        </w:del>
      </w:ins>
      <w:ins w:id="224" w:author="Kenway" w:date="2023-02-13T22:29:00Z">
        <w:del w:id="225" w:author="Bo Shen" w:date="2023-02-14T16:47:00Z">
          <w:r w:rsidR="00AE1024" w:rsidDel="0071469E">
            <w:rPr>
              <w:rFonts w:ascii="Times New Roman" w:hAnsi="Times New Roman" w:cs="Times New Roman"/>
              <w:color w:val="000000" w:themeColor="text1"/>
            </w:rPr>
            <w:delText xml:space="preserve">simple </w:delText>
          </w:r>
        </w:del>
      </w:ins>
      <w:ins w:id="226" w:author="Kenway" w:date="2023-02-13T16:10:00Z">
        <w:del w:id="227" w:author="Bo Shen" w:date="2023-02-14T16:47:00Z">
          <w:r w:rsidR="002A5F33" w:rsidDel="0071469E">
            <w:rPr>
              <w:rFonts w:ascii="Times New Roman" w:hAnsi="Times New Roman" w:cs="Times New Roman"/>
              <w:color w:val="000000" w:themeColor="text1"/>
            </w:rPr>
            <w:delText>suppression of excitation</w:delText>
          </w:r>
        </w:del>
        <w:del w:id="228" w:author="Bo Shen" w:date="2023-02-14T14:43:00Z">
          <w:r w:rsidR="002A5F33" w:rsidDel="002C2A1F">
            <w:rPr>
              <w:rFonts w:ascii="Times New Roman" w:hAnsi="Times New Roman" w:cs="Times New Roman"/>
              <w:color w:val="000000" w:themeColor="text1"/>
            </w:rPr>
            <w:delText xml:space="preserve"> (REFS)</w:delText>
          </w:r>
        </w:del>
        <w:r w:rsidR="002A5F33">
          <w:rPr>
            <w:rFonts w:ascii="Times New Roman" w:hAnsi="Times New Roman" w:cs="Times New Roman"/>
            <w:color w:val="000000" w:themeColor="text1"/>
          </w:rPr>
          <w:t>.</w:t>
        </w:r>
      </w:ins>
      <w:ins w:id="229" w:author="Kenway" w:date="2023-02-13T22:20:00Z">
        <w:r w:rsidR="00AE1024">
          <w:rPr>
            <w:rFonts w:ascii="Times New Roman" w:hAnsi="Times New Roman" w:cs="Times New Roman"/>
            <w:color w:val="000000" w:themeColor="text1"/>
          </w:rPr>
          <w:t xml:space="preserve"> </w:t>
        </w:r>
      </w:ins>
      <w:ins w:id="230" w:author="Bo Shen" w:date="2023-02-14T14:44:00Z">
        <w:r w:rsidR="002C2A1F">
          <w:rPr>
            <w:rFonts w:ascii="Times New Roman" w:hAnsi="Times New Roman" w:cs="Times New Roman"/>
            <w:color w:val="000000" w:themeColor="text1"/>
          </w:rPr>
          <w:t xml:space="preserve">A prominent </w:t>
        </w:r>
      </w:ins>
      <w:ins w:id="231" w:author="Bo Shen" w:date="2023-02-14T16:47:00Z">
        <w:r w:rsidR="0071469E">
          <w:rPr>
            <w:rFonts w:ascii="Times New Roman" w:hAnsi="Times New Roman" w:cs="Times New Roman"/>
            <w:color w:val="000000" w:themeColor="text1"/>
          </w:rPr>
          <w:t>circuit</w:t>
        </w:r>
      </w:ins>
      <w:ins w:id="232" w:author="Bo Shen" w:date="2023-02-14T14:44:00Z">
        <w:r w:rsidR="002C2A1F">
          <w:rPr>
            <w:rFonts w:ascii="Times New Roman" w:hAnsi="Times New Roman" w:cs="Times New Roman"/>
            <w:color w:val="000000" w:themeColor="text1"/>
          </w:rPr>
          <w:t xml:space="preserve"> motif is </w:t>
        </w:r>
      </w:ins>
      <w:ins w:id="233" w:author="Bo Shen" w:date="2023-02-14T16:55:00Z">
        <w:r w:rsidR="003E351F">
          <w:rPr>
            <w:rFonts w:ascii="Times New Roman" w:hAnsi="Times New Roman" w:cs="Times New Roman"/>
            <w:color w:val="000000" w:themeColor="text1"/>
          </w:rPr>
          <w:t xml:space="preserve">local </w:t>
        </w:r>
      </w:ins>
      <w:ins w:id="234" w:author="Bo Shen" w:date="2023-02-14T14:44:00Z">
        <w:r w:rsidR="002C2A1F">
          <w:rPr>
            <w:rFonts w:ascii="Times New Roman" w:hAnsi="Times New Roman" w:cs="Times New Roman"/>
            <w:color w:val="000000" w:themeColor="text1"/>
          </w:rPr>
          <w:t>disinhibition</w:t>
        </w:r>
      </w:ins>
      <w:ins w:id="235" w:author="Bo Shen" w:date="2023-02-14T16:50:00Z">
        <w:r w:rsidR="00BD1EF4">
          <w:rPr>
            <w:rFonts w:ascii="Times New Roman" w:hAnsi="Times New Roman" w:cs="Times New Roman"/>
            <w:color w:val="000000" w:themeColor="text1"/>
          </w:rPr>
          <w:t xml:space="preserve">, in which </w:t>
        </w:r>
        <w:r w:rsidR="00BD1EF4"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00BD1EF4" w:rsidRPr="0060258A">
          <w:rPr>
            <w:rFonts w:ascii="Times New Roman" w:hAnsi="Times New Roman" w:cs="Times New Roman" w:hint="eastAsia"/>
            <w:color w:val="000000" w:themeColor="text1"/>
          </w:rPr>
          <w:t>den</w:t>
        </w:r>
        <w:r w:rsidR="00BD1EF4" w:rsidRPr="0060258A">
          <w:rPr>
            <w:rFonts w:ascii="Times New Roman" w:hAnsi="Times New Roman" w:cs="Times New Roman"/>
            <w:color w:val="000000" w:themeColor="text1"/>
          </w:rPr>
          <w:t xml:space="preserve">dritic or perisomatic areas in pyramidal neurons, </w:t>
        </w:r>
      </w:ins>
      <w:ins w:id="236" w:author="Bo Shen" w:date="2023-02-14T16:52:00Z">
        <w:r w:rsidR="00BD1EF4">
          <w:rPr>
            <w:rFonts w:ascii="Times New Roman" w:hAnsi="Times New Roman" w:cs="Times New Roman"/>
            <w:color w:val="000000" w:themeColor="text1"/>
          </w:rPr>
          <w:t xml:space="preserve">so that </w:t>
        </w:r>
      </w:ins>
      <w:ins w:id="237" w:author="Bo Shen" w:date="2023-02-14T16:58:00Z">
        <w:r w:rsidR="00E22AA0">
          <w:rPr>
            <w:rFonts w:ascii="Times New Roman" w:hAnsi="Times New Roman" w:cs="Times New Roman"/>
            <w:color w:val="000000" w:themeColor="text1"/>
          </w:rPr>
          <w:t xml:space="preserve">locally </w:t>
        </w:r>
      </w:ins>
      <w:ins w:id="238" w:author="Bo Shen" w:date="2023-02-14T16:53:00Z">
        <w:r w:rsidR="00BD1EF4">
          <w:rPr>
            <w:rFonts w:ascii="Times New Roman" w:hAnsi="Times New Roman" w:cs="Times New Roman"/>
            <w:color w:val="000000" w:themeColor="text1"/>
          </w:rPr>
          <w:t xml:space="preserve">disinhibit the activities of the pyramidal </w:t>
        </w:r>
      </w:ins>
      <w:ins w:id="239" w:author="Bo Shen" w:date="2023-02-14T16:54:00Z">
        <w:r w:rsidR="00BD1EF4">
          <w:rPr>
            <w:rFonts w:ascii="Times New Roman" w:hAnsi="Times New Roman" w:cs="Times New Roman"/>
            <w:color w:val="000000" w:themeColor="text1"/>
          </w:rPr>
          <w:t xml:space="preserve">neurons </w:t>
        </w:r>
      </w:ins>
      <w:ins w:id="240" w:author="Bo Shen" w:date="2023-02-14T16:53:00Z">
        <w:r w:rsidR="00BD1EF4">
          <w:rPr>
            <w:rFonts w:ascii="Times New Roman" w:hAnsi="Times New Roman" w:cs="Times New Roman"/>
            <w:color w:val="000000" w:themeColor="text1"/>
          </w:rPr>
          <w:t xml:space="preserve">in </w:t>
        </w:r>
      </w:ins>
      <w:ins w:id="241" w:author="Bo Shen" w:date="2023-02-14T16:54:00Z">
        <w:r w:rsidR="003E351F">
          <w:rPr>
            <w:rFonts w:ascii="Times New Roman" w:hAnsi="Times New Roman" w:cs="Times New Roman"/>
            <w:color w:val="000000" w:themeColor="text1"/>
          </w:rPr>
          <w:t xml:space="preserve">the </w:t>
        </w:r>
      </w:ins>
      <w:ins w:id="242" w:author="Bo Shen" w:date="2023-02-14T16:55:00Z">
        <w:r w:rsidR="003E351F">
          <w:rPr>
            <w:rFonts w:ascii="Times New Roman" w:hAnsi="Times New Roman" w:cs="Times New Roman"/>
            <w:color w:val="000000" w:themeColor="text1"/>
          </w:rPr>
          <w:t>neighboring</w:t>
        </w:r>
      </w:ins>
      <w:ins w:id="243" w:author="Bo Shen" w:date="2023-02-14T16:54:00Z">
        <w:r w:rsidR="00BD1EF4">
          <w:rPr>
            <w:rFonts w:ascii="Times New Roman" w:hAnsi="Times New Roman" w:cs="Times New Roman"/>
            <w:color w:val="000000" w:themeColor="text1"/>
          </w:rPr>
          <w:t xml:space="preserve"> </w:t>
        </w:r>
        <w:r w:rsidR="003E351F">
          <w:rPr>
            <w:rFonts w:ascii="Times New Roman" w:hAnsi="Times New Roman" w:cs="Times New Roman"/>
            <w:color w:val="000000" w:themeColor="text1"/>
          </w:rPr>
          <w:t>area</w:t>
        </w:r>
      </w:ins>
      <w:ins w:id="244" w:author="Bo Shen" w:date="2023-02-14T16:50:00Z">
        <w:r w:rsidR="00BD1EF4">
          <w:rPr>
            <w:rFonts w:ascii="Times New Roman" w:hAnsi="Times New Roman" w:cs="Times New Roman"/>
            <w:color w:val="000000" w:themeColor="text1"/>
          </w:rPr>
          <w:t xml:space="preserve"> </w:t>
        </w:r>
        <w:r w:rsidR="00BD1EF4" w:rsidRPr="0060258A">
          <w:rPr>
            <w:rFonts w:ascii="Times New Roman" w:hAnsi="Times New Roman" w:cs="Times New Roman"/>
            <w:color w:val="000000" w:themeColor="text1"/>
          </w:rPr>
          <w:fldChar w:fldCharType="begin"/>
        </w:r>
        <w:r w:rsidR="00BD1EF4">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BD1EF4">
          <w:rPr>
            <w:rFonts w:ascii="Cambria Math" w:hAnsi="Cambria Math" w:cs="Cambria Math"/>
            <w:color w:val="000000" w:themeColor="text1"/>
          </w:rPr>
          <w:instrText>∼</w:instrText>
        </w:r>
        <w:r w:rsidR="00BD1EF4">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r w:rsidR="00BD1EF4" w:rsidRPr="0060258A">
          <w:rPr>
            <w:rFonts w:ascii="Times New Roman" w:hAnsi="Times New Roman" w:cs="Times New Roman"/>
            <w:color w:val="000000" w:themeColor="text1"/>
          </w:rPr>
          <w:fldChar w:fldCharType="separate"/>
        </w:r>
        <w:r w:rsidR="00BD1EF4">
          <w:rPr>
            <w:rFonts w:ascii="Times New Roman" w:hAnsi="Times New Roman" w:cs="Times New Roman"/>
            <w:color w:val="000000" w:themeColor="text1"/>
          </w:rPr>
          <w:t>(Chiu et al., 2013; Fino &amp; Yuste, 2011; Fu et al., 2014; Karnani et al., 2014, 2016; Lee et al., 2013; Letzkus et al., 2011; Pfeffer et al., 2013; Pi et al., 2013; Urban-Ciecko &amp; Barth, 2016)</w:t>
        </w:r>
        <w:r w:rsidR="00BD1EF4" w:rsidRPr="0060258A">
          <w:rPr>
            <w:rFonts w:ascii="Times New Roman" w:hAnsi="Times New Roman" w:cs="Times New Roman"/>
            <w:color w:val="000000" w:themeColor="text1"/>
          </w:rPr>
          <w:fldChar w:fldCharType="end"/>
        </w:r>
        <w:r w:rsidR="00BD1EF4" w:rsidRPr="0060258A">
          <w:rPr>
            <w:rFonts w:ascii="Times New Roman" w:hAnsi="Times New Roman" w:cs="Times New Roman"/>
            <w:color w:val="000000" w:themeColor="text1"/>
          </w:rPr>
          <w:t xml:space="preserve"> </w:t>
        </w:r>
        <w:commentRangeStart w:id="245"/>
        <w:r w:rsidR="00BD1EF4" w:rsidRPr="0060258A">
          <w:rPr>
            <w:rFonts w:ascii="Times New Roman" w:hAnsi="Times New Roman" w:cs="Times New Roman"/>
            <w:color w:val="000000" w:themeColor="text1"/>
          </w:rPr>
          <w:t>(</w:t>
        </w:r>
        <w:r w:rsidR="00BD1EF4" w:rsidRPr="00D26A83">
          <w:rPr>
            <w:rFonts w:ascii="Times New Roman" w:hAnsi="Times New Roman" w:cs="Times New Roman"/>
            <w:b/>
            <w:color w:val="000000" w:themeColor="text1"/>
            <w:highlight w:val="yellow"/>
          </w:rPr>
          <w:t>Fig. 2C</w:t>
        </w:r>
        <w:r w:rsidR="00BD1EF4" w:rsidRPr="0060258A">
          <w:rPr>
            <w:rFonts w:ascii="Times New Roman" w:hAnsi="Times New Roman" w:cs="Times New Roman"/>
            <w:color w:val="000000" w:themeColor="text1"/>
          </w:rPr>
          <w:t>)</w:t>
        </w:r>
      </w:ins>
      <w:ins w:id="246" w:author="Bo Shen" w:date="2023-02-14T14:44:00Z">
        <w:r w:rsidR="002C2A1F">
          <w:rPr>
            <w:rFonts w:ascii="Times New Roman" w:hAnsi="Times New Roman" w:cs="Times New Roman"/>
            <w:color w:val="000000" w:themeColor="text1"/>
          </w:rPr>
          <w:t>.</w:t>
        </w:r>
      </w:ins>
      <w:commentRangeEnd w:id="245"/>
      <w:r w:rsidR="009E2352">
        <w:rPr>
          <w:rStyle w:val="CommentReference"/>
        </w:rPr>
        <w:commentReference w:id="245"/>
      </w:r>
    </w:p>
    <w:p w14:paraId="384E226D" w14:textId="77777777" w:rsidR="00737B48" w:rsidRDefault="00737B48" w:rsidP="002C2A1F">
      <w:pPr>
        <w:spacing w:line="480" w:lineRule="auto"/>
        <w:jc w:val="both"/>
        <w:rPr>
          <w:ins w:id="247" w:author="Bo Shen" w:date="2023-02-14T14:53:00Z"/>
          <w:rFonts w:ascii="Times New Roman" w:hAnsi="Times New Roman" w:cs="Times New Roman"/>
          <w:color w:val="000000" w:themeColor="text1"/>
        </w:rPr>
      </w:pPr>
    </w:p>
    <w:p w14:paraId="6BC107EB" w14:textId="2B87724F" w:rsidR="00AE1024" w:rsidDel="00E279E0" w:rsidRDefault="00D94612">
      <w:pPr>
        <w:spacing w:line="480" w:lineRule="auto"/>
        <w:jc w:val="both"/>
        <w:rPr>
          <w:ins w:id="248" w:author="Kenway" w:date="2023-02-13T22:12:00Z"/>
          <w:del w:id="249" w:author="Bo Shen" w:date="2023-02-14T14:49:00Z"/>
          <w:rFonts w:ascii="Times New Roman" w:hAnsi="Times New Roman" w:cs="Times New Roman"/>
          <w:color w:val="000000" w:themeColor="text1"/>
        </w:rPr>
      </w:pPr>
      <w:ins w:id="250" w:author="Bo Shen" w:date="2023-02-14T17:48:00Z">
        <w:r>
          <w:rPr>
            <w:rFonts w:ascii="Times New Roman" w:hAnsi="Times New Roman" w:cs="Times New Roman"/>
            <w:color w:val="000000" w:themeColor="text1"/>
          </w:rPr>
          <w:lastRenderedPageBreak/>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51" w:author="Bo Shen" w:date="2023-02-14T17:48:00Z">
        <w:r>
          <w:rPr>
            <w:rFonts w:ascii="Times New Roman" w:hAnsi="Times New Roman" w:cs="Times New Roman"/>
            <w:color w:val="000000" w:themeColor="text1"/>
          </w:rPr>
          <w:t xml:space="preserve">, </w:t>
        </w:r>
      </w:ins>
      <w:ins w:id="252" w:author="Bo Shen" w:date="2023-02-14T17:49:00Z">
        <w:r>
          <w:rPr>
            <w:rFonts w:ascii="Times New Roman" w:hAnsi="Times New Roman" w:cs="Times New Roman"/>
            <w:color w:val="000000" w:themeColor="text1"/>
          </w:rPr>
          <w:t>h</w:t>
        </w:r>
      </w:ins>
      <w:ins w:id="253" w:author="Bo Shen" w:date="2023-02-14T16:56:00Z">
        <w:r w:rsidR="003C480F">
          <w:rPr>
            <w:rFonts w:ascii="Times New Roman" w:hAnsi="Times New Roman" w:cs="Times New Roman"/>
            <w:color w:val="000000" w:themeColor="text1"/>
          </w:rPr>
          <w:t xml:space="preserve">ow disinhibition functions in decision-making circuits is unknown. </w:t>
        </w:r>
      </w:ins>
      <w:ins w:id="254" w:author="Bo Shen" w:date="2023-02-14T14:44:00Z">
        <w:r w:rsidR="002C2A1F" w:rsidRPr="0060258A">
          <w:rPr>
            <w:rFonts w:ascii="Times New Roman" w:hAnsi="Times New Roman" w:cs="Times New Roman"/>
            <w:color w:val="000000" w:themeColor="text1"/>
          </w:rPr>
          <w:t xml:space="preserve">Local circuit inputs to </w:t>
        </w:r>
      </w:ins>
      <w:ins w:id="255" w:author="Bo Shen" w:date="2023-02-14T16:58:00Z">
        <w:r w:rsidR="00E22AA0">
          <w:rPr>
            <w:rFonts w:ascii="Times New Roman" w:hAnsi="Times New Roman" w:cs="Times New Roman"/>
            <w:color w:val="000000" w:themeColor="text1"/>
          </w:rPr>
          <w:t xml:space="preserve">the </w:t>
        </w:r>
      </w:ins>
      <w:ins w:id="256" w:author="Bo Shen" w:date="2023-02-14T14:44:00Z">
        <w:r w:rsidR="002C2A1F" w:rsidRPr="0060258A">
          <w:rPr>
            <w:rFonts w:ascii="Times New Roman" w:hAnsi="Times New Roman" w:cs="Times New Roman"/>
            <w:color w:val="000000" w:themeColor="text1"/>
          </w:rPr>
          <w:t xml:space="preserve">VIP neurons suggest that disinhibition may be a key mechanism for generating the mutual competition necessary </w:t>
        </w:r>
        <w:r w:rsidR="002C2A1F">
          <w:rPr>
            <w:rFonts w:ascii="Times New Roman" w:hAnsi="Times New Roman" w:cs="Times New Roman"/>
            <w:color w:val="000000" w:themeColor="text1"/>
          </w:rPr>
          <w:t>for option selection in decision-making.</w:t>
        </w:r>
        <w:r w:rsidR="002C2A1F" w:rsidRPr="0060258A">
          <w:rPr>
            <w:rFonts w:ascii="Times New Roman" w:hAnsi="Times New Roman" w:cs="Times New Roman"/>
            <w:color w:val="000000" w:themeColor="text1"/>
          </w:rPr>
          <w:t xml:space="preserve"> In addition, given the existence of long-range inputs</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(Kepecs &amp; Fishell, 2014; Lee et al., 2013; Pfeffer et al., 2013; Pi et al., 2013; Schuman et al., 2021)</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xml:space="preserve"> and neuromodulatory inputs</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sidRPr="009C2159">
          <w:rPr>
            <w:rFonts w:ascii="Times New Roman" w:hAnsi="Times New Roman" w:cs="Times New Roman"/>
            <w:color w:val="000000"/>
          </w:rPr>
          <w:t>(Alitto &amp; Dan, 2013; Fu et al., 2014; Pfeffer et al., 2013; Prönneke et al., 2020; Rudy et al., 2011; Tremblay et al., 2016)</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 xml:space="preserve"> to </w:t>
        </w:r>
      </w:ins>
      <w:ins w:id="257" w:author="Bo Shen" w:date="2023-02-14T16:58:00Z">
        <w:r w:rsidR="00E22AA0">
          <w:rPr>
            <w:rFonts w:ascii="Times New Roman" w:hAnsi="Times New Roman" w:cs="Times New Roman"/>
            <w:color w:val="000000" w:themeColor="text1"/>
          </w:rPr>
          <w:t xml:space="preserve">the </w:t>
        </w:r>
      </w:ins>
      <w:ins w:id="258" w:author="Bo Shen" w:date="2023-02-14T14:44:00Z">
        <w:r w:rsidR="002C2A1F"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sidR="002C2A1F">
          <w:rPr>
            <w:rFonts w:ascii="Times New Roman" w:hAnsi="Times New Roman" w:cs="Times New Roman"/>
            <w:color w:val="000000" w:themeColor="text1"/>
          </w:rPr>
          <w:t xml:space="preserve"> </w:t>
        </w:r>
        <w:r w:rsidR="002C2A1F" w:rsidRPr="0060258A">
          <w:rPr>
            <w:rFonts w:ascii="Times New Roman" w:hAnsi="Times New Roman" w:cs="Times New Roman"/>
            <w:color w:val="000000" w:themeColor="text1"/>
          </w:rPr>
          <w:fldChar w:fldCharType="begin"/>
        </w:r>
        <w:r w:rsidR="002C2A1F">
          <w:rPr>
            <w:rFonts w:ascii="Times New Roman" w:hAnsi="Times New Roman" w:cs="Times New Roman"/>
            <w:color w:val="000000" w:themeColor="text1"/>
          </w:rPr>
          <w: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002C2A1F" w:rsidRPr="0060258A">
          <w:rPr>
            <w:rFonts w:ascii="Times New Roman" w:hAnsi="Times New Roman" w:cs="Times New Roman"/>
            <w:color w:val="000000" w:themeColor="text1"/>
          </w:rPr>
          <w:fldChar w:fldCharType="separate"/>
        </w:r>
        <w:r w:rsidR="002C2A1F">
          <w:rPr>
            <w:rFonts w:ascii="Times New Roman" w:hAnsi="Times New Roman" w:cs="Times New Roman"/>
            <w:color w:val="000000" w:themeColor="text1"/>
          </w:rPr>
          <w:t>(Fu et al., 2014; Kamigaki, 2019; Lee et al., 2013; Letzkus et al., 2011; Pi et al., 2013; Schuman et al., 2021; S. Zhang et al., 2014)</w:t>
        </w:r>
        <w:r w:rsidR="002C2A1F" w:rsidRPr="0060258A">
          <w:rPr>
            <w:rFonts w:ascii="Times New Roman" w:hAnsi="Times New Roman" w:cs="Times New Roman"/>
            <w:color w:val="000000" w:themeColor="text1"/>
          </w:rPr>
          <w:fldChar w:fldCharType="end"/>
        </w:r>
        <w:r w:rsidR="002C2A1F" w:rsidRPr="0060258A">
          <w:rPr>
            <w:rFonts w:ascii="Times New Roman" w:hAnsi="Times New Roman" w:cs="Times New Roman"/>
            <w:color w:val="000000" w:themeColor="text1"/>
          </w:rPr>
          <w:t>.</w:t>
        </w:r>
      </w:ins>
      <w:ins w:id="259" w:author="Bo Shen" w:date="2023-02-14T17:02:00Z">
        <w:r w:rsidR="003408B4">
          <w:rPr>
            <w:rFonts w:ascii="Times New Roman" w:hAnsi="Times New Roman" w:cs="Times New Roman"/>
            <w:color w:val="000000" w:themeColor="text1"/>
          </w:rPr>
          <w:t xml:space="preserve"> </w:t>
        </w:r>
      </w:ins>
      <w:ins w:id="260" w:author="Kenway" w:date="2023-02-13T22:20:00Z">
        <w:del w:id="261" w:author="Bo Shen" w:date="2023-02-14T14:49:00Z">
          <w:r w:rsidR="00AE1024"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262" w:author="Kenway" w:date="2023-02-13T22:24:00Z">
        <w:del w:id="263" w:author="Bo Shen" w:date="2023-02-14T14:49:00Z">
          <w:r w:rsidR="00AE1024" w:rsidDel="00E279E0">
            <w:rPr>
              <w:rFonts w:ascii="Times New Roman" w:hAnsi="Times New Roman" w:cs="Times New Roman"/>
              <w:color w:val="000000" w:themeColor="text1"/>
            </w:rPr>
            <w:delText xml:space="preserve">play a </w:delText>
          </w:r>
        </w:del>
      </w:ins>
      <w:ins w:id="264" w:author="Kenway" w:date="2023-02-13T22:29:00Z">
        <w:del w:id="265" w:author="Bo Shen" w:date="2023-02-14T14:49:00Z">
          <w:r w:rsidR="00AE1024" w:rsidDel="00E279E0">
            <w:rPr>
              <w:rFonts w:ascii="Times New Roman" w:hAnsi="Times New Roman" w:cs="Times New Roman"/>
              <w:color w:val="000000" w:themeColor="text1"/>
            </w:rPr>
            <w:delText xml:space="preserve">more </w:delText>
          </w:r>
        </w:del>
      </w:ins>
      <w:ins w:id="266" w:author="Kenway" w:date="2023-02-13T22:24:00Z">
        <w:del w:id="267" w:author="Bo Shen" w:date="2023-02-14T14:49:00Z">
          <w:r w:rsidR="00AE1024" w:rsidDel="00E279E0">
            <w:rPr>
              <w:rFonts w:ascii="Times New Roman" w:hAnsi="Times New Roman" w:cs="Times New Roman"/>
              <w:color w:val="000000" w:themeColor="text1"/>
            </w:rPr>
            <w:delText xml:space="preserve">sophisticated role </w:delText>
          </w:r>
        </w:del>
      </w:ins>
      <w:ins w:id="268" w:author="Kenway" w:date="2023-02-13T22:20:00Z">
        <w:del w:id="269" w:author="Bo Shen" w:date="2023-02-14T14:49:00Z">
          <w:r w:rsidR="00AE1024" w:rsidDel="00E279E0">
            <w:rPr>
              <w:rFonts w:ascii="Times New Roman" w:hAnsi="Times New Roman" w:cs="Times New Roman"/>
              <w:color w:val="000000" w:themeColor="text1"/>
            </w:rPr>
            <w:delText xml:space="preserve">in the decision process </w:delText>
          </w:r>
        </w:del>
      </w:ins>
      <w:ins w:id="270" w:author="Kenway" w:date="2023-02-13T22:30:00Z">
        <w:del w:id="271" w:author="Bo Shen" w:date="2023-02-14T14:49:00Z">
          <w:r w:rsidR="00AE1024" w:rsidDel="00E279E0">
            <w:rPr>
              <w:rFonts w:ascii="Times New Roman" w:hAnsi="Times New Roman" w:cs="Times New Roman"/>
              <w:color w:val="000000" w:themeColor="text1"/>
            </w:rPr>
            <w:delText xml:space="preserve">than only </w:delText>
          </w:r>
        </w:del>
      </w:ins>
      <w:ins w:id="272" w:author="Kenway" w:date="2023-02-13T22:20:00Z">
        <w:del w:id="273" w:author="Bo Shen" w:date="2023-02-14T14:49:00Z">
          <w:r w:rsidR="00AE1024" w:rsidDel="00E279E0">
            <w:rPr>
              <w:rFonts w:ascii="Times New Roman" w:hAnsi="Times New Roman" w:cs="Times New Roman"/>
              <w:color w:val="000000" w:themeColor="text1"/>
            </w:rPr>
            <w:delText>homogenous, non-selective</w:delText>
          </w:r>
        </w:del>
      </w:ins>
      <w:ins w:id="274" w:author="Kenway" w:date="2023-02-13T22:24:00Z">
        <w:del w:id="275" w:author="Bo Shen" w:date="2023-02-14T14:49:00Z">
          <w:r w:rsidR="00AE1024" w:rsidDel="00E279E0">
            <w:rPr>
              <w:rFonts w:ascii="Times New Roman" w:hAnsi="Times New Roman" w:cs="Times New Roman"/>
              <w:color w:val="000000" w:themeColor="text1"/>
            </w:rPr>
            <w:delText xml:space="preserve"> inhibition</w:delText>
          </w:r>
        </w:del>
      </w:ins>
      <w:ins w:id="276" w:author="Kenway" w:date="2023-02-13T22:25:00Z">
        <w:del w:id="277" w:author="Bo Shen" w:date="2023-02-14T14:49:00Z">
          <w:r w:rsidR="00AE1024" w:rsidDel="00E279E0">
            <w:rPr>
              <w:rFonts w:ascii="Times New Roman" w:hAnsi="Times New Roman" w:cs="Times New Roman"/>
              <w:color w:val="000000" w:themeColor="text1"/>
            </w:rPr>
            <w:delText xml:space="preserve">, but </w:delText>
          </w:r>
        </w:del>
      </w:ins>
      <w:ins w:id="278" w:author="Kenway" w:date="2023-02-13T22:36:00Z">
        <w:del w:id="279" w:author="Bo Shen" w:date="2023-02-14T14:49:00Z">
          <w:r w:rsidR="00AE1024" w:rsidDel="00E279E0">
            <w:rPr>
              <w:rFonts w:ascii="Times New Roman" w:hAnsi="Times New Roman" w:cs="Times New Roman"/>
              <w:color w:val="000000" w:themeColor="text1"/>
            </w:rPr>
            <w:delText xml:space="preserve">such complexity is </w:delText>
          </w:r>
        </w:del>
      </w:ins>
      <w:ins w:id="280" w:author="Kenway" w:date="2023-02-13T22:25:00Z">
        <w:del w:id="281" w:author="Bo Shen" w:date="2023-02-14T14:49:00Z">
          <w:r w:rsidR="00AE1024" w:rsidDel="00E279E0">
            <w:rPr>
              <w:rFonts w:ascii="Times New Roman" w:hAnsi="Times New Roman" w:cs="Times New Roman"/>
              <w:color w:val="000000" w:themeColor="text1"/>
            </w:rPr>
            <w:delText>largely unexplored in circuit models of decision-making.</w:delText>
          </w:r>
        </w:del>
      </w:ins>
    </w:p>
    <w:p w14:paraId="75064ABE" w14:textId="177EB0A8" w:rsidR="00156D00" w:rsidDel="00E279E0" w:rsidRDefault="00AE1024">
      <w:pPr>
        <w:spacing w:line="480" w:lineRule="auto"/>
        <w:jc w:val="both"/>
        <w:rPr>
          <w:ins w:id="282" w:author="Kenway" w:date="2023-02-13T22:28:00Z"/>
          <w:del w:id="283" w:author="Bo Shen" w:date="2023-02-14T14:49:00Z"/>
          <w:rFonts w:ascii="Times New Roman" w:hAnsi="Times New Roman" w:cs="Times New Roman"/>
          <w:color w:val="000000" w:themeColor="text1"/>
        </w:rPr>
      </w:pPr>
      <w:ins w:id="284" w:author="Kenway" w:date="2023-02-13T17:17:00Z">
        <w:del w:id="285" w:author="Bo Shen" w:date="2023-02-14T14:49:00Z">
          <w:r w:rsidDel="00E279E0">
            <w:rPr>
              <w:rFonts w:ascii="Times New Roman" w:hAnsi="Times New Roman" w:cs="Times New Roman"/>
              <w:color w:val="000000" w:themeColor="text1"/>
            </w:rPr>
            <w:delText xml:space="preserve"> </w:delText>
          </w:r>
        </w:del>
      </w:ins>
    </w:p>
    <w:p w14:paraId="5E90BBB6" w14:textId="335209CB" w:rsidR="00AE1024" w:rsidDel="002C2A1F" w:rsidRDefault="00AE1024">
      <w:pPr>
        <w:spacing w:line="480" w:lineRule="auto"/>
        <w:jc w:val="both"/>
        <w:rPr>
          <w:ins w:id="286" w:author="Kenway" w:date="2023-02-13T22:30:00Z"/>
          <w:del w:id="287" w:author="Bo Shen" w:date="2023-02-14T14:44:00Z"/>
          <w:rFonts w:ascii="Times New Roman" w:hAnsi="Times New Roman" w:cs="Times New Roman"/>
          <w:color w:val="000000" w:themeColor="text1"/>
        </w:rPr>
      </w:pPr>
      <w:ins w:id="288" w:author="Kenway" w:date="2023-02-13T22:30:00Z">
        <w:del w:id="289" w:author="Bo Shen" w:date="2023-02-14T14:44:00Z">
          <w:r w:rsidDel="002C2A1F">
            <w:rPr>
              <w:rFonts w:ascii="Times New Roman" w:hAnsi="Times New Roman" w:cs="Times New Roman"/>
              <w:color w:val="000000" w:themeColor="text1"/>
            </w:rPr>
            <w:delText>A prominent ciruit mo</w:delText>
          </w:r>
          <w:r w:rsidR="0024265E" w:rsidDel="002C2A1F">
            <w:rPr>
              <w:rFonts w:ascii="Times New Roman" w:hAnsi="Times New Roman" w:cs="Times New Roman"/>
              <w:color w:val="000000" w:themeColor="text1"/>
            </w:rPr>
            <w:delText>tif utilizing interneuron diver</w:delText>
          </w:r>
          <w:r w:rsidDel="002C2A1F">
            <w:rPr>
              <w:rFonts w:ascii="Times New Roman" w:hAnsi="Times New Roman" w:cs="Times New Roman"/>
              <w:color w:val="000000" w:themeColor="text1"/>
            </w:rPr>
            <w:delText>sity</w:delText>
          </w:r>
        </w:del>
      </w:ins>
      <w:ins w:id="290" w:author="Kenway" w:date="2023-02-13T22:34:00Z">
        <w:del w:id="291" w:author="Bo Shen" w:date="2023-02-14T14:44:00Z">
          <w:r w:rsidDel="002C2A1F">
            <w:rPr>
              <w:rFonts w:ascii="Times New Roman" w:hAnsi="Times New Roman" w:cs="Times New Roman"/>
              <w:color w:val="000000" w:themeColor="text1"/>
            </w:rPr>
            <w:delText xml:space="preserve"> and </w:delText>
          </w:r>
        </w:del>
      </w:ins>
      <w:ins w:id="292" w:author="Kenway" w:date="2023-02-13T22:36:00Z">
        <w:del w:id="293" w:author="Bo Shen" w:date="2023-02-14T14:44:00Z">
          <w:r w:rsidR="0024265E" w:rsidDel="002C2A1F">
            <w:rPr>
              <w:rFonts w:ascii="Times New Roman" w:hAnsi="Times New Roman" w:cs="Times New Roman"/>
              <w:color w:val="000000" w:themeColor="text1"/>
            </w:rPr>
            <w:delText xml:space="preserve">mediating </w:delText>
          </w:r>
        </w:del>
      </w:ins>
      <w:ins w:id="294" w:author="Kenway" w:date="2023-02-13T22:34:00Z">
        <w:del w:id="295" w:author="Bo Shen" w:date="2023-02-14T14:44:00Z">
          <w:r w:rsidDel="002C2A1F">
            <w:rPr>
              <w:rFonts w:ascii="Times New Roman" w:hAnsi="Times New Roman" w:cs="Times New Roman"/>
              <w:color w:val="000000" w:themeColor="text1"/>
            </w:rPr>
            <w:delText>selective inhibition is</w:delText>
          </w:r>
        </w:del>
      </w:ins>
      <w:ins w:id="296" w:author="Kenway" w:date="2023-02-13T22:36:00Z">
        <w:del w:id="297" w:author="Bo Shen" w:date="2023-02-14T14:44:00Z">
          <w:r w:rsidR="0024265E" w:rsidDel="002C2A1F">
            <w:rPr>
              <w:rFonts w:ascii="Times New Roman" w:hAnsi="Times New Roman" w:cs="Times New Roman"/>
              <w:color w:val="000000" w:themeColor="text1"/>
            </w:rPr>
            <w:delText xml:space="preserve"> disinhibition.</w:delText>
          </w:r>
        </w:del>
      </w:ins>
      <w:ins w:id="298" w:author="Kenway" w:date="2023-02-13T22:34:00Z">
        <w:del w:id="299" w:author="Bo Shen" w:date="2023-02-14T14:44:00Z">
          <w:r w:rsidDel="002C2A1F">
            <w:rPr>
              <w:rFonts w:ascii="Times New Roman" w:hAnsi="Times New Roman" w:cs="Times New Roman"/>
              <w:color w:val="000000" w:themeColor="text1"/>
            </w:rPr>
            <w:delText xml:space="preserve"> </w:delText>
          </w:r>
        </w:del>
      </w:ins>
      <w:ins w:id="300" w:author="Kenway" w:date="2023-02-13T22:31:00Z">
        <w:del w:id="301" w:author="Bo Shen" w:date="2023-02-14T14:44:00Z">
          <w:r w:rsidDel="002C2A1F">
            <w:rPr>
              <w:rFonts w:ascii="Times New Roman" w:hAnsi="Times New Roman" w:cs="Times New Roman"/>
              <w:color w:val="000000" w:themeColor="text1"/>
            </w:rPr>
            <w:delText xml:space="preserve"> </w:delText>
          </w:r>
        </w:del>
      </w:ins>
      <w:moveToRangeStart w:id="302" w:author="Kenway" w:date="2023-02-13T22:38:00Z" w:name="move1076305"/>
      <w:moveTo w:id="303" w:author="Kenway" w:date="2023-02-13T22:38:00Z">
        <w:del w:id="304" w:author="Bo Shen" w:date="2023-02-14T14:44:00Z">
          <w:r w:rsidR="0024265E"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0024265E" w:rsidRPr="0060258A" w:rsidDel="002C2A1F">
            <w:rPr>
              <w:rFonts w:ascii="Times New Roman" w:hAnsi="Times New Roman" w:cs="Times New Roman"/>
              <w:color w:val="000000" w:themeColor="text1"/>
            </w:rPr>
            <w:fldChar w:fldCharType="begin"/>
          </w:r>
          <w:r w:rsidR="0024265E"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0024265E" w:rsidRPr="0060258A" w:rsidDel="002C2A1F">
            <w:rPr>
              <w:rFonts w:ascii="Times New Roman" w:hAnsi="Times New Roman" w:cs="Times New Roman"/>
              <w:color w:val="000000" w:themeColor="text1"/>
            </w:rPr>
            <w:fldChar w:fldCharType="separate"/>
          </w:r>
          <w:r w:rsidR="0024265E" w:rsidDel="002C2A1F">
            <w:rPr>
              <w:rFonts w:ascii="Times New Roman" w:hAnsi="Times New Roman" w:cs="Times New Roman"/>
              <w:color w:val="000000" w:themeColor="text1"/>
            </w:rPr>
            <w:delText>(Jiang et al., 2015; Kepecs &amp; Fishell, 2014; Markram et al., 2004; Rudy et al., 2011; Tremblay et al., 2016)</w:delText>
          </w:r>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including a prominent role for local disinhibition</w:delText>
          </w:r>
          <w:r w:rsidR="0024265E" w:rsidRPr="0060258A" w:rsidDel="002C2A1F">
            <w:rPr>
              <w:rFonts w:ascii="Times New Roman" w:hAnsi="Times New Roman" w:cs="Times New Roman"/>
              <w:color w:val="000000" w:themeColor="text1"/>
            </w:rPr>
            <w:fldChar w:fldCharType="begin"/>
          </w:r>
        </w:del>
      </w:moveTo>
      <w:del w:id="305" w:author="Bo Shen" w:date="2023-02-14T14:44:00Z">
        <w:r w:rsidR="00DB1453"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06" w:author="Kenway" w:date="2023-02-13T22:38:00Z">
        <w:del w:id="307" w:author="Bo Shen" w:date="2023-02-14T14:44:00Z">
          <w:r w:rsidR="0024265E" w:rsidRPr="0060258A" w:rsidDel="002C2A1F">
            <w:rPr>
              <w:rFonts w:ascii="Times New Roman" w:hAnsi="Times New Roman" w:cs="Times New Roman"/>
              <w:color w:val="000000" w:themeColor="text1"/>
            </w:rPr>
            <w:fldChar w:fldCharType="separate"/>
          </w:r>
        </w:del>
      </w:moveTo>
      <w:del w:id="308" w:author="Bo Shen" w:date="2023-02-14T14:44:00Z">
        <w:r w:rsidR="00DB1453" w:rsidRPr="00DB1453" w:rsidDel="002C2A1F">
          <w:rPr>
            <w:rFonts w:ascii="Times New Roman" w:hAnsi="Times New Roman" w:cs="Times New Roman"/>
            <w:color w:val="000000"/>
          </w:rPr>
          <w:delText>(Acsády et al., 1996; Hájos et al., 1996; Lee et al., 2013; Letzkus et al., 2011; Pfeffer et al., 2013; Pi et al., 2013)</w:delText>
        </w:r>
      </w:del>
      <w:moveTo w:id="309" w:author="Kenway" w:date="2023-02-13T22:38:00Z">
        <w:del w:id="310"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0024265E" w:rsidRPr="0060258A" w:rsidDel="002C2A1F">
            <w:rPr>
              <w:rFonts w:ascii="Times New Roman" w:hAnsi="Times New Roman" w:cs="Times New Roman" w:hint="eastAsia"/>
              <w:color w:val="000000" w:themeColor="text1"/>
            </w:rPr>
            <w:delText>den</w:delText>
          </w:r>
          <w:r w:rsidR="0024265E" w:rsidRPr="0060258A" w:rsidDel="002C2A1F">
            <w:rPr>
              <w:rFonts w:ascii="Times New Roman" w:hAnsi="Times New Roman" w:cs="Times New Roman"/>
              <w:color w:val="000000" w:themeColor="text1"/>
            </w:rPr>
            <w:delText>dritic or perisomatic areas in pyramidal neurons, respectively</w:delText>
          </w:r>
          <w:r w:rsidR="0024265E" w:rsidRPr="0060258A" w:rsidDel="002C2A1F">
            <w:rPr>
              <w:rFonts w:ascii="Times New Roman" w:hAnsi="Times New Roman" w:cs="Times New Roman"/>
              <w:color w:val="000000" w:themeColor="text1"/>
            </w:rPr>
            <w:fldChar w:fldCharType="begin"/>
          </w:r>
        </w:del>
      </w:moveTo>
      <w:del w:id="311" w:author="Bo Shen" w:date="2023-02-14T14:44:00Z">
        <w:r w:rsidR="00DB1453"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R="00DB1453" w:rsidDel="002C2A1F">
          <w:rPr>
            <w:rFonts w:ascii="Cambria Math" w:hAnsi="Cambria Math" w:cs="Cambria Math"/>
            <w:color w:val="000000" w:themeColor="text1"/>
          </w:rPr>
          <w:delInstrText>∼</w:delInstrText>
        </w:r>
        <w:r w:rsidR="00DB1453"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12" w:author="Kenway" w:date="2023-02-13T22:38:00Z">
        <w:del w:id="313" w:author="Bo Shen" w:date="2023-02-14T14:44:00Z">
          <w:r w:rsidR="0024265E" w:rsidRPr="0060258A" w:rsidDel="002C2A1F">
            <w:rPr>
              <w:rFonts w:ascii="Times New Roman" w:hAnsi="Times New Roman" w:cs="Times New Roman"/>
              <w:color w:val="000000" w:themeColor="text1"/>
            </w:rPr>
            <w:fldChar w:fldCharType="separate"/>
          </w:r>
        </w:del>
      </w:moveTo>
      <w:del w:id="314" w:author="Bo Shen" w:date="2023-02-14T14:44:00Z">
        <w:r w:rsidR="00DB1453"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15" w:author="Kenway" w:date="2023-02-13T22:38:00Z">
        <w:del w:id="316"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w:delText>
          </w:r>
          <w:r w:rsidR="0024265E" w:rsidRPr="0060258A" w:rsidDel="002C2A1F">
            <w:rPr>
              <w:rFonts w:ascii="Times New Roman" w:hAnsi="Times New Roman" w:cs="Times New Roman"/>
              <w:b/>
              <w:color w:val="000000" w:themeColor="text1"/>
            </w:rPr>
            <w:delText>Fig. 2C</w:delText>
          </w:r>
          <w:r w:rsidR="0024265E"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17" w:author="Kenway" w:date="2023-02-14T09:26:00Z">
        <w:del w:id="318" w:author="Bo Shen" w:date="2023-02-14T14:44:00Z">
          <w:r w:rsidR="00197C78" w:rsidDel="002C2A1F">
            <w:rPr>
              <w:rFonts w:ascii="Times New Roman" w:hAnsi="Times New Roman" w:cs="Times New Roman"/>
              <w:color w:val="000000" w:themeColor="text1"/>
            </w:rPr>
            <w:delText xml:space="preserve">for </w:delText>
          </w:r>
        </w:del>
      </w:ins>
      <w:ins w:id="319" w:author="Kenway" w:date="2023-02-14T09:27:00Z">
        <w:del w:id="320" w:author="Bo Shen" w:date="2023-02-14T14:44:00Z">
          <w:r w:rsidR="00197C78" w:rsidDel="002C2A1F">
            <w:rPr>
              <w:rFonts w:ascii="Times New Roman" w:hAnsi="Times New Roman" w:cs="Times New Roman"/>
              <w:color w:val="000000" w:themeColor="text1"/>
            </w:rPr>
            <w:delText xml:space="preserve">option </w:delText>
          </w:r>
        </w:del>
      </w:ins>
      <w:ins w:id="321" w:author="Kenway" w:date="2023-02-14T09:26:00Z">
        <w:del w:id="322" w:author="Bo Shen" w:date="2023-02-14T14:44:00Z">
          <w:r w:rsidR="00197C78" w:rsidDel="002C2A1F">
            <w:rPr>
              <w:rFonts w:ascii="Times New Roman" w:hAnsi="Times New Roman" w:cs="Times New Roman"/>
              <w:color w:val="000000" w:themeColor="text1"/>
            </w:rPr>
            <w:delText>selection in decision-making.</w:delText>
          </w:r>
        </w:del>
      </w:ins>
      <w:moveTo w:id="323" w:author="Kenway" w:date="2023-02-13T22:38:00Z">
        <w:del w:id="324" w:author="Bo Shen" w:date="2023-02-14T14:44:00Z">
          <w:r w:rsidR="0024265E" w:rsidRPr="0060258A" w:rsidDel="002C2A1F">
            <w:rPr>
              <w:rFonts w:ascii="Times New Roman" w:hAnsi="Times New Roman" w:cs="Times New Roman"/>
              <w:color w:val="000000" w:themeColor="text1"/>
            </w:rPr>
            <w:delText>in option selection and driv</w:delText>
          </w:r>
          <w:r w:rsidR="0024265E" w:rsidRPr="0060258A" w:rsidDel="002C2A1F">
            <w:rPr>
              <w:rFonts w:ascii="Times New Roman" w:hAnsi="Times New Roman" w:cs="Times New Roman" w:hint="eastAsia"/>
              <w:color w:val="000000" w:themeColor="text1"/>
            </w:rPr>
            <w:delText>ing</w:delText>
          </w:r>
          <w:r w:rsidR="0024265E" w:rsidRPr="0060258A" w:rsidDel="002C2A1F">
            <w:rPr>
              <w:rFonts w:ascii="Times New Roman" w:hAnsi="Times New Roman" w:cs="Times New Roman"/>
              <w:color w:val="000000" w:themeColor="text1"/>
            </w:rPr>
            <w:delText xml:space="preserve"> selective inhibition. In addition, given the existence of long-range inputs</w:delText>
          </w:r>
          <w:r w:rsidR="0024265E" w:rsidRPr="0060258A" w:rsidDel="002C2A1F">
            <w:rPr>
              <w:rFonts w:ascii="Times New Roman" w:hAnsi="Times New Roman" w:cs="Times New Roman"/>
              <w:color w:val="000000" w:themeColor="text1"/>
            </w:rPr>
            <w:fldChar w:fldCharType="begin"/>
          </w:r>
        </w:del>
      </w:moveTo>
      <w:del w:id="325" w:author="Bo Shen" w:date="2023-02-14T14:44:00Z">
        <w:r w:rsidR="00DB1453"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26" w:author="Kenway" w:date="2023-02-13T22:38:00Z">
        <w:del w:id="327" w:author="Bo Shen" w:date="2023-02-14T14:44:00Z">
          <w:r w:rsidR="0024265E" w:rsidRPr="0060258A" w:rsidDel="002C2A1F">
            <w:rPr>
              <w:rFonts w:ascii="Times New Roman" w:hAnsi="Times New Roman" w:cs="Times New Roman"/>
              <w:color w:val="000000" w:themeColor="text1"/>
            </w:rPr>
            <w:fldChar w:fldCharType="separate"/>
          </w:r>
        </w:del>
      </w:moveTo>
      <w:del w:id="328" w:author="Bo Shen" w:date="2023-02-14T14:44:00Z">
        <w:r w:rsidR="00DB1453" w:rsidDel="002C2A1F">
          <w:rPr>
            <w:rFonts w:ascii="Times New Roman" w:hAnsi="Times New Roman" w:cs="Times New Roman"/>
            <w:color w:val="000000" w:themeColor="text1"/>
          </w:rPr>
          <w:delText>(Kepecs &amp; Fishell, 2014; Lee et al., 2013; Pfeffer et al., 2013; Pi et al., 2013; Schuman et al., 2021)</w:delText>
        </w:r>
      </w:del>
      <w:moveTo w:id="329" w:author="Kenway" w:date="2023-02-13T22:38:00Z">
        <w:del w:id="330"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and neuromodulatory inputs</w:delText>
          </w:r>
          <w:r w:rsidR="0024265E" w:rsidRPr="0060258A" w:rsidDel="002C2A1F">
            <w:rPr>
              <w:rFonts w:ascii="Times New Roman" w:hAnsi="Times New Roman" w:cs="Times New Roman"/>
              <w:color w:val="000000" w:themeColor="text1"/>
            </w:rPr>
            <w:fldChar w:fldCharType="begin"/>
          </w:r>
          <w:r w:rsidR="0024265E"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0024265E" w:rsidRPr="0060258A" w:rsidDel="002C2A1F">
            <w:rPr>
              <w:rFonts w:ascii="Times New Roman" w:hAnsi="Times New Roman" w:cs="Times New Roman"/>
              <w:color w:val="000000" w:themeColor="text1"/>
            </w:rPr>
            <w:fldChar w:fldCharType="separate"/>
          </w:r>
          <w:r w:rsidR="0024265E" w:rsidRPr="009C2159" w:rsidDel="002C2A1F">
            <w:rPr>
              <w:rFonts w:ascii="Times New Roman" w:hAnsi="Times New Roman" w:cs="Times New Roman"/>
              <w:color w:val="000000"/>
            </w:rPr>
            <w:delText>(Alitto &amp; Dan, 2013; Fu et al., 2014; Pfeffer et al., 2013; Prönneke et al., 2020; Rudy et al., 2011; Tremblay et al., 2016)</w:delText>
          </w:r>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0024265E" w:rsidRPr="0060258A" w:rsidDel="002C2A1F">
            <w:rPr>
              <w:rFonts w:ascii="Times New Roman" w:hAnsi="Times New Roman" w:cs="Times New Roman"/>
              <w:color w:val="000000" w:themeColor="text1"/>
            </w:rPr>
            <w:fldChar w:fldCharType="begin"/>
          </w:r>
        </w:del>
      </w:moveTo>
      <w:del w:id="331" w:author="Bo Shen" w:date="2023-02-14T14:44:00Z">
        <w:r w:rsidR="00DB1453"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32" w:author="Kenway" w:date="2023-02-13T22:38:00Z">
        <w:del w:id="333" w:author="Bo Shen" w:date="2023-02-14T14:44:00Z">
          <w:r w:rsidR="0024265E" w:rsidRPr="0060258A" w:rsidDel="002C2A1F">
            <w:rPr>
              <w:rFonts w:ascii="Times New Roman" w:hAnsi="Times New Roman" w:cs="Times New Roman"/>
              <w:color w:val="000000" w:themeColor="text1"/>
            </w:rPr>
            <w:fldChar w:fldCharType="separate"/>
          </w:r>
        </w:del>
      </w:moveTo>
      <w:del w:id="334" w:author="Bo Shen" w:date="2023-02-14T14:44:00Z">
        <w:r w:rsidR="00DB1453"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35" w:author="Kenway" w:date="2023-02-13T22:38:00Z">
        <w:del w:id="336" w:author="Bo Shen" w:date="2023-02-14T14:44:00Z">
          <w:r w:rsidR="0024265E" w:rsidRPr="0060258A" w:rsidDel="002C2A1F">
            <w:rPr>
              <w:rFonts w:ascii="Times New Roman" w:hAnsi="Times New Roman" w:cs="Times New Roman"/>
              <w:color w:val="000000" w:themeColor="text1"/>
            </w:rPr>
            <w:fldChar w:fldCharType="end"/>
          </w:r>
          <w:r w:rsidR="0024265E" w:rsidRPr="0060258A" w:rsidDel="002C2A1F">
            <w:rPr>
              <w:rFonts w:ascii="Times New Roman" w:hAnsi="Times New Roman" w:cs="Times New Roman"/>
              <w:color w:val="000000" w:themeColor="text1"/>
            </w:rPr>
            <w:delText>.</w:delText>
          </w:r>
        </w:del>
      </w:moveTo>
      <w:moveToRangeEnd w:id="302"/>
    </w:p>
    <w:p w14:paraId="1440FC0B" w14:textId="77777777" w:rsidR="00AE1024" w:rsidDel="003408B4" w:rsidRDefault="00AE1024">
      <w:pPr>
        <w:spacing w:line="480" w:lineRule="auto"/>
        <w:jc w:val="both"/>
        <w:rPr>
          <w:ins w:id="337" w:author="Kenway" w:date="2023-02-13T11:32:00Z"/>
          <w:del w:id="338" w:author="Bo Shen" w:date="2023-02-14T17:02:00Z"/>
          <w:rFonts w:ascii="Times New Roman" w:hAnsi="Times New Roman" w:cs="Times New Roman"/>
          <w:color w:val="000000" w:themeColor="text1"/>
        </w:rPr>
      </w:pPr>
    </w:p>
    <w:p w14:paraId="4178E15B" w14:textId="621A9906" w:rsidR="00C272E2" w:rsidDel="0024265E" w:rsidRDefault="0024265E" w:rsidP="005B2593">
      <w:pPr>
        <w:spacing w:line="480" w:lineRule="auto"/>
        <w:jc w:val="both"/>
        <w:rPr>
          <w:del w:id="339" w:author="Kenway" w:date="2023-02-13T22:43:00Z"/>
          <w:rFonts w:ascii="Times New Roman" w:hAnsi="Times New Roman" w:cs="Times New Roman"/>
          <w:color w:val="000000" w:themeColor="text1"/>
        </w:rPr>
        <w:pPrChange w:id="340" w:author="Kenway" w:date="2023-02-23T11:38:00Z">
          <w:pPr>
            <w:spacing w:line="480" w:lineRule="auto"/>
            <w:jc w:val="both"/>
          </w:pPr>
        </w:pPrChange>
      </w:pPr>
      <w:ins w:id="341" w:author="Kenway" w:date="2023-02-13T22:43:00Z">
        <w:del w:id="342" w:author="Bo Shen" w:date="2023-02-14T14:54:00Z">
          <w:r w:rsidDel="00737B48">
            <w:rPr>
              <w:rFonts w:ascii="Times New Roman" w:hAnsi="Times New Roman" w:cs="Times New Roman"/>
              <w:color w:val="000000" w:themeColor="text1"/>
            </w:rPr>
            <w:delText xml:space="preserve">While disinhibition has been implicated in </w:delText>
          </w:r>
        </w:del>
      </w:ins>
      <w:ins w:id="343" w:author="Kenway" w:date="2023-02-14T09:27:00Z">
        <w:del w:id="344" w:author="Bo Shen" w:date="2023-02-14T14:54:00Z">
          <w:r w:rsidR="00197C78" w:rsidDel="00737B48">
            <w:rPr>
              <w:rFonts w:ascii="Times New Roman" w:hAnsi="Times New Roman" w:cs="Times New Roman"/>
              <w:color w:val="000000" w:themeColor="text1"/>
            </w:rPr>
            <w:delText xml:space="preserve">various </w:delText>
          </w:r>
        </w:del>
      </w:ins>
      <w:ins w:id="345" w:author="Kenway" w:date="2023-02-13T22:43:00Z">
        <w:del w:id="346"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47" w:author="Kenway" w:date="2023-02-13T22:44:00Z">
        <w:del w:id="348" w:author="Bo Shen" w:date="2023-02-14T14:54:00Z">
          <w:r w:rsidDel="00737B48">
            <w:rPr>
              <w:rFonts w:ascii="Times New Roman" w:hAnsi="Times New Roman" w:cs="Times New Roman"/>
              <w:color w:val="000000" w:themeColor="text1"/>
            </w:rPr>
            <w:delText xml:space="preserve"> </w:delText>
          </w:r>
        </w:del>
        <w:del w:id="349" w:author="Bo Shen" w:date="2023-02-14T14:51:00Z">
          <w:r w:rsidDel="00737B48">
            <w:rPr>
              <w:rFonts w:ascii="Times New Roman" w:hAnsi="Times New Roman" w:cs="Times New Roman"/>
              <w:color w:val="000000" w:themeColor="text1"/>
            </w:rPr>
            <w:delText>(REFS)</w:delText>
          </w:r>
        </w:del>
      </w:ins>
      <w:del w:id="350" w:author="Bo Shen" w:date="2023-02-14T14:54:00Z">
        <w:r w:rsidR="00E279E0" w:rsidDel="00737B48">
          <w:rPr>
            <w:rFonts w:ascii="Times New Roman" w:hAnsi="Times New Roman" w:cs="Times New Roman"/>
            <w:color w:val="000000" w:themeColor="text1"/>
          </w:rPr>
          <w:fldChar w:fldCharType="begin"/>
        </w:r>
        <w:r w:rsidR="00737B48"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R="00E279E0" w:rsidDel="00737B48">
          <w:rPr>
            <w:rFonts w:ascii="Times New Roman" w:hAnsi="Times New Roman" w:cs="Times New Roman"/>
            <w:color w:val="000000" w:themeColor="text1"/>
          </w:rPr>
          <w:fldChar w:fldCharType="separate"/>
        </w:r>
        <w:r w:rsidR="00737B48" w:rsidDel="00737B48">
          <w:rPr>
            <w:rFonts w:ascii="Times New Roman" w:hAnsi="Times New Roman" w:cs="Times New Roman"/>
            <w:noProof/>
            <w:color w:val="000000" w:themeColor="text1"/>
          </w:rPr>
          <w:delText>(Fu et al., 2014; Letzkus et al., 2011; X.-J. Wang &amp; Yang, 2018)</w:delText>
        </w:r>
        <w:r w:rsidR="00E279E0" w:rsidDel="00737B48">
          <w:rPr>
            <w:rFonts w:ascii="Times New Roman" w:hAnsi="Times New Roman" w:cs="Times New Roman"/>
            <w:color w:val="000000" w:themeColor="text1"/>
          </w:rPr>
          <w:fldChar w:fldCharType="end"/>
        </w:r>
      </w:del>
      <w:ins w:id="351" w:author="Kenway" w:date="2023-02-13T22:43:00Z">
        <w:del w:id="352" w:author="Bo Shen" w:date="2023-02-14T14:54:00Z">
          <w:r w:rsidDel="00737B48">
            <w:rPr>
              <w:rFonts w:ascii="Times New Roman" w:hAnsi="Times New Roman" w:cs="Times New Roman"/>
              <w:color w:val="000000" w:themeColor="text1"/>
            </w:rPr>
            <w:delText>, h</w:delText>
          </w:r>
        </w:del>
        <w:del w:id="353" w:author="Bo Shen" w:date="2023-02-14T16:56:00Z">
          <w:r w:rsidDel="003C480F">
            <w:rPr>
              <w:rFonts w:ascii="Times New Roman" w:hAnsi="Times New Roman" w:cs="Times New Roman"/>
              <w:color w:val="000000" w:themeColor="text1"/>
            </w:rPr>
            <w:delText>ow disinhibition functions in decision-making</w:delText>
          </w:r>
        </w:del>
      </w:ins>
      <w:ins w:id="354" w:author="Kenway" w:date="2023-02-13T22:45:00Z">
        <w:del w:id="355" w:author="Bo Shen" w:date="2023-02-14T16:56:00Z">
          <w:r w:rsidDel="003C480F">
            <w:rPr>
              <w:rFonts w:ascii="Times New Roman" w:hAnsi="Times New Roman" w:cs="Times New Roman"/>
              <w:color w:val="000000" w:themeColor="text1"/>
            </w:rPr>
            <w:delText xml:space="preserve"> circuits is unknown</w:delText>
          </w:r>
        </w:del>
      </w:ins>
      <w:ins w:id="356" w:author="Kenway" w:date="2023-02-13T22:43:00Z">
        <w:del w:id="357" w:author="Bo Shen" w:date="2023-02-14T16:56:00Z">
          <w:r w:rsidDel="003C480F">
            <w:rPr>
              <w:rFonts w:ascii="Times New Roman" w:hAnsi="Times New Roman" w:cs="Times New Roman"/>
              <w:color w:val="000000" w:themeColor="text1"/>
            </w:rPr>
            <w:delText>.</w:delText>
          </w:r>
        </w:del>
      </w:ins>
      <w:ins w:id="358" w:author="Kenway" w:date="2023-02-13T22:44:00Z">
        <w:del w:id="359" w:author="Bo Shen" w:date="2023-02-14T16:56:00Z">
          <w:r w:rsidDel="003C480F">
            <w:rPr>
              <w:rFonts w:ascii="Times New Roman" w:hAnsi="Times New Roman" w:cs="Times New Roman"/>
              <w:color w:val="000000" w:themeColor="text1"/>
            </w:rPr>
            <w:delText xml:space="preserve"> </w:delText>
          </w:r>
        </w:del>
      </w:ins>
      <w:ins w:id="360" w:author="Kenway" w:date="2023-02-13T22:45:00Z">
        <w:r w:rsidR="00197C78">
          <w:rPr>
            <w:rFonts w:ascii="Times New Roman" w:hAnsi="Times New Roman" w:cs="Times New Roman"/>
            <w:color w:val="000000" w:themeColor="text1"/>
          </w:rPr>
          <w:t xml:space="preserve">Here, we hypothesize that </w:t>
        </w:r>
      </w:ins>
      <w:ins w:id="361" w:author="Kenway" w:date="2023-02-14T09:28:00Z">
        <w:r w:rsidR="00FD5401">
          <w:rPr>
            <w:rFonts w:ascii="Times New Roman" w:hAnsi="Times New Roman" w:cs="Times New Roman"/>
            <w:color w:val="000000" w:themeColor="text1"/>
          </w:rPr>
          <w:t xml:space="preserve">disinhibition </w:t>
        </w:r>
      </w:ins>
      <w:ins w:id="362" w:author="Kenway" w:date="2023-02-14T09:54:00Z">
        <w:r w:rsidR="00AE3703">
          <w:rPr>
            <w:rFonts w:ascii="Times New Roman" w:hAnsi="Times New Roman" w:cs="Times New Roman"/>
            <w:color w:val="000000" w:themeColor="text1"/>
          </w:rPr>
          <w:t>controls a transition</w:t>
        </w:r>
      </w:ins>
      <w:ins w:id="363" w:author="Kenway" w:date="2023-02-14T09:55:00Z">
        <w:r w:rsidR="00AE3703">
          <w:rPr>
            <w:rFonts w:ascii="Times New Roman" w:hAnsi="Times New Roman" w:cs="Times New Roman"/>
            <w:color w:val="000000" w:themeColor="text1"/>
          </w:rPr>
          <w:t xml:space="preserve"> between</w:t>
        </w:r>
      </w:ins>
      <w:ins w:id="364" w:author="Kenway" w:date="2023-02-14T09:54:00Z">
        <w:r w:rsidR="00AE3703">
          <w:rPr>
            <w:rFonts w:ascii="Times New Roman" w:hAnsi="Times New Roman" w:cs="Times New Roman"/>
            <w:color w:val="000000" w:themeColor="text1"/>
          </w:rPr>
          <w:t xml:space="preserve"> information processing states</w:t>
        </w:r>
      </w:ins>
      <w:ins w:id="365" w:author="Kenway" w:date="2023-02-14T09:55:00Z">
        <w:r w:rsidR="00AE3703">
          <w:rPr>
            <w:rFonts w:ascii="Times New Roman" w:hAnsi="Times New Roman" w:cs="Times New Roman"/>
            <w:color w:val="000000" w:themeColor="text1"/>
          </w:rPr>
          <w:t xml:space="preserve">, allowing a single decision-making </w:t>
        </w:r>
        <w:del w:id="366" w:author="Bo Shen" w:date="2023-02-14T14:55:00Z">
          <w:r w:rsidR="00AE3703" w:rsidDel="00737B48">
            <w:rPr>
              <w:rFonts w:ascii="Times New Roman" w:hAnsi="Times New Roman" w:cs="Times New Roman"/>
              <w:color w:val="000000" w:themeColor="text1"/>
            </w:rPr>
            <w:delText>cicuit</w:delText>
          </w:r>
        </w:del>
      </w:ins>
      <w:ins w:id="367" w:author="Bo Shen" w:date="2023-02-14T14:55:00Z">
        <w:r w:rsidR="00737B48">
          <w:rPr>
            <w:rFonts w:ascii="Times New Roman" w:hAnsi="Times New Roman" w:cs="Times New Roman"/>
            <w:color w:val="000000" w:themeColor="text1"/>
          </w:rPr>
          <w:t>circuit</w:t>
        </w:r>
      </w:ins>
      <w:ins w:id="368" w:author="Kenway" w:date="2023-02-14T09:55:00Z">
        <w:r w:rsidR="00AE3703">
          <w:rPr>
            <w:rFonts w:ascii="Times New Roman" w:hAnsi="Times New Roman" w:cs="Times New Roman"/>
            <w:color w:val="000000" w:themeColor="text1"/>
          </w:rPr>
          <w:t xml:space="preserve"> to both </w:t>
        </w:r>
        <w:del w:id="369" w:author="Bo Shen" w:date="2023-02-14T14:59:00Z">
          <w:r w:rsidR="00AE3703" w:rsidDel="0034146E">
            <w:rPr>
              <w:rFonts w:ascii="Times New Roman" w:hAnsi="Times New Roman" w:cs="Times New Roman"/>
              <w:color w:val="000000" w:themeColor="text1"/>
            </w:rPr>
            <w:delText>evaluate</w:delText>
          </w:r>
        </w:del>
      </w:ins>
      <w:ins w:id="370" w:author="Bo Shen" w:date="2023-02-14T14:59:00Z">
        <w:r w:rsidR="0034146E">
          <w:rPr>
            <w:rFonts w:ascii="Times New Roman" w:hAnsi="Times New Roman" w:cs="Times New Roman"/>
            <w:color w:val="000000" w:themeColor="text1"/>
          </w:rPr>
          <w:t>represent</w:t>
        </w:r>
      </w:ins>
      <w:ins w:id="371" w:author="Bo Shen" w:date="2023-02-14T14:57:00Z">
        <w:r w:rsidR="0034146E">
          <w:rPr>
            <w:rFonts w:ascii="Times New Roman" w:hAnsi="Times New Roman" w:cs="Times New Roman"/>
            <w:color w:val="000000" w:themeColor="text1"/>
          </w:rPr>
          <w:t xml:space="preserve"> the values of alternatives</w:t>
        </w:r>
      </w:ins>
      <w:ins w:id="372" w:author="Kenway" w:date="2023-02-14T09:55:00Z">
        <w:r w:rsidR="00AE3703">
          <w:rPr>
            <w:rFonts w:ascii="Times New Roman" w:hAnsi="Times New Roman" w:cs="Times New Roman"/>
            <w:color w:val="000000" w:themeColor="text1"/>
          </w:rPr>
          <w:t xml:space="preserve"> and select</w:t>
        </w:r>
        <w:del w:id="373" w:author="Bo Shen" w:date="2023-02-14T14:57:00Z">
          <w:r w:rsidR="00AE3703" w:rsidDel="0034146E">
            <w:rPr>
              <w:rFonts w:ascii="Times New Roman" w:hAnsi="Times New Roman" w:cs="Times New Roman"/>
              <w:color w:val="000000" w:themeColor="text1"/>
            </w:rPr>
            <w:delText>ion</w:delText>
          </w:r>
        </w:del>
        <w:r w:rsidR="00AE3703">
          <w:rPr>
            <w:rFonts w:ascii="Times New Roman" w:hAnsi="Times New Roman" w:cs="Times New Roman"/>
            <w:color w:val="000000" w:themeColor="text1"/>
          </w:rPr>
          <w:t xml:space="preserve"> between alterna</w:t>
        </w:r>
        <w:r w:rsidR="003C79F5">
          <w:rPr>
            <w:rFonts w:ascii="Times New Roman" w:hAnsi="Times New Roman" w:cs="Times New Roman"/>
            <w:color w:val="000000" w:themeColor="text1"/>
          </w:rPr>
          <w:t>tives</w:t>
        </w:r>
        <w:r w:rsidR="005B2593">
          <w:rPr>
            <w:rFonts w:ascii="Times New Roman" w:hAnsi="Times New Roman" w:cs="Times New Roman"/>
            <w:color w:val="000000" w:themeColor="text1"/>
          </w:rPr>
          <w:t>.</w:t>
        </w:r>
      </w:ins>
      <w:bookmarkStart w:id="374" w:name="_GoBack"/>
      <w:bookmarkEnd w:id="374"/>
      <w:ins w:id="375" w:author="Bo Shen" w:date="2023-02-14T14:57:00Z">
        <w:del w:id="376" w:author="Kenway" w:date="2023-02-23T11:38:00Z">
          <w:r w:rsidR="0034146E" w:rsidDel="005B2593">
            <w:rPr>
              <w:rFonts w:ascii="Times New Roman" w:hAnsi="Times New Roman" w:cs="Times New Roman"/>
              <w:color w:val="000000" w:themeColor="text1"/>
            </w:rPr>
            <w:delText xml:space="preserve">i.e., the </w:delText>
          </w:r>
        </w:del>
      </w:ins>
    </w:p>
    <w:p w14:paraId="355C5213" w14:textId="0AEB5D19" w:rsidR="003408B4" w:rsidRDefault="00443316" w:rsidP="005B2593">
      <w:pPr>
        <w:spacing w:line="480" w:lineRule="auto"/>
        <w:jc w:val="both"/>
        <w:rPr>
          <w:ins w:id="377" w:author="Bo Shen" w:date="2023-02-14T17:02:00Z"/>
          <w:rFonts w:ascii="Times New Roman" w:hAnsi="Times New Roman" w:cs="Times New Roman"/>
          <w:color w:val="000000" w:themeColor="text1"/>
        </w:rPr>
      </w:pPr>
      <w:del w:id="378" w:author="Kenway" w:date="2023-02-14T11:06:00Z">
        <w:r w:rsidRPr="0060258A" w:rsidDel="003C79F5">
          <w:rPr>
            <w:rFonts w:ascii="Times New Roman" w:hAnsi="Times New Roman" w:cs="Times New Roman"/>
            <w:color w:val="000000" w:themeColor="text1"/>
          </w:rPr>
          <w:delText>T</w:delText>
        </w:r>
      </w:del>
      <w:del w:id="379" w:author="Kenway" w:date="2023-02-23T11:38:00Z">
        <w:r w:rsidRPr="0060258A" w:rsidDel="005B2593">
          <w:rPr>
            <w:rFonts w:ascii="Times New Roman" w:hAnsi="Times New Roman" w:cs="Times New Roman"/>
            <w:color w:val="000000" w:themeColor="text1"/>
          </w:rPr>
          <w:delText xml:space="preserve">wo fundamental processes in </w:delText>
        </w:r>
      </w:del>
      <w:ins w:id="380" w:author="Bo Shen" w:date="2023-02-14T14:57:00Z">
        <w:del w:id="381" w:author="Kenway" w:date="2023-02-23T11:38:00Z">
          <w:r w:rsidR="0034146E" w:rsidDel="005B2593">
            <w:rPr>
              <w:rFonts w:ascii="Times New Roman" w:hAnsi="Times New Roman" w:cs="Times New Roman"/>
              <w:color w:val="000000" w:themeColor="text1"/>
            </w:rPr>
            <w:delText>during</w:delText>
          </w:r>
          <w:r w:rsidR="0034146E" w:rsidRPr="0060258A" w:rsidDel="005B2593">
            <w:rPr>
              <w:rFonts w:ascii="Times New Roman" w:hAnsi="Times New Roman" w:cs="Times New Roman"/>
              <w:color w:val="000000" w:themeColor="text1"/>
            </w:rPr>
            <w:delText xml:space="preserve"> </w:delText>
          </w:r>
        </w:del>
      </w:ins>
      <w:del w:id="382" w:author="Kenway" w:date="2023-02-23T11:38:00Z">
        <w:r w:rsidRPr="0060258A" w:rsidDel="005B2593">
          <w:rPr>
            <w:rFonts w:ascii="Times New Roman" w:hAnsi="Times New Roman" w:cs="Times New Roman"/>
            <w:color w:val="000000" w:themeColor="text1"/>
          </w:rPr>
          <w:delText>decision</w:delText>
        </w:r>
      </w:del>
      <w:del w:id="383" w:author="Kenway" w:date="2023-02-14T11:06:00Z">
        <w:r w:rsidRPr="0060258A" w:rsidDel="003C79F5">
          <w:rPr>
            <w:rFonts w:ascii="Times New Roman" w:hAnsi="Times New Roman" w:cs="Times New Roman"/>
            <w:color w:val="000000" w:themeColor="text1"/>
          </w:rPr>
          <w:delText xml:space="preserve"> </w:delText>
        </w:r>
      </w:del>
      <w:del w:id="384" w:author="Kenway" w:date="2023-02-23T11:38:00Z">
        <w:r w:rsidRPr="0060258A" w:rsidDel="005B2593">
          <w:rPr>
            <w:rFonts w:ascii="Times New Roman" w:hAnsi="Times New Roman" w:cs="Times New Roman"/>
            <w:color w:val="000000" w:themeColor="text1"/>
          </w:rPr>
          <w:delText xml:space="preserve">making </w:delText>
        </w:r>
      </w:del>
      <w:del w:id="385" w:author="Kenway" w:date="2023-02-14T11:06:00Z">
        <w:r w:rsidRPr="0060258A" w:rsidDel="003C79F5">
          <w:rPr>
            <w:rFonts w:ascii="Times New Roman" w:hAnsi="Times New Roman" w:cs="Times New Roman"/>
            <w:color w:val="000000" w:themeColor="text1"/>
          </w:rPr>
          <w:delText>are value coding and option selection</w:delText>
        </w:r>
      </w:del>
      <w:del w:id="386" w:author="Kenway" w:date="2023-02-23T11:38:00Z">
        <w:r w:rsidRPr="0060258A" w:rsidDel="005B2593">
          <w:rPr>
            <w:rFonts w:ascii="Times New Roman" w:hAnsi="Times New Roman" w:cs="Times New Roman"/>
            <w:color w:val="000000" w:themeColor="text1"/>
          </w:rPr>
          <w:delText>.</w:delText>
        </w:r>
      </w:del>
      <w:ins w:id="387" w:author="Bo Shen" w:date="2023-02-14T15:14:00Z">
        <w:del w:id="388" w:author="Kenway" w:date="2023-02-23T11:38:00Z">
          <w:r w:rsidR="00331D77" w:rsidRPr="00331D77" w:rsidDel="005B2593">
            <w:rPr>
              <w:rFonts w:ascii="Times New Roman" w:hAnsi="Times New Roman" w:cs="Times New Roman"/>
              <w:color w:val="000000" w:themeColor="text1"/>
            </w:rPr>
            <w:delText xml:space="preserve"> </w:delText>
          </w:r>
        </w:del>
      </w:ins>
    </w:p>
    <w:p w14:paraId="01271B54" w14:textId="77777777" w:rsidR="003408B4" w:rsidRDefault="003408B4" w:rsidP="003408B4">
      <w:pPr>
        <w:spacing w:line="480" w:lineRule="auto"/>
        <w:jc w:val="both"/>
        <w:rPr>
          <w:ins w:id="389" w:author="Bo Shen" w:date="2023-02-14T17:02:00Z"/>
          <w:rFonts w:ascii="Times New Roman" w:hAnsi="Times New Roman" w:cs="Times New Roman"/>
          <w:color w:val="000000" w:themeColor="text1"/>
        </w:rPr>
      </w:pPr>
    </w:p>
    <w:p w14:paraId="6A9C121E" w14:textId="3D851889" w:rsidR="00443316" w:rsidRPr="0060258A" w:rsidRDefault="00331D77" w:rsidP="003408B4">
      <w:pPr>
        <w:spacing w:line="480" w:lineRule="auto"/>
        <w:jc w:val="both"/>
        <w:rPr>
          <w:rFonts w:ascii="Times New Roman" w:hAnsi="Times New Roman" w:cs="Times New Roman"/>
          <w:strike/>
          <w:color w:val="000000" w:themeColor="text1"/>
          <w:u w:val="single"/>
        </w:rPr>
      </w:pPr>
      <w:ins w:id="390"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00443316" w:rsidRPr="0060258A">
        <w:rPr>
          <w:rFonts w:ascii="Times New Roman" w:hAnsi="Times New Roman" w:cs="Times New Roman"/>
          <w:color w:val="000000" w:themeColor="text1"/>
        </w:rPr>
        <w:t xml:space="preserve"> </w:t>
      </w:r>
      <w:ins w:id="391" w:author="Bo Shen" w:date="2023-02-14T15:14:00Z">
        <w:r>
          <w:rPr>
            <w:rFonts w:ascii="Times New Roman" w:hAnsi="Times New Roman" w:cs="Times New Roman"/>
            <w:color w:val="000000" w:themeColor="text1"/>
          </w:rPr>
          <w:t>is</w:t>
        </w:r>
      </w:ins>
      <w:ins w:id="392" w:author="Kenway" w:date="2023-02-23T11:31:00Z">
        <w:r w:rsidR="009E2352">
          <w:rPr>
            <w:rFonts w:ascii="Times New Roman" w:hAnsi="Times New Roman" w:cs="Times New Roman"/>
            <w:color w:val="000000" w:themeColor="text1"/>
          </w:rPr>
          <w:t xml:space="preserve"> prominent </w:t>
        </w:r>
      </w:ins>
      <w:ins w:id="393" w:author="Bo Shen" w:date="2023-02-14T15:14:00Z">
        <w:del w:id="394"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395" w:author="Bo Shen" w:date="2023-02-14T15:14:00Z">
        <w:r w:rsidR="00443316" w:rsidRPr="0060258A" w:rsidDel="00331D77">
          <w:rPr>
            <w:rFonts w:ascii="Times New Roman" w:hAnsi="Times New Roman" w:cs="Times New Roman" w:hint="eastAsia"/>
            <w:color w:val="000000" w:themeColor="text1"/>
          </w:rPr>
          <w:delText>I</w:delText>
        </w:r>
      </w:del>
      <w:r w:rsidR="00443316" w:rsidRPr="0060258A">
        <w:rPr>
          <w:rFonts w:ascii="Times New Roman" w:hAnsi="Times New Roman" w:cs="Times New Roman" w:hint="eastAsia"/>
          <w:color w:val="000000" w:themeColor="text1"/>
        </w:rPr>
        <w:t>n</w:t>
      </w:r>
      <w:r w:rsidR="00443316" w:rsidRPr="0060258A">
        <w:rPr>
          <w:rFonts w:ascii="Times New Roman" w:hAnsi="Times New Roman" w:cs="Times New Roman"/>
          <w:color w:val="000000" w:themeColor="text1"/>
        </w:rPr>
        <w:t xml:space="preserve"> the early stage of a decision, </w:t>
      </w:r>
      <w:del w:id="396" w:author="Bo Shen" w:date="2023-02-14T15:14:00Z">
        <w:r w:rsidR="00443316" w:rsidRPr="0060258A" w:rsidDel="00331D77">
          <w:rPr>
            <w:rFonts w:ascii="Times New Roman" w:hAnsi="Times New Roman" w:cs="Times New Roman"/>
            <w:color w:val="000000" w:themeColor="text1"/>
          </w:rPr>
          <w:delText xml:space="preserve">value representations </w:delText>
        </w:r>
      </w:del>
      <w:r w:rsidR="00443316" w:rsidRPr="0060258A">
        <w:rPr>
          <w:rFonts w:ascii="Times New Roman" w:hAnsi="Times New Roman" w:cs="Times New Roman"/>
          <w:color w:val="000000" w:themeColor="text1"/>
        </w:rPr>
        <w:t>serv</w:t>
      </w:r>
      <w:ins w:id="397" w:author="Bo Shen" w:date="2023-02-14T15:14:00Z">
        <w:r>
          <w:rPr>
            <w:rFonts w:ascii="Times New Roman" w:hAnsi="Times New Roman" w:cs="Times New Roman"/>
            <w:color w:val="000000" w:themeColor="text1"/>
          </w:rPr>
          <w:t>ing</w:t>
        </w:r>
      </w:ins>
      <w:del w:id="398" w:author="Bo Shen" w:date="2023-02-14T15:14:00Z">
        <w:r w:rsidR="00443316" w:rsidRPr="0060258A" w:rsidDel="00331D77">
          <w:rPr>
            <w:rFonts w:ascii="Times New Roman" w:hAnsi="Times New Roman" w:cs="Times New Roman"/>
            <w:color w:val="000000" w:themeColor="text1"/>
          </w:rPr>
          <w:delText>e</w:delText>
        </w:r>
      </w:del>
      <w:r w:rsidR="00443316" w:rsidRPr="0060258A">
        <w:rPr>
          <w:rFonts w:ascii="Times New Roman" w:hAnsi="Times New Roman" w:cs="Times New Roman"/>
          <w:color w:val="000000" w:themeColor="text1"/>
        </w:rPr>
        <w:t xml:space="preserve"> as integrated decision </w:t>
      </w:r>
      <w:del w:id="399" w:author="Bo Shen" w:date="2023-02-14T15:17:00Z">
        <w:r w:rsidR="00443316" w:rsidRPr="0060258A" w:rsidDel="00331D77">
          <w:rPr>
            <w:rFonts w:ascii="Times New Roman" w:hAnsi="Times New Roman" w:cs="Times New Roman"/>
            <w:color w:val="000000" w:themeColor="text1"/>
          </w:rPr>
          <w:delText xml:space="preserve">variables </w:delText>
        </w:r>
      </w:del>
      <w:ins w:id="400" w:author="Bo Shen" w:date="2023-02-14T15:17:00Z">
        <w:r>
          <w:rPr>
            <w:rFonts w:ascii="Times New Roman" w:hAnsi="Times New Roman" w:cs="Times New Roman"/>
            <w:color w:val="000000" w:themeColor="text1"/>
          </w:rPr>
          <w:t>va</w:t>
        </w:r>
      </w:ins>
      <w:ins w:id="401" w:author="Kenway" w:date="2023-02-23T11:31:00Z">
        <w:r w:rsidR="009E2352">
          <w:rPr>
            <w:rFonts w:ascii="Times New Roman" w:hAnsi="Times New Roman" w:cs="Times New Roman"/>
            <w:color w:val="000000" w:themeColor="text1"/>
          </w:rPr>
          <w:t>riables</w:t>
        </w:r>
      </w:ins>
      <w:ins w:id="402" w:author="Bo Shen" w:date="2023-02-14T15:17:00Z">
        <w:del w:id="403"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 xml:space="preserve">that combine outcome information such as expected gain and probability of realization. </w:t>
      </w:r>
      <w:del w:id="404" w:author="Bo Shen" w:date="2023-02-14T15:17:00Z">
        <w:r w:rsidR="00443316" w:rsidRPr="0060258A" w:rsidDel="00331D77">
          <w:rPr>
            <w:rFonts w:ascii="Times New Roman" w:hAnsi="Times New Roman" w:cs="Times New Roman"/>
            <w:color w:val="000000" w:themeColor="text1"/>
          </w:rPr>
          <w:delText>Such representations are central to formal decision theories in ecology, economics, and psychology</w:delText>
        </w:r>
        <w:r w:rsidR="00443316" w:rsidDel="00331D77">
          <w:rPr>
            <w:rFonts w:ascii="Times New Roman" w:hAnsi="Times New Roman" w:cs="Times New Roman"/>
            <w:color w:val="000000" w:themeColor="text1"/>
          </w:rPr>
          <w:delText xml:space="preserve"> </w:delText>
        </w:r>
        <w:r w:rsidR="00443316" w:rsidRPr="0060258A" w:rsidDel="00331D77">
          <w:rPr>
            <w:rFonts w:ascii="Times New Roman" w:hAnsi="Times New Roman" w:cs="Times New Roman"/>
            <w:color w:val="000000" w:themeColor="text1"/>
          </w:rPr>
          <w:fldChar w:fldCharType="begin"/>
        </w:r>
        <w:r w:rsidR="00443316"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00443316" w:rsidRPr="0060258A" w:rsidDel="00331D77">
          <w:rPr>
            <w:rFonts w:ascii="Times New Roman" w:hAnsi="Times New Roman" w:cs="Times New Roman"/>
            <w:color w:val="000000" w:themeColor="text1"/>
          </w:rPr>
          <w:fldChar w:fldCharType="separate"/>
        </w:r>
        <w:r w:rsidR="00443316" w:rsidDel="00331D77">
          <w:rPr>
            <w:rFonts w:ascii="Times New Roman" w:hAnsi="Times New Roman" w:cs="Times New Roman"/>
            <w:color w:val="000000" w:themeColor="text1"/>
          </w:rPr>
          <w:delText>(Glimcher et al., 2009)</w:delText>
        </w:r>
        <w:r w:rsidR="00443316" w:rsidRPr="0060258A" w:rsidDel="00331D77">
          <w:rPr>
            <w:rFonts w:ascii="Times New Roman" w:hAnsi="Times New Roman" w:cs="Times New Roman"/>
            <w:color w:val="000000" w:themeColor="text1"/>
          </w:rPr>
          <w:fldChar w:fldCharType="end"/>
        </w:r>
        <w:r w:rsidR="00443316" w:rsidRPr="0060258A" w:rsidDel="00331D77">
          <w:rPr>
            <w:rFonts w:ascii="Times New Roman" w:hAnsi="Times New Roman" w:cs="Times New Roman"/>
            <w:color w:val="000000" w:themeColor="text1"/>
          </w:rPr>
          <w:delText xml:space="preserve">. Consistent with behavioral theories, </w:delText>
        </w:r>
      </w:del>
      <w:ins w:id="405" w:author="Bo Shen" w:date="2023-02-14T15:17:00Z">
        <w:r>
          <w:rPr>
            <w:rFonts w:ascii="Times New Roman" w:hAnsi="Times New Roman" w:cs="Times New Roman"/>
            <w:color w:val="000000" w:themeColor="text1"/>
          </w:rPr>
          <w:t>N</w:t>
        </w:r>
      </w:ins>
      <w:del w:id="406" w:author="Bo Shen" w:date="2023-02-14T15:17:00Z">
        <w:r w:rsidR="00443316" w:rsidRPr="0060258A" w:rsidDel="00331D77">
          <w:rPr>
            <w:rFonts w:ascii="Times New Roman" w:hAnsi="Times New Roman" w:cs="Times New Roman"/>
            <w:color w:val="000000" w:themeColor="text1"/>
          </w:rPr>
          <w:delText>n</w:delText>
        </w:r>
      </w:del>
      <w:r w:rsidR="00443316" w:rsidRPr="0060258A">
        <w:rPr>
          <w:rFonts w:ascii="Times New Roman" w:hAnsi="Times New Roman" w:cs="Times New Roman"/>
          <w:color w:val="000000" w:themeColor="text1"/>
        </w:rPr>
        <w:t xml:space="preserve">eural firing rates </w:t>
      </w:r>
      <w:ins w:id="407" w:author="Bo Shen" w:date="2023-02-14T15:18:00Z">
        <w:r w:rsidRPr="0060258A">
          <w:rPr>
            <w:rFonts w:ascii="Times New Roman" w:hAnsi="Times New Roman" w:cs="Times New Roman"/>
            <w:color w:val="000000" w:themeColor="text1"/>
          </w:rPr>
          <w:t xml:space="preserve">in numerous decision-related brain areas </w:t>
        </w:r>
      </w:ins>
      <w:r w:rsidR="00443316" w:rsidRPr="0060258A">
        <w:rPr>
          <w:rFonts w:ascii="Times New Roman" w:hAnsi="Times New Roman" w:cs="Times New Roman"/>
          <w:color w:val="000000" w:themeColor="text1"/>
        </w:rPr>
        <w:t xml:space="preserve">vary with </w:t>
      </w:r>
      <w:ins w:id="408" w:author="Bo Shen" w:date="2023-02-14T15:18:00Z">
        <w:r>
          <w:rPr>
            <w:rFonts w:ascii="Times New Roman" w:hAnsi="Times New Roman" w:cs="Times New Roman"/>
            <w:color w:val="000000" w:themeColor="text1"/>
          </w:rPr>
          <w:t xml:space="preserve">the integrated </w:t>
        </w:r>
      </w:ins>
      <w:r w:rsidR="00443316" w:rsidRPr="0060258A">
        <w:rPr>
          <w:rFonts w:ascii="Times New Roman" w:hAnsi="Times New Roman" w:cs="Times New Roman"/>
          <w:color w:val="000000" w:themeColor="text1"/>
        </w:rPr>
        <w:t>option values</w:t>
      </w:r>
      <w:del w:id="409" w:author="Bo Shen" w:date="2023-02-14T15:18:00Z">
        <w:r w:rsidR="00443316" w:rsidRPr="0060258A" w:rsidDel="00331D77">
          <w:rPr>
            <w:rFonts w:ascii="Times New Roman" w:hAnsi="Times New Roman" w:cs="Times New Roman"/>
            <w:color w:val="000000" w:themeColor="text1"/>
          </w:rPr>
          <w:delText xml:space="preserve"> in numerous decision-related brain areas</w:delText>
        </w:r>
      </w:del>
      <w:r w:rsidR="00443316" w:rsidRPr="0060258A">
        <w:rPr>
          <w:rFonts w:ascii="Times New Roman" w:hAnsi="Times New Roman" w:cs="Times New Roman"/>
          <w:color w:val="000000" w:themeColor="text1"/>
        </w:rPr>
        <w:t>, including the frontal</w:t>
      </w:r>
      <w:r w:rsidR="00443316">
        <w:rPr>
          <w:rFonts w:ascii="Times New Roman" w:hAnsi="Times New Roman" w:cs="Times New Roman"/>
          <w:color w:val="000000" w:themeColor="text1"/>
        </w:rPr>
        <w:t xml:space="preserve"> </w:t>
      </w:r>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{"citationID":"v7HMisQb","properties":{"formattedCitation":"(Kiani et al., 2014; Kim &amp; Shadlen, 1999; Padoa-Schioppa, 2013; Padoa-Schioppa &amp; Conen, 2017; Pastor-Bernier &amp; Cisek, 2011; Roesch &amp; Olson, 2003; Thura &amp; Cisek, 2014, 2016; Yamada et al., 2018)","plainCitation":"(Kiani et al., 2014;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(Kiani et al., 2014; Kim &amp; Shadlen, 1999; Padoa-Schioppa, 2013; Padoa-Schioppa &amp; Conen, 2017; Pastor-Bernier &amp; Cisek, 2011; Roesch &amp; Olson, 2003; Thura &amp; Cisek, 2014, 2016;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and parietal</w:t>
      </w:r>
      <w:ins w:id="410" w:author="Bo Shen" w:date="2023-02-14T15:01:00Z">
        <w:r w:rsidR="008F1F41">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 xml:space="preserve">(Andersen &amp; Buneo, 2002; Churchland et al., 2008; Dorris &amp; Glimcher, 2004; Hanks et al., 2014; Kiani et al., 2008, 2014; Louie &amp; </w:t>
      </w:r>
      <w:r w:rsidR="00443316">
        <w:rPr>
          <w:rFonts w:ascii="Times New Roman" w:hAnsi="Times New Roman" w:cs="Times New Roman"/>
          <w:color w:val="000000" w:themeColor="text1"/>
        </w:rPr>
        <w:lastRenderedPageBreak/>
        <w:t>Glimcher, 2010; Platt &amp; Glimcher, 1999; Roitman &amp; Shadlen, 2002; Rorie et al., 2010; Shadlen &amp; Newsome, 2001; Sugrue et al., 2004)</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cortices and basal ganglia</w:t>
      </w:r>
      <w:ins w:id="411" w:author="Bo Shen" w:date="2023-02-14T15:01:00Z">
        <w:r w:rsidR="008F1F41">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(Ding &amp; Gold, 2010, 2012, 2013; Thura &amp; Cisek, 2017)</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Recent research shows </w:t>
      </w:r>
      <w:ins w:id="412" w:author="Bo Shen" w:date="2023-02-14T15:20:00Z">
        <w:r w:rsidR="004C702D">
          <w:rPr>
            <w:rFonts w:ascii="Times New Roman" w:hAnsi="Times New Roman" w:cs="Times New Roman"/>
            <w:color w:val="000000" w:themeColor="text1"/>
          </w:rPr>
          <w:t xml:space="preserve">more specifically </w:t>
        </w:r>
      </w:ins>
      <w:r w:rsidR="00443316"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13"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Furthermore, this relative value coding employs divisive normalization</w:t>
      </w:r>
      <w:ins w:id="414"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(Hunt et al., 2012; Louie et al., 2011, 2015; Yamada et al., 2018)</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 </w:t>
      </w:r>
      <w:r w:rsidR="00443316" w:rsidRPr="0060258A">
        <w:rPr>
          <w:rFonts w:ascii="Times New Roman" w:hAnsi="Times New Roman" w:cs="Times New Roman" w:hint="eastAsia"/>
          <w:color w:val="000000" w:themeColor="text1"/>
        </w:rPr>
        <w:t>c</w:t>
      </w:r>
      <w:r w:rsidR="00443316" w:rsidRPr="0060258A">
        <w:rPr>
          <w:rFonts w:ascii="Times New Roman" w:hAnsi="Times New Roman" w:cs="Times New Roman"/>
          <w:color w:val="000000" w:themeColor="text1"/>
        </w:rPr>
        <w:t>anonical computation prevalent in sensory processing and thought to implement efficient coding principles</w:t>
      </w:r>
      <w:ins w:id="415" w:author="Bo Shen" w:date="2023-02-14T15:26:00Z">
        <w:r w:rsidR="00295E26">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(Carandini et al., 1999; Carandini &amp; Heeger, 1994, 2012; Heeger, 1992, 1993; Schwartz &amp; Simoncelli, 2001; Silver, 2010)</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and temporal adaptation</w:t>
      </w:r>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(Chau et al., 2020; Heeger, 1992; Louie et al., 2013, 2015; Steverson et al., 2019; Webb et al., 2014)</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w:t>
      </w:r>
    </w:p>
    <w:p w14:paraId="006FEA89" w14:textId="77777777" w:rsidR="00443316" w:rsidRPr="0060258A" w:rsidRDefault="00443316" w:rsidP="00443316">
      <w:pPr>
        <w:spacing w:line="480" w:lineRule="auto"/>
        <w:jc w:val="both"/>
        <w:rPr>
          <w:rFonts w:ascii="Times New Roman" w:hAnsi="Times New Roman" w:cs="Times New Roman"/>
          <w:color w:val="000000" w:themeColor="text1"/>
        </w:rPr>
      </w:pPr>
    </w:p>
    <w:p w14:paraId="608530E1" w14:textId="262B287D" w:rsidR="00443316" w:rsidRPr="0060258A" w:rsidDel="00923B56" w:rsidRDefault="00C0254A" w:rsidP="00443316">
      <w:pPr>
        <w:spacing w:line="480" w:lineRule="auto"/>
        <w:jc w:val="both"/>
        <w:rPr>
          <w:del w:id="416" w:author="Kenway" w:date="2023-02-15T10:34:00Z"/>
          <w:rFonts w:ascii="Times New Roman" w:hAnsi="Times New Roman" w:cs="Times New Roman"/>
          <w:color w:val="000000" w:themeColor="text1"/>
        </w:rPr>
      </w:pPr>
      <w:ins w:id="417" w:author="Bo Shen" w:date="2023-02-14T15:37:00Z">
        <w:r>
          <w:rPr>
            <w:rFonts w:ascii="Times New Roman" w:hAnsi="Times New Roman" w:cs="Times New Roman"/>
            <w:color w:val="000000" w:themeColor="text1"/>
          </w:rPr>
          <w:t>Option selection and c</w:t>
        </w:r>
      </w:ins>
      <w:ins w:id="418" w:author="Bo Shen" w:date="2023-02-14T15:32:00Z">
        <w:r w:rsidR="00326D42">
          <w:rPr>
            <w:rFonts w:ascii="Times New Roman" w:hAnsi="Times New Roman" w:cs="Times New Roman"/>
            <w:color w:val="000000" w:themeColor="text1"/>
          </w:rPr>
          <w:t xml:space="preserve">ategorical </w:t>
        </w:r>
      </w:ins>
      <w:ins w:id="419" w:author="Bo Shen" w:date="2023-02-14T15:33:00Z">
        <w:r w:rsidR="00326D42">
          <w:rPr>
            <w:rFonts w:ascii="Times New Roman" w:hAnsi="Times New Roman" w:cs="Times New Roman"/>
            <w:color w:val="000000" w:themeColor="text1"/>
          </w:rPr>
          <w:t>choice</w:t>
        </w:r>
      </w:ins>
      <w:ins w:id="420" w:author="Bo Shen" w:date="2023-02-14T15:31:00Z">
        <w:r w:rsidR="00326D42">
          <w:rPr>
            <w:rFonts w:ascii="Times New Roman" w:hAnsi="Times New Roman" w:cs="Times New Roman"/>
            <w:color w:val="000000" w:themeColor="text1"/>
          </w:rPr>
          <w:t xml:space="preserve"> </w:t>
        </w:r>
      </w:ins>
      <w:ins w:id="421" w:author="Kenway" w:date="2023-02-15T10:13:00Z">
        <w:r w:rsidR="00B03C32">
          <w:rPr>
            <w:rFonts w:ascii="Times New Roman" w:hAnsi="Times New Roman" w:cs="Times New Roman"/>
            <w:color w:val="000000" w:themeColor="text1"/>
          </w:rPr>
          <w:t>occurs</w:t>
        </w:r>
      </w:ins>
      <w:ins w:id="422" w:author="Bo Shen" w:date="2023-02-14T15:37:00Z">
        <w:del w:id="423"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24" w:author="Bo Shen" w:date="2023-02-14T15:32:00Z">
        <w:r w:rsidR="00326D42">
          <w:rPr>
            <w:rFonts w:ascii="Times New Roman" w:hAnsi="Times New Roman" w:cs="Times New Roman"/>
            <w:color w:val="000000" w:themeColor="text1"/>
          </w:rPr>
          <w:t>when</w:t>
        </w:r>
        <w:r w:rsidR="00326D42" w:rsidRPr="0060258A">
          <w:rPr>
            <w:rFonts w:ascii="Times New Roman" w:hAnsi="Times New Roman" w:cs="Times New Roman"/>
            <w:color w:val="000000" w:themeColor="text1"/>
          </w:rPr>
          <w:t xml:space="preserve"> the decision process progresses</w:t>
        </w:r>
        <w:r w:rsidR="00326D42">
          <w:rPr>
            <w:rFonts w:ascii="Times New Roman" w:hAnsi="Times New Roman" w:cs="Times New Roman"/>
            <w:color w:val="000000" w:themeColor="text1"/>
          </w:rPr>
          <w:t xml:space="preserve">. </w:t>
        </w:r>
      </w:ins>
      <w:ins w:id="425" w:author="Bo Shen" w:date="2023-02-14T17:05:00Z">
        <w:r w:rsidR="003408B4">
          <w:rPr>
            <w:rFonts w:ascii="Times New Roman" w:hAnsi="Times New Roman" w:cs="Times New Roman"/>
            <w:color w:val="000000" w:themeColor="text1"/>
          </w:rPr>
          <w:t>A</w:t>
        </w:r>
      </w:ins>
      <w:ins w:id="426" w:author="Bo Shen" w:date="2023-02-14T15:27:00Z">
        <w:r w:rsidR="00295E26" w:rsidRPr="0060258A">
          <w:rPr>
            <w:rFonts w:ascii="Times New Roman" w:hAnsi="Times New Roman" w:cs="Times New Roman"/>
            <w:color w:val="000000" w:themeColor="text1"/>
          </w:rPr>
          <w:t xml:space="preserve"> common and powerful neural mechanism for categorical choice</w:t>
        </w:r>
      </w:ins>
      <w:del w:id="427" w:author="Bo Shen" w:date="2023-02-14T15:32:00Z">
        <w:r w:rsidR="00443316" w:rsidRPr="0060258A" w:rsidDel="00326D42">
          <w:rPr>
            <w:rFonts w:ascii="Times New Roman" w:hAnsi="Times New Roman" w:cs="Times New Roman"/>
            <w:color w:val="000000" w:themeColor="text1"/>
          </w:rPr>
          <w:delText>As the decision process progresses</w:delText>
        </w:r>
      </w:del>
      <w:del w:id="428" w:author="Bo Shen" w:date="2023-02-14T15:38:00Z">
        <w:r w:rsidR="00443316" w:rsidRPr="0060258A" w:rsidDel="00C0254A">
          <w:rPr>
            <w:rFonts w:ascii="Times New Roman" w:hAnsi="Times New Roman" w:cs="Times New Roman"/>
            <w:color w:val="000000" w:themeColor="text1"/>
          </w:rPr>
          <w:delText xml:space="preserve">, </w:delText>
        </w:r>
      </w:del>
      <w:del w:id="429" w:author="Bo Shen" w:date="2023-02-14T15:27:00Z">
        <w:r w:rsidR="00443316" w:rsidRPr="0060258A" w:rsidDel="00295E26">
          <w:rPr>
            <w:rFonts w:ascii="Times New Roman" w:hAnsi="Times New Roman" w:cs="Times New Roman"/>
            <w:color w:val="000000" w:themeColor="text1"/>
          </w:rPr>
          <w:delText xml:space="preserve">a common and powerful neural mechanism for categorical choice </w:delText>
        </w:r>
      </w:del>
      <w:del w:id="430" w:author="Bo Shen" w:date="2023-02-14T15:38:00Z">
        <w:r w:rsidR="00443316" w:rsidRPr="0060258A" w:rsidDel="00C0254A">
          <w:rPr>
            <w:rFonts w:ascii="Times New Roman" w:hAnsi="Times New Roman" w:cs="Times New Roman"/>
            <w:color w:val="000000" w:themeColor="text1"/>
          </w:rPr>
          <w:delText>is</w:delText>
        </w:r>
      </w:del>
      <w:r w:rsidR="00443316" w:rsidRPr="0060258A">
        <w:rPr>
          <w:rFonts w:ascii="Times New Roman" w:hAnsi="Times New Roman" w:cs="Times New Roman"/>
          <w:color w:val="000000" w:themeColor="text1"/>
        </w:rPr>
        <w:t xml:space="preserve"> </w:t>
      </w:r>
      <w:ins w:id="431" w:author="Bo Shen" w:date="2023-02-14T17:05:00Z">
        <w:r w:rsidR="003408B4">
          <w:rPr>
            <w:rFonts w:ascii="Times New Roman" w:hAnsi="Times New Roman" w:cs="Times New Roman"/>
            <w:color w:val="000000" w:themeColor="text1"/>
          </w:rPr>
          <w:t>is w</w:t>
        </w:r>
        <w:r w:rsidR="003408B4" w:rsidRPr="0060258A">
          <w:rPr>
            <w:rFonts w:ascii="Times New Roman" w:hAnsi="Times New Roman" w:cs="Times New Roman"/>
            <w:color w:val="000000" w:themeColor="text1"/>
          </w:rPr>
          <w:t xml:space="preserve">inner-take-all (WTA) competition </w:t>
        </w:r>
      </w:ins>
      <w:del w:id="432" w:author="Bo Shen" w:date="2023-02-14T15:27:00Z">
        <w:r w:rsidR="00443316" w:rsidRPr="0060258A" w:rsidDel="00295E26">
          <w:rPr>
            <w:rFonts w:ascii="Times New Roman" w:hAnsi="Times New Roman" w:cs="Times New Roman"/>
            <w:color w:val="000000" w:themeColor="text1"/>
          </w:rPr>
          <w:delText>winner-take-all (WTA) competition</w:delText>
        </w:r>
      </w:del>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(Wickens et al., 2007; Wilson, 2007)</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WTA dynamics are widely observed in multiple brain regions: the neural firing rate representing the chosen option or action target increases in concert with selection (often reaching a common activity threshold at choice), while firing rates representing the other unchosen </w:t>
      </w:r>
      <w:del w:id="433" w:author="Bo Shen" w:date="2023-02-14T15:38:00Z">
        <w:r w:rsidR="00443316" w:rsidRPr="0060258A" w:rsidDel="00C0254A">
          <w:rPr>
            <w:rFonts w:ascii="Times New Roman" w:hAnsi="Times New Roman" w:cs="Times New Roman"/>
            <w:color w:val="000000" w:themeColor="text1"/>
          </w:rPr>
          <w:delText xml:space="preserve">alternatives </w:delText>
        </w:r>
      </w:del>
      <w:ins w:id="434"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t>are suppressed</w:t>
      </w:r>
      <w:del w:id="435" w:author="Bo Shen" w:date="2023-02-14T15:39:00Z">
        <w:r w:rsidR="00443316" w:rsidRPr="0060258A" w:rsidDel="00C0254A">
          <w:rPr>
            <w:rFonts w:ascii="Times New Roman" w:hAnsi="Times New Roman" w:cs="Times New Roman"/>
            <w:color w:val="000000" w:themeColor="text1"/>
          </w:rPr>
          <w:delText>, resulting in a single categorical choice</w:delText>
        </w:r>
      </w:del>
      <w:ins w:id="436" w:author="Bo Shen" w:date="2023-02-14T15:39:00Z">
        <w:r>
          <w:rPr>
            <w:rFonts w:ascii="Times New Roman" w:hAnsi="Times New Roman" w:cs="Times New Roman"/>
            <w:color w:val="000000" w:themeColor="text1"/>
          </w:rPr>
          <w:t xml:space="preserve"> </w:t>
        </w:r>
      </w:ins>
      <w:r w:rsidR="00443316" w:rsidRPr="0060258A">
        <w:rPr>
          <w:rFonts w:ascii="Times New Roman" w:hAnsi="Times New Roman" w:cs="Times New Roman"/>
          <w:color w:val="000000" w:themeColor="text1"/>
        </w:rPr>
        <w:fldChar w:fldCharType="begin"/>
      </w:r>
      <w:r w:rsidR="00443316">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443316" w:rsidRPr="0060258A">
        <w:rPr>
          <w:rFonts w:ascii="Times New Roman" w:hAnsi="Times New Roman" w:cs="Times New Roman"/>
          <w:color w:val="000000" w:themeColor="text1"/>
        </w:rPr>
        <w:fldChar w:fldCharType="separate"/>
      </w:r>
      <w:r w:rsidR="00443316">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00443316" w:rsidRPr="0060258A">
        <w:rPr>
          <w:rFonts w:ascii="Times New Roman" w:hAnsi="Times New Roman" w:cs="Times New Roman"/>
          <w:color w:val="000000" w:themeColor="text1"/>
        </w:rPr>
        <w:fldChar w:fldCharType="end"/>
      </w:r>
      <w:r w:rsidR="00443316"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70B120E5" w14:textId="76345305" w:rsidR="00443316" w:rsidRPr="0060258A" w:rsidDel="00765AD3" w:rsidRDefault="00443316" w:rsidP="00443316">
      <w:pPr>
        <w:spacing w:line="480" w:lineRule="auto"/>
        <w:jc w:val="both"/>
        <w:rPr>
          <w:rFonts w:ascii="Times New Roman" w:hAnsi="Times New Roman" w:cs="Times New Roman"/>
          <w:color w:val="000000" w:themeColor="text1"/>
        </w:rPr>
      </w:pPr>
      <w:moveFromRangeStart w:id="437" w:author="Bo Shen" w:date="2023-02-14T16:08:00Z" w:name="move127283337"/>
    </w:p>
    <w:p w14:paraId="5647F1D8" w14:textId="0D31CB5B" w:rsidR="00443316" w:rsidRPr="0060258A" w:rsidDel="00923B56" w:rsidRDefault="00443316" w:rsidP="00443316">
      <w:pPr>
        <w:spacing w:line="480" w:lineRule="auto"/>
        <w:jc w:val="both"/>
        <w:rPr>
          <w:del w:id="438" w:author="Kenway" w:date="2023-02-15T10:34:00Z"/>
          <w:rFonts w:ascii="Times New Roman" w:hAnsi="Times New Roman" w:cs="Times New Roman"/>
          <w:color w:val="000000" w:themeColor="text1"/>
        </w:rPr>
      </w:pPr>
      <w:moveFrom w:id="439" w:author="Bo Shen" w:date="2023-02-14T16:08:00Z">
        <w:r w:rsidRPr="0060258A" w:rsidDel="00765AD3">
          <w:rPr>
            <w:rFonts w:ascii="Times New Roman" w:hAnsi="Times New Roman" w:cs="Times New Roman"/>
            <w:color w:val="000000" w:themeColor="text1"/>
          </w:rPr>
          <w:lastRenderedPageBreak/>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437"/>
    <w:p w14:paraId="2115C0AA" w14:textId="77777777" w:rsidR="00443316" w:rsidRPr="0060258A" w:rsidRDefault="00443316" w:rsidP="00443316">
      <w:pPr>
        <w:spacing w:line="480" w:lineRule="auto"/>
        <w:jc w:val="both"/>
        <w:rPr>
          <w:rFonts w:ascii="Times New Roman" w:hAnsi="Times New Roman" w:cs="Times New Roman"/>
          <w:color w:val="000000" w:themeColor="text1"/>
        </w:rPr>
      </w:pPr>
    </w:p>
    <w:p w14:paraId="5A8D0163" w14:textId="308DEDC1" w:rsidR="00443316" w:rsidRPr="0060258A" w:rsidRDefault="00443316"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Computational decision models have identified core circuit motifs that produce either normalized value representation or WTA selection (</w:t>
      </w:r>
      <w:r w:rsidRPr="0060258A">
        <w:rPr>
          <w:rFonts w:ascii="Times New Roman" w:hAnsi="Times New Roman" w:cs="Times New Roman"/>
          <w:b/>
          <w:color w:val="000000" w:themeColor="text1"/>
        </w:rPr>
        <w:t>Fig. 1</w:t>
      </w:r>
      <w:r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440" w:author="Bo Shen" w:date="2023-02-14T15:45: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dynamic normalization model (DNM), paired excitatory and inhibitory neurons represent each choice option (</w:t>
      </w:r>
      <w:r w:rsidRPr="0060258A">
        <w:rPr>
          <w:rFonts w:ascii="Times New Roman" w:hAnsi="Times New Roman" w:cs="Times New Roman"/>
          <w:b/>
          <w:color w:val="000000" w:themeColor="text1"/>
        </w:rPr>
        <w:t>Fig. 1A</w:t>
      </w:r>
      <w:r w:rsidRPr="0060258A">
        <w:rPr>
          <w:rFonts w:ascii="Times New Roman" w:hAnsi="Times New Roman" w:cs="Times New Roman"/>
          <w:color w:val="000000" w:themeColor="text1"/>
        </w:rPr>
        <w:t xml:space="preserve">); feedforward excitation </w:t>
      </w:r>
      <w:del w:id="441" w:author="Bo Shen" w:date="2023-02-14T17:12:00Z">
        <w:r w:rsidRPr="0060258A" w:rsidDel="00391A34">
          <w:rPr>
            <w:rFonts w:ascii="Times New Roman" w:hAnsi="Times New Roman" w:cs="Times New Roman"/>
            <w:color w:val="000000" w:themeColor="text1"/>
          </w:rPr>
          <w:delText xml:space="preserve">inputs </w:delText>
        </w:r>
      </w:del>
      <w:ins w:id="442" w:author="Bo Shen" w:date="2023-02-14T17:12:00Z">
        <w:r w:rsidR="00391A34">
          <w:rPr>
            <w:rFonts w:ascii="Times New Roman" w:hAnsi="Times New Roman" w:cs="Times New Roman"/>
            <w:color w:val="000000" w:themeColor="text1"/>
          </w:rPr>
          <w:t>gathers</w:t>
        </w:r>
        <w:r w:rsidR="00391A3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value </w:t>
      </w:r>
      <w:del w:id="443" w:author="Bo Shen" w:date="2023-02-14T17:12:00Z">
        <w:r w:rsidRPr="0060258A" w:rsidDel="00391A34">
          <w:rPr>
            <w:rFonts w:ascii="Times New Roman" w:hAnsi="Times New Roman" w:cs="Times New Roman"/>
            <w:color w:val="000000" w:themeColor="text1"/>
          </w:rPr>
          <w:delText>information</w:delText>
        </w:r>
      </w:del>
      <w:ins w:id="444" w:author="Bo Shen" w:date="2023-02-14T17:12:00Z">
        <w:r w:rsidR="00391A34">
          <w:rPr>
            <w:rFonts w:ascii="Times New Roman" w:hAnsi="Times New Roman" w:cs="Times New Roman"/>
            <w:color w:val="000000" w:themeColor="text1"/>
          </w:rPr>
          <w:t>inputs</w:t>
        </w:r>
      </w:ins>
      <w:r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Pr="0060258A">
        <w:rPr>
          <w:rFonts w:ascii="Times New Roman" w:hAnsi="Times New Roman" w:cs="Times New Roman"/>
          <w:b/>
          <w:color w:val="000000" w:themeColor="text1"/>
        </w:rPr>
        <w:t>Fig. 1B</w:t>
      </w:r>
      <w:r w:rsidRPr="0060258A">
        <w:rPr>
          <w:rFonts w:ascii="Times New Roman" w:hAnsi="Times New Roman" w:cs="Times New Roman"/>
          <w:color w:val="000000" w:themeColor="text1"/>
        </w:rPr>
        <w:t>).</w:t>
      </w:r>
    </w:p>
    <w:p w14:paraId="6E7B25AD" w14:textId="77777777" w:rsidR="00443316" w:rsidRPr="0060258A" w:rsidRDefault="00443316" w:rsidP="00443316">
      <w:pPr>
        <w:spacing w:line="480" w:lineRule="auto"/>
        <w:jc w:val="both"/>
        <w:rPr>
          <w:rFonts w:ascii="Times New Roman" w:hAnsi="Times New Roman" w:cs="Times New Roman"/>
          <w:color w:val="000000" w:themeColor="text1"/>
        </w:rPr>
      </w:pPr>
    </w:p>
    <w:p w14:paraId="05616193" w14:textId="69FBDE53" w:rsidR="00443316" w:rsidRPr="0060258A" w:rsidRDefault="00443316"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445" w:author="Kenway" w:date="2023-02-15T10:36:00Z">
        <w:r w:rsidR="00923B56">
          <w:rPr>
            <w:rFonts w:ascii="Times New Roman" w:hAnsi="Times New Roman" w:cs="Times New Roman"/>
            <w:color w:val="000000" w:themeColor="text1"/>
          </w:rPr>
          <w:t xml:space="preserve"> </w:t>
        </w:r>
      </w:ins>
      <w:del w:id="446" w:author="Kenway" w:date="2023-02-15T10:36:00Z">
        <w:r w:rsidRPr="0060258A" w:rsidDel="00923B56">
          <w:rPr>
            <w:rFonts w:ascii="Times New Roman" w:hAnsi="Times New Roman" w:cs="Times New Roman"/>
            <w:color w:val="000000" w:themeColor="text1"/>
          </w:rPr>
          <w:delText xml:space="preserve"> </w:delText>
        </w:r>
      </w:del>
      <w:ins w:id="447" w:author="Bo Shen" w:date="2023-02-14T17:14:00Z">
        <w:del w:id="448" w:author="Kenway" w:date="2023-02-15T10:36:00Z">
          <w:r w:rsidR="00640061"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449"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450"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RNMs replicate psychophysical and neurophysiological results in perceptual</w:t>
      </w:r>
      <w:ins w:id="451"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452" w:author="Bo Shen" w:date="2023-02-14T15:46:00Z">
        <w:r w:rsidR="00BE2D64">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capturing 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Furthermore, the competitive nature of the RNM generates attractor states which maintain continued activity even in the absence of stimuli, consistent with persistent spiking activity associated with working memory during delay intervals</w:t>
      </w:r>
      <w:ins w:id="453" w:author="Bo Shen" w:date="2023-02-14T15:46:00Z">
        <w:r w:rsidR="0065047D">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 xml:space="preserve">(Brunel &amp; Wang, 2001; Compte, 2000; Constantinidis et al., 2018; Furman &amp; Wang, 2008; Hart &amp; Huk, 2020; Lo &amp; Wang, 2006; Macoveanu et al., 2006; Murray et al., 2017; </w:t>
      </w:r>
      <w:r w:rsidRPr="009C2159">
        <w:rPr>
          <w:rFonts w:ascii="Times New Roman" w:hAnsi="Times New Roman" w:cs="Times New Roman"/>
          <w:color w:val="000000"/>
        </w:rPr>
        <w:lastRenderedPageBreak/>
        <w:t>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03E90478" w14:textId="77777777" w:rsidR="00443316" w:rsidRPr="0060258A" w:rsidDel="001700AF" w:rsidRDefault="00443316" w:rsidP="00443316">
      <w:pPr>
        <w:spacing w:line="480" w:lineRule="auto"/>
        <w:jc w:val="both"/>
        <w:rPr>
          <w:del w:id="454" w:author="Bo Shen" w:date="2023-02-14T16:15:00Z"/>
          <w:rFonts w:ascii="Times New Roman" w:hAnsi="Times New Roman" w:cs="Times New Roman"/>
          <w:color w:val="000000" w:themeColor="text1"/>
        </w:rPr>
      </w:pPr>
    </w:p>
    <w:p w14:paraId="5F77B585" w14:textId="77777777" w:rsidR="00765AD3" w:rsidRPr="0060258A" w:rsidRDefault="00765AD3" w:rsidP="00765AD3">
      <w:pPr>
        <w:spacing w:line="480" w:lineRule="auto"/>
        <w:jc w:val="both"/>
        <w:rPr>
          <w:rFonts w:ascii="Times New Roman" w:hAnsi="Times New Roman" w:cs="Times New Roman"/>
          <w:color w:val="000000" w:themeColor="text1"/>
        </w:rPr>
      </w:pPr>
      <w:moveToRangeStart w:id="455" w:author="Bo Shen" w:date="2023-02-14T16:08:00Z" w:name="move127283337"/>
    </w:p>
    <w:p w14:paraId="7650A049" w14:textId="7F6F023C" w:rsidR="00EC2CA4" w:rsidRDefault="00765AD3" w:rsidP="00765AD3">
      <w:pPr>
        <w:spacing w:line="480" w:lineRule="auto"/>
        <w:jc w:val="both"/>
        <w:rPr>
          <w:ins w:id="456" w:author="Bo Shen" w:date="2023-02-14T16:28:00Z"/>
          <w:rFonts w:ascii="Times New Roman" w:hAnsi="Times New Roman" w:cs="Times New Roman"/>
          <w:color w:val="000000" w:themeColor="text1"/>
        </w:rPr>
      </w:pPr>
      <w:moveTo w:id="457" w:author="Bo Shen" w:date="2023-02-14T16:08:00Z">
        <w:r w:rsidRPr="0060258A">
          <w:rPr>
            <w:rFonts w:ascii="Times New Roman" w:hAnsi="Times New Roman" w:cs="Times New Roman"/>
            <w:color w:val="000000" w:themeColor="text1"/>
          </w:rPr>
          <w:t xml:space="preserve">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w:t>
        </w:r>
      </w:moveTo>
      <w:ins w:id="458" w:author="Bo Shen" w:date="2023-02-14T17:16:00Z">
        <w:r w:rsidR="00640061">
          <w:rPr>
            <w:rFonts w:ascii="Times New Roman" w:hAnsi="Times New Roman" w:cs="Times New Roman"/>
            <w:color w:val="000000" w:themeColor="text1"/>
          </w:rPr>
          <w:t xml:space="preserve">of values </w:t>
        </w:r>
      </w:ins>
      <w:moveTo w:id="459" w:author="Bo Shen" w:date="2023-02-14T16:08:00Z">
        <w:r w:rsidRPr="0060258A">
          <w:rPr>
            <w:rFonts w:ascii="Times New Roman" w:hAnsi="Times New Roman" w:cs="Times New Roman"/>
            <w:color w:val="000000" w:themeColor="text1"/>
          </w:rPr>
          <w:t>exists primarily in frontoparietal areas tightly linked to motor action commitment. For example, in the control of eye movements, valu</w:t>
        </w:r>
      </w:moveTo>
      <w:ins w:id="460" w:author="Bo Shen" w:date="2023-02-14T17:17:00Z">
        <w:r w:rsidR="00640061">
          <w:rPr>
            <w:rFonts w:ascii="Times New Roman" w:hAnsi="Times New Roman" w:cs="Times New Roman"/>
            <w:color w:val="000000" w:themeColor="text1"/>
          </w:rPr>
          <w:t>ation</w:t>
        </w:r>
      </w:ins>
      <w:moveTo w:id="461" w:author="Bo Shen" w:date="2023-02-14T16:08:00Z">
        <w:del w:id="462"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&amp; Glimcher, 2010;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(Ding &amp; Gold, 2012; Kim &amp; Shadlen, 1999; Roesch &amp; Olson, 2003)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(Kubanek et al., 2015; Rajalingham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(Cisek &amp; Kalaska, 2005; Pastor-Bernier &amp; Cisek, 2011; Thura &amp; Cisek,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(Thura &amp; Cisek,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2014; Pastor-Bernier &amp; Cisek,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463" w:author="Bo Shen" w:date="2023-02-14T16:11:00Z">
        <w:r>
          <w:rPr>
            <w:rFonts w:ascii="Times New Roman" w:hAnsi="Times New Roman" w:cs="Times New Roman"/>
            <w:color w:val="000000" w:themeColor="text1"/>
          </w:rPr>
          <w:t xml:space="preserve"> </w:t>
        </w:r>
      </w:ins>
    </w:p>
    <w:p w14:paraId="4854838B" w14:textId="77777777" w:rsidR="00EC2CA4" w:rsidRDefault="00EC2CA4" w:rsidP="00765AD3">
      <w:pPr>
        <w:spacing w:line="480" w:lineRule="auto"/>
        <w:jc w:val="both"/>
        <w:rPr>
          <w:ins w:id="464" w:author="Bo Shen" w:date="2023-02-14T16:28:00Z"/>
          <w:rFonts w:ascii="Times New Roman" w:hAnsi="Times New Roman" w:cs="Times New Roman"/>
          <w:color w:val="000000" w:themeColor="text1"/>
        </w:rPr>
      </w:pPr>
    </w:p>
    <w:p w14:paraId="0E7B9BAB" w14:textId="30A2A0B4" w:rsidR="00765AD3" w:rsidRPr="0060258A" w:rsidDel="00765AD3" w:rsidRDefault="00EC2CA4">
      <w:pPr>
        <w:spacing w:line="480" w:lineRule="auto"/>
        <w:jc w:val="both"/>
        <w:rPr>
          <w:del w:id="465" w:author="Bo Shen" w:date="2023-02-14T16:11:00Z"/>
          <w:rFonts w:ascii="Times New Roman" w:hAnsi="Times New Roman" w:cs="Times New Roman"/>
          <w:color w:val="000000" w:themeColor="text1"/>
        </w:rPr>
      </w:pPr>
      <w:ins w:id="466" w:author="Bo Shen" w:date="2023-02-14T16:28:00Z">
        <w:r>
          <w:rPr>
            <w:rFonts w:ascii="Times New Roman" w:hAnsi="Times New Roman" w:cs="Times New Roman"/>
            <w:color w:val="000000" w:themeColor="text1"/>
          </w:rPr>
          <w:lastRenderedPageBreak/>
          <w:t xml:space="preserve">Despite </w:t>
        </w:r>
        <w:r w:rsidRPr="0060258A">
          <w:rPr>
            <w:rFonts w:ascii="Times New Roman" w:hAnsi="Times New Roman" w:cs="Times New Roman"/>
            <w:color w:val="000000" w:themeColor="text1"/>
          </w:rPr>
          <w:t xml:space="preserve">electrophysiological evidence </w:t>
        </w:r>
        <w:del w:id="467" w:author="Kenway" w:date="2023-02-15T10:35:00Z">
          <w:r w:rsidRPr="0060258A" w:rsidDel="00923B56">
            <w:rPr>
              <w:rFonts w:ascii="Times New Roman" w:hAnsi="Times New Roman" w:cs="Times New Roman"/>
              <w:color w:val="000000" w:themeColor="text1"/>
            </w:rPr>
            <w:delText>shows</w:delText>
          </w:r>
        </w:del>
      </w:ins>
      <w:ins w:id="468" w:author="Kenway" w:date="2023-02-15T10:35:00Z">
        <w:r w:rsidR="00923B56">
          <w:rPr>
            <w:rFonts w:ascii="Times New Roman" w:hAnsi="Times New Roman" w:cs="Times New Roman"/>
            <w:color w:val="000000" w:themeColor="text1"/>
          </w:rPr>
          <w:t>for</w:t>
        </w:r>
      </w:ins>
      <w:ins w:id="469" w:author="Bo Shen" w:date="2023-02-14T16:28:00Z">
        <w:r w:rsidRPr="0060258A">
          <w:rPr>
            <w:rFonts w:ascii="Times New Roman" w:hAnsi="Times New Roman" w:cs="Times New Roman"/>
            <w:color w:val="000000" w:themeColor="text1"/>
          </w:rPr>
          <w:t xml:space="preserve"> </w:t>
        </w:r>
      </w:ins>
      <w:ins w:id="470" w:author="Bo Shen" w:date="2023-02-14T17:32:00Z">
        <w:r w:rsidR="00B01A68">
          <w:rPr>
            <w:rFonts w:ascii="Times New Roman" w:hAnsi="Times New Roman" w:cs="Times New Roman"/>
            <w:color w:val="000000" w:themeColor="text1"/>
          </w:rPr>
          <w:t xml:space="preserve">coexisting </w:t>
        </w:r>
      </w:ins>
      <w:ins w:id="471" w:author="Kenway" w:date="2023-02-15T10:35:00Z">
        <w:r w:rsidR="00923B56">
          <w:rPr>
            <w:rFonts w:ascii="Times New Roman" w:hAnsi="Times New Roman" w:cs="Times New Roman"/>
            <w:color w:val="000000" w:themeColor="text1"/>
          </w:rPr>
          <w:t xml:space="preserve">relative </w:t>
        </w:r>
      </w:ins>
      <w:ins w:id="472" w:author="Bo Shen" w:date="2023-02-14T17:32:00Z">
        <w:del w:id="473" w:author="Kenway" w:date="2023-02-15T10:33:00Z">
          <w:r w:rsidR="00B01A68" w:rsidDel="00923B56">
            <w:rPr>
              <w:rFonts w:ascii="Times New Roman" w:hAnsi="Times New Roman" w:cs="Times New Roman"/>
              <w:color w:val="000000" w:themeColor="text1"/>
            </w:rPr>
            <w:delText>of</w:delText>
          </w:r>
        </w:del>
      </w:ins>
      <w:ins w:id="474" w:author="Bo Shen" w:date="2023-02-14T16:28:00Z">
        <w:del w:id="475"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no current model integrates both properties within a single unified circuit.</w:t>
        </w:r>
        <w:r>
          <w:rPr>
            <w:rFonts w:ascii="Times New Roman" w:hAnsi="Times New Roman" w:cs="Times New Roman"/>
            <w:color w:val="000000" w:themeColor="text1"/>
          </w:rPr>
          <w:t xml:space="preserve"> </w:t>
        </w:r>
      </w:ins>
    </w:p>
    <w:moveToRangeEnd w:id="455"/>
    <w:p w14:paraId="0EAAB2D3" w14:textId="59EECC78" w:rsidR="001700AF" w:rsidRPr="0060258A" w:rsidDel="00B01A68" w:rsidRDefault="00443316" w:rsidP="00765AD3">
      <w:pPr>
        <w:spacing w:line="480" w:lineRule="auto"/>
        <w:jc w:val="both"/>
        <w:rPr>
          <w:del w:id="476" w:author="Bo Shen" w:date="2023-02-14T17:35:00Z"/>
          <w:rFonts w:ascii="Times New Roman" w:hAnsi="Times New Roman" w:cs="Times New Roman"/>
          <w:color w:val="000000" w:themeColor="text1"/>
        </w:rPr>
      </w:pPr>
      <w:del w:id="477"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478"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 current DNM cannot capture late-stage choice dynamics because it lacks a mechanism for WTA competition</w:t>
      </w:r>
      <w:del w:id="479"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480"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481" w:author="Bo Shen" w:date="2023-02-14T16:12:00Z">
        <w:r w:rsidR="00765AD3">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482" w:author="Bo Shen" w:date="2023-02-14T16:12:00Z">
        <w:r w:rsidR="00765AD3"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483"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484" w:author="Bo Shen" w:date="2023-02-14T17:34:00Z">
        <w:r w:rsidR="00B01A68">
          <w:rPr>
            <w:rFonts w:ascii="Times New Roman" w:hAnsi="Times New Roman" w:cs="Times New Roman"/>
            <w:color w:val="000000" w:themeColor="text1"/>
          </w:rPr>
          <w:t xml:space="preserve">Here we propose that disinhibition is a biological plausible solution to </w:t>
        </w:r>
      </w:ins>
      <w:ins w:id="485" w:author="Bo Shen" w:date="2023-02-14T17:35:00Z">
        <w:r w:rsidR="00B01A68" w:rsidRPr="0060258A">
          <w:rPr>
            <w:rFonts w:ascii="Times New Roman" w:hAnsi="Times New Roman" w:cs="Times New Roman"/>
            <w:color w:val="000000" w:themeColor="text1"/>
          </w:rPr>
          <w:t>unify these key features of decision-making</w:t>
        </w:r>
        <w:r w:rsidR="00B01A68">
          <w:rPr>
            <w:rFonts w:ascii="Times New Roman" w:hAnsi="Times New Roman" w:cs="Times New Roman"/>
            <w:color w:val="000000" w:themeColor="text1"/>
          </w:rPr>
          <w:t xml:space="preserve"> into a single ciruit. </w:t>
        </w:r>
      </w:ins>
    </w:p>
    <w:p w14:paraId="6DD3B017" w14:textId="18951CF6" w:rsidR="001700AF" w:rsidRPr="0060258A" w:rsidRDefault="00B01A68" w:rsidP="001700AF">
      <w:pPr>
        <w:spacing w:line="480" w:lineRule="auto"/>
        <w:jc w:val="both"/>
        <w:rPr>
          <w:ins w:id="486" w:author="Bo Shen" w:date="2023-02-14T16:14:00Z"/>
          <w:rFonts w:ascii="Times New Roman" w:hAnsi="Times New Roman" w:cs="Times New Roman"/>
          <w:color w:val="000000" w:themeColor="text1"/>
        </w:rPr>
      </w:pPr>
      <w:ins w:id="487" w:author="Bo Shen" w:date="2023-02-14T17:35:00Z">
        <w:r>
          <w:rPr>
            <w:rFonts w:ascii="Times New Roman" w:hAnsi="Times New Roman" w:cs="Times New Roman"/>
            <w:color w:val="000000" w:themeColor="text1"/>
          </w:rPr>
          <w:t>W</w:t>
        </w:r>
      </w:ins>
      <w:ins w:id="488" w:author="Bo Shen" w:date="2023-02-14T16:14:00Z">
        <w:r w:rsidR="001700AF" w:rsidRPr="0060258A">
          <w:rPr>
            <w:rFonts w:ascii="Times New Roman" w:hAnsi="Times New Roman" w:cs="Times New Roman"/>
            <w:color w:val="000000" w:themeColor="text1"/>
          </w:rPr>
          <w:t xml:space="preserve">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We find that </w:t>
        </w:r>
      </w:ins>
      <w:ins w:id="489" w:author="Bo Shen" w:date="2023-02-14T16:33:00Z">
        <w:r w:rsidR="006E39EB">
          <w:rPr>
            <w:rFonts w:ascii="Times New Roman" w:hAnsi="Times New Roman" w:cs="Times New Roman"/>
            <w:color w:val="000000" w:themeColor="text1"/>
          </w:rPr>
          <w:t>the disinhibition-based</w:t>
        </w:r>
      </w:ins>
      <w:ins w:id="490" w:author="Bo Shen" w:date="2023-02-14T16:14:00Z">
        <w:r w:rsidR="001700AF" w:rsidRPr="0060258A">
          <w:rPr>
            <w:rFonts w:ascii="Times New Roman" w:hAnsi="Times New Roman" w:cs="Times New Roman"/>
            <w:color w:val="000000" w:themeColor="text1"/>
          </w:rPr>
          <w:t xml:space="preserve"> model unifies multiple characteristics of decision activity including normalized value coding, WTA choice, and working memory. Moreover, a top-down gating signal operating via this disinhibition enables the model to </w:t>
        </w:r>
      </w:ins>
      <w:ins w:id="491" w:author="Bo Shen" w:date="2023-02-14T16:35:00Z">
        <w:r w:rsidR="006E39EB">
          <w:rPr>
            <w:rFonts w:ascii="Times New Roman" w:hAnsi="Times New Roman" w:cs="Times New Roman"/>
            <w:color w:val="000000" w:themeColor="text1"/>
          </w:rPr>
          <w:t xml:space="preserve">switch between the states of value representation and </w:t>
        </w:r>
        <w:r w:rsidR="00EC3BD6">
          <w:rPr>
            <w:rFonts w:ascii="Times New Roman" w:hAnsi="Times New Roman" w:cs="Times New Roman"/>
            <w:color w:val="000000" w:themeColor="text1"/>
          </w:rPr>
          <w:t xml:space="preserve">WTA selection, </w:t>
        </w:r>
      </w:ins>
      <w:ins w:id="492" w:author="Bo Shen" w:date="2023-02-14T16:14:00Z">
        <w:r w:rsidR="001700AF" w:rsidRPr="0060258A">
          <w:rPr>
            <w:rFonts w:ascii="Times New Roman" w:hAnsi="Times New Roman" w:cs="Times New Roman"/>
            <w:color w:val="000000" w:themeColor="text1"/>
          </w:rPr>
          <w:t>reproduce decision activity in a range of experimental paradigms with diverse task timing and activity dynamics.</w:t>
        </w:r>
      </w:ins>
      <w:ins w:id="493" w:author="Bo Shen" w:date="2023-02-14T16:36:00Z">
        <w:r w:rsidR="00EC3BD6" w:rsidRPr="00EC3BD6">
          <w:rPr>
            <w:rFonts w:ascii="Times New Roman" w:hAnsi="Times New Roman" w:cs="Times New Roman"/>
            <w:color w:val="000000" w:themeColor="text1"/>
          </w:rPr>
          <w:t xml:space="preserve"> </w:t>
        </w:r>
        <w:r w:rsidR="00EC3BD6"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1AD4C72B" w14:textId="77777777" w:rsidR="00443316" w:rsidRPr="0060258A" w:rsidRDefault="00443316" w:rsidP="00443316">
      <w:pPr>
        <w:spacing w:line="480" w:lineRule="auto"/>
        <w:jc w:val="both"/>
        <w:rPr>
          <w:rFonts w:ascii="Times New Roman" w:hAnsi="Times New Roman" w:cs="Times New Roman"/>
          <w:color w:val="000000" w:themeColor="text1"/>
        </w:rPr>
      </w:pPr>
    </w:p>
    <w:p w14:paraId="6FE97D0F" w14:textId="77777777" w:rsidR="00443316" w:rsidRPr="0060258A" w:rsidDel="00454898" w:rsidRDefault="00443316" w:rsidP="00443316">
      <w:pPr>
        <w:spacing w:line="480" w:lineRule="auto"/>
        <w:jc w:val="both"/>
        <w:rPr>
          <w:del w:id="494" w:author="Bo Shen" w:date="2023-02-14T16:39:00Z"/>
          <w:rFonts w:ascii="Times New Roman" w:hAnsi="Times New Roman" w:cs="Times New Roman"/>
          <w:color w:val="000000" w:themeColor="text1"/>
        </w:rPr>
      </w:pPr>
      <w:r w:rsidRPr="0060258A">
        <w:rPr>
          <w:noProof/>
          <w:color w:val="000000" w:themeColor="text1"/>
          <w:lang w:eastAsia="en-US"/>
        </w:rPr>
        <w:lastRenderedPageBreak/>
        <mc:AlternateContent>
          <mc:Choice Requires="wps">
            <w:drawing>
              <wp:inline distT="0" distB="0" distL="0" distR="0" wp14:anchorId="3A9DB6B5" wp14:editId="4F77090E">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36DD1655" w14:textId="77777777" w:rsidR="00443316" w:rsidRDefault="00443316" w:rsidP="00443316">
                            <w:pPr>
                              <w:keepNext/>
                              <w:spacing w:line="480" w:lineRule="auto"/>
                              <w:jc w:val="center"/>
                            </w:pPr>
                          </w:p>
                          <w:p w14:paraId="5AAE8D00" w14:textId="77777777" w:rsidR="00443316" w:rsidRDefault="00443316" w:rsidP="00443316">
                            <w:pPr>
                              <w:keepNext/>
                              <w:spacing w:line="480" w:lineRule="auto"/>
                              <w:jc w:val="center"/>
                            </w:pPr>
                            <w:r>
                              <w:rPr>
                                <w:noProof/>
                                <w:lang w:eastAsia="en-US"/>
                              </w:rPr>
                              <w:drawing>
                                <wp:inline distT="0" distB="0" distL="0" distR="0" wp14:anchorId="6F00D9A6" wp14:editId="0EAAABC5">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7"/>
                                          <a:stretch>
                                            <a:fillRect/>
                                          </a:stretch>
                                        </pic:blipFill>
                                        <pic:spPr>
                                          <a:xfrm>
                                            <a:off x="0" y="0"/>
                                            <a:ext cx="5250360" cy="4596309"/>
                                          </a:xfrm>
                                          <a:prstGeom prst="rect">
                                            <a:avLst/>
                                          </a:prstGeom>
                                        </pic:spPr>
                                      </pic:pic>
                                    </a:graphicData>
                                  </a:graphic>
                                </wp:inline>
                              </w:drawing>
                            </w:r>
                          </w:p>
                          <w:p w14:paraId="756415D5" w14:textId="77777777" w:rsidR="00443316" w:rsidRPr="00A748C0" w:rsidRDefault="00443316" w:rsidP="00443316">
                            <w:pPr>
                              <w:pStyle w:val="Caption"/>
                              <w:jc w:val="both"/>
                              <w:rPr>
                                <w:rFonts w:ascii="Times New Roman" w:hAnsi="Times New Roman" w:cs="Times New Roman"/>
                                <w:b/>
                                <w:i w:val="0"/>
                                <w:color w:val="000000" w:themeColor="text1"/>
                                <w:sz w:val="24"/>
                                <w:szCs w:val="24"/>
                              </w:rPr>
                            </w:pPr>
                            <w:bookmarkStart w:id="495" w:name="_Ref60913123"/>
                            <w:r w:rsidRPr="00813DC5">
                              <w:rPr>
                                <w:rFonts w:ascii="Times New Roman" w:hAnsi="Times New Roman" w:cs="Times New Roman"/>
                                <w:b/>
                                <w:i w:val="0"/>
                                <w:color w:val="000000" w:themeColor="text1"/>
                                <w:sz w:val="24"/>
                                <w:szCs w:val="24"/>
                              </w:rPr>
                              <w:t xml:space="preserve">Figure </w:t>
                            </w:r>
                            <w:r w:rsidRPr="00813DC5">
                              <w:rPr>
                                <w:rFonts w:ascii="Times New Roman" w:hAnsi="Times New Roman" w:cs="Times New Roman"/>
                                <w:b/>
                                <w:i w:val="0"/>
                                <w:color w:val="000000" w:themeColor="text1"/>
                                <w:sz w:val="24"/>
                                <w:szCs w:val="24"/>
                              </w:rPr>
                              <w:fldChar w:fldCharType="begin"/>
                            </w:r>
                            <w:r w:rsidRPr="00813DC5">
                              <w:rPr>
                                <w:rFonts w:ascii="Times New Roman" w:hAnsi="Times New Roman" w:cs="Times New Roman"/>
                                <w:b/>
                                <w:i w:val="0"/>
                                <w:color w:val="000000" w:themeColor="text1"/>
                                <w:sz w:val="24"/>
                                <w:szCs w:val="24"/>
                              </w:rPr>
                              <w:instrText xml:space="preserve"> SEQ Figure \* ARABIC </w:instrText>
                            </w:r>
                            <w:r w:rsidRPr="00813DC5">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sidRPr="00813DC5">
                              <w:rPr>
                                <w:rFonts w:ascii="Times New Roman" w:hAnsi="Times New Roman" w:cs="Times New Roman"/>
                                <w:b/>
                                <w:i w:val="0"/>
                                <w:color w:val="000000" w:themeColor="text1"/>
                                <w:sz w:val="24"/>
                                <w:szCs w:val="24"/>
                              </w:rPr>
                              <w:fldChar w:fldCharType="end"/>
                            </w:r>
                            <w:bookmarkEnd w:id="495"/>
                            <w:r>
                              <w:rPr>
                                <w:rFonts w:ascii="Times New Roman" w:hAnsi="Times New Roman" w:cs="Times New Roman"/>
                                <w:b/>
                                <w:i w:val="0"/>
                                <w:color w:val="000000" w:themeColor="text1"/>
                                <w:sz w:val="24"/>
                                <w:szCs w:val="24"/>
                              </w:rPr>
                              <w:t>.</w:t>
                            </w:r>
                            <w:r w:rsidRPr="007A76F9">
                              <w:rPr>
                                <w:i w:val="0"/>
                                <w:iCs w:val="0"/>
                                <w:color w:val="000000" w:themeColor="text1"/>
                                <w:kern w:val="24"/>
                                <w:sz w:val="36"/>
                                <w:szCs w:val="36"/>
                              </w:rPr>
                              <w:t xml:space="preserve"> </w:t>
                            </w:r>
                            <w:r>
                              <w:rPr>
                                <w:rFonts w:ascii="Times New Roman" w:hAnsi="Times New Roman" w:cs="Times New Roman"/>
                                <w:b/>
                                <w:i w:val="0"/>
                                <w:color w:val="000000" w:themeColor="text1"/>
                                <w:sz w:val="24"/>
                                <w:szCs w:val="24"/>
                              </w:rPr>
                              <w:t>Standard</w:t>
                            </w:r>
                            <w:r w:rsidRPr="00014097">
                              <w:rPr>
                                <w:rFonts w:ascii="Times New Roman" w:hAnsi="Times New Roman" w:cs="Times New Roman"/>
                                <w:b/>
                                <w:i w:val="0"/>
                                <w:color w:val="000000" w:themeColor="text1"/>
                                <w:sz w:val="24"/>
                                <w:szCs w:val="24"/>
                              </w:rPr>
                              <w:t xml:space="preserve"> circuit motifs </w:t>
                            </w:r>
                            <w:r>
                              <w:rPr>
                                <w:rFonts w:ascii="Times New Roman" w:hAnsi="Times New Roman" w:cs="Times New Roman"/>
                                <w:b/>
                                <w:i w:val="0"/>
                                <w:color w:val="000000" w:themeColor="text1"/>
                                <w:sz w:val="24"/>
                                <w:szCs w:val="24"/>
                              </w:rPr>
                              <w:t xml:space="preserve">and neural dynamics in existing </w:t>
                            </w:r>
                            <w:r w:rsidRPr="00014097">
                              <w:rPr>
                                <w:rFonts w:ascii="Times New Roman" w:hAnsi="Times New Roman" w:cs="Times New Roman"/>
                                <w:b/>
                                <w:i w:val="0"/>
                                <w:color w:val="000000" w:themeColor="text1"/>
                                <w:sz w:val="24"/>
                                <w:szCs w:val="24"/>
                              </w:rPr>
                              <w:t>decision-making</w:t>
                            </w:r>
                            <w:r>
                              <w:rPr>
                                <w:rFonts w:ascii="Times New Roman" w:hAnsi="Times New Roman" w:cs="Times New Roman"/>
                                <w:b/>
                                <w:i w:val="0"/>
                                <w:color w:val="000000" w:themeColor="text1"/>
                                <w:sz w:val="24"/>
                                <w:szCs w:val="24"/>
                              </w:rPr>
                              <w:t xml:space="preserve"> models.</w:t>
                            </w:r>
                            <w:r w:rsidRPr="00813DC5">
                              <w:rPr>
                                <w:rFonts w:ascii="Times New Roman" w:hAnsi="Times New Roman" w:cs="Times New Roman"/>
                                <w:i w:val="0"/>
                                <w:color w:val="000000" w:themeColor="text1"/>
                                <w:sz w:val="24"/>
                                <w:szCs w:val="24"/>
                              </w:rPr>
                              <w:t xml:space="preserve"> </w:t>
                            </w:r>
                            <w:r w:rsidRPr="00813DC5">
                              <w:rPr>
                                <w:rFonts w:ascii="Times New Roman" w:hAnsi="Times New Roman" w:cs="Times New Roman"/>
                                <w:b/>
                                <w:i w:val="0"/>
                                <w:color w:val="000000" w:themeColor="text1"/>
                                <w:sz w:val="24"/>
                                <w:szCs w:val="24"/>
                              </w:rPr>
                              <w:t>A</w:t>
                            </w:r>
                            <w:r>
                              <w:rPr>
                                <w:rFonts w:ascii="Times New Roman" w:hAnsi="Times New Roman" w:cs="Times New Roman"/>
                                <w:b/>
                                <w:i w:val="0"/>
                                <w:color w:val="000000" w:themeColor="text1"/>
                                <w:sz w:val="24"/>
                                <w:szCs w:val="24"/>
                              </w:rPr>
                              <w:t>.</w:t>
                            </w:r>
                            <w:r w:rsidRPr="00417723">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Dynamic normalization model (DNM). Each pair of excitatory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and inhibitory (</w:t>
                            </w:r>
                            <w:r w:rsidRPr="00813DC5">
                              <w:rPr>
                                <w:rFonts w:ascii="Times New Roman" w:hAnsi="Times New Roman" w:cs="Times New Roman"/>
                                <w:color w:val="000000" w:themeColor="text1"/>
                                <w:sz w:val="24"/>
                                <w:szCs w:val="24"/>
                              </w:rPr>
                              <w:t>G</w:t>
                            </w:r>
                            <w:r w:rsidRPr="00813DC5">
                              <w:rPr>
                                <w:rFonts w:ascii="Times New Roman" w:hAnsi="Times New Roman" w:cs="Times New Roman"/>
                                <w:i w:val="0"/>
                                <w:color w:val="000000" w:themeColor="text1"/>
                                <w:sz w:val="24"/>
                                <w:szCs w:val="24"/>
                              </w:rPr>
                              <w:t xml:space="preserve">) units corresponds to an option in the choice set, with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xml:space="preserve"> receiving value-dependent input</w:t>
                            </w:r>
                            <w:r>
                              <w:rPr>
                                <w:rFonts w:ascii="Times New Roman" w:hAnsi="Times New Roman" w:cs="Times New Roman"/>
                                <w:i w:val="0"/>
                                <w:color w:val="000000" w:themeColor="text1"/>
                                <w:sz w:val="24"/>
                                <w:szCs w:val="24"/>
                              </w:rPr>
                              <w:t xml:space="preserve"> </w:t>
                            </w:r>
                            <w:r w:rsidRPr="00565FB7">
                              <w:rPr>
                                <w:rFonts w:ascii="Times New Roman" w:hAnsi="Times New Roman" w:cs="Times New Roman"/>
                                <w:color w:val="000000" w:themeColor="text1"/>
                                <w:sz w:val="24"/>
                                <w:szCs w:val="24"/>
                              </w:rPr>
                              <w:t>V</w:t>
                            </w:r>
                            <w:r w:rsidRPr="00813DC5">
                              <w:rPr>
                                <w:rFonts w:ascii="Times New Roman" w:hAnsi="Times New Roman" w:cs="Times New Roman"/>
                                <w:i w:val="0"/>
                                <w:color w:val="000000" w:themeColor="text1"/>
                                <w:sz w:val="24"/>
                                <w:szCs w:val="24"/>
                              </w:rPr>
                              <w:t xml:space="preserve"> and providing output. Lateral interactions implement a cross-option gain control that produces normalized value coding.  </w:t>
                            </w:r>
                            <w:r w:rsidRPr="00813DC5">
                              <w:rPr>
                                <w:rFonts w:ascii="Times New Roman" w:hAnsi="Times New Roman" w:cs="Times New Roman"/>
                                <w:b/>
                                <w:i w:val="0"/>
                                <w:color w:val="000000" w:themeColor="text1"/>
                                <w:sz w:val="24"/>
                                <w:szCs w:val="24"/>
                              </w:rPr>
                              <w:t>B</w:t>
                            </w:r>
                            <w:r>
                              <w:rPr>
                                <w:rFonts w:ascii="Times New Roman" w:hAnsi="Times New Roman" w:cs="Times New Roman"/>
                                <w:b/>
                                <w:i w:val="0"/>
                                <w:color w:val="000000" w:themeColor="text1"/>
                                <w:sz w:val="24"/>
                                <w:szCs w:val="24"/>
                              </w:rPr>
                              <w:t>.</w:t>
                            </w:r>
                            <w:r w:rsidRPr="00684999">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 xml:space="preserve">DNM predicted dynamics replicate empirical contextual value coding. Example task involves orthogonal manipulation of both option values. </w:t>
                            </w:r>
                            <w:r w:rsidRPr="00813DC5">
                              <w:rPr>
                                <w:rFonts w:ascii="Times New Roman" w:hAnsi="Times New Roman" w:cs="Times New Roman"/>
                                <w:color w:val="000000" w:themeColor="text1"/>
                                <w:sz w:val="24"/>
                                <w:szCs w:val="24"/>
                              </w:rPr>
                              <w:t>R</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activity increases with the direct input value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(array framed in red) but is suppressed by the contextual input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2</w:t>
                            </w:r>
                            <w:r w:rsidRPr="00813DC5">
                              <w:rPr>
                                <w:rFonts w:ascii="Times New Roman" w:hAnsi="Times New Roman" w:cs="Times New Roman"/>
                                <w:i w:val="0"/>
                                <w:color w:val="000000" w:themeColor="text1"/>
                                <w:sz w:val="24"/>
                                <w:szCs w:val="24"/>
                              </w:rPr>
                              <w:t xml:space="preserve"> (array framed in blue), consistent with value normalization.</w:t>
                            </w:r>
                            <w:r>
                              <w:rPr>
                                <w:rFonts w:ascii="Times New Roman" w:hAnsi="Times New Roman" w:cs="Times New Roman"/>
                                <w:b/>
                                <w:i w:val="0"/>
                                <w:color w:val="000000" w:themeColor="text1"/>
                                <w:sz w:val="24"/>
                                <w:szCs w:val="24"/>
                              </w:rPr>
                              <w:t xml:space="preserve"> C.</w:t>
                            </w:r>
                            <w:r w:rsidRPr="00813DC5">
                              <w:rPr>
                                <w:rFonts w:ascii="Times New Roman" w:hAnsi="Times New Roman" w:cs="Times New Roman"/>
                                <w:i w:val="0"/>
                                <w:color w:val="000000" w:themeColor="text1"/>
                                <w:sz w:val="24"/>
                                <w:szCs w:val="24"/>
                              </w:rPr>
                              <w:t xml:space="preserve"> Recurrent network model (RNM). The network consists of excitatory pools with self-excitation</w:t>
                            </w:r>
                            <w:r>
                              <w:rPr>
                                <w:rFonts w:ascii="Times New Roman" w:hAnsi="Times New Roman" w:cs="Times New Roman"/>
                                <w:i w:val="0"/>
                                <w:color w:val="000000" w:themeColor="text1"/>
                                <w:sz w:val="24"/>
                                <w:szCs w:val="24"/>
                              </w:rPr>
                              <w:t xml:space="preserve"> (1 and 2)</w:t>
                            </w:r>
                            <w:r w:rsidRPr="00813DC5">
                              <w:rPr>
                                <w:rFonts w:ascii="Times New Roman" w:hAnsi="Times New Roman" w:cs="Times New Roman"/>
                                <w:i w:val="0"/>
                                <w:color w:val="000000" w:themeColor="text1"/>
                                <w:sz w:val="24"/>
                                <w:szCs w:val="24"/>
                              </w:rPr>
                              <w:t xml:space="preserve"> and a co</w:t>
                            </w:r>
                            <w:r>
                              <w:rPr>
                                <w:rFonts w:ascii="Times New Roman" w:hAnsi="Times New Roman" w:cs="Times New Roman"/>
                                <w:i w:val="0"/>
                                <w:color w:val="000000" w:themeColor="text1"/>
                                <w:sz w:val="24"/>
                                <w:szCs w:val="24"/>
                              </w:rPr>
                              <w:t>mmon pool of inhibitory neurons (I)</w:t>
                            </w:r>
                            <w:r w:rsidRPr="00813DC5">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4246AE">
                              <w:rPr>
                                <w:rFonts w:ascii="Times New Roman" w:hAnsi="Times New Roman" w:cs="Times New Roman"/>
                                <w:b/>
                                <w:i w:val="0"/>
                                <w:color w:val="000000" w:themeColor="text1"/>
                                <w:sz w:val="24"/>
                                <w:szCs w:val="24"/>
                              </w:rPr>
                              <w:t>D.</w:t>
                            </w:r>
                            <w:r>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RNM predicted dynamics generate winner-take-all (WTA) selection. Example task involves motion discrimination of the main direction of a random dot motion</w:t>
                            </w:r>
                            <w:r>
                              <w:rPr>
                                <w:rFonts w:ascii="Times New Roman" w:hAnsi="Times New Roman" w:cs="Times New Roman"/>
                                <w:i w:val="0"/>
                                <w:color w:val="000000" w:themeColor="text1"/>
                                <w:sz w:val="24"/>
                                <w:szCs w:val="24"/>
                              </w:rPr>
                              <w:t xml:space="preserve"> stimulus with varying coherence (c’)</w:t>
                            </w:r>
                            <w:r w:rsidRPr="00813DC5">
                              <w:rPr>
                                <w:rFonts w:ascii="Times New Roman" w:hAnsi="Times New Roman" w:cs="Times New Roman"/>
                                <w:i w:val="0"/>
                                <w:color w:val="000000" w:themeColor="text1"/>
                                <w:sz w:val="24"/>
                                <w:szCs w:val="24"/>
                              </w:rPr>
                              <w:t xml:space="preserve"> levels (left).  Model activity (right) under two different levels of input coherence (0% and 51.2%) predicts different ramping speeds </w:t>
                            </w:r>
                            <w:r>
                              <w:rPr>
                                <w:rFonts w:ascii="Times New Roman" w:hAnsi="Times New Roman" w:cs="Times New Roman"/>
                                <w:i w:val="0"/>
                                <w:color w:val="000000" w:themeColor="text1"/>
                                <w:sz w:val="24"/>
                                <w:szCs w:val="24"/>
                              </w:rPr>
                              <w:t xml:space="preserve">to </w:t>
                            </w:r>
                            <w:r w:rsidRPr="00813DC5">
                              <w:rPr>
                                <w:rFonts w:ascii="Times New Roman" w:hAnsi="Times New Roman" w:cs="Times New Roman"/>
                                <w:i w:val="0"/>
                                <w:color w:val="000000" w:themeColor="text1"/>
                                <w:sz w:val="24"/>
                                <w:szCs w:val="24"/>
                              </w:rPr>
                              <w:t>the decision threshold, and generate</w:t>
                            </w:r>
                            <w:r>
                              <w:rPr>
                                <w:rFonts w:ascii="Times New Roman" w:hAnsi="Times New Roman" w:cs="Times New Roman"/>
                                <w:i w:val="0"/>
                                <w:color w:val="000000" w:themeColor="text1"/>
                                <w:sz w:val="24"/>
                                <w:szCs w:val="24"/>
                              </w:rPr>
                              <w:t>s</w:t>
                            </w:r>
                            <w:r w:rsidRPr="00813DC5">
                              <w:rPr>
                                <w:rFonts w:ascii="Times New Roman" w:hAnsi="Times New Roman" w:cs="Times New Roman"/>
                                <w:i w:val="0"/>
                                <w:color w:val="000000" w:themeColor="text1"/>
                                <w:sz w:val="24"/>
                                <w:szCs w:val="24"/>
                              </w:rPr>
                              <w:t xml:space="preserve"> a selection even with equal inputs.</w:t>
                            </w:r>
                            <w:r>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Graphics </w:t>
                            </w:r>
                            <w:r w:rsidRPr="00813DC5">
                              <w:rPr>
                                <w:rFonts w:ascii="Times New Roman" w:hAnsi="Times New Roman" w:cs="Times New Roman"/>
                                <w:i w:val="0"/>
                                <w:color w:val="000000" w:themeColor="text1"/>
                                <w:sz w:val="24"/>
                                <w:szCs w:val="24"/>
                              </w:rPr>
                              <w:t>A</w:t>
                            </w:r>
                            <w:r>
                              <w:rPr>
                                <w:rFonts w:ascii="Times New Roman" w:hAnsi="Times New Roman" w:cs="Times New Roman"/>
                                <w:i w:val="0"/>
                                <w:color w:val="000000" w:themeColor="text1"/>
                                <w:sz w:val="24"/>
                                <w:szCs w:val="24"/>
                              </w:rPr>
                              <w:t xml:space="preserve"> and B</w:t>
                            </w:r>
                            <w:r w:rsidRPr="00813DC5">
                              <w:rPr>
                                <w:rFonts w:ascii="Times New Roman" w:hAnsi="Times New Roman" w:cs="Times New Roman"/>
                                <w:i w:val="0"/>
                                <w:color w:val="000000" w:themeColor="text1"/>
                                <w:sz w:val="24"/>
                                <w:szCs w:val="24"/>
                              </w:rPr>
                              <w:t xml:space="preserve"> 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Louie et al. (2014)</w:t>
                            </w:r>
                            <w:r w:rsidRPr="00813DC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graphics C and D </w:t>
                            </w:r>
                            <w:r w:rsidRPr="00813DC5">
                              <w:rPr>
                                <w:rFonts w:ascii="Times New Roman" w:hAnsi="Times New Roman" w:cs="Times New Roman"/>
                                <w:i w:val="0"/>
                                <w:color w:val="000000" w:themeColor="text1"/>
                                <w:sz w:val="24"/>
                                <w:szCs w:val="24"/>
                              </w:rPr>
                              <w:t xml:space="preserve">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Wong &amp; Wang (2006)</w:t>
                            </w:r>
                            <w:r w:rsidRPr="00813DC5">
                              <w:rPr>
                                <w:rFonts w:ascii="Times New Roman" w:hAnsi="Times New Roman" w:cs="Times New Roman"/>
                                <w:i w:val="0"/>
                                <w:color w:val="000000" w:themeColor="text1"/>
                                <w:sz w:val="24"/>
                                <w:szCs w:val="24"/>
                              </w:rPr>
                              <w:fldChar w:fldCharType="end"/>
                            </w:r>
                            <w:r w:rsidRPr="00813DC5">
                              <w:rPr>
                                <w:rFonts w:ascii="Times New Roman" w:hAnsi="Times New Roman" w:cs="Times New Roman"/>
                                <w:i w:val="0"/>
                                <w:color w:val="000000" w:themeColor="text1"/>
                                <w:sz w:val="24"/>
                                <w:szCs w:val="24"/>
                              </w:rPr>
                              <w:t>, Copyright 2006 So</w:t>
                            </w:r>
                            <w:r>
                              <w:rPr>
                                <w:rFonts w:ascii="Times New Roman" w:hAnsi="Times New Roman" w:cs="Times New Roman"/>
                                <w:i w:val="0"/>
                                <w:color w:val="000000" w:themeColor="text1"/>
                                <w:sz w:val="24"/>
                                <w:szCs w:val="24"/>
                              </w:rPr>
                              <w:t>ciety for Neuroscience.</w:t>
                            </w:r>
                          </w:p>
                          <w:p w14:paraId="1BA68E9B" w14:textId="77777777" w:rsidR="00443316" w:rsidRPr="00256221" w:rsidRDefault="00443316"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A9DB6B5"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" fillcolor="white [3201]" strokeweight=".5pt">
                <v:textbox>
                  <w:txbxContent>
                    <w:p w14:paraId="36DD1655" w14:textId="77777777" w:rsidR="00443316" w:rsidRDefault="00443316" w:rsidP="00443316">
                      <w:pPr>
                        <w:keepNext/>
                        <w:spacing w:line="480" w:lineRule="auto"/>
                        <w:jc w:val="center"/>
                      </w:pPr>
                    </w:p>
                    <w:p w14:paraId="5AAE8D00" w14:textId="77777777" w:rsidR="00443316" w:rsidRDefault="00443316" w:rsidP="00443316">
                      <w:pPr>
                        <w:keepNext/>
                        <w:spacing w:line="480" w:lineRule="auto"/>
                        <w:jc w:val="center"/>
                      </w:pPr>
                      <w:r>
                        <w:rPr>
                          <w:noProof/>
                          <w:lang w:eastAsia="en-US"/>
                        </w:rPr>
                        <w:drawing>
                          <wp:inline distT="0" distB="0" distL="0" distR="0" wp14:anchorId="6F00D9A6" wp14:editId="0EAAABC5">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p>
                    <w:p w14:paraId="756415D5" w14:textId="77777777" w:rsidR="00443316" w:rsidRPr="00A748C0" w:rsidRDefault="00443316" w:rsidP="00443316">
                      <w:pPr>
                        <w:pStyle w:val="Caption"/>
                        <w:jc w:val="both"/>
                        <w:rPr>
                          <w:rFonts w:ascii="Times New Roman" w:hAnsi="Times New Roman" w:cs="Times New Roman"/>
                          <w:b/>
                          <w:i w:val="0"/>
                          <w:color w:val="000000" w:themeColor="text1"/>
                          <w:sz w:val="24"/>
                          <w:szCs w:val="24"/>
                        </w:rPr>
                      </w:pPr>
                      <w:bookmarkStart w:id="1" w:name="_Ref60913123"/>
                      <w:r w:rsidRPr="00813DC5">
                        <w:rPr>
                          <w:rFonts w:ascii="Times New Roman" w:hAnsi="Times New Roman" w:cs="Times New Roman"/>
                          <w:b/>
                          <w:i w:val="0"/>
                          <w:color w:val="000000" w:themeColor="text1"/>
                          <w:sz w:val="24"/>
                          <w:szCs w:val="24"/>
                        </w:rPr>
                        <w:t xml:space="preserve">Figure </w:t>
                      </w:r>
                      <w:r w:rsidRPr="00813DC5">
                        <w:rPr>
                          <w:rFonts w:ascii="Times New Roman" w:hAnsi="Times New Roman" w:cs="Times New Roman"/>
                          <w:b/>
                          <w:i w:val="0"/>
                          <w:color w:val="000000" w:themeColor="text1"/>
                          <w:sz w:val="24"/>
                          <w:szCs w:val="24"/>
                        </w:rPr>
                        <w:fldChar w:fldCharType="begin"/>
                      </w:r>
                      <w:r w:rsidRPr="00813DC5">
                        <w:rPr>
                          <w:rFonts w:ascii="Times New Roman" w:hAnsi="Times New Roman" w:cs="Times New Roman"/>
                          <w:b/>
                          <w:i w:val="0"/>
                          <w:color w:val="000000" w:themeColor="text1"/>
                          <w:sz w:val="24"/>
                          <w:szCs w:val="24"/>
                        </w:rPr>
                        <w:instrText xml:space="preserve"> SEQ Figure \* ARABIC </w:instrText>
                      </w:r>
                      <w:r w:rsidRPr="00813DC5">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sidRPr="00813DC5">
                        <w:rPr>
                          <w:rFonts w:ascii="Times New Roman" w:hAnsi="Times New Roman" w:cs="Times New Roman"/>
                          <w:b/>
                          <w:i w:val="0"/>
                          <w:color w:val="000000" w:themeColor="text1"/>
                          <w:sz w:val="24"/>
                          <w:szCs w:val="24"/>
                        </w:rPr>
                        <w:fldChar w:fldCharType="end"/>
                      </w:r>
                      <w:bookmarkEnd w:id="1"/>
                      <w:r>
                        <w:rPr>
                          <w:rFonts w:ascii="Times New Roman" w:hAnsi="Times New Roman" w:cs="Times New Roman"/>
                          <w:b/>
                          <w:i w:val="0"/>
                          <w:color w:val="000000" w:themeColor="text1"/>
                          <w:sz w:val="24"/>
                          <w:szCs w:val="24"/>
                        </w:rPr>
                        <w:t>.</w:t>
                      </w:r>
                      <w:r w:rsidRPr="007A76F9">
                        <w:rPr>
                          <w:i w:val="0"/>
                          <w:iCs w:val="0"/>
                          <w:color w:val="000000" w:themeColor="text1"/>
                          <w:kern w:val="24"/>
                          <w:sz w:val="36"/>
                          <w:szCs w:val="36"/>
                        </w:rPr>
                        <w:t xml:space="preserve"> </w:t>
                      </w:r>
                      <w:r>
                        <w:rPr>
                          <w:rFonts w:ascii="Times New Roman" w:hAnsi="Times New Roman" w:cs="Times New Roman"/>
                          <w:b/>
                          <w:i w:val="0"/>
                          <w:color w:val="000000" w:themeColor="text1"/>
                          <w:sz w:val="24"/>
                          <w:szCs w:val="24"/>
                        </w:rPr>
                        <w:t>Standard</w:t>
                      </w:r>
                      <w:r w:rsidRPr="00014097">
                        <w:rPr>
                          <w:rFonts w:ascii="Times New Roman" w:hAnsi="Times New Roman" w:cs="Times New Roman"/>
                          <w:b/>
                          <w:i w:val="0"/>
                          <w:color w:val="000000" w:themeColor="text1"/>
                          <w:sz w:val="24"/>
                          <w:szCs w:val="24"/>
                        </w:rPr>
                        <w:t xml:space="preserve"> circuit motifs </w:t>
                      </w:r>
                      <w:r>
                        <w:rPr>
                          <w:rFonts w:ascii="Times New Roman" w:hAnsi="Times New Roman" w:cs="Times New Roman"/>
                          <w:b/>
                          <w:i w:val="0"/>
                          <w:color w:val="000000" w:themeColor="text1"/>
                          <w:sz w:val="24"/>
                          <w:szCs w:val="24"/>
                        </w:rPr>
                        <w:t xml:space="preserve">and neural dynamics in existing </w:t>
                      </w:r>
                      <w:r w:rsidRPr="00014097">
                        <w:rPr>
                          <w:rFonts w:ascii="Times New Roman" w:hAnsi="Times New Roman" w:cs="Times New Roman"/>
                          <w:b/>
                          <w:i w:val="0"/>
                          <w:color w:val="000000" w:themeColor="text1"/>
                          <w:sz w:val="24"/>
                          <w:szCs w:val="24"/>
                        </w:rPr>
                        <w:t>decision-making</w:t>
                      </w:r>
                      <w:r>
                        <w:rPr>
                          <w:rFonts w:ascii="Times New Roman" w:hAnsi="Times New Roman" w:cs="Times New Roman"/>
                          <w:b/>
                          <w:i w:val="0"/>
                          <w:color w:val="000000" w:themeColor="text1"/>
                          <w:sz w:val="24"/>
                          <w:szCs w:val="24"/>
                        </w:rPr>
                        <w:t xml:space="preserve"> models.</w:t>
                      </w:r>
                      <w:r w:rsidRPr="00813DC5">
                        <w:rPr>
                          <w:rFonts w:ascii="Times New Roman" w:hAnsi="Times New Roman" w:cs="Times New Roman"/>
                          <w:i w:val="0"/>
                          <w:color w:val="000000" w:themeColor="text1"/>
                          <w:sz w:val="24"/>
                          <w:szCs w:val="24"/>
                        </w:rPr>
                        <w:t xml:space="preserve"> </w:t>
                      </w:r>
                      <w:r w:rsidRPr="00813DC5">
                        <w:rPr>
                          <w:rFonts w:ascii="Times New Roman" w:hAnsi="Times New Roman" w:cs="Times New Roman"/>
                          <w:b/>
                          <w:i w:val="0"/>
                          <w:color w:val="000000" w:themeColor="text1"/>
                          <w:sz w:val="24"/>
                          <w:szCs w:val="24"/>
                        </w:rPr>
                        <w:t>A</w:t>
                      </w:r>
                      <w:r>
                        <w:rPr>
                          <w:rFonts w:ascii="Times New Roman" w:hAnsi="Times New Roman" w:cs="Times New Roman"/>
                          <w:b/>
                          <w:i w:val="0"/>
                          <w:color w:val="000000" w:themeColor="text1"/>
                          <w:sz w:val="24"/>
                          <w:szCs w:val="24"/>
                        </w:rPr>
                        <w:t>.</w:t>
                      </w:r>
                      <w:r w:rsidRPr="00417723">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Dynamic normalization model (DNM). Each pair of excitatory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and inhibitory (</w:t>
                      </w:r>
                      <w:r w:rsidRPr="00813DC5">
                        <w:rPr>
                          <w:rFonts w:ascii="Times New Roman" w:hAnsi="Times New Roman" w:cs="Times New Roman"/>
                          <w:color w:val="000000" w:themeColor="text1"/>
                          <w:sz w:val="24"/>
                          <w:szCs w:val="24"/>
                        </w:rPr>
                        <w:t>G</w:t>
                      </w:r>
                      <w:r w:rsidRPr="00813DC5">
                        <w:rPr>
                          <w:rFonts w:ascii="Times New Roman" w:hAnsi="Times New Roman" w:cs="Times New Roman"/>
                          <w:i w:val="0"/>
                          <w:color w:val="000000" w:themeColor="text1"/>
                          <w:sz w:val="24"/>
                          <w:szCs w:val="24"/>
                        </w:rPr>
                        <w:t xml:space="preserve">) units corresponds to an option in the choice set, with </w:t>
                      </w:r>
                      <w:r w:rsidRPr="00813DC5">
                        <w:rPr>
                          <w:rFonts w:ascii="Times New Roman" w:hAnsi="Times New Roman" w:cs="Times New Roman"/>
                          <w:color w:val="000000" w:themeColor="text1"/>
                          <w:sz w:val="24"/>
                          <w:szCs w:val="24"/>
                        </w:rPr>
                        <w:t>R</w:t>
                      </w:r>
                      <w:r w:rsidRPr="00813DC5">
                        <w:rPr>
                          <w:rFonts w:ascii="Times New Roman" w:hAnsi="Times New Roman" w:cs="Times New Roman"/>
                          <w:i w:val="0"/>
                          <w:color w:val="000000" w:themeColor="text1"/>
                          <w:sz w:val="24"/>
                          <w:szCs w:val="24"/>
                        </w:rPr>
                        <w:t xml:space="preserve"> receiving value-dependent input</w:t>
                      </w:r>
                      <w:r>
                        <w:rPr>
                          <w:rFonts w:ascii="Times New Roman" w:hAnsi="Times New Roman" w:cs="Times New Roman"/>
                          <w:i w:val="0"/>
                          <w:color w:val="000000" w:themeColor="text1"/>
                          <w:sz w:val="24"/>
                          <w:szCs w:val="24"/>
                        </w:rPr>
                        <w:t xml:space="preserve"> </w:t>
                      </w:r>
                      <w:r w:rsidRPr="00565FB7">
                        <w:rPr>
                          <w:rFonts w:ascii="Times New Roman" w:hAnsi="Times New Roman" w:cs="Times New Roman"/>
                          <w:color w:val="000000" w:themeColor="text1"/>
                          <w:sz w:val="24"/>
                          <w:szCs w:val="24"/>
                        </w:rPr>
                        <w:t>V</w:t>
                      </w:r>
                      <w:r w:rsidRPr="00813DC5">
                        <w:rPr>
                          <w:rFonts w:ascii="Times New Roman" w:hAnsi="Times New Roman" w:cs="Times New Roman"/>
                          <w:i w:val="0"/>
                          <w:color w:val="000000" w:themeColor="text1"/>
                          <w:sz w:val="24"/>
                          <w:szCs w:val="24"/>
                        </w:rPr>
                        <w:t xml:space="preserve"> and providing output. Lateral interactions implement a cross-option gain control that produces normalized value coding.  </w:t>
                      </w:r>
                      <w:r w:rsidRPr="00813DC5">
                        <w:rPr>
                          <w:rFonts w:ascii="Times New Roman" w:hAnsi="Times New Roman" w:cs="Times New Roman"/>
                          <w:b/>
                          <w:i w:val="0"/>
                          <w:color w:val="000000" w:themeColor="text1"/>
                          <w:sz w:val="24"/>
                          <w:szCs w:val="24"/>
                        </w:rPr>
                        <w:t>B</w:t>
                      </w:r>
                      <w:r>
                        <w:rPr>
                          <w:rFonts w:ascii="Times New Roman" w:hAnsi="Times New Roman" w:cs="Times New Roman"/>
                          <w:b/>
                          <w:i w:val="0"/>
                          <w:color w:val="000000" w:themeColor="text1"/>
                          <w:sz w:val="24"/>
                          <w:szCs w:val="24"/>
                        </w:rPr>
                        <w:t>.</w:t>
                      </w:r>
                      <w:r w:rsidRPr="00684999">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 xml:space="preserve">DNM predicted dynamics replicate empirical contextual value coding. Example task involves orthogonal manipulation of both option values. </w:t>
                      </w:r>
                      <w:r w:rsidRPr="00813DC5">
                        <w:rPr>
                          <w:rFonts w:ascii="Times New Roman" w:hAnsi="Times New Roman" w:cs="Times New Roman"/>
                          <w:color w:val="000000" w:themeColor="text1"/>
                          <w:sz w:val="24"/>
                          <w:szCs w:val="24"/>
                        </w:rPr>
                        <w:t>R</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activity increases with the direct input value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1</w:t>
                      </w:r>
                      <w:r w:rsidRPr="00813DC5">
                        <w:rPr>
                          <w:rFonts w:ascii="Times New Roman" w:hAnsi="Times New Roman" w:cs="Times New Roman"/>
                          <w:i w:val="0"/>
                          <w:color w:val="000000" w:themeColor="text1"/>
                          <w:sz w:val="24"/>
                          <w:szCs w:val="24"/>
                        </w:rPr>
                        <w:t xml:space="preserve"> (array framed in red) but is suppressed by the contextual input </w:t>
                      </w:r>
                      <w:r w:rsidRPr="00813DC5">
                        <w:rPr>
                          <w:rFonts w:ascii="Times New Roman" w:hAnsi="Times New Roman" w:cs="Times New Roman"/>
                          <w:color w:val="000000" w:themeColor="text1"/>
                          <w:sz w:val="24"/>
                          <w:szCs w:val="24"/>
                        </w:rPr>
                        <w:t>V</w:t>
                      </w:r>
                      <w:r w:rsidRPr="00813DC5">
                        <w:rPr>
                          <w:rFonts w:ascii="Times New Roman" w:hAnsi="Times New Roman" w:cs="Times New Roman"/>
                          <w:color w:val="000000" w:themeColor="text1"/>
                          <w:sz w:val="24"/>
                          <w:szCs w:val="24"/>
                          <w:vertAlign w:val="subscript"/>
                        </w:rPr>
                        <w:t>2</w:t>
                      </w:r>
                      <w:r w:rsidRPr="00813DC5">
                        <w:rPr>
                          <w:rFonts w:ascii="Times New Roman" w:hAnsi="Times New Roman" w:cs="Times New Roman"/>
                          <w:i w:val="0"/>
                          <w:color w:val="000000" w:themeColor="text1"/>
                          <w:sz w:val="24"/>
                          <w:szCs w:val="24"/>
                        </w:rPr>
                        <w:t xml:space="preserve"> (array framed in blue), consistent with value normalization.</w:t>
                      </w:r>
                      <w:r>
                        <w:rPr>
                          <w:rFonts w:ascii="Times New Roman" w:hAnsi="Times New Roman" w:cs="Times New Roman"/>
                          <w:b/>
                          <w:i w:val="0"/>
                          <w:color w:val="000000" w:themeColor="text1"/>
                          <w:sz w:val="24"/>
                          <w:szCs w:val="24"/>
                        </w:rPr>
                        <w:t xml:space="preserve"> C.</w:t>
                      </w:r>
                      <w:r w:rsidRPr="00813DC5">
                        <w:rPr>
                          <w:rFonts w:ascii="Times New Roman" w:hAnsi="Times New Roman" w:cs="Times New Roman"/>
                          <w:i w:val="0"/>
                          <w:color w:val="000000" w:themeColor="text1"/>
                          <w:sz w:val="24"/>
                          <w:szCs w:val="24"/>
                        </w:rPr>
                        <w:t xml:space="preserve"> Recurrent network model (RNM). The network consists of excitatory pools with self-excitation</w:t>
                      </w:r>
                      <w:r>
                        <w:rPr>
                          <w:rFonts w:ascii="Times New Roman" w:hAnsi="Times New Roman" w:cs="Times New Roman"/>
                          <w:i w:val="0"/>
                          <w:color w:val="000000" w:themeColor="text1"/>
                          <w:sz w:val="24"/>
                          <w:szCs w:val="24"/>
                        </w:rPr>
                        <w:t xml:space="preserve"> (1 and 2)</w:t>
                      </w:r>
                      <w:r w:rsidRPr="00813DC5">
                        <w:rPr>
                          <w:rFonts w:ascii="Times New Roman" w:hAnsi="Times New Roman" w:cs="Times New Roman"/>
                          <w:i w:val="0"/>
                          <w:color w:val="000000" w:themeColor="text1"/>
                          <w:sz w:val="24"/>
                          <w:szCs w:val="24"/>
                        </w:rPr>
                        <w:t xml:space="preserve"> and a co</w:t>
                      </w:r>
                      <w:r>
                        <w:rPr>
                          <w:rFonts w:ascii="Times New Roman" w:hAnsi="Times New Roman" w:cs="Times New Roman"/>
                          <w:i w:val="0"/>
                          <w:color w:val="000000" w:themeColor="text1"/>
                          <w:sz w:val="24"/>
                          <w:szCs w:val="24"/>
                        </w:rPr>
                        <w:t>mmon pool of inhibitory neurons (I)</w:t>
                      </w:r>
                      <w:r w:rsidRPr="00813DC5">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w:t>
                      </w:r>
                      <w:r w:rsidRPr="004246AE">
                        <w:rPr>
                          <w:rFonts w:ascii="Times New Roman" w:hAnsi="Times New Roman" w:cs="Times New Roman"/>
                          <w:b/>
                          <w:i w:val="0"/>
                          <w:color w:val="000000" w:themeColor="text1"/>
                          <w:sz w:val="24"/>
                          <w:szCs w:val="24"/>
                        </w:rPr>
                        <w:t>D.</w:t>
                      </w:r>
                      <w:r>
                        <w:rPr>
                          <w:rFonts w:ascii="Times New Roman" w:hAnsi="Times New Roman" w:cs="Times New Roman"/>
                          <w:i w:val="0"/>
                          <w:color w:val="000000" w:themeColor="text1"/>
                          <w:sz w:val="24"/>
                          <w:szCs w:val="24"/>
                        </w:rPr>
                        <w:t xml:space="preserve"> </w:t>
                      </w:r>
                      <w:r w:rsidRPr="00813DC5">
                        <w:rPr>
                          <w:rFonts w:ascii="Times New Roman" w:hAnsi="Times New Roman" w:cs="Times New Roman"/>
                          <w:i w:val="0"/>
                          <w:color w:val="000000" w:themeColor="text1"/>
                          <w:sz w:val="24"/>
                          <w:szCs w:val="24"/>
                        </w:rPr>
                        <w:t>RNM predicted dynamics generate winner-take-all (WTA) selection. Example task involves motion discrimination of the main direction of a random dot motion</w:t>
                      </w:r>
                      <w:r>
                        <w:rPr>
                          <w:rFonts w:ascii="Times New Roman" w:hAnsi="Times New Roman" w:cs="Times New Roman"/>
                          <w:i w:val="0"/>
                          <w:color w:val="000000" w:themeColor="text1"/>
                          <w:sz w:val="24"/>
                          <w:szCs w:val="24"/>
                        </w:rPr>
                        <w:t xml:space="preserve"> stimulus with varying coherence (c’)</w:t>
                      </w:r>
                      <w:r w:rsidRPr="00813DC5">
                        <w:rPr>
                          <w:rFonts w:ascii="Times New Roman" w:hAnsi="Times New Roman" w:cs="Times New Roman"/>
                          <w:i w:val="0"/>
                          <w:color w:val="000000" w:themeColor="text1"/>
                          <w:sz w:val="24"/>
                          <w:szCs w:val="24"/>
                        </w:rPr>
                        <w:t xml:space="preserve"> levels (left).  Model activity (right) under two different levels of input coherence (0% and 51.2%) predicts different ramping speeds </w:t>
                      </w:r>
                      <w:r>
                        <w:rPr>
                          <w:rFonts w:ascii="Times New Roman" w:hAnsi="Times New Roman" w:cs="Times New Roman"/>
                          <w:i w:val="0"/>
                          <w:color w:val="000000" w:themeColor="text1"/>
                          <w:sz w:val="24"/>
                          <w:szCs w:val="24"/>
                        </w:rPr>
                        <w:t xml:space="preserve">to </w:t>
                      </w:r>
                      <w:r w:rsidRPr="00813DC5">
                        <w:rPr>
                          <w:rFonts w:ascii="Times New Roman" w:hAnsi="Times New Roman" w:cs="Times New Roman"/>
                          <w:i w:val="0"/>
                          <w:color w:val="000000" w:themeColor="text1"/>
                          <w:sz w:val="24"/>
                          <w:szCs w:val="24"/>
                        </w:rPr>
                        <w:t>the decision threshold, and generate</w:t>
                      </w:r>
                      <w:r>
                        <w:rPr>
                          <w:rFonts w:ascii="Times New Roman" w:hAnsi="Times New Roman" w:cs="Times New Roman"/>
                          <w:i w:val="0"/>
                          <w:color w:val="000000" w:themeColor="text1"/>
                          <w:sz w:val="24"/>
                          <w:szCs w:val="24"/>
                        </w:rPr>
                        <w:t>s</w:t>
                      </w:r>
                      <w:r w:rsidRPr="00813DC5">
                        <w:rPr>
                          <w:rFonts w:ascii="Times New Roman" w:hAnsi="Times New Roman" w:cs="Times New Roman"/>
                          <w:i w:val="0"/>
                          <w:color w:val="000000" w:themeColor="text1"/>
                          <w:sz w:val="24"/>
                          <w:szCs w:val="24"/>
                        </w:rPr>
                        <w:t xml:space="preserve"> a selection even with equal inputs.</w:t>
                      </w:r>
                      <w:r>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Graphics </w:t>
                      </w:r>
                      <w:r w:rsidRPr="00813DC5">
                        <w:rPr>
                          <w:rFonts w:ascii="Times New Roman" w:hAnsi="Times New Roman" w:cs="Times New Roman"/>
                          <w:i w:val="0"/>
                          <w:color w:val="000000" w:themeColor="text1"/>
                          <w:sz w:val="24"/>
                          <w:szCs w:val="24"/>
                        </w:rPr>
                        <w:t>A</w:t>
                      </w:r>
                      <w:r>
                        <w:rPr>
                          <w:rFonts w:ascii="Times New Roman" w:hAnsi="Times New Roman" w:cs="Times New Roman"/>
                          <w:i w:val="0"/>
                          <w:color w:val="000000" w:themeColor="text1"/>
                          <w:sz w:val="24"/>
                          <w:szCs w:val="24"/>
                        </w:rPr>
                        <w:t xml:space="preserve"> and B</w:t>
                      </w:r>
                      <w:r w:rsidRPr="00813DC5">
                        <w:rPr>
                          <w:rFonts w:ascii="Times New Roman" w:hAnsi="Times New Roman" w:cs="Times New Roman"/>
                          <w:i w:val="0"/>
                          <w:color w:val="000000" w:themeColor="text1"/>
                          <w:sz w:val="24"/>
                          <w:szCs w:val="24"/>
                        </w:rPr>
                        <w:t xml:space="preserve"> 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Louie et al. (2014)</w:t>
                      </w:r>
                      <w:r w:rsidRPr="00813DC5">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graphics C and D </w:t>
                      </w:r>
                      <w:r w:rsidRPr="00813DC5">
                        <w:rPr>
                          <w:rFonts w:ascii="Times New Roman" w:hAnsi="Times New Roman" w:cs="Times New Roman"/>
                          <w:i w:val="0"/>
                          <w:color w:val="000000" w:themeColor="text1"/>
                          <w:sz w:val="24"/>
                          <w:szCs w:val="24"/>
                        </w:rPr>
                        <w:t xml:space="preserve">adapted from </w:t>
                      </w:r>
                      <w:r w:rsidRPr="00813DC5">
                        <w:rPr>
                          <w:rFonts w:ascii="Times New Roman" w:hAnsi="Times New Roman" w:cs="Times New Roman"/>
                          <w:i w:val="0"/>
                          <w:color w:val="000000" w:themeColor="text1"/>
                          <w:sz w:val="24"/>
                          <w:szCs w:val="24"/>
                        </w:rPr>
                        <w:fldChar w:fldCharType="begin"/>
                      </w:r>
                      <w:r>
                        <w:rPr>
                          <w:rFonts w:ascii="Times New Roman" w:hAnsi="Times New Roman" w:cs="Times New Roman"/>
                          <w:i w:val="0"/>
                          <w:color w:val="000000" w:themeColor="text1"/>
                          <w:sz w:val="24"/>
                          <w:szCs w:val="24"/>
                        </w:rPr>
                        <w: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813DC5">
                        <w:rPr>
                          <w:rFonts w:ascii="Times New Roman" w:hAnsi="Times New Roman" w:cs="Times New Roman"/>
                          <w:i w:val="0"/>
                          <w:color w:val="000000" w:themeColor="text1"/>
                          <w:sz w:val="24"/>
                          <w:szCs w:val="24"/>
                        </w:rPr>
                        <w:fldChar w:fldCharType="separate"/>
                      </w:r>
                      <w:r w:rsidRPr="00813DC5">
                        <w:rPr>
                          <w:rFonts w:ascii="Times New Roman" w:hAnsi="Times New Roman" w:cs="Times New Roman"/>
                          <w:i w:val="0"/>
                          <w:noProof/>
                          <w:color w:val="000000" w:themeColor="text1"/>
                          <w:sz w:val="24"/>
                          <w:szCs w:val="24"/>
                        </w:rPr>
                        <w:t>Wong &amp; Wang (2006)</w:t>
                      </w:r>
                      <w:r w:rsidRPr="00813DC5">
                        <w:rPr>
                          <w:rFonts w:ascii="Times New Roman" w:hAnsi="Times New Roman" w:cs="Times New Roman"/>
                          <w:i w:val="0"/>
                          <w:color w:val="000000" w:themeColor="text1"/>
                          <w:sz w:val="24"/>
                          <w:szCs w:val="24"/>
                        </w:rPr>
                        <w:fldChar w:fldCharType="end"/>
                      </w:r>
                      <w:r w:rsidRPr="00813DC5">
                        <w:rPr>
                          <w:rFonts w:ascii="Times New Roman" w:hAnsi="Times New Roman" w:cs="Times New Roman"/>
                          <w:i w:val="0"/>
                          <w:color w:val="000000" w:themeColor="text1"/>
                          <w:sz w:val="24"/>
                          <w:szCs w:val="24"/>
                        </w:rPr>
                        <w:t>, Copyright 2006 So</w:t>
                      </w:r>
                      <w:r>
                        <w:rPr>
                          <w:rFonts w:ascii="Times New Roman" w:hAnsi="Times New Roman" w:cs="Times New Roman"/>
                          <w:i w:val="0"/>
                          <w:color w:val="000000" w:themeColor="text1"/>
                          <w:sz w:val="24"/>
                          <w:szCs w:val="24"/>
                        </w:rPr>
                        <w:t>ciety for Neuroscience.</w:t>
                      </w:r>
                    </w:p>
                    <w:p w14:paraId="1BA68E9B" w14:textId="77777777" w:rsidR="00443316" w:rsidRPr="00256221" w:rsidRDefault="00443316"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p>
    <w:p w14:paraId="6B6F8A61" w14:textId="094D5ECE" w:rsidR="00443316" w:rsidRPr="0060258A" w:rsidDel="001700AF" w:rsidRDefault="00443316" w:rsidP="00443316">
      <w:pPr>
        <w:spacing w:line="480" w:lineRule="auto"/>
        <w:jc w:val="both"/>
        <w:rPr>
          <w:del w:id="496" w:author="Bo Shen" w:date="2023-02-14T16:14:00Z"/>
          <w:rFonts w:ascii="Times New Roman" w:hAnsi="Times New Roman" w:cs="Times New Roman"/>
          <w:color w:val="000000" w:themeColor="text1"/>
        </w:rPr>
      </w:pPr>
      <w:del w:id="497"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498" w:author="Kenway" w:date="2023-02-13T22:14:00Z" w:name="move1074898"/>
      <w:moveFrom w:id="499" w:author="Kenway" w:date="2023-02-13T22:14:00Z">
        <w:del w:id="500"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498"/>
      <w:del w:id="501" w:author="Bo Shen" w:date="2023-02-14T16:14:00Z">
        <w:r w:rsidRPr="0060258A" w:rsidDel="001700AF">
          <w:rPr>
            <w:rFonts w:ascii="Times New Roman" w:hAnsi="Times New Roman" w:cs="Times New Roman"/>
            <w:color w:val="000000" w:themeColor="text1"/>
          </w:rPr>
          <w:delText xml:space="preserve">Second, </w:delText>
        </w:r>
      </w:del>
      <w:moveFromRangeStart w:id="502" w:author="Kenway" w:date="2023-02-13T22:38:00Z" w:name="move1076305"/>
      <w:moveFrom w:id="503" w:author="Kenway" w:date="2023-02-13T22:38:00Z">
        <w:del w:id="504"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502"/>
      <w:del w:id="505"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311C94AA" w14:textId="77777777" w:rsidR="00443316" w:rsidRPr="0060258A" w:rsidDel="00454898" w:rsidRDefault="00443316" w:rsidP="00443316">
      <w:pPr>
        <w:spacing w:line="480" w:lineRule="auto"/>
        <w:jc w:val="both"/>
        <w:rPr>
          <w:del w:id="506" w:author="Bo Shen" w:date="2023-02-14T16:39:00Z"/>
          <w:rFonts w:ascii="Times New Roman" w:hAnsi="Times New Roman" w:cs="Times New Roman"/>
          <w:b/>
          <w:color w:val="000000" w:themeColor="text1"/>
        </w:rPr>
      </w:pPr>
    </w:p>
    <w:p w14:paraId="1867D643" w14:textId="6D21DE49" w:rsidR="00E15537" w:rsidRDefault="00443316">
      <w:pPr>
        <w:spacing w:line="480" w:lineRule="auto"/>
        <w:jc w:val="both"/>
        <w:pPrChange w:id="507" w:author="Bo Shen" w:date="2023-02-14T16:39:00Z">
          <w:pPr/>
        </w:pPrChange>
      </w:pPr>
      <w:commentRangeStart w:id="508"/>
      <w:del w:id="509"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508"/>
        <w:r w:rsidR="00084E78" w:rsidDel="00454898">
          <w:rPr>
            <w:rStyle w:val="CommentReference"/>
          </w:rPr>
          <w:commentReference w:id="508"/>
        </w:r>
      </w:del>
      <w:del w:id="510" w:author="Bo Shen" w:date="2023-02-14T17:36:00Z">
        <w:r w:rsidRPr="0060258A" w:rsidDel="003E6ECE">
          <w:rPr>
            <w:rFonts w:ascii="Times New Roman" w:hAnsi="Times New Roman" w:cs="Times New Roman"/>
            <w:color w:val="000000" w:themeColor="text1"/>
            <w:sz w:val="28"/>
          </w:rPr>
          <w:br w:type="page"/>
        </w:r>
      </w:del>
    </w:p>
    <w:sectPr w:rsidR="00E15537" w:rsidSect="00696A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9" w:author="Kenway" w:date="2023-02-13T16:42:00Z" w:initials="K">
    <w:p w14:paraId="0F0D4198" w14:textId="77777777" w:rsidR="00AE1024" w:rsidRPr="00AE1024" w:rsidRDefault="00AE1024" w:rsidP="00AE1024">
      <w:pPr>
        <w:rPr>
          <w:rFonts w:ascii="Times" w:eastAsia="Times New Roman" w:hAnsi="Times" w:cs="Times New Roman"/>
          <w:sz w:val="20"/>
          <w:szCs w:val="20"/>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Wang, X. J. (2002). Probabilistic decision making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783AAF57" w14:textId="7E6596BC" w:rsidR="00AE1024" w:rsidRDefault="00AE1024">
      <w:pPr>
        <w:pStyle w:val="CommentText"/>
      </w:pPr>
    </w:p>
    <w:p w14:paraId="1A681C77" w14:textId="77777777"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0A9A2915" w14:textId="77777777" w:rsidR="00AE1024" w:rsidRDefault="00AE1024">
      <w:pPr>
        <w:pStyle w:val="CommentText"/>
      </w:pPr>
    </w:p>
    <w:p w14:paraId="2718C32B" w14:textId="77777777" w:rsidR="00AE1024" w:rsidRDefault="00AE1024">
      <w:pPr>
        <w:pStyle w:val="CommentText"/>
      </w:pPr>
    </w:p>
  </w:comment>
  <w:comment w:id="214" w:author="Kenway" w:date="2023-02-13T17:11:00Z" w:initials="K">
    <w:p w14:paraId="0A5FF358" w14:textId="77777777" w:rsidR="00AE1024" w:rsidRDefault="00AE1024"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071C83" w14:textId="77777777" w:rsidR="00AE1024" w:rsidRDefault="00AE1024" w:rsidP="00AE1024">
      <w:pPr>
        <w:rPr>
          <w:rFonts w:ascii="Arial" w:eastAsia="Times New Roman" w:hAnsi="Arial" w:cs="Arial"/>
          <w:color w:val="222222"/>
          <w:sz w:val="20"/>
          <w:szCs w:val="20"/>
          <w:shd w:val="clear" w:color="auto" w:fill="FFFFFF"/>
          <w:lang w:eastAsia="en-US"/>
        </w:rPr>
      </w:pPr>
    </w:p>
    <w:p w14:paraId="6D1E1D3A" w14:textId="77777777" w:rsidR="00AE1024" w:rsidRPr="00AE1024" w:rsidRDefault="00AE1024"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11DD8125" w14:textId="77777777" w:rsidR="00AE1024" w:rsidRPr="00AE1024" w:rsidRDefault="00AE1024" w:rsidP="00AE1024">
      <w:pPr>
        <w:rPr>
          <w:rFonts w:ascii="Times" w:eastAsia="Times New Roman" w:hAnsi="Times" w:cs="Times New Roman"/>
          <w:sz w:val="20"/>
          <w:szCs w:val="20"/>
          <w:lang w:eastAsia="en-US"/>
        </w:rPr>
      </w:pPr>
    </w:p>
    <w:p w14:paraId="702F5B7D" w14:textId="63D5B15C" w:rsidR="00AE1024" w:rsidRDefault="00AE1024">
      <w:pPr>
        <w:pStyle w:val="CommentText"/>
      </w:pPr>
    </w:p>
  </w:comment>
  <w:comment w:id="245" w:author="Kenway" w:date="2023-02-23T11:30:00Z" w:initials="K">
    <w:p w14:paraId="3EA7CEF8" w14:textId="0858878A" w:rsidR="009E2352" w:rsidRDefault="009E2352">
      <w:pPr>
        <w:pStyle w:val="CommentText"/>
      </w:pPr>
      <w:r>
        <w:rPr>
          <w:rStyle w:val="CommentReference"/>
        </w:rPr>
        <w:annotationRef/>
      </w:r>
      <w:r>
        <w:t xml:space="preserve">Bo you have to remove this figure call out </w:t>
      </w:r>
      <w:r w:rsidR="005B2593">
        <w:t>here, it is now out of order</w:t>
      </w:r>
    </w:p>
  </w:comment>
  <w:comment w:id="508" w:author="Kenway" w:date="2023-02-13T14:22:00Z" w:initials="K">
    <w:p w14:paraId="0D84036F" w14:textId="20CFF4D1" w:rsidR="00084E78" w:rsidRDefault="00084E78">
      <w:pPr>
        <w:pStyle w:val="CommentText"/>
      </w:pPr>
      <w:r>
        <w:rPr>
          <w:rStyle w:val="CommentReference"/>
        </w:rPr>
        <w:annotationRef/>
      </w:r>
      <w:r>
        <w:t>Bo, I think this should go in the Discussion not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18C32B" w15:done="0"/>
  <w15:commentEx w15:paraId="702F5B7D" w15:done="0"/>
  <w15:commentEx w15:paraId="0D8403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18C32B" w16cid:durableId="2795F577"/>
  <w16cid:commentId w16cid:paraId="702F5B7D" w16cid:durableId="2795F578"/>
  <w16cid:commentId w16cid:paraId="0D84036F" w16cid:durableId="2795F5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等线">
    <w:panose1 w:val="00000000000000000000"/>
    <w:charset w:val="80"/>
    <w:family w:val="roman"/>
    <w:notTrueType/>
    <w:pitch w:val="default"/>
  </w:font>
  <w:font w:name="Times New Roman">
    <w:panose1 w:val="02020603050405020304"/>
    <w:charset w:val="00"/>
    <w:family w:val="auto"/>
    <w:pitch w:val="variable"/>
    <w:sig w:usb0="E0002AEF" w:usb1="C0007841" w:usb2="00000009" w:usb3="00000000" w:csb0="000001FF" w:csb1="00000000"/>
  </w:font>
  <w:font w:name="等线 Light">
    <w:panose1 w:val="00000000000000000000"/>
    <w:charset w:val="80"/>
    <w:family w:val="roman"/>
    <w:notTrueType/>
    <w:pitch w:val="default"/>
  </w:font>
  <w:font w:name="DengXian">
    <w:altName w:val="等线"/>
    <w:charset w:val="88"/>
    <w:family w:val="auto"/>
    <w:pitch w:val="variable"/>
    <w:sig w:usb0="A10102FF" w:usb1="38CF7CFA" w:usb2="00010016" w:usb3="00000000" w:csb0="0014000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316"/>
    <w:rsid w:val="00060F7E"/>
    <w:rsid w:val="00071215"/>
    <w:rsid w:val="00084E78"/>
    <w:rsid w:val="000C7F4B"/>
    <w:rsid w:val="000D237B"/>
    <w:rsid w:val="0014771A"/>
    <w:rsid w:val="001526AF"/>
    <w:rsid w:val="00156D00"/>
    <w:rsid w:val="001700AF"/>
    <w:rsid w:val="00197C78"/>
    <w:rsid w:val="001B4D3A"/>
    <w:rsid w:val="001F3558"/>
    <w:rsid w:val="00214955"/>
    <w:rsid w:val="0024265E"/>
    <w:rsid w:val="00295E26"/>
    <w:rsid w:val="002A5F33"/>
    <w:rsid w:val="002C2A1F"/>
    <w:rsid w:val="002D0A07"/>
    <w:rsid w:val="002F166E"/>
    <w:rsid w:val="003042E3"/>
    <w:rsid w:val="00326D42"/>
    <w:rsid w:val="00331D77"/>
    <w:rsid w:val="003408B4"/>
    <w:rsid w:val="0034146E"/>
    <w:rsid w:val="00391A34"/>
    <w:rsid w:val="003A0462"/>
    <w:rsid w:val="003A41B9"/>
    <w:rsid w:val="003C480F"/>
    <w:rsid w:val="003C576B"/>
    <w:rsid w:val="003C79F5"/>
    <w:rsid w:val="003E351F"/>
    <w:rsid w:val="003E6ECE"/>
    <w:rsid w:val="00443316"/>
    <w:rsid w:val="00454898"/>
    <w:rsid w:val="00454F35"/>
    <w:rsid w:val="0049576E"/>
    <w:rsid w:val="004C702D"/>
    <w:rsid w:val="005B2593"/>
    <w:rsid w:val="005E37C7"/>
    <w:rsid w:val="00640061"/>
    <w:rsid w:val="0065047D"/>
    <w:rsid w:val="006678D0"/>
    <w:rsid w:val="00696AE2"/>
    <w:rsid w:val="006E39EB"/>
    <w:rsid w:val="0071469E"/>
    <w:rsid w:val="00737B48"/>
    <w:rsid w:val="00765AD3"/>
    <w:rsid w:val="0077005D"/>
    <w:rsid w:val="00792F32"/>
    <w:rsid w:val="007956C5"/>
    <w:rsid w:val="00815AEF"/>
    <w:rsid w:val="00886308"/>
    <w:rsid w:val="008A033A"/>
    <w:rsid w:val="008E61C4"/>
    <w:rsid w:val="008F1F41"/>
    <w:rsid w:val="00903EB3"/>
    <w:rsid w:val="00923B56"/>
    <w:rsid w:val="009B051F"/>
    <w:rsid w:val="009E1976"/>
    <w:rsid w:val="009E2352"/>
    <w:rsid w:val="00A26719"/>
    <w:rsid w:val="00A5026A"/>
    <w:rsid w:val="00A72D79"/>
    <w:rsid w:val="00AE1024"/>
    <w:rsid w:val="00AE3703"/>
    <w:rsid w:val="00B01A68"/>
    <w:rsid w:val="00B03C32"/>
    <w:rsid w:val="00BD1EF4"/>
    <w:rsid w:val="00BE2D64"/>
    <w:rsid w:val="00C0254A"/>
    <w:rsid w:val="00C272E2"/>
    <w:rsid w:val="00C64936"/>
    <w:rsid w:val="00D91E25"/>
    <w:rsid w:val="00D94612"/>
    <w:rsid w:val="00DB1453"/>
    <w:rsid w:val="00E15367"/>
    <w:rsid w:val="00E15537"/>
    <w:rsid w:val="00E22AA0"/>
    <w:rsid w:val="00E279E0"/>
    <w:rsid w:val="00E32269"/>
    <w:rsid w:val="00E45568"/>
    <w:rsid w:val="00E56A2D"/>
    <w:rsid w:val="00EC2CA4"/>
    <w:rsid w:val="00EC3BD6"/>
    <w:rsid w:val="00F32E61"/>
    <w:rsid w:val="00F436E3"/>
    <w:rsid w:val="00F53094"/>
    <w:rsid w:val="00FA438C"/>
    <w:rsid w:val="00FB0285"/>
    <w:rsid w:val="00FD5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79D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316"/>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E37C7"/>
    <w:pPr>
      <w:keepNext/>
      <w:keepLines/>
      <w:spacing w:before="40" w:line="360" w:lineRule="auto"/>
      <w:outlineLvl w:val="3"/>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37C7"/>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443316"/>
    <w:pPr>
      <w:spacing w:after="200"/>
    </w:pPr>
    <w:rPr>
      <w:i/>
      <w:iCs/>
      <w:color w:val="44546A" w:themeColor="text2"/>
      <w:sz w:val="18"/>
      <w:szCs w:val="18"/>
    </w:rPr>
  </w:style>
  <w:style w:type="character" w:styleId="Hyperlink">
    <w:name w:val="Hyperlink"/>
    <w:basedOn w:val="DefaultParagraphFont"/>
    <w:uiPriority w:val="99"/>
    <w:unhideWhenUsed/>
    <w:rsid w:val="00443316"/>
    <w:rPr>
      <w:color w:val="0563C1" w:themeColor="hyperlink"/>
      <w:u w:val="single"/>
    </w:rPr>
  </w:style>
  <w:style w:type="paragraph" w:styleId="BalloonText">
    <w:name w:val="Balloon Text"/>
    <w:basedOn w:val="Normal"/>
    <w:link w:val="BalloonTextChar"/>
    <w:uiPriority w:val="99"/>
    <w:semiHidden/>
    <w:unhideWhenUsed/>
    <w:rsid w:val="001F3558"/>
    <w:rPr>
      <w:rFonts w:ascii="Lucida Grande" w:hAnsi="Lucida Grande"/>
      <w:sz w:val="18"/>
      <w:szCs w:val="18"/>
    </w:rPr>
  </w:style>
  <w:style w:type="character" w:customStyle="1" w:styleId="BalloonTextChar">
    <w:name w:val="Balloon Text Char"/>
    <w:basedOn w:val="DefaultParagraphFont"/>
    <w:link w:val="BalloonText"/>
    <w:uiPriority w:val="99"/>
    <w:semiHidden/>
    <w:rsid w:val="001F3558"/>
    <w:rPr>
      <w:rFonts w:ascii="Lucida Grande" w:hAnsi="Lucida Grande"/>
      <w:sz w:val="18"/>
      <w:szCs w:val="18"/>
    </w:rPr>
  </w:style>
  <w:style w:type="character" w:styleId="CommentReference">
    <w:name w:val="annotation reference"/>
    <w:basedOn w:val="DefaultParagraphFont"/>
    <w:uiPriority w:val="99"/>
    <w:semiHidden/>
    <w:unhideWhenUsed/>
    <w:rsid w:val="00071215"/>
    <w:rPr>
      <w:sz w:val="18"/>
      <w:szCs w:val="18"/>
    </w:rPr>
  </w:style>
  <w:style w:type="paragraph" w:styleId="CommentText">
    <w:name w:val="annotation text"/>
    <w:basedOn w:val="Normal"/>
    <w:link w:val="CommentTextChar"/>
    <w:uiPriority w:val="99"/>
    <w:semiHidden/>
    <w:unhideWhenUsed/>
    <w:rsid w:val="00071215"/>
  </w:style>
  <w:style w:type="character" w:customStyle="1" w:styleId="CommentTextChar">
    <w:name w:val="Comment Text Char"/>
    <w:basedOn w:val="DefaultParagraphFont"/>
    <w:link w:val="CommentText"/>
    <w:uiPriority w:val="99"/>
    <w:semiHidden/>
    <w:rsid w:val="00071215"/>
  </w:style>
  <w:style w:type="paragraph" w:styleId="CommentSubject">
    <w:name w:val="annotation subject"/>
    <w:basedOn w:val="CommentText"/>
    <w:next w:val="CommentText"/>
    <w:link w:val="CommentSubjectChar"/>
    <w:uiPriority w:val="99"/>
    <w:semiHidden/>
    <w:unhideWhenUsed/>
    <w:rsid w:val="00071215"/>
    <w:rPr>
      <w:b/>
      <w:bCs/>
      <w:sz w:val="20"/>
      <w:szCs w:val="20"/>
    </w:rPr>
  </w:style>
  <w:style w:type="character" w:customStyle="1" w:styleId="CommentSubjectChar">
    <w:name w:val="Comment Subject Char"/>
    <w:basedOn w:val="CommentTextChar"/>
    <w:link w:val="CommentSubject"/>
    <w:uiPriority w:val="99"/>
    <w:semiHidden/>
    <w:rsid w:val="00071215"/>
    <w:rPr>
      <w:b/>
      <w:bCs/>
      <w:sz w:val="20"/>
      <w:szCs w:val="20"/>
    </w:rPr>
  </w:style>
  <w:style w:type="paragraph" w:styleId="Revision">
    <w:name w:val="Revision"/>
    <w:hidden/>
    <w:uiPriority w:val="99"/>
    <w:semiHidden/>
    <w:rsid w:val="00DB145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316"/>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E37C7"/>
    <w:pPr>
      <w:keepNext/>
      <w:keepLines/>
      <w:spacing w:before="40" w:line="360" w:lineRule="auto"/>
      <w:outlineLvl w:val="3"/>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E37C7"/>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443316"/>
    <w:pPr>
      <w:spacing w:after="200"/>
    </w:pPr>
    <w:rPr>
      <w:i/>
      <w:iCs/>
      <w:color w:val="44546A" w:themeColor="text2"/>
      <w:sz w:val="18"/>
      <w:szCs w:val="18"/>
    </w:rPr>
  </w:style>
  <w:style w:type="character" w:styleId="Hyperlink">
    <w:name w:val="Hyperlink"/>
    <w:basedOn w:val="DefaultParagraphFont"/>
    <w:uiPriority w:val="99"/>
    <w:unhideWhenUsed/>
    <w:rsid w:val="00443316"/>
    <w:rPr>
      <w:color w:val="0563C1" w:themeColor="hyperlink"/>
      <w:u w:val="single"/>
    </w:rPr>
  </w:style>
  <w:style w:type="paragraph" w:styleId="BalloonText">
    <w:name w:val="Balloon Text"/>
    <w:basedOn w:val="Normal"/>
    <w:link w:val="BalloonTextChar"/>
    <w:uiPriority w:val="99"/>
    <w:semiHidden/>
    <w:unhideWhenUsed/>
    <w:rsid w:val="001F3558"/>
    <w:rPr>
      <w:rFonts w:ascii="Lucida Grande" w:hAnsi="Lucida Grande"/>
      <w:sz w:val="18"/>
      <w:szCs w:val="18"/>
    </w:rPr>
  </w:style>
  <w:style w:type="character" w:customStyle="1" w:styleId="BalloonTextChar">
    <w:name w:val="Balloon Text Char"/>
    <w:basedOn w:val="DefaultParagraphFont"/>
    <w:link w:val="BalloonText"/>
    <w:uiPriority w:val="99"/>
    <w:semiHidden/>
    <w:rsid w:val="001F3558"/>
    <w:rPr>
      <w:rFonts w:ascii="Lucida Grande" w:hAnsi="Lucida Grande"/>
      <w:sz w:val="18"/>
      <w:szCs w:val="18"/>
    </w:rPr>
  </w:style>
  <w:style w:type="character" w:styleId="CommentReference">
    <w:name w:val="annotation reference"/>
    <w:basedOn w:val="DefaultParagraphFont"/>
    <w:uiPriority w:val="99"/>
    <w:semiHidden/>
    <w:unhideWhenUsed/>
    <w:rsid w:val="00071215"/>
    <w:rPr>
      <w:sz w:val="18"/>
      <w:szCs w:val="18"/>
    </w:rPr>
  </w:style>
  <w:style w:type="paragraph" w:styleId="CommentText">
    <w:name w:val="annotation text"/>
    <w:basedOn w:val="Normal"/>
    <w:link w:val="CommentTextChar"/>
    <w:uiPriority w:val="99"/>
    <w:semiHidden/>
    <w:unhideWhenUsed/>
    <w:rsid w:val="00071215"/>
  </w:style>
  <w:style w:type="character" w:customStyle="1" w:styleId="CommentTextChar">
    <w:name w:val="Comment Text Char"/>
    <w:basedOn w:val="DefaultParagraphFont"/>
    <w:link w:val="CommentText"/>
    <w:uiPriority w:val="99"/>
    <w:semiHidden/>
    <w:rsid w:val="00071215"/>
  </w:style>
  <w:style w:type="paragraph" w:styleId="CommentSubject">
    <w:name w:val="annotation subject"/>
    <w:basedOn w:val="CommentText"/>
    <w:next w:val="CommentText"/>
    <w:link w:val="CommentSubjectChar"/>
    <w:uiPriority w:val="99"/>
    <w:semiHidden/>
    <w:unhideWhenUsed/>
    <w:rsid w:val="00071215"/>
    <w:rPr>
      <w:b/>
      <w:bCs/>
      <w:sz w:val="20"/>
      <w:szCs w:val="20"/>
    </w:rPr>
  </w:style>
  <w:style w:type="character" w:customStyle="1" w:styleId="CommentSubjectChar">
    <w:name w:val="Comment Subject Char"/>
    <w:basedOn w:val="CommentTextChar"/>
    <w:link w:val="CommentSubject"/>
    <w:uiPriority w:val="99"/>
    <w:semiHidden/>
    <w:rsid w:val="00071215"/>
    <w:rPr>
      <w:b/>
      <w:bCs/>
      <w:sz w:val="20"/>
      <w:szCs w:val="20"/>
    </w:rPr>
  </w:style>
  <w:style w:type="paragraph" w:styleId="Revision">
    <w:name w:val="Revision"/>
    <w:hidden/>
    <w:uiPriority w:val="99"/>
    <w:semiHidden/>
    <w:rsid w:val="00DB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554401">
      <w:bodyDiv w:val="1"/>
      <w:marLeft w:val="0"/>
      <w:marRight w:val="0"/>
      <w:marTop w:val="0"/>
      <w:marBottom w:val="0"/>
      <w:divBdr>
        <w:top w:val="none" w:sz="0" w:space="0" w:color="auto"/>
        <w:left w:val="none" w:sz="0" w:space="0" w:color="auto"/>
        <w:bottom w:val="none" w:sz="0" w:space="0" w:color="auto"/>
        <w:right w:val="none" w:sz="0" w:space="0" w:color="auto"/>
      </w:divBdr>
    </w:div>
    <w:div w:id="1064524623">
      <w:bodyDiv w:val="1"/>
      <w:marLeft w:val="0"/>
      <w:marRight w:val="0"/>
      <w:marTop w:val="0"/>
      <w:marBottom w:val="0"/>
      <w:divBdr>
        <w:top w:val="none" w:sz="0" w:space="0" w:color="auto"/>
        <w:left w:val="none" w:sz="0" w:space="0" w:color="auto"/>
        <w:bottom w:val="none" w:sz="0" w:space="0" w:color="auto"/>
        <w:right w:val="none" w:sz="0" w:space="0" w:color="auto"/>
      </w:divBdr>
    </w:div>
    <w:div w:id="1250969773">
      <w:bodyDiv w:val="1"/>
      <w:marLeft w:val="0"/>
      <w:marRight w:val="0"/>
      <w:marTop w:val="0"/>
      <w:marBottom w:val="0"/>
      <w:divBdr>
        <w:top w:val="none" w:sz="0" w:space="0" w:color="auto"/>
        <w:left w:val="none" w:sz="0" w:space="0" w:color="auto"/>
        <w:bottom w:val="none" w:sz="0" w:space="0" w:color="auto"/>
        <w:right w:val="none" w:sz="0" w:space="0" w:color="auto"/>
      </w:divBdr>
    </w:div>
    <w:div w:id="1822695007">
      <w:bodyDiv w:val="1"/>
      <w:marLeft w:val="0"/>
      <w:marRight w:val="0"/>
      <w:marTop w:val="0"/>
      <w:marBottom w:val="0"/>
      <w:divBdr>
        <w:top w:val="none" w:sz="0" w:space="0" w:color="auto"/>
        <w:left w:val="none" w:sz="0" w:space="0" w:color="auto"/>
        <w:bottom w:val="none" w:sz="0" w:space="0" w:color="auto"/>
        <w:right w:val="none" w:sz="0" w:space="0" w:color="auto"/>
      </w:divBdr>
    </w:div>
    <w:div w:id="195778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bs3667@nyu.edu" TargetMode="External"/><Relationship Id="rId6" Type="http://schemas.openxmlformats.org/officeDocument/2006/relationships/comments" Target="comments.xml"/><Relationship Id="rId7"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83494</Words>
  <Characters>475916</Characters>
  <Application>Microsoft Macintosh Word</Application>
  <DocSecurity>0</DocSecurity>
  <Lines>3965</Lines>
  <Paragraphs>1116</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558294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Kenway</cp:lastModifiedBy>
  <cp:revision>9</cp:revision>
  <dcterms:created xsi:type="dcterms:W3CDTF">2023-02-15T15:04:00Z</dcterms:created>
  <dcterms:modified xsi:type="dcterms:W3CDTF">2023-02-23T16:38:00Z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id="eQrEdufy"/&gt;&lt;style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