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D8EB532" w14:textId="77777777" w:rsidR="00EC6F31" w:rsidRDefault="001F7C64">
      <w:pPr>
        <w:jc w:val="both"/>
        <w:rPr>
          <w:b/>
          <w:sz w:val="20"/>
          <w:szCs w:val="20"/>
        </w:rPr>
        <w:pPrChange w:id="0" w:author="Bo Shen" w:date="2023-03-07T11:51:00Z">
          <w:pPr/>
        </w:pPrChange>
      </w:pPr>
      <w:r>
        <w:rPr>
          <w:b/>
          <w:sz w:val="20"/>
          <w:szCs w:val="20"/>
        </w:rPr>
        <w:t>Essential Revisions (for the authors):</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p>
    <w:p w14:paraId="4D970899" w14:textId="77777777" w:rsidR="004B00AA" w:rsidRDefault="001F7C64">
      <w:pPr>
        <w:spacing w:before="240" w:after="240"/>
        <w:jc w:val="both"/>
        <w:rPr>
          <w:ins w:id="1" w:author="Paul Glimcher" w:date="2023-03-08T09:38:00Z"/>
          <w:b/>
          <w:sz w:val="20"/>
          <w:szCs w:val="20"/>
        </w:rPr>
      </w:pPr>
      <w:r>
        <w:rPr>
          <w:b/>
          <w:sz w:val="20"/>
          <w:szCs w:val="20"/>
        </w:rPr>
        <w:t>Based on the combined reviews and discussions among the reviewers and review editor, the following issues should be addressed as essential revisions for moving forward.</w:t>
      </w:r>
      <w:r>
        <w:rPr>
          <w:b/>
          <w:sz w:val="20"/>
          <w:szCs w:val="20"/>
        </w:rPr>
        <w:tab/>
      </w:r>
    </w:p>
    <w:p w14:paraId="29044C5A" w14:textId="11A5AC09" w:rsidR="004B00AA" w:rsidRPr="00A3127E" w:rsidRDefault="004B00AA">
      <w:pPr>
        <w:spacing w:before="240" w:after="240"/>
        <w:jc w:val="both"/>
        <w:rPr>
          <w:ins w:id="2" w:author="Paul Glimcher" w:date="2023-03-08T09:43:00Z"/>
          <w:b/>
          <w:sz w:val="20"/>
          <w:szCs w:val="20"/>
          <w:highlight w:val="yellow"/>
          <w:rPrChange w:id="3" w:author="Paul Glimcher" w:date="2023-03-08T09:43:00Z">
            <w:rPr>
              <w:ins w:id="4" w:author="Paul Glimcher" w:date="2023-03-08T09:43:00Z"/>
              <w:b/>
              <w:sz w:val="20"/>
              <w:szCs w:val="20"/>
            </w:rPr>
          </w:rPrChange>
        </w:rPr>
      </w:pPr>
      <w:ins w:id="5" w:author="Paul Glimcher" w:date="2023-03-08T09:38:00Z">
        <w:r w:rsidRPr="00A3127E">
          <w:rPr>
            <w:b/>
            <w:sz w:val="20"/>
            <w:szCs w:val="20"/>
            <w:highlight w:val="yellow"/>
            <w:rPrChange w:id="6" w:author="Paul Glimcher" w:date="2023-03-08T09:43:00Z">
              <w:rPr>
                <w:b/>
                <w:sz w:val="20"/>
                <w:szCs w:val="20"/>
              </w:rPr>
            </w:rPrChange>
          </w:rPr>
          <w:t>BO, WE NEED TO ADD BACK IN THE LIST OF ESSENTIAL REVISIONS HERE. THAT ALLOWS YOU TO SAY THAT YOU HAVE MADE ALL OF THE ESSENTIAL REVISIONS AND REMINDS THE REVIEWERS W</w:t>
        </w:r>
      </w:ins>
      <w:ins w:id="7" w:author="Paul Glimcher" w:date="2023-03-08T09:39:00Z">
        <w:r w:rsidRPr="00A3127E">
          <w:rPr>
            <w:b/>
            <w:sz w:val="20"/>
            <w:szCs w:val="20"/>
            <w:highlight w:val="yellow"/>
            <w:rPrChange w:id="8" w:author="Paul Glimcher" w:date="2023-03-08T09:43:00Z">
              <w:rPr>
                <w:b/>
                <w:sz w:val="20"/>
                <w:szCs w:val="20"/>
              </w:rPr>
            </w:rPrChange>
          </w:rPr>
          <w:t>HAT THOSE ESSENTIAL REVISIONS ARE.</w:t>
        </w:r>
      </w:ins>
    </w:p>
    <w:p w14:paraId="1BC59556" w14:textId="75A30338" w:rsidR="00A3127E" w:rsidRDefault="00A3127E">
      <w:pPr>
        <w:spacing w:before="240" w:after="240"/>
        <w:jc w:val="both"/>
        <w:rPr>
          <w:ins w:id="9" w:author="Paul Glimcher" w:date="2023-03-08T09:38:00Z"/>
          <w:b/>
          <w:sz w:val="20"/>
          <w:szCs w:val="20"/>
        </w:rPr>
      </w:pPr>
      <w:ins w:id="10" w:author="Paul Glimcher" w:date="2023-03-08T09:43:00Z">
        <w:r w:rsidRPr="00A3127E">
          <w:rPr>
            <w:b/>
            <w:sz w:val="20"/>
            <w:szCs w:val="20"/>
            <w:highlight w:val="yellow"/>
            <w:rPrChange w:id="11" w:author="Paul Glimcher" w:date="2023-03-08T09:43:00Z">
              <w:rPr>
                <w:b/>
                <w:sz w:val="20"/>
                <w:szCs w:val="20"/>
              </w:rPr>
            </w:rPrChange>
          </w:rPr>
          <w:t>LIST HERE!!</w:t>
        </w:r>
      </w:ins>
    </w:p>
    <w:p w14:paraId="16CA419E" w14:textId="3631A143" w:rsidR="00EC6F31" w:rsidRDefault="001F7C64">
      <w:pPr>
        <w:spacing w:before="240" w:after="240"/>
        <w:jc w:val="both"/>
        <w:rPr>
          <w:b/>
          <w:sz w:val="20"/>
          <w:szCs w:val="20"/>
        </w:rPr>
        <w:pPrChange w:id="12" w:author="Bo Shen" w:date="2023-03-07T11:51:00Z">
          <w:pPr>
            <w:spacing w:before="240" w:after="240"/>
          </w:pPr>
        </w:pPrChange>
      </w:pPr>
      <w:r>
        <w:rPr>
          <w:b/>
          <w:sz w:val="20"/>
          <w:szCs w:val="20"/>
        </w:rPr>
        <w:tab/>
      </w:r>
      <w:r>
        <w:rPr>
          <w:b/>
          <w:sz w:val="20"/>
          <w:szCs w:val="20"/>
        </w:rPr>
        <w:tab/>
      </w:r>
      <w:r>
        <w:rPr>
          <w:b/>
          <w:sz w:val="20"/>
          <w:szCs w:val="20"/>
        </w:rPr>
        <w:tab/>
      </w:r>
      <w:r>
        <w:rPr>
          <w:b/>
          <w:sz w:val="20"/>
          <w:szCs w:val="20"/>
        </w:rPr>
        <w:tab/>
      </w:r>
    </w:p>
    <w:p w14:paraId="68440703" w14:textId="3315818F" w:rsidR="00EC6F31" w:rsidRDefault="001F7C64">
      <w:pPr>
        <w:spacing w:before="240" w:after="240"/>
        <w:jc w:val="both"/>
        <w:rPr>
          <w:sz w:val="20"/>
          <w:szCs w:val="20"/>
        </w:rPr>
        <w:pPrChange w:id="13" w:author="Bo Shen" w:date="2023-03-07T11:51:00Z">
          <w:pPr>
            <w:spacing w:before="240" w:after="240"/>
          </w:pPr>
        </w:pPrChange>
      </w:pPr>
      <w:r>
        <w:rPr>
          <w:sz w:val="20"/>
          <w:szCs w:val="20"/>
        </w:rPr>
        <w:t xml:space="preserve">We thank the </w:t>
      </w:r>
      <w:r>
        <w:rPr>
          <w:sz w:val="20"/>
          <w:szCs w:val="20"/>
        </w:rPr>
        <w:t xml:space="preserve">Reviewers for their helpful comments, and we have revised the manuscript accordingly </w:t>
      </w:r>
      <w:ins w:id="14" w:author="Paul Glimcher" w:date="2023-03-08T09:39:00Z">
        <w:r w:rsidR="004B00AA">
          <w:rPr>
            <w:sz w:val="20"/>
            <w:szCs w:val="20"/>
          </w:rPr>
          <w:t xml:space="preserve">making all of the essential revisions specified in the reviews </w:t>
        </w:r>
      </w:ins>
      <w:r>
        <w:rPr>
          <w:sz w:val="20"/>
          <w:szCs w:val="20"/>
        </w:rPr>
        <w:t xml:space="preserve">- we believe these changes have greatly improved the manuscript. Below we </w:t>
      </w:r>
      <w:ins w:id="15" w:author="Paul Glimcher" w:date="2023-03-08T09:39:00Z">
        <w:r w:rsidR="004B00AA">
          <w:rPr>
            <w:sz w:val="20"/>
            <w:szCs w:val="20"/>
          </w:rPr>
          <w:t>explain how we make</w:t>
        </w:r>
      </w:ins>
      <w:del w:id="16" w:author="Paul Glimcher" w:date="2023-03-08T09:39:00Z">
        <w:r w:rsidDel="004B00AA">
          <w:rPr>
            <w:sz w:val="20"/>
            <w:szCs w:val="20"/>
          </w:rPr>
          <w:delText>address</w:delText>
        </w:r>
      </w:del>
      <w:r>
        <w:rPr>
          <w:sz w:val="20"/>
          <w:szCs w:val="20"/>
        </w:rPr>
        <w:t xml:space="preserve"> major conceptual responses to the essential revisions; more detailed responses and specif</w:t>
      </w:r>
      <w:r>
        <w:rPr>
          <w:sz w:val="20"/>
          <w:szCs w:val="20"/>
        </w:rPr>
        <w:t>ic revisions are provided in the response to specific Reviewer comments further down in this response.</w:t>
      </w:r>
    </w:p>
    <w:p w14:paraId="14CDFC46" w14:textId="3771FF32" w:rsidR="00EC6F31" w:rsidRDefault="001F7C64">
      <w:pPr>
        <w:spacing w:before="240" w:after="240"/>
        <w:jc w:val="both"/>
        <w:rPr>
          <w:sz w:val="20"/>
          <w:szCs w:val="20"/>
        </w:rPr>
        <w:pPrChange w:id="17" w:author="Bo Shen" w:date="2023-03-07T11:51:00Z">
          <w:pPr>
            <w:spacing w:before="240" w:after="240"/>
          </w:pPr>
        </w:pPrChange>
      </w:pPr>
      <w:r>
        <w:rPr>
          <w:sz w:val="20"/>
          <w:szCs w:val="20"/>
        </w:rPr>
        <w:t xml:space="preserve">Major changes in the revised manuscript </w:t>
      </w:r>
      <w:del w:id="18" w:author="Paul Glimcher" w:date="2023-03-08T09:40:00Z">
        <w:r w:rsidDel="004B00AA">
          <w:rPr>
            <w:sz w:val="20"/>
            <w:szCs w:val="20"/>
          </w:rPr>
          <w:delText>include</w:delText>
        </w:r>
      </w:del>
      <w:ins w:id="19" w:author="Paul Glimcher" w:date="2023-03-08T09:40:00Z">
        <w:r w:rsidR="004B00AA">
          <w:rPr>
            <w:sz w:val="20"/>
            <w:szCs w:val="20"/>
          </w:rPr>
          <w:t>are</w:t>
        </w:r>
      </w:ins>
      <w:r>
        <w:rPr>
          <w:sz w:val="20"/>
          <w:szCs w:val="20"/>
        </w:rPr>
        <w:t>:</w:t>
      </w:r>
    </w:p>
    <w:p w14:paraId="3D53B869" w14:textId="6C2B0002" w:rsidR="00EC6F31" w:rsidRDefault="001F7C64">
      <w:pPr>
        <w:numPr>
          <w:ilvl w:val="0"/>
          <w:numId w:val="2"/>
        </w:numPr>
        <w:spacing w:before="240"/>
        <w:jc w:val="both"/>
        <w:rPr>
          <w:sz w:val="20"/>
          <w:szCs w:val="20"/>
        </w:rPr>
        <w:pPrChange w:id="20" w:author="Bo Shen" w:date="2023-03-07T11:51:00Z">
          <w:pPr>
            <w:numPr>
              <w:numId w:val="2"/>
            </w:numPr>
            <w:spacing w:before="240"/>
            <w:ind w:left="720" w:hanging="360"/>
          </w:pPr>
        </w:pPrChange>
      </w:pPr>
      <w:r>
        <w:rPr>
          <w:sz w:val="20"/>
          <w:szCs w:val="20"/>
        </w:rPr>
        <w:t xml:space="preserve">The addition of </w:t>
      </w:r>
      <w:r w:rsidR="00C51D14">
        <w:rPr>
          <w:sz w:val="20"/>
          <w:szCs w:val="20"/>
        </w:rPr>
        <w:t>an</w:t>
      </w:r>
      <w:r>
        <w:rPr>
          <w:sz w:val="20"/>
          <w:szCs w:val="20"/>
        </w:rPr>
        <w:t xml:space="preserve"> alternative competing decision model (LCA: leaky competing accumulator) for quantitat</w:t>
      </w:r>
      <w:r>
        <w:rPr>
          <w:sz w:val="20"/>
          <w:szCs w:val="20"/>
        </w:rPr>
        <w:t>ive model comparison in fitting perceptual choice data and for comparative examination of best-fit model neural activity</w:t>
      </w:r>
      <w:ins w:id="21" w:author="Paul Glimcher" w:date="2023-03-08T09:40:00Z">
        <w:r w:rsidR="004B00AA">
          <w:rPr>
            <w:sz w:val="20"/>
            <w:szCs w:val="20"/>
          </w:rPr>
          <w:t xml:space="preserve"> as specifically requested by the reviewers.</w:t>
        </w:r>
      </w:ins>
      <w:del w:id="22" w:author="Paul Glimcher" w:date="2023-03-08T09:40:00Z">
        <w:r w:rsidDel="004B00AA">
          <w:rPr>
            <w:sz w:val="20"/>
            <w:szCs w:val="20"/>
          </w:rPr>
          <w:delText xml:space="preserve"> </w:delText>
        </w:r>
      </w:del>
    </w:p>
    <w:p w14:paraId="4FD669B6" w14:textId="2FC808CC" w:rsidR="00EC6F31" w:rsidRDefault="001F7C64">
      <w:pPr>
        <w:numPr>
          <w:ilvl w:val="0"/>
          <w:numId w:val="2"/>
        </w:numPr>
        <w:jc w:val="both"/>
        <w:rPr>
          <w:sz w:val="20"/>
          <w:szCs w:val="20"/>
        </w:rPr>
        <w:pPrChange w:id="23" w:author="Bo Shen" w:date="2023-03-07T11:51:00Z">
          <w:pPr>
            <w:numPr>
              <w:numId w:val="2"/>
            </w:numPr>
            <w:ind w:left="720" w:hanging="360"/>
          </w:pPr>
        </w:pPrChange>
      </w:pPr>
      <w:r>
        <w:rPr>
          <w:sz w:val="20"/>
          <w:szCs w:val="20"/>
        </w:rPr>
        <w:t>New figure supplements detailing optimization surfaces for model fits</w:t>
      </w:r>
      <w:ins w:id="24" w:author="Paul Glimcher" w:date="2023-03-08T09:40:00Z">
        <w:r w:rsidR="004B00AA">
          <w:rPr>
            <w:sz w:val="20"/>
            <w:szCs w:val="20"/>
          </w:rPr>
          <w:t xml:space="preserve"> as requested.</w:t>
        </w:r>
      </w:ins>
    </w:p>
    <w:p w14:paraId="6FA25596" w14:textId="4C669252" w:rsidR="00EC6F31" w:rsidRDefault="001F7C64">
      <w:pPr>
        <w:numPr>
          <w:ilvl w:val="0"/>
          <w:numId w:val="2"/>
        </w:numPr>
        <w:jc w:val="both"/>
        <w:rPr>
          <w:sz w:val="20"/>
          <w:szCs w:val="20"/>
        </w:rPr>
        <w:pPrChange w:id="25" w:author="Bo Shen" w:date="2023-03-07T11:51:00Z">
          <w:pPr>
            <w:numPr>
              <w:numId w:val="2"/>
            </w:numPr>
            <w:ind w:left="720" w:hanging="360"/>
          </w:pPr>
        </w:pPrChange>
      </w:pPr>
      <w:r>
        <w:rPr>
          <w:sz w:val="20"/>
          <w:szCs w:val="20"/>
        </w:rPr>
        <w:t xml:space="preserve">New figure supplements showing </w:t>
      </w:r>
      <w:ins w:id="26" w:author="Paul Glimcher" w:date="2023-03-08T09:40:00Z">
        <w:r w:rsidR="004B00AA">
          <w:rPr>
            <w:sz w:val="20"/>
            <w:szCs w:val="20"/>
          </w:rPr>
          <w:t xml:space="preserve">the </w:t>
        </w:r>
      </w:ins>
      <w:ins w:id="27" w:author="Paul Glimcher" w:date="2023-03-08T09:41:00Z">
        <w:r w:rsidR="004B00AA">
          <w:rPr>
            <w:sz w:val="20"/>
            <w:szCs w:val="20"/>
          </w:rPr>
          <w:t>reviewer-</w:t>
        </w:r>
      </w:ins>
      <w:ins w:id="28" w:author="Paul Glimcher" w:date="2023-03-08T09:40:00Z">
        <w:r w:rsidR="004B00AA">
          <w:rPr>
            <w:sz w:val="20"/>
            <w:szCs w:val="20"/>
          </w:rPr>
          <w:t xml:space="preserve">suggested </w:t>
        </w:r>
      </w:ins>
      <w:r>
        <w:rPr>
          <w:sz w:val="20"/>
          <w:szCs w:val="20"/>
        </w:rPr>
        <w:t>parameter recovery analyses</w:t>
      </w:r>
      <w:ins w:id="29" w:author="Paul Glimcher" w:date="2023-03-08T09:40:00Z">
        <w:r w:rsidR="004B00AA">
          <w:rPr>
            <w:sz w:val="20"/>
            <w:szCs w:val="20"/>
          </w:rPr>
          <w:t xml:space="preserve">. </w:t>
        </w:r>
      </w:ins>
    </w:p>
    <w:p w14:paraId="41BA5FF7" w14:textId="0D86582D" w:rsidR="00EC6F31" w:rsidRDefault="001F7C64">
      <w:pPr>
        <w:numPr>
          <w:ilvl w:val="0"/>
          <w:numId w:val="2"/>
        </w:numPr>
        <w:jc w:val="both"/>
        <w:rPr>
          <w:sz w:val="20"/>
          <w:szCs w:val="20"/>
        </w:rPr>
        <w:pPrChange w:id="30" w:author="Bo Shen" w:date="2023-03-07T11:51:00Z">
          <w:pPr>
            <w:numPr>
              <w:numId w:val="2"/>
            </w:numPr>
            <w:ind w:left="720" w:hanging="360"/>
          </w:pPr>
        </w:pPrChange>
      </w:pPr>
      <w:r>
        <w:rPr>
          <w:sz w:val="20"/>
          <w:szCs w:val="20"/>
        </w:rPr>
        <w:t>Signi</w:t>
      </w:r>
      <w:r>
        <w:rPr>
          <w:sz w:val="20"/>
          <w:szCs w:val="20"/>
        </w:rPr>
        <w:t>ficant revisions to the Introduction and Discussion to clarify the conceptual framing of the paper</w:t>
      </w:r>
      <w:ins w:id="31" w:author="Paul Glimcher" w:date="2023-03-08T09:41:00Z">
        <w:r w:rsidR="004B00AA">
          <w:rPr>
            <w:sz w:val="20"/>
            <w:szCs w:val="20"/>
          </w:rPr>
          <w:t xml:space="preserve"> in the manner suggested by the reviewers</w:t>
        </w:r>
      </w:ins>
      <w:r>
        <w:rPr>
          <w:sz w:val="20"/>
          <w:szCs w:val="20"/>
        </w:rPr>
        <w:t xml:space="preserve">; the new framing emphasizes the theoretical and empirical importance of incorporating disinhibition into circuit models of decision-making, and utilizes the </w:t>
      </w:r>
      <w:r>
        <w:rPr>
          <w:sz w:val="20"/>
          <w:szCs w:val="20"/>
        </w:rPr>
        <w:t>integration of value normalization and WTA activity as a conceptual testing of the LDDM rather than an end goal in and of itself</w:t>
      </w:r>
    </w:p>
    <w:p w14:paraId="260065F7" w14:textId="5A3029E8" w:rsidR="00EC6F31" w:rsidRDefault="004B00AA">
      <w:pPr>
        <w:numPr>
          <w:ilvl w:val="0"/>
          <w:numId w:val="2"/>
        </w:numPr>
        <w:jc w:val="both"/>
        <w:rPr>
          <w:sz w:val="20"/>
          <w:szCs w:val="20"/>
        </w:rPr>
        <w:pPrChange w:id="32" w:author="Bo Shen" w:date="2023-03-07T11:51:00Z">
          <w:pPr>
            <w:numPr>
              <w:numId w:val="2"/>
            </w:numPr>
            <w:ind w:left="720" w:hanging="360"/>
          </w:pPr>
        </w:pPrChange>
      </w:pPr>
      <w:ins w:id="33" w:author="Paul Glimcher" w:date="2023-03-08T09:41:00Z">
        <w:r>
          <w:rPr>
            <w:sz w:val="20"/>
            <w:szCs w:val="20"/>
          </w:rPr>
          <w:t xml:space="preserve">A </w:t>
        </w:r>
      </w:ins>
      <w:del w:id="34" w:author="Paul Glimcher" w:date="2023-03-08T09:41:00Z">
        <w:r w:rsidR="001F7C64" w:rsidDel="004B00AA">
          <w:rPr>
            <w:sz w:val="20"/>
            <w:szCs w:val="20"/>
          </w:rPr>
          <w:delText xml:space="preserve">New </w:delText>
        </w:r>
      </w:del>
      <w:ins w:id="35" w:author="Paul Glimcher" w:date="2023-03-08T09:41:00Z">
        <w:r>
          <w:rPr>
            <w:sz w:val="20"/>
            <w:szCs w:val="20"/>
          </w:rPr>
          <w:t>n</w:t>
        </w:r>
        <w:r>
          <w:rPr>
            <w:sz w:val="20"/>
            <w:szCs w:val="20"/>
          </w:rPr>
          <w:t xml:space="preserve">ew </w:t>
        </w:r>
      </w:ins>
      <w:r w:rsidR="001F7C64">
        <w:rPr>
          <w:sz w:val="20"/>
          <w:szCs w:val="20"/>
        </w:rPr>
        <w:t xml:space="preserve">discussion of existing disinhibition-based decision models in the cortical basal ganglia (CBG) system, </w:t>
      </w:r>
      <w:ins w:id="36" w:author="Paul Glimcher" w:date="2023-03-08T09:41:00Z">
        <w:r>
          <w:rPr>
            <w:sz w:val="20"/>
            <w:szCs w:val="20"/>
          </w:rPr>
          <w:t xml:space="preserve">acknowledging this related prior work as requested, this </w:t>
        </w:r>
      </w:ins>
      <w:r w:rsidR="001F7C64">
        <w:rPr>
          <w:sz w:val="20"/>
          <w:szCs w:val="20"/>
        </w:rPr>
        <w:t>includ</w:t>
      </w:r>
      <w:ins w:id="37" w:author="Paul Glimcher" w:date="2023-03-08T09:42:00Z">
        <w:r>
          <w:rPr>
            <w:sz w:val="20"/>
            <w:szCs w:val="20"/>
          </w:rPr>
          <w:t>es</w:t>
        </w:r>
      </w:ins>
      <w:del w:id="38" w:author="Paul Glimcher" w:date="2023-03-08T09:42:00Z">
        <w:r w:rsidR="001F7C64" w:rsidDel="004B00AA">
          <w:rPr>
            <w:sz w:val="20"/>
            <w:szCs w:val="20"/>
          </w:rPr>
          <w:delText>ing</w:delText>
        </w:r>
      </w:del>
      <w:r w:rsidR="001F7C64">
        <w:rPr>
          <w:sz w:val="20"/>
          <w:szCs w:val="20"/>
        </w:rPr>
        <w:t xml:space="preserve"> an overvie</w:t>
      </w:r>
      <w:r w:rsidR="001F7C64">
        <w:rPr>
          <w:sz w:val="20"/>
          <w:szCs w:val="20"/>
        </w:rPr>
        <w:t xml:space="preserve">w of similarities and differences </w:t>
      </w:r>
      <w:ins w:id="39" w:author="Paul Glimcher" w:date="2023-03-08T09:42:00Z">
        <w:r>
          <w:rPr>
            <w:sz w:val="20"/>
            <w:szCs w:val="20"/>
          </w:rPr>
          <w:t>between these existing models and</w:t>
        </w:r>
      </w:ins>
      <w:del w:id="40" w:author="Paul Glimcher" w:date="2023-03-08T09:42:00Z">
        <w:r w:rsidR="001F7C64" w:rsidDel="004B00AA">
          <w:rPr>
            <w:sz w:val="20"/>
            <w:szCs w:val="20"/>
          </w:rPr>
          <w:delText>with</w:delText>
        </w:r>
      </w:del>
      <w:r w:rsidR="001F7C64">
        <w:rPr>
          <w:sz w:val="20"/>
          <w:szCs w:val="20"/>
        </w:rPr>
        <w:t xml:space="preserve"> the LDDM</w:t>
      </w:r>
    </w:p>
    <w:p w14:paraId="78548965" w14:textId="385CCAAF" w:rsidR="00EC6F31" w:rsidRDefault="004B00AA">
      <w:pPr>
        <w:numPr>
          <w:ilvl w:val="0"/>
          <w:numId w:val="2"/>
        </w:numPr>
        <w:jc w:val="both"/>
        <w:rPr>
          <w:sz w:val="20"/>
          <w:szCs w:val="20"/>
        </w:rPr>
        <w:pPrChange w:id="41" w:author="Bo Shen" w:date="2023-03-07T11:51:00Z">
          <w:pPr>
            <w:numPr>
              <w:numId w:val="2"/>
            </w:numPr>
            <w:ind w:left="720" w:hanging="360"/>
          </w:pPr>
        </w:pPrChange>
      </w:pPr>
      <w:ins w:id="42" w:author="Paul Glimcher" w:date="2023-03-08T09:42:00Z">
        <w:r>
          <w:rPr>
            <w:sz w:val="20"/>
            <w:szCs w:val="20"/>
          </w:rPr>
          <w:t xml:space="preserve">A </w:t>
        </w:r>
      </w:ins>
      <w:del w:id="43" w:author="Paul Glimcher" w:date="2023-03-08T09:42:00Z">
        <w:r w:rsidR="001F7C64" w:rsidDel="004B00AA">
          <w:rPr>
            <w:sz w:val="20"/>
            <w:szCs w:val="20"/>
          </w:rPr>
          <w:delText xml:space="preserve">New </w:delText>
        </w:r>
      </w:del>
      <w:ins w:id="44" w:author="Paul Glimcher" w:date="2023-03-08T09:42:00Z">
        <w:r>
          <w:rPr>
            <w:sz w:val="20"/>
            <w:szCs w:val="20"/>
          </w:rPr>
          <w:t>n</w:t>
        </w:r>
        <w:r>
          <w:rPr>
            <w:sz w:val="20"/>
            <w:szCs w:val="20"/>
          </w:rPr>
          <w:t xml:space="preserve">ew </w:t>
        </w:r>
      </w:ins>
      <w:r w:rsidR="001F7C64">
        <w:rPr>
          <w:sz w:val="20"/>
          <w:szCs w:val="20"/>
        </w:rPr>
        <w:t xml:space="preserve">discussion of the relationship between the LDDM and previous computational models </w:t>
      </w:r>
      <w:del w:id="45" w:author="Paul Glimcher" w:date="2023-03-08T09:42:00Z">
        <w:r w:rsidR="001F7C64" w:rsidDel="004B00AA">
          <w:rPr>
            <w:sz w:val="20"/>
            <w:szCs w:val="20"/>
          </w:rPr>
          <w:delText xml:space="preserve">with </w:delText>
        </w:r>
      </w:del>
      <w:ins w:id="46" w:author="Paul Glimcher" w:date="2023-03-08T09:42:00Z">
        <w:r>
          <w:rPr>
            <w:sz w:val="20"/>
            <w:szCs w:val="20"/>
          </w:rPr>
          <w:t>that have employed</w:t>
        </w:r>
        <w:r>
          <w:rPr>
            <w:sz w:val="20"/>
            <w:szCs w:val="20"/>
          </w:rPr>
          <w:t xml:space="preserve"> </w:t>
        </w:r>
      </w:ins>
      <w:r w:rsidR="001F7C64">
        <w:rPr>
          <w:sz w:val="20"/>
          <w:szCs w:val="20"/>
        </w:rPr>
        <w:t>disinhibition</w:t>
      </w:r>
    </w:p>
    <w:p w14:paraId="5E27F1A2" w14:textId="76FE378A" w:rsidR="00EC6F31" w:rsidRDefault="001F7C64">
      <w:pPr>
        <w:numPr>
          <w:ilvl w:val="0"/>
          <w:numId w:val="2"/>
        </w:numPr>
        <w:spacing w:after="240"/>
        <w:jc w:val="both"/>
        <w:rPr>
          <w:sz w:val="20"/>
          <w:szCs w:val="20"/>
        </w:rPr>
        <w:pPrChange w:id="47" w:author="Bo Shen" w:date="2023-03-07T11:51:00Z">
          <w:pPr>
            <w:numPr>
              <w:numId w:val="2"/>
            </w:numPr>
            <w:spacing w:after="240"/>
            <w:ind w:left="720" w:hanging="360"/>
          </w:pPr>
        </w:pPrChange>
      </w:pPr>
      <w:r>
        <w:rPr>
          <w:sz w:val="20"/>
          <w:szCs w:val="20"/>
        </w:rPr>
        <w:t>Revision of model figures (</w:t>
      </w:r>
      <w:r w:rsidRPr="00410517">
        <w:rPr>
          <w:b/>
          <w:bCs/>
          <w:sz w:val="20"/>
          <w:szCs w:val="20"/>
          <w:rPrChange w:id="48" w:author="Bo Shen" w:date="2023-03-07T20:54:00Z">
            <w:rPr>
              <w:sz w:val="20"/>
              <w:szCs w:val="20"/>
            </w:rPr>
          </w:rPrChange>
        </w:rPr>
        <w:t>Figs. 2, 2-</w:t>
      </w:r>
      <w:ins w:id="49" w:author="Bo Shen" w:date="2023-03-07T20:54:00Z">
        <w:r w:rsidR="00410517" w:rsidRPr="00410517">
          <w:rPr>
            <w:b/>
            <w:bCs/>
            <w:sz w:val="20"/>
            <w:szCs w:val="20"/>
            <w:rPrChange w:id="50" w:author="Bo Shen" w:date="2023-03-07T20:54:00Z">
              <w:rPr>
                <w:sz w:val="20"/>
                <w:szCs w:val="20"/>
              </w:rPr>
            </w:rPrChange>
          </w:rPr>
          <w:t>figure supplement</w:t>
        </w:r>
      </w:ins>
      <w:del w:id="51" w:author="Bo Shen" w:date="2023-03-07T20:54:00Z">
        <w:r w:rsidRPr="00410517" w:rsidDel="00410517">
          <w:rPr>
            <w:b/>
            <w:bCs/>
            <w:sz w:val="20"/>
            <w:szCs w:val="20"/>
            <w:rPrChange w:id="52" w:author="Bo Shen" w:date="2023-03-07T20:54:00Z">
              <w:rPr>
                <w:sz w:val="20"/>
                <w:szCs w:val="20"/>
              </w:rPr>
            </w:rPrChange>
          </w:rPr>
          <w:delText>S</w:delText>
        </w:r>
      </w:del>
      <w:r w:rsidRPr="00410517">
        <w:rPr>
          <w:b/>
          <w:bCs/>
          <w:sz w:val="20"/>
          <w:szCs w:val="20"/>
          <w:rPrChange w:id="53" w:author="Bo Shen" w:date="2023-03-07T20:54:00Z">
            <w:rPr>
              <w:sz w:val="20"/>
              <w:szCs w:val="20"/>
            </w:rPr>
          </w:rPrChange>
        </w:rPr>
        <w:t>1A</w:t>
      </w:r>
      <w:r>
        <w:rPr>
          <w:sz w:val="20"/>
          <w:szCs w:val="20"/>
        </w:rPr>
        <w:t xml:space="preserve">) to </w:t>
      </w:r>
      <w:del w:id="54" w:author="Paul Glimcher" w:date="2023-03-08T09:43:00Z">
        <w:r w:rsidDel="00A3127E">
          <w:rPr>
            <w:sz w:val="20"/>
            <w:szCs w:val="20"/>
          </w:rPr>
          <w:delText xml:space="preserve">clarify </w:delText>
        </w:r>
      </w:del>
      <w:ins w:id="55" w:author="Paul Glimcher" w:date="2023-03-08T09:43:00Z">
        <w:r w:rsidR="00A3127E">
          <w:rPr>
            <w:sz w:val="20"/>
            <w:szCs w:val="20"/>
          </w:rPr>
          <w:t xml:space="preserve">better explain the unique features we refer to as </w:t>
        </w:r>
      </w:ins>
      <w:del w:id="56" w:author="Paul Glimcher" w:date="2023-03-08T09:43:00Z">
        <w:r w:rsidDel="00A3127E">
          <w:rPr>
            <w:sz w:val="20"/>
            <w:szCs w:val="20"/>
          </w:rPr>
          <w:delText xml:space="preserve">the nature of </w:delText>
        </w:r>
      </w:del>
      <w:r>
        <w:rPr>
          <w:sz w:val="20"/>
          <w:szCs w:val="20"/>
        </w:rPr>
        <w:t>disinhibitory cont</w:t>
      </w:r>
      <w:r>
        <w:rPr>
          <w:sz w:val="20"/>
          <w:szCs w:val="20"/>
        </w:rPr>
        <w:t xml:space="preserve">rol (as a parameter in the disinhibitory </w:t>
      </w:r>
      <w:r w:rsidRPr="00C51D14">
        <w:rPr>
          <w:i/>
          <w:iCs/>
          <w:sz w:val="20"/>
          <w:szCs w:val="20"/>
        </w:rPr>
        <w:t>D</w:t>
      </w:r>
      <w:r>
        <w:rPr>
          <w:sz w:val="20"/>
          <w:szCs w:val="20"/>
        </w:rPr>
        <w:t xml:space="preserve"> neuron that controls responsiveness to excitatory </w:t>
      </w:r>
      <w:r w:rsidRPr="00C51D14">
        <w:rPr>
          <w:i/>
          <w:iCs/>
          <w:sz w:val="20"/>
          <w:szCs w:val="20"/>
        </w:rPr>
        <w:t>R</w:t>
      </w:r>
      <w:r>
        <w:rPr>
          <w:sz w:val="20"/>
          <w:szCs w:val="20"/>
        </w:rPr>
        <w:t xml:space="preserve"> neuron input) </w:t>
      </w:r>
    </w:p>
    <w:p w14:paraId="3D6DBD20" w14:textId="77777777" w:rsidR="00EC6F31" w:rsidRDefault="001F7C64">
      <w:pPr>
        <w:spacing w:before="240" w:after="240"/>
        <w:jc w:val="both"/>
        <w:rPr>
          <w:sz w:val="20"/>
          <w:szCs w:val="20"/>
        </w:rPr>
        <w:pPrChange w:id="57" w:author="Bo Shen" w:date="2023-03-07T11:51:00Z">
          <w:pPr>
            <w:spacing w:before="240" w:after="240"/>
          </w:pPr>
        </w:pPrChange>
      </w:pPr>
      <w:r>
        <w:rPr>
          <w:sz w:val="20"/>
          <w:szCs w:val="20"/>
        </w:rPr>
        <w:t xml:space="preserve"> </w:t>
      </w:r>
    </w:p>
    <w:p w14:paraId="35FD5655" w14:textId="3FF53230" w:rsidR="00EC6F31" w:rsidRDefault="001F7C64">
      <w:pPr>
        <w:spacing w:before="240" w:after="240"/>
        <w:jc w:val="both"/>
        <w:rPr>
          <w:b/>
          <w:sz w:val="20"/>
          <w:szCs w:val="20"/>
        </w:rPr>
        <w:pPrChange w:id="58" w:author="Bo Shen" w:date="2023-03-07T11:51:00Z">
          <w:pPr>
            <w:spacing w:before="240" w:after="240"/>
          </w:pPr>
        </w:pPrChange>
      </w:pPr>
      <w:r>
        <w:rPr>
          <w:b/>
          <w:sz w:val="20"/>
          <w:szCs w:val="20"/>
        </w:rPr>
        <w:t>1) Competing models: While all three reviewers agree that a network that combines both value-based and WTA dynamics is interesting and useful, t</w:t>
      </w:r>
      <w:r>
        <w:rPr>
          <w:b/>
          <w:sz w:val="20"/>
          <w:szCs w:val="20"/>
        </w:rPr>
        <w:t>here is consensus that the lack of competing or contrasti</w:t>
      </w:r>
      <w:ins w:id="59" w:author="Paul Glimcher" w:date="2023-03-08T09:44:00Z">
        <w:r w:rsidR="00A3127E">
          <w:rPr>
            <w:b/>
            <w:sz w:val="20"/>
            <w:szCs w:val="20"/>
          </w:rPr>
          <w:t>ng</w:t>
        </w:r>
      </w:ins>
      <w:del w:id="60" w:author="Paul Glimcher" w:date="2023-03-08T09:44:00Z">
        <w:r w:rsidDel="00A3127E">
          <w:rPr>
            <w:b/>
            <w:sz w:val="20"/>
            <w:szCs w:val="20"/>
          </w:rPr>
          <w:delText>ve</w:delText>
        </w:r>
      </w:del>
      <w:r>
        <w:rPr>
          <w:b/>
          <w:sz w:val="20"/>
          <w:szCs w:val="20"/>
        </w:rPr>
        <w:t xml:space="preserve"> models (beyond the component models that are combined to make the LDDM) </w:t>
      </w:r>
      <w:del w:id="61" w:author="Paul Glimcher" w:date="2023-03-08T09:44:00Z">
        <w:r w:rsidDel="00A3127E">
          <w:rPr>
            <w:b/>
            <w:sz w:val="20"/>
            <w:szCs w:val="20"/>
          </w:rPr>
          <w:delText xml:space="preserve">tempers </w:delText>
        </w:r>
      </w:del>
      <w:ins w:id="62" w:author="Paul Glimcher" w:date="2023-03-08T09:44:00Z">
        <w:r w:rsidR="00A3127E">
          <w:rPr>
            <w:b/>
            <w:sz w:val="20"/>
            <w:szCs w:val="20"/>
          </w:rPr>
          <w:t>limits</w:t>
        </w:r>
        <w:r w:rsidR="00A3127E">
          <w:rPr>
            <w:b/>
            <w:sz w:val="20"/>
            <w:szCs w:val="20"/>
          </w:rPr>
          <w:t xml:space="preserve"> </w:t>
        </w:r>
      </w:ins>
      <w:r>
        <w:rPr>
          <w:b/>
          <w:sz w:val="20"/>
          <w:szCs w:val="20"/>
        </w:rPr>
        <w:t>the conclusions that can be taken away from the work. The LDDM should be compared with reasonable competing models a</w:t>
      </w:r>
      <w:r>
        <w:rPr>
          <w:b/>
          <w:sz w:val="20"/>
          <w:szCs w:val="20"/>
        </w:rPr>
        <w:t>nd, conceptually, the authors should highlight what the LDDM adds over existing models).</w:t>
      </w:r>
    </w:p>
    <w:p w14:paraId="52E5CF52" w14:textId="160D7757" w:rsidR="00EC6F31" w:rsidRDefault="001F7C64">
      <w:pPr>
        <w:spacing w:before="240" w:after="240"/>
        <w:jc w:val="both"/>
        <w:rPr>
          <w:sz w:val="20"/>
          <w:szCs w:val="20"/>
        </w:rPr>
        <w:pPrChange w:id="63" w:author="Bo Shen" w:date="2023-03-07T11:51:00Z">
          <w:pPr>
            <w:spacing w:before="240" w:after="240"/>
          </w:pPr>
        </w:pPrChange>
      </w:pPr>
      <w:r>
        <w:rPr>
          <w:sz w:val="20"/>
          <w:szCs w:val="20"/>
        </w:rPr>
        <w:t xml:space="preserve">In the revision, we now also compare LDDM performance with </w:t>
      </w:r>
      <w:del w:id="64" w:author="Paul Glimcher" w:date="2023-03-08T09:44:00Z">
        <w:r w:rsidDel="00A3127E">
          <w:rPr>
            <w:sz w:val="20"/>
            <w:szCs w:val="20"/>
          </w:rPr>
          <w:delText xml:space="preserve">another </w:delText>
        </w:r>
      </w:del>
      <w:ins w:id="65" w:author="Paul Glimcher" w:date="2023-03-08T09:44:00Z">
        <w:r w:rsidR="00A3127E">
          <w:rPr>
            <w:sz w:val="20"/>
            <w:szCs w:val="20"/>
          </w:rPr>
          <w:t>a</w:t>
        </w:r>
      </w:ins>
      <w:ins w:id="66" w:author="Paul Glimcher" w:date="2023-03-08T09:47:00Z">
        <w:r w:rsidR="00A3127E">
          <w:rPr>
            <w:sz w:val="20"/>
            <w:szCs w:val="20"/>
          </w:rPr>
          <w:t>n additional</w:t>
        </w:r>
      </w:ins>
      <w:ins w:id="67" w:author="Paul Glimcher" w:date="2023-03-08T09:44:00Z">
        <w:r w:rsidR="00A3127E">
          <w:rPr>
            <w:sz w:val="20"/>
            <w:szCs w:val="20"/>
          </w:rPr>
          <w:t xml:space="preserve"> </w:t>
        </w:r>
      </w:ins>
      <w:r>
        <w:rPr>
          <w:sz w:val="20"/>
          <w:szCs w:val="20"/>
        </w:rPr>
        <w:t>standard circuit model of decision-making - the leaky competing accumulator model (LCA). Model compa</w:t>
      </w:r>
      <w:r>
        <w:rPr>
          <w:sz w:val="20"/>
          <w:szCs w:val="20"/>
        </w:rPr>
        <w:t>rison show</w:t>
      </w:r>
      <w:ins w:id="68" w:author="Paul Glimcher" w:date="2023-03-08T09:45:00Z">
        <w:r w:rsidR="00A3127E">
          <w:rPr>
            <w:sz w:val="20"/>
            <w:szCs w:val="20"/>
          </w:rPr>
          <w:t>s</w:t>
        </w:r>
      </w:ins>
      <w:del w:id="69" w:author="Paul Glimcher" w:date="2023-03-08T09:45:00Z">
        <w:r w:rsidDel="00A3127E">
          <w:rPr>
            <w:sz w:val="20"/>
            <w:szCs w:val="20"/>
          </w:rPr>
          <w:delText>ed</w:delText>
        </w:r>
      </w:del>
      <w:r>
        <w:rPr>
          <w:sz w:val="20"/>
          <w:szCs w:val="20"/>
        </w:rPr>
        <w:t xml:space="preserve"> that the LDDM outperformed both the RNM and the LCA in fitting a standard decision-making dataset. We would like to point out that the RNM has been prevalent for two decades, and we believe it is appropriate to be considered as one of the stan</w:t>
      </w:r>
      <w:r>
        <w:rPr>
          <w:sz w:val="20"/>
          <w:szCs w:val="20"/>
        </w:rPr>
        <w:t xml:space="preserve">dard decision-making circuit models. However, the LCA is a widely known alternative dynamical model of decision-making suitable for behavioral comparison. </w:t>
      </w:r>
      <w:r w:rsidR="00C51D14">
        <w:rPr>
          <w:sz w:val="20"/>
          <w:szCs w:val="20"/>
        </w:rPr>
        <w:t>Thus,</w:t>
      </w:r>
      <w:r>
        <w:rPr>
          <w:sz w:val="20"/>
          <w:szCs w:val="20"/>
        </w:rPr>
        <w:t xml:space="preserve"> we </w:t>
      </w:r>
      <w:ins w:id="70" w:author="Paul Glimcher" w:date="2023-03-08T09:45:00Z">
        <w:r w:rsidR="00A3127E">
          <w:rPr>
            <w:sz w:val="20"/>
            <w:szCs w:val="20"/>
          </w:rPr>
          <w:t xml:space="preserve">have now added </w:t>
        </w:r>
      </w:ins>
      <w:del w:id="71" w:author="Paul Glimcher" w:date="2023-03-08T09:45:00Z">
        <w:r w:rsidDel="00A3127E">
          <w:rPr>
            <w:sz w:val="20"/>
            <w:szCs w:val="20"/>
          </w:rPr>
          <w:delText xml:space="preserve">included </w:delText>
        </w:r>
      </w:del>
      <w:r>
        <w:rPr>
          <w:sz w:val="20"/>
          <w:szCs w:val="20"/>
        </w:rPr>
        <w:t xml:space="preserve">the LCA </w:t>
      </w:r>
      <w:ins w:id="72" w:author="Paul Glimcher" w:date="2023-03-08T09:45:00Z">
        <w:r w:rsidR="00A3127E">
          <w:rPr>
            <w:sz w:val="20"/>
            <w:szCs w:val="20"/>
          </w:rPr>
          <w:t>as</w:t>
        </w:r>
      </w:ins>
      <w:del w:id="73" w:author="Paul Glimcher" w:date="2023-03-08T09:45:00Z">
        <w:r w:rsidDel="00A3127E">
          <w:rPr>
            <w:sz w:val="20"/>
            <w:szCs w:val="20"/>
          </w:rPr>
          <w:delText>in</w:delText>
        </w:r>
      </w:del>
      <w:r>
        <w:rPr>
          <w:sz w:val="20"/>
          <w:szCs w:val="20"/>
        </w:rPr>
        <w:t xml:space="preserve"> model fits to monkey WTA behavior, allowing a </w:t>
      </w:r>
      <w:del w:id="74" w:author="Paul Glimcher" w:date="2023-03-08T10:01:00Z">
        <w:r w:rsidDel="003A7809">
          <w:rPr>
            <w:sz w:val="20"/>
            <w:szCs w:val="20"/>
          </w:rPr>
          <w:lastRenderedPageBreak/>
          <w:delText xml:space="preserve">quantitative </w:delText>
        </w:r>
      </w:del>
      <w:r>
        <w:rPr>
          <w:sz w:val="20"/>
          <w:szCs w:val="20"/>
        </w:rPr>
        <w:t>comparison ac</w:t>
      </w:r>
      <w:r>
        <w:rPr>
          <w:sz w:val="20"/>
          <w:szCs w:val="20"/>
        </w:rPr>
        <w:t xml:space="preserve">ross </w:t>
      </w:r>
      <w:del w:id="75" w:author="Paul Glimcher" w:date="2023-03-08T10:01:00Z">
        <w:r w:rsidDel="003A7809">
          <w:rPr>
            <w:sz w:val="20"/>
            <w:szCs w:val="20"/>
          </w:rPr>
          <w:delText>the three</w:delText>
        </w:r>
      </w:del>
      <w:ins w:id="76" w:author="Paul Glimcher" w:date="2023-03-08T10:01:00Z">
        <w:r w:rsidR="003A7809">
          <w:rPr>
            <w:sz w:val="20"/>
            <w:szCs w:val="20"/>
          </w:rPr>
          <w:t>four</w:t>
        </w:r>
      </w:ins>
      <w:r>
        <w:rPr>
          <w:sz w:val="20"/>
          <w:szCs w:val="20"/>
        </w:rPr>
        <w:t xml:space="preserve"> models (LDDM, RNM, </w:t>
      </w:r>
      <w:ins w:id="77" w:author="Paul Glimcher" w:date="2023-03-08T10:01:00Z">
        <w:r w:rsidR="003A7809">
          <w:rPr>
            <w:sz w:val="20"/>
            <w:szCs w:val="20"/>
          </w:rPr>
          <w:t xml:space="preserve">DDM, and </w:t>
        </w:r>
      </w:ins>
      <w:r>
        <w:rPr>
          <w:sz w:val="20"/>
          <w:szCs w:val="20"/>
        </w:rPr>
        <w:t xml:space="preserve">LCA); in addition, we also quantify and compare how the option-coding unit activity in each best-fit model matches neurophysiological data. </w:t>
      </w:r>
    </w:p>
    <w:p w14:paraId="554F71D3" w14:textId="0716DB46" w:rsidR="00EC6F31" w:rsidRDefault="001F7C64">
      <w:pPr>
        <w:spacing w:before="240" w:after="240"/>
        <w:jc w:val="both"/>
        <w:rPr>
          <w:sz w:val="20"/>
          <w:szCs w:val="20"/>
        </w:rPr>
        <w:pPrChange w:id="78" w:author="Bo Shen" w:date="2023-03-07T11:51:00Z">
          <w:pPr>
            <w:spacing w:before="240" w:after="240"/>
          </w:pPr>
        </w:pPrChange>
      </w:pPr>
      <w:r>
        <w:rPr>
          <w:sz w:val="20"/>
          <w:szCs w:val="20"/>
        </w:rPr>
        <w:t xml:space="preserve">Based on </w:t>
      </w:r>
      <w:ins w:id="79" w:author="Bo Shen" w:date="2023-03-07T10:23:00Z">
        <w:r w:rsidR="007F5B76">
          <w:rPr>
            <w:sz w:val="20"/>
            <w:szCs w:val="20"/>
          </w:rPr>
          <w:t xml:space="preserve">the </w:t>
        </w:r>
      </w:ins>
      <w:r>
        <w:rPr>
          <w:sz w:val="20"/>
          <w:szCs w:val="20"/>
        </w:rPr>
        <w:t>Reviewer</w:t>
      </w:r>
      <w:ins w:id="80" w:author="Bo Shen" w:date="2023-03-07T10:23:00Z">
        <w:r w:rsidR="007F5B76">
          <w:rPr>
            <w:sz w:val="20"/>
            <w:szCs w:val="20"/>
          </w:rPr>
          <w:t>s’</w:t>
        </w:r>
      </w:ins>
      <w:r>
        <w:rPr>
          <w:sz w:val="20"/>
          <w:szCs w:val="20"/>
        </w:rPr>
        <w:t xml:space="preserve"> suggestions, we also </w:t>
      </w:r>
      <w:ins w:id="81" w:author="Paul Glimcher" w:date="2023-03-08T09:48:00Z">
        <w:r w:rsidR="00C77817">
          <w:rPr>
            <w:sz w:val="20"/>
            <w:szCs w:val="20"/>
          </w:rPr>
          <w:t xml:space="preserve">now </w:t>
        </w:r>
      </w:ins>
      <w:r>
        <w:rPr>
          <w:sz w:val="20"/>
          <w:szCs w:val="20"/>
        </w:rPr>
        <w:t xml:space="preserve">highlight two fundamental differences between the LDDM and </w:t>
      </w:r>
      <w:ins w:id="82" w:author="Paul Glimcher" w:date="2023-03-08T09:48:00Z">
        <w:r w:rsidR="00C77817">
          <w:rPr>
            <w:sz w:val="20"/>
            <w:szCs w:val="20"/>
          </w:rPr>
          <w:t xml:space="preserve">other </w:t>
        </w:r>
      </w:ins>
      <w:r>
        <w:rPr>
          <w:sz w:val="20"/>
          <w:szCs w:val="20"/>
        </w:rPr>
        <w:t xml:space="preserve">existing circuit models. First, </w:t>
      </w:r>
      <w:ins w:id="83" w:author="Paul Glimcher" w:date="2023-03-08T09:48:00Z">
        <w:r w:rsidR="00C77817">
          <w:rPr>
            <w:sz w:val="20"/>
            <w:szCs w:val="20"/>
          </w:rPr>
          <w:t xml:space="preserve">we now highlight that </w:t>
        </w:r>
      </w:ins>
      <w:r>
        <w:rPr>
          <w:sz w:val="20"/>
          <w:szCs w:val="20"/>
        </w:rPr>
        <w:t>the common inhibitory motif in existing standard decision-making models (e.g.</w:t>
      </w:r>
      <w:r w:rsidR="00C51D14">
        <w:rPr>
          <w:sz w:val="20"/>
          <w:szCs w:val="20"/>
        </w:rPr>
        <w:t>,</w:t>
      </w:r>
      <w:r>
        <w:rPr>
          <w:sz w:val="20"/>
          <w:szCs w:val="20"/>
        </w:rPr>
        <w:t xml:space="preserve"> RNM) is non-selective inhibition. We clarify here in the revisio</w:t>
      </w:r>
      <w:r>
        <w:rPr>
          <w:sz w:val="20"/>
          <w:szCs w:val="20"/>
        </w:rPr>
        <w:t xml:space="preserve">n that the LDDM has a fundamental difference from RNM in predicting </w:t>
      </w:r>
      <w:r>
        <w:rPr>
          <w:sz w:val="20"/>
          <w:szCs w:val="20"/>
          <w:u w:val="single"/>
        </w:rPr>
        <w:t>selective</w:t>
      </w:r>
      <w:r>
        <w:rPr>
          <w:sz w:val="20"/>
          <w:szCs w:val="20"/>
        </w:rPr>
        <w:t xml:space="preserve"> (or structured) inhibition, which has been identified in recent empirical studies using advanced neural imaging techniques. Second, </w:t>
      </w:r>
      <w:ins w:id="84" w:author="Paul Glimcher" w:date="2023-03-08T09:48:00Z">
        <w:r w:rsidR="00C77817">
          <w:rPr>
            <w:sz w:val="20"/>
            <w:szCs w:val="20"/>
          </w:rPr>
          <w:t xml:space="preserve">we now explain that </w:t>
        </w:r>
      </w:ins>
      <w:r>
        <w:rPr>
          <w:sz w:val="20"/>
          <w:szCs w:val="20"/>
        </w:rPr>
        <w:t>disinhibition in the LDDM provides a circuit mechanism for a switch between valuation and WTA dynamics; such a mechanism do</w:t>
      </w:r>
      <w:r>
        <w:rPr>
          <w:sz w:val="20"/>
          <w:szCs w:val="20"/>
        </w:rPr>
        <w:t xml:space="preserve">es not exist in simpler models like the RNM. Thus, while we show that the LDDM can outperform alternative models quantitatively, </w:t>
      </w:r>
      <w:ins w:id="85" w:author="Paul Glimcher" w:date="2023-03-08T09:49:00Z">
        <w:r w:rsidR="00C77817">
          <w:rPr>
            <w:sz w:val="20"/>
            <w:szCs w:val="20"/>
          </w:rPr>
          <w:t xml:space="preserve">we now highlight that </w:t>
        </w:r>
      </w:ins>
      <w:r>
        <w:rPr>
          <w:sz w:val="20"/>
          <w:szCs w:val="20"/>
        </w:rPr>
        <w:t>the LDDM is a novel framework that is qualitatively different from previous models, can accommodate new empirical findings (e.g</w:t>
      </w:r>
      <w:r>
        <w:rPr>
          <w:sz w:val="20"/>
          <w:szCs w:val="20"/>
        </w:rPr>
        <w:t>.</w:t>
      </w:r>
      <w:r w:rsidR="00C51D14">
        <w:rPr>
          <w:sz w:val="20"/>
          <w:szCs w:val="20"/>
        </w:rPr>
        <w:t>,</w:t>
      </w:r>
      <w:r>
        <w:rPr>
          <w:sz w:val="20"/>
          <w:szCs w:val="20"/>
        </w:rPr>
        <w:t xml:space="preserve"> selective inhibition), and predicts specific hypotheses (e.g.</w:t>
      </w:r>
      <w:r w:rsidR="00C51D14">
        <w:rPr>
          <w:sz w:val="20"/>
          <w:szCs w:val="20"/>
        </w:rPr>
        <w:t>,</w:t>
      </w:r>
      <w:r>
        <w:rPr>
          <w:sz w:val="20"/>
          <w:szCs w:val="20"/>
        </w:rPr>
        <w:t xml:space="preserve"> differential activity of different inhibitory interneuron subtypes) for testing in future studies. </w:t>
      </w:r>
    </w:p>
    <w:p w14:paraId="63CEA137" w14:textId="77777777" w:rsidR="00EC6F31" w:rsidRDefault="00EC6F31">
      <w:pPr>
        <w:spacing w:before="240" w:after="240"/>
        <w:jc w:val="both"/>
        <w:rPr>
          <w:sz w:val="20"/>
          <w:szCs w:val="20"/>
        </w:rPr>
        <w:pPrChange w:id="86" w:author="Bo Shen" w:date="2023-03-07T11:51:00Z">
          <w:pPr>
            <w:spacing w:before="240" w:after="240"/>
          </w:pPr>
        </w:pPrChange>
      </w:pPr>
    </w:p>
    <w:p w14:paraId="090B9499" w14:textId="77777777" w:rsidR="00EC6F31" w:rsidRDefault="001F7C64">
      <w:pPr>
        <w:spacing w:before="240" w:after="240"/>
        <w:jc w:val="both"/>
        <w:rPr>
          <w:b/>
          <w:sz w:val="20"/>
          <w:szCs w:val="20"/>
        </w:rPr>
        <w:pPrChange w:id="87" w:author="Bo Shen" w:date="2023-03-07T11:51:00Z">
          <w:pPr>
            <w:spacing w:before="240" w:after="240"/>
          </w:pPr>
        </w:pPrChange>
      </w:pPr>
      <w:r>
        <w:rPr>
          <w:b/>
          <w:sz w:val="20"/>
          <w:szCs w:val="20"/>
        </w:rPr>
        <w:t>2) Parameter specificity: There is a consensus in the reviews regarding questions about t</w:t>
      </w:r>
      <w:r>
        <w:rPr>
          <w:b/>
          <w:sz w:val="20"/>
          <w:szCs w:val="20"/>
        </w:rPr>
        <w:t>he necessity, specificity, and interpretation of some of the model parameters. Reviewer 3, in particular, points out potential inconsistencies in the way the disinhibition Beta parameter is interpreted. Reviewer 2 highlights confusion between the necessary</w:t>
      </w:r>
      <w:r>
        <w:rPr>
          <w:b/>
          <w:sz w:val="20"/>
          <w:szCs w:val="20"/>
        </w:rPr>
        <w:t xml:space="preserve"> and specific role of Alpha compared to Beta in some of their simulations. As both reviewers point out, an examination of the optimization surface of the fits (Reviewer 3) and/or a parameter recovery analysis (Reviewer 2) could help demonstrate the robustn</w:t>
      </w:r>
      <w:r>
        <w:rPr>
          <w:b/>
          <w:sz w:val="20"/>
          <w:szCs w:val="20"/>
        </w:rPr>
        <w:t>ess and identifiability of the LDDM model parameters. This would also address Reviewer 1's concern about model complexity and overfitting.</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p>
    <w:p w14:paraId="1C506E5A" w14:textId="24D66D46" w:rsidR="00EC6F31" w:rsidRDefault="001F7C64">
      <w:pPr>
        <w:spacing w:before="240" w:after="240"/>
        <w:jc w:val="both"/>
        <w:rPr>
          <w:sz w:val="20"/>
          <w:szCs w:val="20"/>
        </w:rPr>
        <w:pPrChange w:id="88" w:author="Bo Shen" w:date="2023-03-07T11:51:00Z">
          <w:pPr>
            <w:spacing w:before="240" w:after="240"/>
          </w:pPr>
        </w:pPrChange>
      </w:pPr>
      <w:r>
        <w:rPr>
          <w:sz w:val="20"/>
          <w:szCs w:val="20"/>
        </w:rPr>
        <w:t xml:space="preserve">We thank the </w:t>
      </w:r>
      <w:r w:rsidR="0038664F">
        <w:rPr>
          <w:sz w:val="20"/>
          <w:szCs w:val="20"/>
        </w:rPr>
        <w:t>R</w:t>
      </w:r>
      <w:r>
        <w:rPr>
          <w:sz w:val="20"/>
          <w:szCs w:val="20"/>
        </w:rPr>
        <w:t xml:space="preserve">eviewers for pointing out inconsistencies in notation regarding the </w:t>
      </w:r>
      <m:oMath>
        <m:r>
          <w:rPr>
            <w:rFonts w:ascii="Cambria Math" w:hAnsi="Cambria Math"/>
            <w:sz w:val="20"/>
            <w:szCs w:val="20"/>
          </w:rPr>
          <m:t>β</m:t>
        </m:r>
      </m:oMath>
      <w:r>
        <w:rPr>
          <w:sz w:val="20"/>
          <w:szCs w:val="20"/>
        </w:rPr>
        <w:t xml:space="preserve"> parameter. In the revision</w:t>
      </w:r>
      <w:r>
        <w:rPr>
          <w:sz w:val="20"/>
          <w:szCs w:val="20"/>
        </w:rPr>
        <w:t xml:space="preserve">, we have fixed the notation problem on the </w:t>
      </w:r>
      <m:oMath>
        <m:r>
          <w:rPr>
            <w:rFonts w:ascii="Cambria Math" w:hAnsi="Cambria Math"/>
            <w:sz w:val="20"/>
            <w:szCs w:val="20"/>
          </w:rPr>
          <m:t>β</m:t>
        </m:r>
      </m:oMath>
      <w:r w:rsidR="001F6F4D">
        <w:rPr>
          <w:sz w:val="20"/>
          <w:szCs w:val="20"/>
        </w:rPr>
        <w:t xml:space="preserve"> </w:t>
      </w:r>
      <w:r>
        <w:rPr>
          <w:sz w:val="20"/>
          <w:szCs w:val="20"/>
        </w:rPr>
        <w:t xml:space="preserve">parameter </w:t>
      </w:r>
      <w:ins w:id="89" w:author="Paul Glimcher" w:date="2023-03-08T09:50:00Z">
        <w:r w:rsidR="00A06CA5">
          <w:rPr>
            <w:sz w:val="20"/>
            <w:szCs w:val="20"/>
          </w:rPr>
          <w:t xml:space="preserve">(sorry about that) </w:t>
        </w:r>
      </w:ins>
      <w:r>
        <w:rPr>
          <w:sz w:val="20"/>
          <w:szCs w:val="20"/>
        </w:rPr>
        <w:t>such that it is consistent throughout the manuscript.</w:t>
      </w:r>
      <w:ins w:id="90" w:author="Paul Glimcher" w:date="2023-03-08T09:50:00Z">
        <w:r w:rsidR="00A06CA5">
          <w:rPr>
            <w:sz w:val="20"/>
            <w:szCs w:val="20"/>
          </w:rPr>
          <w:t xml:space="preserve"> The manuscript now clarifies that</w:t>
        </w:r>
      </w:ins>
      <w:del w:id="91" w:author="Paul Glimcher" w:date="2023-03-08T09:50:00Z">
        <w:r w:rsidDel="00A06CA5">
          <w:rPr>
            <w:sz w:val="20"/>
            <w:szCs w:val="20"/>
          </w:rPr>
          <w:delText xml:space="preserve"> To reiterate</w:delText>
        </w:r>
        <w:r w:rsidDel="00A06CA5">
          <w:rPr>
            <w:sz w:val="20"/>
            <w:szCs w:val="20"/>
          </w:rPr>
          <w:delText>,</w:delText>
        </w:r>
      </w:del>
      <w:r>
        <w:rPr>
          <w:sz w:val="20"/>
          <w:szCs w:val="20"/>
        </w:rPr>
        <w:t xml:space="preserve"> in the LDDM the </w:t>
      </w:r>
      <m:oMath>
        <m:r>
          <w:rPr>
            <w:rFonts w:ascii="Cambria Math" w:hAnsi="Cambria Math"/>
            <w:sz w:val="20"/>
            <w:szCs w:val="20"/>
          </w:rPr>
          <m:t>β</m:t>
        </m:r>
      </m:oMath>
      <w:r w:rsidR="001F6F4D">
        <w:rPr>
          <w:sz w:val="20"/>
          <w:szCs w:val="20"/>
        </w:rPr>
        <w:t xml:space="preserve"> </w:t>
      </w:r>
      <w:r>
        <w:rPr>
          <w:sz w:val="20"/>
          <w:szCs w:val="20"/>
        </w:rPr>
        <w:t xml:space="preserve">parameter controls </w:t>
      </w:r>
      <w:r w:rsidRPr="001F6F4D">
        <w:rPr>
          <w:i/>
          <w:iCs/>
          <w:sz w:val="20"/>
          <w:szCs w:val="20"/>
        </w:rPr>
        <w:t>D</w:t>
      </w:r>
      <w:r>
        <w:rPr>
          <w:sz w:val="20"/>
          <w:szCs w:val="20"/>
        </w:rPr>
        <w:t xml:space="preserve"> unit response to </w:t>
      </w:r>
      <w:r w:rsidRPr="001F6F4D">
        <w:rPr>
          <w:i/>
          <w:iCs/>
          <w:sz w:val="20"/>
          <w:szCs w:val="20"/>
        </w:rPr>
        <w:t>R</w:t>
      </w:r>
      <w:r>
        <w:rPr>
          <w:sz w:val="20"/>
          <w:szCs w:val="20"/>
        </w:rPr>
        <w:t xml:space="preserve"> unit activity, and we </w:t>
      </w:r>
      <w:ins w:id="92" w:author="Paul Glimcher" w:date="2023-03-08T09:50:00Z">
        <w:r w:rsidR="00A06CA5">
          <w:rPr>
            <w:sz w:val="20"/>
            <w:szCs w:val="20"/>
          </w:rPr>
          <w:t xml:space="preserve">now highlight that we </w:t>
        </w:r>
      </w:ins>
      <w:r>
        <w:rPr>
          <w:sz w:val="20"/>
          <w:szCs w:val="20"/>
        </w:rPr>
        <w:t>conceptualize it as a measure of the functional co</w:t>
      </w:r>
      <w:r>
        <w:rPr>
          <w:sz w:val="20"/>
          <w:szCs w:val="20"/>
        </w:rPr>
        <w:t xml:space="preserve">nnectivity between </w:t>
      </w:r>
      <w:r w:rsidRPr="001F6F4D">
        <w:rPr>
          <w:i/>
          <w:iCs/>
          <w:sz w:val="20"/>
          <w:szCs w:val="20"/>
        </w:rPr>
        <w:t>R</w:t>
      </w:r>
      <w:r>
        <w:rPr>
          <w:sz w:val="20"/>
          <w:szCs w:val="20"/>
        </w:rPr>
        <w:t xml:space="preserve"> and </w:t>
      </w:r>
      <w:r w:rsidRPr="001F6F4D">
        <w:rPr>
          <w:i/>
          <w:iCs/>
          <w:sz w:val="20"/>
          <w:szCs w:val="20"/>
        </w:rPr>
        <w:t>D</w:t>
      </w:r>
      <w:r>
        <w:rPr>
          <w:sz w:val="20"/>
          <w:szCs w:val="20"/>
        </w:rPr>
        <w:t xml:space="preserve"> neurons.</w:t>
      </w:r>
    </w:p>
    <w:p w14:paraId="54A63215" w14:textId="489332AC" w:rsidR="00EC6F31" w:rsidRDefault="001F7C64">
      <w:pPr>
        <w:spacing w:before="240" w:after="240"/>
        <w:jc w:val="both"/>
        <w:rPr>
          <w:sz w:val="20"/>
          <w:szCs w:val="20"/>
        </w:rPr>
        <w:pPrChange w:id="93" w:author="Bo Shen" w:date="2023-03-07T11:51:00Z">
          <w:pPr>
            <w:spacing w:before="240" w:after="240"/>
          </w:pPr>
        </w:pPrChange>
      </w:pPr>
      <w:r>
        <w:rPr>
          <w:sz w:val="20"/>
          <w:szCs w:val="20"/>
        </w:rPr>
        <w:t xml:space="preserve">Regarding the role of </w:t>
      </w:r>
      <m:oMath>
        <m:r>
          <w:rPr>
            <w:rFonts w:ascii="Cambria Math" w:hAnsi="Cambria Math"/>
            <w:sz w:val="20"/>
            <w:szCs w:val="20"/>
          </w:rPr>
          <m:t>α</m:t>
        </m:r>
      </m:oMath>
      <w:r>
        <w:rPr>
          <w:sz w:val="20"/>
          <w:szCs w:val="20"/>
        </w:rPr>
        <w:t xml:space="preserve"> and </w:t>
      </w:r>
      <m:oMath>
        <m:r>
          <w:rPr>
            <w:rFonts w:ascii="Cambria Math" w:hAnsi="Cambria Math"/>
            <w:sz w:val="20"/>
            <w:szCs w:val="20"/>
          </w:rPr>
          <m:t>β</m:t>
        </m:r>
      </m:oMath>
      <w:r>
        <w:rPr>
          <w:sz w:val="20"/>
          <w:szCs w:val="20"/>
        </w:rPr>
        <w:t xml:space="preserve">, we clarify in the response below and in the revision the uniqueness of </w:t>
      </w:r>
      <m:oMath>
        <m:r>
          <w:rPr>
            <w:rFonts w:ascii="Cambria Math" w:hAnsi="Cambria Math"/>
            <w:sz w:val="20"/>
            <w:szCs w:val="20"/>
          </w:rPr>
          <m:t>α</m:t>
        </m:r>
      </m:oMath>
      <w:r w:rsidR="001E37A3">
        <w:rPr>
          <w:sz w:val="20"/>
          <w:szCs w:val="20"/>
        </w:rPr>
        <w:t xml:space="preserve"> </w:t>
      </w:r>
      <w:r>
        <w:rPr>
          <w:sz w:val="20"/>
          <w:szCs w:val="20"/>
        </w:rPr>
        <w:t xml:space="preserve">and </w:t>
      </w:r>
      <m:oMath>
        <m:r>
          <w:rPr>
            <w:rFonts w:ascii="Cambria Math" w:hAnsi="Cambria Math"/>
            <w:sz w:val="20"/>
            <w:szCs w:val="20"/>
          </w:rPr>
          <m:t>β</m:t>
        </m:r>
      </m:oMath>
      <w:r w:rsidR="001F6F4D">
        <w:rPr>
          <w:sz w:val="20"/>
          <w:szCs w:val="20"/>
        </w:rPr>
        <w:t xml:space="preserve"> </w:t>
      </w:r>
      <w:r>
        <w:rPr>
          <w:sz w:val="20"/>
          <w:szCs w:val="20"/>
        </w:rPr>
        <w:t>contributions to the dynamics of the system. The main takeaway</w:t>
      </w:r>
      <w:ins w:id="94" w:author="Paul Glimcher" w:date="2023-03-08T09:51:00Z">
        <w:r w:rsidR="00A06CA5">
          <w:rPr>
            <w:sz w:val="20"/>
            <w:szCs w:val="20"/>
          </w:rPr>
          <w:t>, now highlighted in the text,</w:t>
        </w:r>
      </w:ins>
      <w:r>
        <w:rPr>
          <w:sz w:val="20"/>
          <w:szCs w:val="20"/>
        </w:rPr>
        <w:t xml:space="preserve"> is that for WTA selection dynamics in the L</w:t>
      </w:r>
      <w:r>
        <w:rPr>
          <w:sz w:val="20"/>
          <w:szCs w:val="20"/>
        </w:rPr>
        <w:t xml:space="preserve">DDM, </w:t>
      </w:r>
      <m:oMath>
        <m:r>
          <w:rPr>
            <w:rFonts w:ascii="Cambria Math" w:hAnsi="Cambria Math"/>
            <w:sz w:val="20"/>
            <w:szCs w:val="20"/>
          </w:rPr>
          <m:t>β</m:t>
        </m:r>
      </m:oMath>
      <w:r w:rsidR="001E37A3">
        <w:rPr>
          <w:sz w:val="20"/>
          <w:szCs w:val="20"/>
        </w:rPr>
        <w:t xml:space="preserve"> </w:t>
      </w:r>
      <w:r>
        <w:rPr>
          <w:sz w:val="20"/>
          <w:szCs w:val="20"/>
        </w:rPr>
        <w:t xml:space="preserve">is required while </w:t>
      </w:r>
      <m:oMath>
        <m:r>
          <w:rPr>
            <w:rFonts w:ascii="Cambria Math" w:hAnsi="Cambria Math"/>
            <w:sz w:val="20"/>
            <w:szCs w:val="20"/>
          </w:rPr>
          <m:t>α</m:t>
        </m:r>
      </m:oMath>
      <w:r w:rsidR="001E37A3">
        <w:rPr>
          <w:sz w:val="20"/>
          <w:szCs w:val="20"/>
        </w:rPr>
        <w:t xml:space="preserve"> </w:t>
      </w:r>
      <w:r>
        <w:rPr>
          <w:sz w:val="20"/>
          <w:szCs w:val="20"/>
        </w:rPr>
        <w:t>contributes but is not necessary. In the revision, we now further examine and visualize the optimization surface of the fits for all parameters</w:t>
      </w:r>
      <w:ins w:id="95" w:author="Paul Glimcher" w:date="2023-03-08T09:51:00Z">
        <w:r w:rsidR="00A06CA5">
          <w:rPr>
            <w:sz w:val="20"/>
            <w:szCs w:val="20"/>
          </w:rPr>
          <w:t xml:space="preserve"> (as requested)</w:t>
        </w:r>
      </w:ins>
      <w:r>
        <w:rPr>
          <w:sz w:val="20"/>
          <w:szCs w:val="20"/>
        </w:rPr>
        <w:t>. Most of the parameters show smooth likelihood spaces, a narrow optimization range,</w:t>
      </w:r>
      <w:r>
        <w:rPr>
          <w:sz w:val="20"/>
          <w:szCs w:val="20"/>
        </w:rPr>
        <w:t xml:space="preserve"> and small collinearities, which indicate good identification of the model parameters and parsimonious model complexity. The </w:t>
      </w:r>
      <m:oMath>
        <m:r>
          <w:rPr>
            <w:rFonts w:ascii="Cambria Math" w:hAnsi="Cambria Math"/>
            <w:sz w:val="20"/>
            <w:szCs w:val="20"/>
          </w:rPr>
          <m:t>α</m:t>
        </m:r>
      </m:oMath>
      <w:r w:rsidR="001E37A3">
        <w:rPr>
          <w:sz w:val="20"/>
          <w:szCs w:val="20"/>
        </w:rPr>
        <w:t xml:space="preserve"> </w:t>
      </w:r>
      <w:r>
        <w:rPr>
          <w:sz w:val="20"/>
          <w:szCs w:val="20"/>
        </w:rPr>
        <w:t xml:space="preserve">parameter shows less precise identification and shares some collinearity with </w:t>
      </w:r>
      <m:oMath>
        <m:r>
          <w:rPr>
            <w:rFonts w:ascii="Cambria Math" w:hAnsi="Cambria Math"/>
            <w:sz w:val="20"/>
            <w:szCs w:val="20"/>
          </w:rPr>
          <m:t>β</m:t>
        </m:r>
      </m:oMath>
      <w:r>
        <w:rPr>
          <w:sz w:val="20"/>
          <w:szCs w:val="20"/>
        </w:rPr>
        <w:t>. We examined this problem carefully and realize</w:t>
      </w:r>
      <w:r>
        <w:rPr>
          <w:sz w:val="20"/>
          <w:szCs w:val="20"/>
        </w:rPr>
        <w:t xml:space="preserve">d that the </w:t>
      </w:r>
      <m:oMath>
        <m:r>
          <w:rPr>
            <w:rFonts w:ascii="Cambria Math" w:hAnsi="Cambria Math"/>
            <w:sz w:val="20"/>
            <w:szCs w:val="20"/>
          </w:rPr>
          <m:t>α</m:t>
        </m:r>
      </m:oMath>
      <w:r w:rsidR="001E37A3">
        <w:rPr>
          <w:sz w:val="20"/>
          <w:szCs w:val="20"/>
        </w:rPr>
        <w:t xml:space="preserve"> </w:t>
      </w:r>
      <w:r>
        <w:rPr>
          <w:sz w:val="20"/>
          <w:szCs w:val="20"/>
        </w:rPr>
        <w:t xml:space="preserve">and </w:t>
      </w:r>
      <m:oMath>
        <m:r>
          <w:rPr>
            <w:rFonts w:ascii="Cambria Math" w:hAnsi="Cambria Math"/>
            <w:sz w:val="20"/>
            <w:szCs w:val="20"/>
          </w:rPr>
          <m:t>β</m:t>
        </m:r>
      </m:oMath>
      <w:r w:rsidR="001E37A3">
        <w:rPr>
          <w:sz w:val="20"/>
          <w:szCs w:val="20"/>
        </w:rPr>
        <w:t xml:space="preserve"> </w:t>
      </w:r>
      <w:r>
        <w:rPr>
          <w:sz w:val="20"/>
          <w:szCs w:val="20"/>
        </w:rPr>
        <w:t xml:space="preserve">parameters make differential contributions to the shape of reaction time distribution in perceptual choice; these relatively small but potentially important differences in the likelihood space is an interesting phenomenon </w:t>
      </w:r>
      <w:r w:rsidR="001E37A3">
        <w:rPr>
          <w:sz w:val="20"/>
          <w:szCs w:val="20"/>
        </w:rPr>
        <w:t xml:space="preserve">that </w:t>
      </w:r>
      <w:r>
        <w:rPr>
          <w:sz w:val="20"/>
          <w:szCs w:val="20"/>
        </w:rPr>
        <w:t xml:space="preserve">we plan </w:t>
      </w:r>
      <w:r>
        <w:rPr>
          <w:sz w:val="20"/>
          <w:szCs w:val="20"/>
        </w:rPr>
        <w:t>on targeting in future studies. Overall, after careful examination on the model fitting including parameter recovery analyses, we find that the model fitting is reliable and the parameters settings are parsimonious.</w:t>
      </w:r>
      <w:ins w:id="96" w:author="Paul Glimcher" w:date="2023-03-08T09:51:00Z">
        <w:r w:rsidR="00A06CA5">
          <w:rPr>
            <w:sz w:val="20"/>
            <w:szCs w:val="20"/>
          </w:rPr>
          <w:t xml:space="preserve"> These new analyses</w:t>
        </w:r>
      </w:ins>
      <w:ins w:id="97" w:author="Paul Glimcher" w:date="2023-03-08T09:52:00Z">
        <w:r w:rsidR="00A06CA5">
          <w:rPr>
            <w:sz w:val="20"/>
            <w:szCs w:val="20"/>
          </w:rPr>
          <w:t xml:space="preserve"> are provided in a series of additional figures and additional text.</w:t>
        </w:r>
      </w:ins>
      <w:del w:id="98" w:author="Paul Glimcher" w:date="2023-03-08T09:51:00Z">
        <w:r w:rsidDel="00A06CA5">
          <w:rPr>
            <w:sz w:val="20"/>
            <w:szCs w:val="20"/>
          </w:rPr>
          <w:delText xml:space="preserve">  </w:delText>
        </w:r>
      </w:del>
    </w:p>
    <w:p w14:paraId="06DC4319" w14:textId="77777777" w:rsidR="00EC6F31" w:rsidRDefault="00EC6F31">
      <w:pPr>
        <w:spacing w:before="240" w:after="240"/>
        <w:jc w:val="both"/>
        <w:rPr>
          <w:sz w:val="20"/>
          <w:szCs w:val="20"/>
        </w:rPr>
        <w:pPrChange w:id="99" w:author="Bo Shen" w:date="2023-03-07T11:51:00Z">
          <w:pPr>
            <w:spacing w:before="240" w:after="240"/>
          </w:pPr>
        </w:pPrChange>
      </w:pPr>
    </w:p>
    <w:p w14:paraId="4B06C609" w14:textId="77777777" w:rsidR="00EC6F31" w:rsidRDefault="001F7C64">
      <w:pPr>
        <w:spacing w:before="240" w:after="240"/>
        <w:jc w:val="both"/>
        <w:rPr>
          <w:sz w:val="20"/>
          <w:szCs w:val="20"/>
        </w:rPr>
        <w:pPrChange w:id="100" w:author="Bo Shen" w:date="2023-03-07T11:51:00Z">
          <w:pPr>
            <w:spacing w:before="240" w:after="240"/>
          </w:pPr>
        </w:pPrChange>
      </w:pPr>
      <w:r>
        <w:rPr>
          <w:b/>
          <w:sz w:val="20"/>
          <w:szCs w:val="20"/>
        </w:rPr>
        <w:t>3) Conceptual framing: The reviews po</w:t>
      </w:r>
      <w:r>
        <w:rPr>
          <w:b/>
          <w:sz w:val="20"/>
          <w:szCs w:val="20"/>
        </w:rPr>
        <w:t>int out that the conceptual framing of the goals shifts across the different sections of the manuscript. The authors should be clear about the high-level framing (Reviewer 1), whether it's about the integration of two decision frameworks or the role of dis</w:t>
      </w:r>
      <w:r>
        <w:rPr>
          <w:b/>
          <w:sz w:val="20"/>
          <w:szCs w:val="20"/>
        </w:rPr>
        <w:t>inhibition). The author should also clarify the precise interpretation of the key aspects of the model that explain its behavior (Reviewers 1 &amp; 3). Finally, the authors should more extensively link their model in the context of prior work (Reviewers 1 &amp; 3)</w:t>
      </w:r>
      <w:r>
        <w:rPr>
          <w:b/>
          <w:sz w:val="20"/>
          <w:szCs w:val="20"/>
        </w:rPr>
        <w:tab/>
      </w:r>
    </w:p>
    <w:p w14:paraId="5DE82AB3" w14:textId="17DC2F39" w:rsidR="00EC6F31" w:rsidRDefault="001F7C64">
      <w:pPr>
        <w:spacing w:before="240" w:after="240"/>
        <w:jc w:val="both"/>
        <w:rPr>
          <w:sz w:val="20"/>
          <w:szCs w:val="20"/>
        </w:rPr>
        <w:pPrChange w:id="101" w:author="Bo Shen" w:date="2023-03-07T11:51:00Z">
          <w:pPr>
            <w:spacing w:before="240" w:after="240"/>
          </w:pPr>
        </w:pPrChange>
      </w:pPr>
      <w:r>
        <w:rPr>
          <w:sz w:val="20"/>
          <w:szCs w:val="20"/>
        </w:rPr>
        <w:lastRenderedPageBreak/>
        <w:t>The issue of conceptual framing is an important one, and we thank the Reviewers for pointing out the changing framing in the original paper. We have now edited the paper to highlight the importance of inhibition in computational models of decision-making</w:t>
      </w:r>
      <w:r>
        <w:rPr>
          <w:sz w:val="20"/>
          <w:szCs w:val="20"/>
        </w:rPr>
        <w:t xml:space="preserve">, focusing </w:t>
      </w:r>
      <w:ins w:id="102" w:author="Paul Glimcher" w:date="2023-03-08T09:52:00Z">
        <w:r w:rsidR="00A06CA5">
          <w:rPr>
            <w:sz w:val="20"/>
            <w:szCs w:val="20"/>
          </w:rPr>
          <w:t xml:space="preserve">throughout </w:t>
        </w:r>
      </w:ins>
      <w:r>
        <w:rPr>
          <w:sz w:val="20"/>
          <w:szCs w:val="20"/>
        </w:rPr>
        <w:t>on two issues in the existing literature: (1) the assumption of non-selective, pooled inhibition in decision models (which is not supported by recent empirical evidence), and (2) widespread empirical evidence for interneuron diversity and comple</w:t>
      </w:r>
      <w:r>
        <w:rPr>
          <w:sz w:val="20"/>
          <w:szCs w:val="20"/>
        </w:rPr>
        <w:t xml:space="preserve">xity in inhibition circuits. Given this framing, </w:t>
      </w:r>
      <w:del w:id="103" w:author="Paul Glimcher" w:date="2023-03-08T09:52:00Z">
        <w:r w:rsidDel="00A06CA5">
          <w:rPr>
            <w:sz w:val="20"/>
            <w:szCs w:val="20"/>
          </w:rPr>
          <w:delText xml:space="preserve">the goal of </w:delText>
        </w:r>
      </w:del>
      <w:r>
        <w:rPr>
          <w:sz w:val="20"/>
          <w:szCs w:val="20"/>
        </w:rPr>
        <w:t xml:space="preserve">the paper is now framed </w:t>
      </w:r>
      <w:ins w:id="104" w:author="Paul Glimcher" w:date="2023-03-08T09:53:00Z">
        <w:r w:rsidR="00A06CA5">
          <w:rPr>
            <w:sz w:val="20"/>
            <w:szCs w:val="20"/>
          </w:rPr>
          <w:t>by</w:t>
        </w:r>
      </w:ins>
      <w:del w:id="105" w:author="Paul Glimcher" w:date="2023-03-08T09:53:00Z">
        <w:r w:rsidDel="00A06CA5">
          <w:rPr>
            <w:sz w:val="20"/>
            <w:szCs w:val="20"/>
          </w:rPr>
          <w:delText>at</w:delText>
        </w:r>
      </w:del>
      <w:r>
        <w:rPr>
          <w:sz w:val="20"/>
          <w:szCs w:val="20"/>
        </w:rPr>
        <w:t xml:space="preserve"> introducing disinhibition into a circuit model of decision-making. In this framing, the integration of normalized value coding and WTA activity remains essential as a t</w:t>
      </w:r>
      <w:r>
        <w:rPr>
          <w:sz w:val="20"/>
          <w:szCs w:val="20"/>
        </w:rPr>
        <w:t>est of the validity of the LDDM.</w:t>
      </w:r>
    </w:p>
    <w:p w14:paraId="2EBAF04B" w14:textId="2982E8DC" w:rsidR="00EC6F31" w:rsidRDefault="001F7C64">
      <w:pPr>
        <w:spacing w:before="240" w:after="240"/>
        <w:jc w:val="both"/>
        <w:rPr>
          <w:sz w:val="20"/>
          <w:szCs w:val="20"/>
        </w:rPr>
        <w:pPrChange w:id="106" w:author="Bo Shen" w:date="2023-03-07T11:51:00Z">
          <w:pPr>
            <w:spacing w:before="240" w:after="240"/>
          </w:pPr>
        </w:pPrChange>
      </w:pPr>
      <w:r>
        <w:rPr>
          <w:sz w:val="20"/>
          <w:szCs w:val="20"/>
        </w:rPr>
        <w:t xml:space="preserve">Regarding the interpretation of model features, we have revised the paper to emphasize the relative importance of the </w:t>
      </w:r>
      <m:oMath>
        <m:r>
          <w:ins w:id="107" w:author="Bo Shen" w:date="2023-03-07T10:28:00Z">
            <w:rPr>
              <w:rFonts w:ascii="Cambria Math" w:hAnsi="Cambria Math"/>
              <w:sz w:val="20"/>
              <w:szCs w:val="20"/>
            </w:rPr>
            <m:t>β</m:t>
          </w:ins>
        </m:r>
      </m:oMath>
      <w:ins w:id="108" w:author="Bo Shen" w:date="2023-03-07T10:28:00Z">
        <w:r w:rsidR="00761945" w:rsidDel="00761945">
          <w:rPr>
            <w:sz w:val="20"/>
            <w:szCs w:val="20"/>
          </w:rPr>
          <w:t xml:space="preserve"> </w:t>
        </w:r>
      </w:ins>
      <w:del w:id="109" w:author="Bo Shen" w:date="2023-03-07T10:28:00Z">
        <w:r w:rsidDel="00761945">
          <w:rPr>
            <w:sz w:val="20"/>
            <w:szCs w:val="20"/>
          </w:rPr>
          <w:delText xml:space="preserve">Beta </w:delText>
        </w:r>
      </w:del>
      <w:r>
        <w:rPr>
          <w:sz w:val="20"/>
          <w:szCs w:val="20"/>
        </w:rPr>
        <w:t xml:space="preserve">and </w:t>
      </w:r>
      <m:oMath>
        <m:r>
          <w:ins w:id="110" w:author="Bo Shen" w:date="2023-03-07T10:24:00Z">
            <w:rPr>
              <w:rFonts w:ascii="Cambria Math" w:hAnsi="Cambria Math"/>
              <w:sz w:val="20"/>
              <w:szCs w:val="20"/>
            </w:rPr>
            <m:t>α</m:t>
          </w:ins>
        </m:r>
      </m:oMath>
      <w:ins w:id="111" w:author="Bo Shen" w:date="2023-03-07T10:24:00Z">
        <w:r w:rsidR="007F5B76" w:rsidDel="007F5B76">
          <w:rPr>
            <w:sz w:val="20"/>
            <w:szCs w:val="20"/>
          </w:rPr>
          <w:t xml:space="preserve"> </w:t>
        </w:r>
      </w:ins>
      <w:del w:id="112" w:author="Bo Shen" w:date="2023-03-07T10:24:00Z">
        <w:r w:rsidDel="007F5B76">
          <w:rPr>
            <w:sz w:val="20"/>
            <w:szCs w:val="20"/>
          </w:rPr>
          <w:delText xml:space="preserve">Alpha </w:delText>
        </w:r>
      </w:del>
      <w:r>
        <w:rPr>
          <w:sz w:val="20"/>
          <w:szCs w:val="20"/>
        </w:rPr>
        <w:t xml:space="preserve">parameters to LDDM behavior, the conceptual role of </w:t>
      </w:r>
      <m:oMath>
        <m:r>
          <w:ins w:id="113" w:author="Bo Shen" w:date="2023-03-07T10:28:00Z">
            <w:rPr>
              <w:rFonts w:ascii="Cambria Math" w:hAnsi="Cambria Math"/>
              <w:sz w:val="20"/>
              <w:szCs w:val="20"/>
            </w:rPr>
            <m:t>β</m:t>
          </w:ins>
        </m:r>
      </m:oMath>
      <w:ins w:id="114" w:author="Bo Shen" w:date="2023-03-07T10:28:00Z">
        <w:r w:rsidR="00761945" w:rsidDel="00761945">
          <w:rPr>
            <w:sz w:val="20"/>
            <w:szCs w:val="20"/>
          </w:rPr>
          <w:t xml:space="preserve"> </w:t>
        </w:r>
      </w:ins>
      <w:del w:id="115" w:author="Bo Shen" w:date="2023-03-07T10:28:00Z">
        <w:r w:rsidDel="00761945">
          <w:rPr>
            <w:sz w:val="20"/>
            <w:szCs w:val="20"/>
          </w:rPr>
          <w:delText xml:space="preserve">Beta </w:delText>
        </w:r>
      </w:del>
      <w:r>
        <w:rPr>
          <w:sz w:val="20"/>
          <w:szCs w:val="20"/>
        </w:rPr>
        <w:t xml:space="preserve">as a functional coupling between excitatory and disinhibitory units, and the interpretability of fit </w:t>
      </w:r>
      <m:oMath>
        <m:r>
          <w:ins w:id="116" w:author="Bo Shen" w:date="2023-03-07T10:24:00Z">
            <w:rPr>
              <w:rFonts w:ascii="Cambria Math" w:hAnsi="Cambria Math"/>
              <w:sz w:val="20"/>
              <w:szCs w:val="20"/>
            </w:rPr>
            <m:t>α</m:t>
          </w:ins>
        </m:r>
      </m:oMath>
      <w:ins w:id="117" w:author="Bo Shen" w:date="2023-03-07T10:24:00Z">
        <w:r w:rsidR="007F5B76" w:rsidDel="007F5B76">
          <w:rPr>
            <w:sz w:val="20"/>
            <w:szCs w:val="20"/>
          </w:rPr>
          <w:t xml:space="preserve"> </w:t>
        </w:r>
      </w:ins>
      <w:del w:id="118" w:author="Bo Shen" w:date="2023-03-07T10:24:00Z">
        <w:r w:rsidDel="007F5B76">
          <w:rPr>
            <w:sz w:val="20"/>
            <w:szCs w:val="20"/>
          </w:rPr>
          <w:delText xml:space="preserve">Alpha </w:delText>
        </w:r>
      </w:del>
      <w:r>
        <w:rPr>
          <w:sz w:val="20"/>
          <w:szCs w:val="20"/>
        </w:rPr>
        <w:t>values in terms of anatomical recurrence.</w:t>
      </w:r>
      <w:r w:rsidRPr="00D16BF5">
        <w:rPr>
          <w:sz w:val="20"/>
          <w:szCs w:val="20"/>
          <w:rPrChange w:id="119" w:author="Bo Shen" w:date="2023-03-07T10:42:00Z">
            <w:rPr>
              <w:sz w:val="20"/>
              <w:szCs w:val="20"/>
              <w:highlight w:val="yellow"/>
            </w:rPr>
          </w:rPrChange>
        </w:rPr>
        <w:t xml:space="preserve"> </w:t>
      </w:r>
      <w:r>
        <w:rPr>
          <w:sz w:val="20"/>
          <w:szCs w:val="20"/>
        </w:rPr>
        <w:t xml:space="preserve">Finally, we have now also added significant </w:t>
      </w:r>
      <w:r>
        <w:rPr>
          <w:sz w:val="20"/>
          <w:szCs w:val="20"/>
        </w:rPr>
        <w:t xml:space="preserve">new text to the Discussion to place the LDDM in the proper context of previous computational work. As suggested by Reviewer </w:t>
      </w:r>
      <w:ins w:id="120" w:author="Bo Shen" w:date="2023-03-07T15:21:00Z">
        <w:r w:rsidR="00062843">
          <w:rPr>
            <w:sz w:val="20"/>
            <w:szCs w:val="20"/>
          </w:rPr>
          <w:t>#</w:t>
        </w:r>
      </w:ins>
      <w:r>
        <w:rPr>
          <w:sz w:val="20"/>
          <w:szCs w:val="20"/>
        </w:rPr>
        <w:t>1, this includes a discussion of models of action selection in cortical-basal ganglia loops, which also utilized disinhibition (tho</w:t>
      </w:r>
      <w:r>
        <w:rPr>
          <w:sz w:val="20"/>
          <w:szCs w:val="20"/>
        </w:rPr>
        <w:t xml:space="preserve">ugh with some differences that the LDDM, this is now discussed explicitly). As suggested by Reviewer </w:t>
      </w:r>
      <w:ins w:id="121" w:author="Bo Shen" w:date="2023-03-07T15:21:00Z">
        <w:r w:rsidR="00062843">
          <w:rPr>
            <w:sz w:val="20"/>
            <w:szCs w:val="20"/>
          </w:rPr>
          <w:t>#</w:t>
        </w:r>
      </w:ins>
      <w:r>
        <w:rPr>
          <w:sz w:val="20"/>
          <w:szCs w:val="20"/>
        </w:rPr>
        <w:t>3, we also discuss how the LDDM is related to other computational models that use disinhibitory circuit motifs and address the functional processes releva</w:t>
      </w:r>
      <w:r>
        <w:rPr>
          <w:sz w:val="20"/>
          <w:szCs w:val="20"/>
        </w:rPr>
        <w:t xml:space="preserve">nt to the LDDM (divisive normalization, working memory, and decision-making). </w:t>
      </w:r>
    </w:p>
    <w:p w14:paraId="54A129DD" w14:textId="77777777" w:rsidR="00EC6F31" w:rsidRDefault="00EC6F31">
      <w:pPr>
        <w:spacing w:before="240" w:after="240"/>
        <w:jc w:val="both"/>
        <w:rPr>
          <w:b/>
          <w:sz w:val="20"/>
          <w:szCs w:val="20"/>
        </w:rPr>
        <w:pPrChange w:id="122" w:author="Bo Shen" w:date="2023-03-07T11:51:00Z">
          <w:pPr>
            <w:spacing w:before="240" w:after="240"/>
          </w:pPr>
        </w:pPrChange>
      </w:pPr>
    </w:p>
    <w:p w14:paraId="45CFDB1A" w14:textId="77777777" w:rsidR="00EC6F31" w:rsidRDefault="001F7C64">
      <w:pPr>
        <w:spacing w:before="240" w:after="240"/>
        <w:jc w:val="both"/>
        <w:rPr>
          <w:b/>
          <w:sz w:val="20"/>
          <w:szCs w:val="20"/>
        </w:rPr>
        <w:pPrChange w:id="123" w:author="Bo Shen" w:date="2023-03-07T11:51:00Z">
          <w:pPr>
            <w:spacing w:before="240" w:after="240"/>
          </w:pPr>
        </w:pPrChange>
      </w:pPr>
      <w:proofErr w:type="spellStart"/>
      <w:r>
        <w:rPr>
          <w:b/>
          <w:sz w:val="20"/>
          <w:szCs w:val="20"/>
        </w:rPr>
        <w:t>eLife</w:t>
      </w:r>
      <w:proofErr w:type="spellEnd"/>
      <w:r>
        <w:rPr>
          <w:b/>
          <w:sz w:val="20"/>
          <w:szCs w:val="20"/>
        </w:rPr>
        <w:t xml:space="preserve"> assessment</w:t>
      </w:r>
      <w:r>
        <w:rPr>
          <w:b/>
          <w:sz w:val="20"/>
          <w:szCs w:val="20"/>
        </w:rPr>
        <w:tab/>
      </w:r>
      <w:r>
        <w:rPr>
          <w:b/>
          <w:sz w:val="20"/>
          <w:szCs w:val="20"/>
        </w:rPr>
        <w:tab/>
      </w:r>
      <w:r>
        <w:rPr>
          <w:b/>
          <w:sz w:val="20"/>
          <w:szCs w:val="20"/>
        </w:rPr>
        <w:tab/>
      </w:r>
      <w:r>
        <w:rPr>
          <w:b/>
          <w:sz w:val="20"/>
          <w:szCs w:val="20"/>
        </w:rPr>
        <w:tab/>
      </w:r>
      <w:r>
        <w:rPr>
          <w:b/>
          <w:sz w:val="20"/>
          <w:szCs w:val="20"/>
        </w:rPr>
        <w:tab/>
      </w:r>
    </w:p>
    <w:p w14:paraId="521549CA" w14:textId="77777777" w:rsidR="00EC6F31" w:rsidRDefault="001F7C64">
      <w:pPr>
        <w:spacing w:before="240" w:after="240"/>
        <w:jc w:val="both"/>
        <w:rPr>
          <w:b/>
          <w:sz w:val="20"/>
          <w:szCs w:val="20"/>
        </w:rPr>
        <w:pPrChange w:id="124" w:author="Bo Shen" w:date="2023-03-07T11:51:00Z">
          <w:pPr>
            <w:spacing w:before="240" w:after="240"/>
          </w:pPr>
        </w:pPrChange>
      </w:pPr>
      <w:r>
        <w:rPr>
          <w:b/>
          <w:sz w:val="20"/>
          <w:szCs w:val="20"/>
        </w:rPr>
        <w:t xml:space="preserve">This work provides a promising first pass at providing an integrative model for how decisions arise from neural circuits. The approach is novel but lacks </w:t>
      </w:r>
      <w:r>
        <w:rPr>
          <w:b/>
          <w:sz w:val="20"/>
          <w:szCs w:val="20"/>
        </w:rPr>
        <w:t>a more rigorous vetting against alternative model formulations to be able to determine its true significance. More stringent evaluations of the model in the context of existing work, as well as a clearer description of the goals and implementation of the a</w:t>
      </w:r>
      <w:r>
        <w:rPr>
          <w:b/>
          <w:sz w:val="20"/>
          <w:szCs w:val="20"/>
        </w:rPr>
        <w:t>pproach, would help to address these concerns.</w:t>
      </w:r>
      <w:r>
        <w:rPr>
          <w:b/>
          <w:sz w:val="20"/>
          <w:szCs w:val="20"/>
        </w:rPr>
        <w:tab/>
      </w:r>
    </w:p>
    <w:p w14:paraId="15BC9FF4" w14:textId="77777777" w:rsidR="00EC6F31" w:rsidRDefault="001F7C64">
      <w:pPr>
        <w:spacing w:before="240" w:after="240"/>
        <w:jc w:val="both"/>
        <w:rPr>
          <w:b/>
          <w:sz w:val="20"/>
          <w:szCs w:val="20"/>
        </w:rPr>
        <w:pPrChange w:id="125" w:author="Bo Shen" w:date="2023-03-07T11:51:00Z">
          <w:pPr>
            <w:spacing w:before="240" w:after="240"/>
          </w:pPr>
        </w:pPrChange>
      </w:pPr>
      <w:r>
        <w:rPr>
          <w:b/>
          <w:sz w:val="20"/>
          <w:szCs w:val="20"/>
        </w:rPr>
        <w:t>Reviewer #1 (Public Review):</w:t>
      </w:r>
    </w:p>
    <w:p w14:paraId="005117C1" w14:textId="77777777" w:rsidR="00EC6F31" w:rsidRDefault="001F7C64">
      <w:pPr>
        <w:spacing w:before="240" w:after="240"/>
        <w:jc w:val="both"/>
        <w:rPr>
          <w:b/>
          <w:sz w:val="20"/>
          <w:szCs w:val="20"/>
        </w:rPr>
        <w:pPrChange w:id="126" w:author="Bo Shen" w:date="2023-03-07T11:51:00Z">
          <w:pPr>
            <w:spacing w:before="240" w:after="240"/>
          </w:pPr>
        </w:pPrChange>
      </w:pPr>
      <w:r>
        <w:rPr>
          <w:b/>
          <w:sz w:val="20"/>
          <w:szCs w:val="20"/>
        </w:rPr>
        <w:t>This work presents a unification model (of sorts) for explaining how the flow of evidence through networks can be controlled during decision-making. The authors combine two genera</w:t>
      </w:r>
      <w:r>
        <w:rPr>
          <w:b/>
          <w:sz w:val="20"/>
          <w:szCs w:val="20"/>
        </w:rPr>
        <w:t>l frameworks previously used as neural models of cortical decision-making, dynamic normalization (that implement value encoding via firing activity) and recurrent network models (which capture winner-take-all selection processes) into a unified model calle</w:t>
      </w:r>
      <w:r>
        <w:rPr>
          <w:b/>
          <w:sz w:val="20"/>
          <w:szCs w:val="20"/>
        </w:rPr>
        <w:t>d the local disinhibition-based decision model (LDDM). The simple motif of the LDDM allows for the disinhibition of excitatory cells that represent the engagement of individual actions that happens through a recurrent inhibitory loop (i.e., a leaky competi</w:t>
      </w:r>
      <w:r>
        <w:rPr>
          <w:b/>
          <w:sz w:val="20"/>
          <w:szCs w:val="20"/>
        </w:rPr>
        <w:t>ng accumulator). The authors show how the LDDM works effectively well at explaining both decision dynamics and the properties of cortical cells during perceptual decision-making tasks.</w:t>
      </w:r>
      <w:r>
        <w:rPr>
          <w:b/>
          <w:sz w:val="20"/>
          <w:szCs w:val="20"/>
        </w:rPr>
        <w:tab/>
      </w:r>
      <w:r>
        <w:rPr>
          <w:b/>
          <w:sz w:val="20"/>
          <w:szCs w:val="20"/>
        </w:rPr>
        <w:tab/>
      </w:r>
      <w:r>
        <w:rPr>
          <w:b/>
          <w:sz w:val="20"/>
          <w:szCs w:val="20"/>
        </w:rPr>
        <w:tab/>
      </w:r>
      <w:r>
        <w:rPr>
          <w:b/>
          <w:sz w:val="20"/>
          <w:szCs w:val="20"/>
        </w:rPr>
        <w:tab/>
      </w:r>
    </w:p>
    <w:p w14:paraId="4208FEDC" w14:textId="77777777" w:rsidR="00EC6F31" w:rsidRDefault="001F7C64">
      <w:pPr>
        <w:spacing w:before="240" w:after="240"/>
        <w:jc w:val="both"/>
        <w:rPr>
          <w:b/>
          <w:sz w:val="20"/>
          <w:szCs w:val="20"/>
        </w:rPr>
        <w:pPrChange w:id="127" w:author="Bo Shen" w:date="2023-03-07T11:51:00Z">
          <w:pPr>
            <w:spacing w:before="240" w:after="240"/>
          </w:pPr>
        </w:pPrChange>
      </w:pPr>
      <w:r>
        <w:rPr>
          <w:b/>
          <w:sz w:val="20"/>
          <w:szCs w:val="20"/>
        </w:rPr>
        <w:t>All in all, I thought this was an interesting study with an ambitio</w:t>
      </w:r>
      <w:r>
        <w:rPr>
          <w:b/>
          <w:sz w:val="20"/>
          <w:szCs w:val="20"/>
        </w:rPr>
        <w:t xml:space="preserve">us goal. But like any good study, there are some open issues worth noting and correcting. </w:t>
      </w:r>
    </w:p>
    <w:p w14:paraId="6E261D28" w14:textId="77777777" w:rsidR="00EC6F31" w:rsidRDefault="001F7C64">
      <w:pPr>
        <w:spacing w:before="240" w:after="240"/>
        <w:jc w:val="both"/>
        <w:rPr>
          <w:b/>
          <w:sz w:val="20"/>
          <w:szCs w:val="20"/>
        </w:rPr>
        <w:pPrChange w:id="128" w:author="Bo Shen" w:date="2023-03-07T11:51:00Z">
          <w:pPr>
            <w:spacing w:before="240" w:after="240"/>
          </w:pPr>
        </w:pPrChange>
      </w:pPr>
      <w:r>
        <w:rPr>
          <w:b/>
          <w:sz w:val="20"/>
          <w:szCs w:val="20"/>
        </w:rPr>
        <w:t>MAJOR CONCERNS</w:t>
      </w:r>
    </w:p>
    <w:p w14:paraId="47396A96" w14:textId="77777777" w:rsidR="00EC6F31" w:rsidRDefault="001F7C64">
      <w:pPr>
        <w:spacing w:before="240" w:after="240"/>
        <w:jc w:val="both"/>
        <w:rPr>
          <w:b/>
          <w:sz w:val="20"/>
          <w:szCs w:val="20"/>
        </w:rPr>
        <w:pPrChange w:id="129" w:author="Bo Shen" w:date="2023-03-07T11:51:00Z">
          <w:pPr>
            <w:spacing w:before="240" w:after="240"/>
          </w:pPr>
        </w:pPrChange>
      </w:pPr>
      <w:r>
        <w:rPr>
          <w:b/>
          <w:sz w:val="20"/>
          <w:szCs w:val="20"/>
        </w:rPr>
        <w:t>1. Big picture</w:t>
      </w:r>
    </w:p>
    <w:p w14:paraId="00BADB6E" w14:textId="77777777" w:rsidR="00EC6F31" w:rsidRDefault="001F7C64">
      <w:pPr>
        <w:spacing w:before="240" w:after="240"/>
        <w:jc w:val="both"/>
        <w:rPr>
          <w:b/>
          <w:sz w:val="20"/>
          <w:szCs w:val="20"/>
        </w:rPr>
        <w:pPrChange w:id="130" w:author="Bo Shen" w:date="2023-03-07T11:51:00Z">
          <w:pPr>
            <w:spacing w:before="240" w:after="240"/>
          </w:pPr>
        </w:pPrChange>
      </w:pPr>
      <w:r>
        <w:rPr>
          <w:b/>
          <w:sz w:val="20"/>
          <w:szCs w:val="20"/>
        </w:rPr>
        <w:t>This was a comprehensive and extremely well-vetted set of theoretical experiments. However, the scope and complexity also made the take</w:t>
      </w:r>
      <w:r>
        <w:rPr>
          <w:b/>
          <w:sz w:val="20"/>
          <w:szCs w:val="20"/>
        </w:rPr>
        <w:t xml:space="preserve">-home message hard to discern. The abstract and most of the introduction focus on the framing of LDDM as a hybrid of dynamic normalization models (DNM) and recurrent network models (RNMs). This is sold as a unification of value normalization and selection </w:t>
      </w:r>
      <w:r>
        <w:rPr>
          <w:b/>
          <w:sz w:val="20"/>
          <w:szCs w:val="20"/>
        </w:rPr>
        <w:t xml:space="preserve">into a novel unified framework. Then the focus shifts to the role of disinhibition in decision-making. Then in the Discussion, the goal is stated as to determine whether the LDDM generates persistent activity and does this activity differ </w:t>
      </w:r>
      <w:r>
        <w:rPr>
          <w:b/>
          <w:sz w:val="20"/>
          <w:szCs w:val="20"/>
        </w:rPr>
        <w:lastRenderedPageBreak/>
        <w:t>from RNMs. As a r</w:t>
      </w:r>
      <w:r>
        <w:rPr>
          <w:b/>
          <w:sz w:val="20"/>
          <w:szCs w:val="20"/>
        </w:rPr>
        <w:t xml:space="preserve">eader, it seems like the paper jumps between two high- level goals: 1) the unification of DNM and RNM architectures, and 2) the role of disinhibition. This constant changing makes it hard to focus as the reader goes on. </w:t>
      </w:r>
      <w:proofErr w:type="gramStart"/>
      <w:r>
        <w:rPr>
          <w:b/>
          <w:sz w:val="20"/>
          <w:szCs w:val="20"/>
        </w:rPr>
        <w:t>So</w:t>
      </w:r>
      <w:proofErr w:type="gramEnd"/>
      <w:r>
        <w:rPr>
          <w:b/>
          <w:sz w:val="20"/>
          <w:szCs w:val="20"/>
        </w:rPr>
        <w:t xml:space="preserve"> what is the big picture goal spec</w:t>
      </w:r>
      <w:r>
        <w:rPr>
          <w:b/>
          <w:sz w:val="20"/>
          <w:szCs w:val="20"/>
        </w:rPr>
        <w:t>ifically?</w:t>
      </w:r>
      <w:r>
        <w:rPr>
          <w:b/>
          <w:sz w:val="20"/>
          <w:szCs w:val="20"/>
        </w:rPr>
        <w:tab/>
      </w:r>
      <w:r>
        <w:rPr>
          <w:b/>
          <w:sz w:val="20"/>
          <w:szCs w:val="20"/>
        </w:rPr>
        <w:tab/>
      </w:r>
      <w:r>
        <w:rPr>
          <w:b/>
          <w:sz w:val="20"/>
          <w:szCs w:val="20"/>
        </w:rPr>
        <w:tab/>
      </w:r>
    </w:p>
    <w:p w14:paraId="1B80C3C2" w14:textId="77777777" w:rsidR="00EC6F31" w:rsidRDefault="001F7C64">
      <w:pPr>
        <w:spacing w:before="240" w:after="240"/>
        <w:jc w:val="both"/>
        <w:rPr>
          <w:b/>
          <w:sz w:val="20"/>
          <w:szCs w:val="20"/>
        </w:rPr>
        <w:pPrChange w:id="131" w:author="Bo Shen" w:date="2023-03-07T11:51:00Z">
          <w:pPr>
            <w:spacing w:before="240" w:after="240"/>
          </w:pPr>
        </w:pPrChange>
      </w:pPr>
      <w:r>
        <w:rPr>
          <w:b/>
          <w:sz w:val="20"/>
          <w:szCs w:val="20"/>
        </w:rPr>
        <w:t>Also, the framing of value normalization and WTA as a novel computational goal is a bit odd as this is a major focus of the field of reinforcement learning (both abstractly at the computational level and more concretely in models of the circui</w:t>
      </w:r>
      <w:r>
        <w:rPr>
          <w:b/>
          <w:sz w:val="20"/>
          <w:szCs w:val="20"/>
        </w:rPr>
        <w:t>ts that regulate it). I know that the authors do not think they are the first to unify value judgements with selection criteria. The writing just comes across that way and should be clarified.</w:t>
      </w:r>
    </w:p>
    <w:p w14:paraId="35E2B72E" w14:textId="65CFF76C" w:rsidR="00EC6F31" w:rsidRDefault="001F7C64">
      <w:pPr>
        <w:spacing w:before="240" w:after="240"/>
        <w:jc w:val="both"/>
        <w:rPr>
          <w:sz w:val="20"/>
          <w:szCs w:val="20"/>
        </w:rPr>
        <w:pPrChange w:id="132" w:author="Bo Shen" w:date="2023-03-07T11:51:00Z">
          <w:pPr>
            <w:spacing w:before="240" w:after="240"/>
          </w:pPr>
        </w:pPrChange>
      </w:pPr>
      <w:r>
        <w:rPr>
          <w:sz w:val="20"/>
          <w:szCs w:val="20"/>
        </w:rPr>
        <w:t>We thank the Reviewer for their thoughtful consideration of the</w:t>
      </w:r>
      <w:r>
        <w:rPr>
          <w:sz w:val="20"/>
          <w:szCs w:val="20"/>
        </w:rPr>
        <w:t xml:space="preserve"> overall framing of the big picture goals of the paper. Upon reflection, we agree that the paper really centers on the importance of incorporating disinhibition into computational circuit-based models of decision-making. Th</w:t>
      </w:r>
      <w:ins w:id="133" w:author="Paul Glimcher" w:date="2023-03-08T09:57:00Z">
        <w:r w:rsidR="00F86F6C">
          <w:rPr>
            <w:sz w:val="20"/>
            <w:szCs w:val="20"/>
          </w:rPr>
          <w:t>u</w:t>
        </w:r>
      </w:ins>
      <w:del w:id="134" w:author="Paul Glimcher" w:date="2023-03-08T09:57:00Z">
        <w:r w:rsidDel="00F86F6C">
          <w:rPr>
            <w:sz w:val="20"/>
            <w:szCs w:val="20"/>
          </w:rPr>
          <w:delText>i</w:delText>
        </w:r>
      </w:del>
      <w:r>
        <w:rPr>
          <w:sz w:val="20"/>
          <w:szCs w:val="20"/>
        </w:rPr>
        <w:t xml:space="preserve">s we have significantly revised </w:t>
      </w:r>
      <w:r>
        <w:rPr>
          <w:sz w:val="20"/>
          <w:szCs w:val="20"/>
        </w:rPr>
        <w:t>the Introduction and Discussion to focus on the theoretical and empirical importance of incorporating disinhibition into computational models of decision-making, and use the integration of value normalization and WTA selection as an example of how disinhib</w:t>
      </w:r>
      <w:r>
        <w:rPr>
          <w:sz w:val="20"/>
          <w:szCs w:val="20"/>
        </w:rPr>
        <w:t>ition increases the richness of circuit decision models. Please see the response to recommendations below for more detail on the changes.</w:t>
      </w:r>
    </w:p>
    <w:p w14:paraId="559A2C8D" w14:textId="77777777" w:rsidR="00EC6F31" w:rsidRDefault="001F7C64">
      <w:pPr>
        <w:spacing w:before="240" w:after="240"/>
        <w:jc w:val="both"/>
        <w:rPr>
          <w:b/>
          <w:sz w:val="20"/>
          <w:szCs w:val="20"/>
        </w:rPr>
        <w:pPrChange w:id="135" w:author="Bo Shen" w:date="2023-03-07T11:51:00Z">
          <w:pPr>
            <w:spacing w:before="240" w:after="240"/>
          </w:pPr>
        </w:pPrChange>
      </w:pPr>
      <w:r>
        <w:rPr>
          <w:b/>
          <w:sz w:val="20"/>
          <w:szCs w:val="20"/>
        </w:rPr>
        <w:tab/>
      </w:r>
      <w:r>
        <w:rPr>
          <w:b/>
          <w:sz w:val="20"/>
          <w:szCs w:val="20"/>
        </w:rPr>
        <w:tab/>
      </w:r>
      <w:r>
        <w:rPr>
          <w:b/>
          <w:sz w:val="20"/>
          <w:szCs w:val="20"/>
        </w:rPr>
        <w:tab/>
      </w:r>
      <w:r>
        <w:rPr>
          <w:b/>
          <w:sz w:val="20"/>
          <w:szCs w:val="20"/>
        </w:rPr>
        <w:tab/>
      </w:r>
      <w:r>
        <w:rPr>
          <w:b/>
          <w:sz w:val="20"/>
          <w:szCs w:val="20"/>
        </w:rPr>
        <w:tab/>
      </w:r>
    </w:p>
    <w:p w14:paraId="16ABEE4C" w14:textId="77777777" w:rsidR="00EC6F31" w:rsidRDefault="001F7C64">
      <w:pPr>
        <w:spacing w:before="240" w:after="240"/>
        <w:jc w:val="both"/>
        <w:rPr>
          <w:b/>
          <w:sz w:val="20"/>
          <w:szCs w:val="20"/>
        </w:rPr>
        <w:pPrChange w:id="136" w:author="Bo Shen" w:date="2023-03-07T11:51:00Z">
          <w:pPr>
            <w:spacing w:before="240" w:after="240"/>
          </w:pPr>
        </w:pPrChange>
      </w:pPr>
      <w:r>
        <w:rPr>
          <w:b/>
          <w:sz w:val="20"/>
          <w:szCs w:val="20"/>
        </w:rPr>
        <w:t>2. Link to other models</w:t>
      </w:r>
    </w:p>
    <w:p w14:paraId="5CE1A19D" w14:textId="77777777" w:rsidR="00EC6F31" w:rsidRDefault="001F7C64">
      <w:pPr>
        <w:spacing w:before="240" w:after="240"/>
        <w:jc w:val="both"/>
        <w:rPr>
          <w:b/>
          <w:sz w:val="20"/>
          <w:szCs w:val="20"/>
        </w:rPr>
        <w:pPrChange w:id="137" w:author="Bo Shen" w:date="2023-03-07T11:51:00Z">
          <w:pPr>
            <w:spacing w:before="240" w:after="240"/>
          </w:pPr>
        </w:pPrChange>
      </w:pPr>
      <w:r>
        <w:rPr>
          <w:b/>
          <w:sz w:val="20"/>
          <w:szCs w:val="20"/>
        </w:rPr>
        <w:t>The LDDM is described as a novel unification of value normalization and winner-take-all (WTA) selection, combining value processing and selection. While the authors do an excellent job of referencing a significant chunk of the decision neuroscience literat</w:t>
      </w:r>
      <w:r>
        <w:rPr>
          <w:b/>
          <w:sz w:val="20"/>
          <w:szCs w:val="20"/>
        </w:rPr>
        <w:t>ure (160 references!) the motif they end up designing has a highly similar structure to a well-known neural circuit linked to decision-making: the cortico-basal ganglia pathways. Extensive work over the past 20+ years has highlighted how cortical-basal gan</w:t>
      </w:r>
      <w:r>
        <w:rPr>
          <w:b/>
          <w:sz w:val="20"/>
          <w:szCs w:val="20"/>
        </w:rPr>
        <w:t xml:space="preserve">glia loops work via disinhibition of cortical decision units in a similar way as the LDDM (see the work by Michael Frank, Wei </w:t>
      </w:r>
      <w:proofErr w:type="spellStart"/>
      <w:r>
        <w:rPr>
          <w:b/>
          <w:sz w:val="20"/>
          <w:szCs w:val="20"/>
        </w:rPr>
        <w:t>Wei</w:t>
      </w:r>
      <w:proofErr w:type="spellEnd"/>
      <w:r>
        <w:rPr>
          <w:b/>
          <w:sz w:val="20"/>
          <w:szCs w:val="20"/>
        </w:rPr>
        <w:t xml:space="preserve">, Jonathan Rubin, Fred </w:t>
      </w:r>
      <w:proofErr w:type="spellStart"/>
      <w:r>
        <w:rPr>
          <w:b/>
          <w:sz w:val="20"/>
          <w:szCs w:val="20"/>
        </w:rPr>
        <w:t>Hamker</w:t>
      </w:r>
      <w:proofErr w:type="spellEnd"/>
      <w:r>
        <w:rPr>
          <w:b/>
          <w:sz w:val="20"/>
          <w:szCs w:val="20"/>
        </w:rPr>
        <w:t xml:space="preserve">, </w:t>
      </w:r>
      <w:proofErr w:type="spellStart"/>
      <w:r>
        <w:rPr>
          <w:b/>
          <w:sz w:val="20"/>
          <w:szCs w:val="20"/>
        </w:rPr>
        <w:t>Rafal</w:t>
      </w:r>
      <w:proofErr w:type="spellEnd"/>
      <w:r>
        <w:rPr>
          <w:b/>
          <w:sz w:val="20"/>
          <w:szCs w:val="20"/>
        </w:rPr>
        <w:t xml:space="preserve"> </w:t>
      </w:r>
      <w:proofErr w:type="spellStart"/>
      <w:r>
        <w:rPr>
          <w:b/>
          <w:sz w:val="20"/>
          <w:szCs w:val="20"/>
        </w:rPr>
        <w:t>Bogacz</w:t>
      </w:r>
      <w:proofErr w:type="spellEnd"/>
      <w:r>
        <w:rPr>
          <w:b/>
          <w:sz w:val="20"/>
          <w:szCs w:val="20"/>
        </w:rPr>
        <w:t>, and many others). It was surprising to not see this link brought up in the paper a</w:t>
      </w:r>
      <w:r>
        <w:rPr>
          <w:b/>
          <w:sz w:val="20"/>
          <w:szCs w:val="20"/>
        </w:rPr>
        <w:t>s most of the framing was on the possibility of the LDDM representing cortical motifs, yet as far as I know, there does not exist evidence for such architectures in the cortex, but there is in these cortical-basal ganglia systems.</w:t>
      </w:r>
      <w:r>
        <w:rPr>
          <w:b/>
          <w:sz w:val="20"/>
          <w:szCs w:val="20"/>
        </w:rPr>
        <w:tab/>
      </w:r>
      <w:r>
        <w:rPr>
          <w:b/>
          <w:sz w:val="20"/>
          <w:szCs w:val="20"/>
        </w:rPr>
        <w:tab/>
      </w:r>
    </w:p>
    <w:p w14:paraId="5701F33A" w14:textId="77777777" w:rsidR="00EC6F31" w:rsidRDefault="001F7C64">
      <w:pPr>
        <w:spacing w:before="240" w:after="240"/>
        <w:jc w:val="both"/>
        <w:rPr>
          <w:sz w:val="20"/>
          <w:szCs w:val="20"/>
        </w:rPr>
        <w:pPrChange w:id="138" w:author="Bo Shen" w:date="2023-03-07T11:51:00Z">
          <w:pPr>
            <w:spacing w:before="240" w:after="240"/>
          </w:pPr>
        </w:pPrChange>
      </w:pPr>
      <w:r>
        <w:rPr>
          <w:sz w:val="20"/>
          <w:szCs w:val="20"/>
        </w:rPr>
        <w:t>We thank the Reviewer f</w:t>
      </w:r>
      <w:r>
        <w:rPr>
          <w:sz w:val="20"/>
          <w:szCs w:val="20"/>
        </w:rPr>
        <w:t>or the suggestion to link the LDDM to disinhibition in CBG models; this is indeed an important body of empirical and computational work that we overlooked in the original manuscript. We have now added text to the Discussion to highlight the link between LD</w:t>
      </w:r>
      <w:r>
        <w:rPr>
          <w:sz w:val="20"/>
          <w:szCs w:val="20"/>
        </w:rPr>
        <w:t>DM and these CBL disinhibition models, focusing on how they are conceptually similar and how they differ. Please see our response to recommendations below for a more detailed discussion of the revisions.</w:t>
      </w:r>
    </w:p>
    <w:p w14:paraId="00DCE731" w14:textId="77777777" w:rsidR="00EC6F31" w:rsidRDefault="00EC6F31">
      <w:pPr>
        <w:spacing w:before="240" w:after="240"/>
        <w:jc w:val="both"/>
        <w:rPr>
          <w:b/>
          <w:sz w:val="20"/>
          <w:szCs w:val="20"/>
        </w:rPr>
        <w:pPrChange w:id="139" w:author="Bo Shen" w:date="2023-03-07T11:51:00Z">
          <w:pPr>
            <w:spacing w:before="240" w:after="240"/>
          </w:pPr>
        </w:pPrChange>
      </w:pPr>
    </w:p>
    <w:p w14:paraId="359E0497" w14:textId="77777777" w:rsidR="00EC6F31" w:rsidRDefault="001F7C64">
      <w:pPr>
        <w:spacing w:before="240" w:after="240"/>
        <w:jc w:val="both"/>
        <w:rPr>
          <w:b/>
          <w:sz w:val="20"/>
          <w:szCs w:val="20"/>
        </w:rPr>
        <w:pPrChange w:id="140" w:author="Bo Shen" w:date="2023-03-07T11:51:00Z">
          <w:pPr>
            <w:spacing w:before="240" w:after="240"/>
          </w:pPr>
        </w:pPrChange>
      </w:pPr>
      <w:r>
        <w:rPr>
          <w:b/>
          <w:sz w:val="20"/>
          <w:szCs w:val="20"/>
        </w:rPr>
        <w:t>3. Model evaluations</w:t>
      </w:r>
    </w:p>
    <w:p w14:paraId="0A22DAC5" w14:textId="77777777" w:rsidR="00EC6F31" w:rsidRDefault="001F7C64">
      <w:pPr>
        <w:spacing w:before="240" w:after="240"/>
        <w:jc w:val="both"/>
        <w:rPr>
          <w:b/>
          <w:sz w:val="20"/>
          <w:szCs w:val="20"/>
        </w:rPr>
        <w:pPrChange w:id="141" w:author="Bo Shen" w:date="2023-03-07T11:51:00Z">
          <w:pPr>
            <w:spacing w:before="240" w:after="240"/>
          </w:pPr>
        </w:pPrChange>
      </w:pPr>
      <w:r>
        <w:rPr>
          <w:b/>
          <w:sz w:val="20"/>
          <w:szCs w:val="20"/>
        </w:rPr>
        <w:t xml:space="preserve">The authors do a great job of </w:t>
      </w:r>
      <w:r>
        <w:rPr>
          <w:b/>
          <w:sz w:val="20"/>
          <w:szCs w:val="20"/>
        </w:rPr>
        <w:t>extensively probing the LDDM under different conditions and against some empirical data. However, most of the time there is no "control" model or current state-of-the-art model that the LDDM is being compared against. In a few of the simulation experiments</w:t>
      </w:r>
      <w:r>
        <w:rPr>
          <w:b/>
          <w:sz w:val="20"/>
          <w:szCs w:val="20"/>
        </w:rPr>
        <w:t xml:space="preserve">, the LDDM is compared against the DNM and RNM alone, so as to show how the two components of the LDDM motif compare against the holistic model itself. But this component model comparison is inconsistently used across simulation experiments. </w:t>
      </w:r>
      <w:r>
        <w:rPr>
          <w:b/>
          <w:sz w:val="20"/>
          <w:szCs w:val="20"/>
        </w:rPr>
        <w:tab/>
      </w:r>
      <w:r>
        <w:rPr>
          <w:b/>
          <w:sz w:val="20"/>
          <w:szCs w:val="20"/>
        </w:rPr>
        <w:tab/>
      </w:r>
      <w:r>
        <w:rPr>
          <w:b/>
          <w:sz w:val="20"/>
          <w:szCs w:val="20"/>
        </w:rPr>
        <w:tab/>
      </w:r>
      <w:r>
        <w:rPr>
          <w:b/>
          <w:sz w:val="20"/>
          <w:szCs w:val="20"/>
        </w:rPr>
        <w:tab/>
      </w:r>
    </w:p>
    <w:p w14:paraId="762F6233" w14:textId="77777777" w:rsidR="00EC6F31" w:rsidRDefault="001F7C64">
      <w:pPr>
        <w:spacing w:before="240" w:after="240"/>
        <w:jc w:val="both"/>
        <w:rPr>
          <w:b/>
          <w:sz w:val="20"/>
          <w:szCs w:val="20"/>
        </w:rPr>
        <w:pPrChange w:id="142" w:author="Bo Shen" w:date="2023-03-07T11:51:00Z">
          <w:pPr>
            <w:spacing w:before="240" w:after="240"/>
          </w:pPr>
        </w:pPrChange>
      </w:pPr>
      <w:r>
        <w:rPr>
          <w:b/>
          <w:sz w:val="20"/>
          <w:szCs w:val="20"/>
        </w:rPr>
        <w:t xml:space="preserve">Also, it </w:t>
      </w:r>
      <w:r>
        <w:rPr>
          <w:b/>
          <w:sz w:val="20"/>
          <w:szCs w:val="20"/>
        </w:rPr>
        <w:t xml:space="preserve">is worth asking whether the DNM and RNM are appropriate comparison models to vet the LDDM against for two reasons. First, these are the components of the full LDDM. </w:t>
      </w:r>
      <w:proofErr w:type="gramStart"/>
      <w:r>
        <w:rPr>
          <w:b/>
          <w:sz w:val="20"/>
          <w:szCs w:val="20"/>
        </w:rPr>
        <w:t>So</w:t>
      </w:r>
      <w:proofErr w:type="gramEnd"/>
      <w:r>
        <w:rPr>
          <w:b/>
          <w:sz w:val="20"/>
          <w:szCs w:val="20"/>
        </w:rPr>
        <w:t xml:space="preserve"> these tests show us how the two underlying architectural systems that go into LDDM perfo</w:t>
      </w:r>
      <w:r>
        <w:rPr>
          <w:b/>
          <w:sz w:val="20"/>
          <w:szCs w:val="20"/>
        </w:rPr>
        <w:t xml:space="preserve">rm independently, but not necessarily how the LDDM compares against other architectures without these features. Second, as pointed out in my previous </w:t>
      </w:r>
      <w:r>
        <w:rPr>
          <w:b/>
          <w:sz w:val="20"/>
          <w:szCs w:val="20"/>
        </w:rPr>
        <w:lastRenderedPageBreak/>
        <w:t xml:space="preserve">comment, the LDDM is a more complex model, with more parameters, than either the DNM or RNM. The field of </w:t>
      </w:r>
      <w:r>
        <w:rPr>
          <w:b/>
          <w:sz w:val="20"/>
          <w:szCs w:val="20"/>
        </w:rPr>
        <w:t>decision neuroscience is awash in competing decision models (including probabilistic attractor models, non-recurrent integrators, etc.). If we really want to understand the utility of the LDDM, it would be good to know how it performs against similarly com</w:t>
      </w:r>
      <w:r>
        <w:rPr>
          <w:b/>
          <w:sz w:val="20"/>
          <w:szCs w:val="20"/>
        </w:rPr>
        <w:t>plex models, as opposed to its two underlying component models.</w:t>
      </w:r>
    </w:p>
    <w:p w14:paraId="12D725EE" w14:textId="3DCC83B6" w:rsidR="00EC6F31" w:rsidRDefault="001F7C64">
      <w:pPr>
        <w:spacing w:before="240" w:after="240"/>
        <w:jc w:val="both"/>
        <w:rPr>
          <w:sz w:val="20"/>
          <w:szCs w:val="20"/>
        </w:rPr>
        <w:pPrChange w:id="143" w:author="Bo Shen" w:date="2023-03-07T11:51:00Z">
          <w:pPr>
            <w:spacing w:before="240" w:after="240"/>
          </w:pPr>
        </w:pPrChange>
      </w:pPr>
      <w:r>
        <w:rPr>
          <w:sz w:val="20"/>
          <w:szCs w:val="20"/>
        </w:rPr>
        <w:t>We greatly appreciate the Reviewer’s comments on the point of model comparison, which points out that our original manuscript failed to clearly convey a very important difference between the L</w:t>
      </w:r>
      <w:r>
        <w:rPr>
          <w:sz w:val="20"/>
          <w:szCs w:val="20"/>
        </w:rPr>
        <w:t>DDM and the existing RNM(s)</w:t>
      </w:r>
      <w:del w:id="144" w:author="Paul Glimcher" w:date="2023-03-08T09:58:00Z">
        <w:r w:rsidDel="003A7809">
          <w:rPr>
            <w:sz w:val="20"/>
            <w:szCs w:val="20"/>
          </w:rPr>
          <w:delText xml:space="preserve"> in our old manuscript</w:delText>
        </w:r>
      </w:del>
      <w:r>
        <w:rPr>
          <w:sz w:val="20"/>
          <w:szCs w:val="20"/>
        </w:rPr>
        <w:t xml:space="preserve">. In the revision, we </w:t>
      </w:r>
      <w:ins w:id="145" w:author="Paul Glimcher" w:date="2023-03-08T09:58:00Z">
        <w:r w:rsidR="003A7809">
          <w:rPr>
            <w:sz w:val="20"/>
            <w:szCs w:val="20"/>
          </w:rPr>
          <w:t xml:space="preserve">now make it </w:t>
        </w:r>
      </w:ins>
      <w:del w:id="146" w:author="Paul Glimcher" w:date="2023-03-08T09:58:00Z">
        <w:r w:rsidDel="003A7809">
          <w:rPr>
            <w:sz w:val="20"/>
            <w:szCs w:val="20"/>
          </w:rPr>
          <w:delText xml:space="preserve">made it </w:delText>
        </w:r>
      </w:del>
      <w:r>
        <w:rPr>
          <w:sz w:val="20"/>
          <w:szCs w:val="20"/>
        </w:rPr>
        <w:t xml:space="preserve">clearer that the fundamental difference </w:t>
      </w:r>
      <w:del w:id="147" w:author="Paul Glimcher" w:date="2023-03-08T09:58:00Z">
        <w:r w:rsidDel="003A7809">
          <w:rPr>
            <w:sz w:val="20"/>
            <w:szCs w:val="20"/>
          </w:rPr>
          <w:delText xml:space="preserve">of </w:delText>
        </w:r>
      </w:del>
      <w:ins w:id="148" w:author="Paul Glimcher" w:date="2023-03-08T09:58:00Z">
        <w:r w:rsidR="003A7809">
          <w:rPr>
            <w:sz w:val="20"/>
            <w:szCs w:val="20"/>
          </w:rPr>
          <w:t>between</w:t>
        </w:r>
        <w:r w:rsidR="003A7809">
          <w:rPr>
            <w:sz w:val="20"/>
            <w:szCs w:val="20"/>
          </w:rPr>
          <w:t xml:space="preserve"> </w:t>
        </w:r>
      </w:ins>
      <w:r>
        <w:rPr>
          <w:sz w:val="20"/>
          <w:szCs w:val="20"/>
        </w:rPr>
        <w:t xml:space="preserve">the LDDM </w:t>
      </w:r>
      <w:del w:id="149" w:author="Paul Glimcher" w:date="2023-03-08T09:58:00Z">
        <w:r w:rsidDel="003A7809">
          <w:rPr>
            <w:sz w:val="20"/>
            <w:szCs w:val="20"/>
          </w:rPr>
          <w:delText xml:space="preserve">from </w:delText>
        </w:r>
      </w:del>
      <w:ins w:id="150" w:author="Paul Glimcher" w:date="2023-03-08T09:58:00Z">
        <w:r w:rsidR="003A7809">
          <w:rPr>
            <w:sz w:val="20"/>
            <w:szCs w:val="20"/>
          </w:rPr>
          <w:t>and</w:t>
        </w:r>
        <w:r w:rsidR="003A7809">
          <w:rPr>
            <w:sz w:val="20"/>
            <w:szCs w:val="20"/>
          </w:rPr>
          <w:t xml:space="preserve"> </w:t>
        </w:r>
      </w:ins>
      <w:r>
        <w:rPr>
          <w:sz w:val="20"/>
          <w:szCs w:val="20"/>
        </w:rPr>
        <w:t xml:space="preserve">the RNMs is </w:t>
      </w:r>
      <w:ins w:id="151" w:author="Paul Glimcher" w:date="2023-03-08T09:58:00Z">
        <w:r w:rsidR="003A7809">
          <w:rPr>
            <w:sz w:val="20"/>
            <w:szCs w:val="20"/>
          </w:rPr>
          <w:t>the</w:t>
        </w:r>
      </w:ins>
      <w:del w:id="152" w:author="Paul Glimcher" w:date="2023-03-08T09:58:00Z">
        <w:r w:rsidDel="003A7809">
          <w:rPr>
            <w:sz w:val="20"/>
            <w:szCs w:val="20"/>
          </w:rPr>
          <w:delText>its</w:delText>
        </w:r>
      </w:del>
      <w:r>
        <w:rPr>
          <w:sz w:val="20"/>
          <w:szCs w:val="20"/>
        </w:rPr>
        <w:t xml:space="preserve"> architecture of disinhibition </w:t>
      </w:r>
      <w:r w:rsidRPr="00B77699">
        <w:rPr>
          <w:sz w:val="20"/>
          <w:szCs w:val="20"/>
        </w:rPr>
        <w:t>(</w:t>
      </w:r>
      <w:r w:rsidRPr="00B77699">
        <w:rPr>
          <w:sz w:val="20"/>
          <w:szCs w:val="20"/>
          <w:rPrChange w:id="153" w:author="Bo Shen" w:date="2023-03-07T15:26:00Z">
            <w:rPr>
              <w:sz w:val="20"/>
              <w:szCs w:val="20"/>
              <w:highlight w:val="yellow"/>
            </w:rPr>
          </w:rPrChange>
        </w:rPr>
        <w:t xml:space="preserve">see the revised </w:t>
      </w:r>
      <w:r w:rsidRPr="00B77699">
        <w:rPr>
          <w:iCs/>
          <w:sz w:val="20"/>
          <w:szCs w:val="20"/>
          <w:rPrChange w:id="154" w:author="Bo Shen" w:date="2023-03-07T15:26:00Z">
            <w:rPr>
              <w:i/>
              <w:sz w:val="20"/>
              <w:szCs w:val="20"/>
              <w:highlight w:val="yellow"/>
            </w:rPr>
          </w:rPrChange>
        </w:rPr>
        <w:t>Introduction</w:t>
      </w:r>
      <w:r w:rsidRPr="00B77699">
        <w:rPr>
          <w:sz w:val="20"/>
          <w:szCs w:val="20"/>
          <w:rPrChange w:id="155" w:author="Bo Shen" w:date="2023-03-07T15:26:00Z">
            <w:rPr>
              <w:sz w:val="20"/>
              <w:szCs w:val="20"/>
              <w:highlight w:val="yellow"/>
            </w:rPr>
          </w:rPrChange>
        </w:rPr>
        <w:t>,</w:t>
      </w:r>
      <w:ins w:id="156" w:author="Bo Shen" w:date="2023-03-07T15:27:00Z">
        <w:r w:rsidR="00B77699">
          <w:rPr>
            <w:sz w:val="20"/>
            <w:szCs w:val="20"/>
          </w:rPr>
          <w:t xml:space="preserve"> eps.,</w:t>
        </w:r>
      </w:ins>
      <w:r w:rsidRPr="00B77699">
        <w:rPr>
          <w:sz w:val="20"/>
          <w:szCs w:val="20"/>
          <w:rPrChange w:id="157" w:author="Bo Shen" w:date="2023-03-07T15:26:00Z">
            <w:rPr>
              <w:sz w:val="20"/>
              <w:szCs w:val="20"/>
              <w:highlight w:val="yellow"/>
            </w:rPr>
          </w:rPrChange>
        </w:rPr>
        <w:t xml:space="preserve"> p</w:t>
      </w:r>
      <w:del w:id="158" w:author="Bo Shen" w:date="2023-03-07T15:26:00Z">
        <w:r w:rsidRPr="00B77699" w:rsidDel="00B77699">
          <w:rPr>
            <w:sz w:val="20"/>
            <w:szCs w:val="20"/>
            <w:rPrChange w:id="159" w:author="Bo Shen" w:date="2023-03-07T15:26:00Z">
              <w:rPr>
                <w:sz w:val="20"/>
                <w:szCs w:val="20"/>
                <w:highlight w:val="yellow"/>
              </w:rPr>
            </w:rPrChange>
          </w:rPr>
          <w:delText>p</w:delText>
        </w:r>
      </w:del>
      <w:r w:rsidRPr="00B77699">
        <w:rPr>
          <w:sz w:val="20"/>
          <w:szCs w:val="20"/>
          <w:rPrChange w:id="160" w:author="Bo Shen" w:date="2023-03-07T15:26:00Z">
            <w:rPr>
              <w:sz w:val="20"/>
              <w:szCs w:val="20"/>
              <w:highlight w:val="yellow"/>
            </w:rPr>
          </w:rPrChange>
        </w:rPr>
        <w:t>.</w:t>
      </w:r>
      <w:ins w:id="161" w:author="Bo Shen" w:date="2023-03-07T15:26:00Z">
        <w:r w:rsidR="00B77699" w:rsidRPr="00B77699">
          <w:rPr>
            <w:sz w:val="20"/>
            <w:szCs w:val="20"/>
            <w:rPrChange w:id="162" w:author="Bo Shen" w:date="2023-03-07T15:26:00Z">
              <w:rPr>
                <w:sz w:val="20"/>
                <w:szCs w:val="20"/>
                <w:highlight w:val="yellow"/>
              </w:rPr>
            </w:rPrChange>
          </w:rPr>
          <w:t xml:space="preserve"> 8</w:t>
        </w:r>
      </w:ins>
      <w:r w:rsidRPr="00B77699">
        <w:rPr>
          <w:sz w:val="20"/>
          <w:szCs w:val="20"/>
          <w:rPrChange w:id="163" w:author="Bo Shen" w:date="2023-03-07T15:26:00Z">
            <w:rPr>
              <w:sz w:val="20"/>
              <w:szCs w:val="20"/>
              <w:highlight w:val="yellow"/>
            </w:rPr>
          </w:rPrChange>
        </w:rPr>
        <w:t xml:space="preserve"> </w:t>
      </w:r>
      <w:ins w:id="164" w:author="Bo Shen" w:date="2023-03-07T15:26:00Z">
        <w:r w:rsidR="00B77699" w:rsidRPr="00B77699">
          <w:rPr>
            <w:sz w:val="20"/>
            <w:szCs w:val="20"/>
            <w:rPrChange w:id="165" w:author="Bo Shen" w:date="2023-03-07T15:26:00Z">
              <w:rPr>
                <w:sz w:val="20"/>
                <w:szCs w:val="20"/>
                <w:highlight w:val="yellow"/>
              </w:rPr>
            </w:rPrChange>
          </w:rPr>
          <w:t xml:space="preserve">lines </w:t>
        </w:r>
      </w:ins>
      <w:del w:id="166" w:author="Bo Shen" w:date="2023-03-07T15:26:00Z">
        <w:r w:rsidRPr="00B77699" w:rsidDel="00B77699">
          <w:rPr>
            <w:sz w:val="20"/>
            <w:szCs w:val="20"/>
            <w:rPrChange w:id="167" w:author="Bo Shen" w:date="2023-03-07T15:26:00Z">
              <w:rPr>
                <w:sz w:val="20"/>
                <w:szCs w:val="20"/>
                <w:highlight w:val="yellow"/>
              </w:rPr>
            </w:rPrChange>
          </w:rPr>
          <w:delText>XX</w:delText>
        </w:r>
      </w:del>
      <w:ins w:id="168" w:author="Bo Shen" w:date="2023-03-07T15:26:00Z">
        <w:r w:rsidR="00B77699" w:rsidRPr="00B77699">
          <w:rPr>
            <w:sz w:val="20"/>
            <w:szCs w:val="20"/>
            <w:rPrChange w:id="169" w:author="Bo Shen" w:date="2023-03-07T15:26:00Z">
              <w:rPr>
                <w:sz w:val="20"/>
                <w:szCs w:val="20"/>
                <w:highlight w:val="yellow"/>
              </w:rPr>
            </w:rPrChange>
          </w:rPr>
          <w:t>163</w:t>
        </w:r>
      </w:ins>
      <w:r w:rsidRPr="00B77699">
        <w:rPr>
          <w:sz w:val="20"/>
          <w:szCs w:val="20"/>
          <w:rPrChange w:id="170" w:author="Bo Shen" w:date="2023-03-07T15:26:00Z">
            <w:rPr>
              <w:sz w:val="20"/>
              <w:szCs w:val="20"/>
              <w:highlight w:val="yellow"/>
            </w:rPr>
          </w:rPrChange>
        </w:rPr>
        <w:t>-</w:t>
      </w:r>
      <w:del w:id="171" w:author="Bo Shen" w:date="2023-03-07T15:26:00Z">
        <w:r w:rsidRPr="00B77699" w:rsidDel="00B77699">
          <w:rPr>
            <w:sz w:val="20"/>
            <w:szCs w:val="20"/>
            <w:rPrChange w:id="172" w:author="Bo Shen" w:date="2023-03-07T15:26:00Z">
              <w:rPr>
                <w:sz w:val="20"/>
                <w:szCs w:val="20"/>
                <w:highlight w:val="yellow"/>
              </w:rPr>
            </w:rPrChange>
          </w:rPr>
          <w:delText>XX</w:delText>
        </w:r>
      </w:del>
      <w:ins w:id="173" w:author="Bo Shen" w:date="2023-03-07T15:26:00Z">
        <w:r w:rsidR="00B77699" w:rsidRPr="00B77699">
          <w:rPr>
            <w:sz w:val="20"/>
            <w:szCs w:val="20"/>
            <w:rPrChange w:id="174" w:author="Bo Shen" w:date="2023-03-07T15:26:00Z">
              <w:rPr>
                <w:sz w:val="20"/>
                <w:szCs w:val="20"/>
                <w:highlight w:val="yellow"/>
              </w:rPr>
            </w:rPrChange>
          </w:rPr>
          <w:t>167</w:t>
        </w:r>
      </w:ins>
      <w:r w:rsidRPr="00B77699">
        <w:rPr>
          <w:sz w:val="20"/>
          <w:szCs w:val="20"/>
          <w:rPrChange w:id="175" w:author="Bo Shen" w:date="2023-03-07T15:26:00Z">
            <w:rPr>
              <w:sz w:val="20"/>
              <w:szCs w:val="20"/>
              <w:highlight w:val="yellow"/>
            </w:rPr>
          </w:rPrChange>
        </w:rPr>
        <w:t>)</w:t>
      </w:r>
      <w:r>
        <w:rPr>
          <w:sz w:val="20"/>
          <w:szCs w:val="20"/>
        </w:rPr>
        <w:t>. The LDDM is</w:t>
      </w:r>
      <w:r>
        <w:rPr>
          <w:sz w:val="20"/>
          <w:szCs w:val="20"/>
        </w:rPr>
        <w:t xml:space="preserve"> not simply a combination of the DNM model with RNM architecture (a point we may have mistakenly conveyed in the original manuscript): the introduction of disinhibition separates LDDM inhibition into option-selective subpopulations, as opposed to the singl</w:t>
      </w:r>
      <w:r>
        <w:rPr>
          <w:sz w:val="20"/>
          <w:szCs w:val="20"/>
        </w:rPr>
        <w:t xml:space="preserve">e pooled inhibition of RNM models. Given this fact, the LDDM predicts </w:t>
      </w:r>
      <w:ins w:id="176" w:author="Paul Glimcher" w:date="2023-03-08T09:59:00Z">
        <w:r w:rsidR="003A7809">
          <w:rPr>
            <w:sz w:val="20"/>
            <w:szCs w:val="20"/>
          </w:rPr>
          <w:t xml:space="preserve">unique </w:t>
        </w:r>
      </w:ins>
      <w:r>
        <w:rPr>
          <w:sz w:val="20"/>
          <w:szCs w:val="20"/>
        </w:rPr>
        <w:t xml:space="preserve">selective-inhibition dynamics shown in recent optogenetic and calcium imaging results, a finding inconsistent with the common-pooled and non-selective inhibition assumed in the existing </w:t>
      </w:r>
      <w:r>
        <w:rPr>
          <w:sz w:val="20"/>
          <w:szCs w:val="20"/>
        </w:rPr>
        <w:t xml:space="preserve">RNMs and many of its variants. Thus, we believe that a comparison between the LDDM and the RNM, which share similar level of complexity and numbers of parameters, is important. </w:t>
      </w:r>
    </w:p>
    <w:p w14:paraId="62D6E869" w14:textId="25E790B0" w:rsidR="00EC6F31" w:rsidRDefault="001F7C64">
      <w:pPr>
        <w:spacing w:before="240" w:after="240"/>
        <w:jc w:val="both"/>
        <w:rPr>
          <w:sz w:val="20"/>
          <w:szCs w:val="20"/>
        </w:rPr>
        <w:pPrChange w:id="177" w:author="Bo Shen" w:date="2023-03-07T11:51:00Z">
          <w:pPr>
            <w:spacing w:before="240" w:after="240"/>
          </w:pPr>
        </w:pPrChange>
      </w:pPr>
      <w:del w:id="178" w:author="Paul Glimcher" w:date="2023-03-08T09:59:00Z">
        <w:r w:rsidDel="003A7809">
          <w:rPr>
            <w:sz w:val="20"/>
            <w:szCs w:val="20"/>
          </w:rPr>
          <w:delText>However, w</w:delText>
        </w:r>
      </w:del>
      <w:ins w:id="179" w:author="Paul Glimcher" w:date="2023-03-08T09:59:00Z">
        <w:r w:rsidR="003A7809">
          <w:rPr>
            <w:sz w:val="20"/>
            <w:szCs w:val="20"/>
          </w:rPr>
          <w:t>W</w:t>
        </w:r>
      </w:ins>
      <w:r>
        <w:rPr>
          <w:sz w:val="20"/>
          <w:szCs w:val="20"/>
        </w:rPr>
        <w:t xml:space="preserve">e </w:t>
      </w:r>
      <w:del w:id="180" w:author="Paul Glimcher" w:date="2023-03-08T09:59:00Z">
        <w:r w:rsidDel="003A7809">
          <w:rPr>
            <w:sz w:val="20"/>
            <w:szCs w:val="20"/>
          </w:rPr>
          <w:delText xml:space="preserve">do </w:delText>
        </w:r>
      </w:del>
      <w:ins w:id="181" w:author="Paul Glimcher" w:date="2023-03-08T09:59:00Z">
        <w:r w:rsidR="003A7809">
          <w:rPr>
            <w:sz w:val="20"/>
            <w:szCs w:val="20"/>
          </w:rPr>
          <w:t>also</w:t>
        </w:r>
        <w:r w:rsidR="003A7809">
          <w:rPr>
            <w:sz w:val="20"/>
            <w:szCs w:val="20"/>
          </w:rPr>
          <w:t xml:space="preserve"> </w:t>
        </w:r>
      </w:ins>
      <w:r>
        <w:rPr>
          <w:sz w:val="20"/>
          <w:szCs w:val="20"/>
        </w:rPr>
        <w:t>appreciate</w:t>
      </w:r>
      <w:ins w:id="182" w:author="Paul Glimcher" w:date="2023-03-08T09:59:00Z">
        <w:r w:rsidR="003A7809">
          <w:rPr>
            <w:sz w:val="20"/>
            <w:szCs w:val="20"/>
          </w:rPr>
          <w:t>d</w:t>
        </w:r>
      </w:ins>
      <w:r>
        <w:rPr>
          <w:sz w:val="20"/>
          <w:szCs w:val="20"/>
        </w:rPr>
        <w:t xml:space="preserve"> the Reviewer’s concern about testing the LDDM </w:t>
      </w:r>
      <w:del w:id="183" w:author="Paul Glimcher" w:date="2023-03-08T09:59:00Z">
        <w:r w:rsidDel="003A7809">
          <w:rPr>
            <w:sz w:val="20"/>
            <w:szCs w:val="20"/>
          </w:rPr>
          <w:delText xml:space="preserve">versus </w:delText>
        </w:r>
      </w:del>
      <w:ins w:id="184" w:author="Paul Glimcher" w:date="2023-03-08T09:59:00Z">
        <w:r w:rsidR="003A7809">
          <w:rPr>
            <w:sz w:val="20"/>
            <w:szCs w:val="20"/>
          </w:rPr>
          <w:t>against</w:t>
        </w:r>
        <w:r w:rsidR="003A7809">
          <w:rPr>
            <w:sz w:val="20"/>
            <w:szCs w:val="20"/>
          </w:rPr>
          <w:t xml:space="preserve"> </w:t>
        </w:r>
      </w:ins>
      <w:r>
        <w:rPr>
          <w:sz w:val="20"/>
          <w:szCs w:val="20"/>
        </w:rPr>
        <w:t xml:space="preserve">alternative models. In order to better connect to the existing literature, we now compared the LDDM to another standard circuit model of decision-making - the leaky </w:t>
      </w:r>
      <w:del w:id="185" w:author="Bo Shen" w:date="2023-03-07T10:49:00Z">
        <w:r w:rsidDel="00D16BF5">
          <w:rPr>
            <w:sz w:val="20"/>
            <w:szCs w:val="20"/>
          </w:rPr>
          <w:delText xml:space="preserve">competitive </w:delText>
        </w:r>
      </w:del>
      <w:ins w:id="186" w:author="Bo Shen" w:date="2023-03-07T10:49:00Z">
        <w:r w:rsidR="00D16BF5">
          <w:rPr>
            <w:sz w:val="20"/>
            <w:szCs w:val="20"/>
          </w:rPr>
          <w:t xml:space="preserve">competing </w:t>
        </w:r>
      </w:ins>
      <w:del w:id="187" w:author="Bo Shen" w:date="2023-03-07T10:49:00Z">
        <w:r w:rsidDel="00D16BF5">
          <w:rPr>
            <w:sz w:val="20"/>
            <w:szCs w:val="20"/>
          </w:rPr>
          <w:delText xml:space="preserve">accumulation </w:delText>
        </w:r>
      </w:del>
      <w:ins w:id="188" w:author="Bo Shen" w:date="2023-03-07T10:49:00Z">
        <w:r w:rsidR="00D16BF5">
          <w:rPr>
            <w:sz w:val="20"/>
            <w:szCs w:val="20"/>
          </w:rPr>
          <w:t xml:space="preserve">accumulator </w:t>
        </w:r>
      </w:ins>
      <w:r>
        <w:rPr>
          <w:sz w:val="20"/>
          <w:szCs w:val="20"/>
        </w:rPr>
        <w:t>(LCA) model. The LCA is a circuit model that captures many of the aspects of perceptual decision-making seen in the mathematical drift diffusion model (DDM), but with a construction that allows for fitting to behavioral d</w:t>
      </w:r>
      <w:r>
        <w:rPr>
          <w:sz w:val="20"/>
          <w:szCs w:val="20"/>
        </w:rPr>
        <w:t xml:space="preserve">ata and comparison of underlying unit activities. </w:t>
      </w:r>
      <w:commentRangeStart w:id="189"/>
      <w:r>
        <w:rPr>
          <w:sz w:val="20"/>
          <w:szCs w:val="20"/>
        </w:rPr>
        <w:t>Please see our response to recommendations below for further detail.</w:t>
      </w:r>
      <w:commentRangeEnd w:id="189"/>
      <w:r w:rsidR="00530418">
        <w:rPr>
          <w:rStyle w:val="CommentReference"/>
        </w:rPr>
        <w:commentReference w:id="189"/>
      </w:r>
    </w:p>
    <w:p w14:paraId="699EF2E3" w14:textId="77777777" w:rsidR="00EC6F31" w:rsidRDefault="00EC6F31">
      <w:pPr>
        <w:spacing w:before="240" w:after="240"/>
        <w:jc w:val="both"/>
        <w:rPr>
          <w:b/>
          <w:sz w:val="20"/>
          <w:szCs w:val="20"/>
        </w:rPr>
        <w:pPrChange w:id="190" w:author="Bo Shen" w:date="2023-03-07T11:51:00Z">
          <w:pPr>
            <w:spacing w:before="240" w:after="240"/>
          </w:pPr>
        </w:pPrChange>
      </w:pPr>
    </w:p>
    <w:p w14:paraId="11D8DA24" w14:textId="77777777" w:rsidR="00EC6F31" w:rsidRDefault="001F7C64">
      <w:pPr>
        <w:spacing w:before="240" w:after="240"/>
        <w:jc w:val="both"/>
        <w:rPr>
          <w:b/>
          <w:sz w:val="20"/>
          <w:szCs w:val="20"/>
        </w:rPr>
        <w:pPrChange w:id="191" w:author="Bo Shen" w:date="2023-03-07T11:51:00Z">
          <w:pPr>
            <w:spacing w:before="240" w:after="240"/>
          </w:pPr>
        </w:pPrChange>
      </w:pPr>
      <w:r>
        <w:rPr>
          <w:b/>
          <w:sz w:val="20"/>
          <w:szCs w:val="20"/>
        </w:rPr>
        <w:t>4. Comparison to physiological data</w:t>
      </w:r>
    </w:p>
    <w:p w14:paraId="47354B3A" w14:textId="77777777" w:rsidR="00EC6F31" w:rsidRDefault="001F7C64">
      <w:pPr>
        <w:spacing w:before="240" w:after="240"/>
        <w:jc w:val="both"/>
        <w:rPr>
          <w:b/>
          <w:sz w:val="20"/>
          <w:szCs w:val="20"/>
        </w:rPr>
        <w:pPrChange w:id="192" w:author="Bo Shen" w:date="2023-03-07T11:51:00Z">
          <w:pPr>
            <w:spacing w:before="240" w:after="240"/>
          </w:pPr>
        </w:pPrChange>
      </w:pPr>
      <w:r>
        <w:rPr>
          <w:b/>
          <w:sz w:val="20"/>
          <w:szCs w:val="20"/>
        </w:rPr>
        <w:t xml:space="preserve">I quite enjoyed the comparisons of the excitatory cell activity to empirical data from the </w:t>
      </w:r>
      <w:r>
        <w:rPr>
          <w:b/>
          <w:sz w:val="20"/>
          <w:szCs w:val="20"/>
        </w:rPr>
        <w:t>Shadlen lab experiments. However, these were largely qualitative in nature. In conjunction with my prior point on the models that the LDDM is being compared against, it would be ideal to have a direct measure of model fits that can be used to compare the p</w:t>
      </w:r>
      <w:r>
        <w:rPr>
          <w:b/>
          <w:sz w:val="20"/>
          <w:szCs w:val="20"/>
        </w:rPr>
        <w:t>erformance of different competing "control" models. These measures would have to account for differences in model complexity (e.g., AIC or BIC), but such an analysis would help the reader understand the utility of the LDDM in connecting with empirical data</w:t>
      </w:r>
      <w:r>
        <w:rPr>
          <w:b/>
          <w:sz w:val="20"/>
          <w:szCs w:val="20"/>
        </w:rPr>
        <w:t xml:space="preserve"> much better.</w:t>
      </w:r>
      <w:r>
        <w:rPr>
          <w:b/>
          <w:sz w:val="20"/>
          <w:szCs w:val="20"/>
        </w:rPr>
        <w:tab/>
      </w:r>
      <w:r>
        <w:rPr>
          <w:b/>
          <w:sz w:val="20"/>
          <w:szCs w:val="20"/>
        </w:rPr>
        <w:tab/>
      </w:r>
    </w:p>
    <w:p w14:paraId="6293DA18" w14:textId="3932717A" w:rsidR="00EC6F31" w:rsidRDefault="001F7C64">
      <w:pPr>
        <w:spacing w:before="240" w:after="240"/>
        <w:jc w:val="both"/>
        <w:rPr>
          <w:sz w:val="20"/>
          <w:szCs w:val="20"/>
        </w:rPr>
        <w:pPrChange w:id="193" w:author="Bo Shen" w:date="2023-03-07T11:51:00Z">
          <w:pPr>
            <w:spacing w:before="240" w:after="240"/>
          </w:pPr>
        </w:pPrChange>
      </w:pPr>
      <w:r>
        <w:rPr>
          <w:sz w:val="20"/>
          <w:szCs w:val="20"/>
        </w:rPr>
        <w:t>We agree with the Reviewer that a quantitative comparison of the match between model neural predictions and empirical neurophysiological data is important. First, we wish to clarify that the model neural predictions are simulated from model</w:t>
      </w:r>
      <w:r>
        <w:rPr>
          <w:sz w:val="20"/>
          <w:szCs w:val="20"/>
        </w:rPr>
        <w:t>s fit to the behavioral (choice and RT data), not from fits to the neural activity traces</w:t>
      </w:r>
      <w:ins w:id="194" w:author="Paul Glimcher" w:date="2023-03-08T10:02:00Z">
        <w:r w:rsidR="003A7809">
          <w:rPr>
            <w:sz w:val="20"/>
            <w:szCs w:val="20"/>
          </w:rPr>
          <w:t xml:space="preserve"> – a point we now clarify in the text</w:t>
        </w:r>
      </w:ins>
      <w:r>
        <w:rPr>
          <w:sz w:val="20"/>
          <w:szCs w:val="20"/>
        </w:rPr>
        <w:t xml:space="preserve">. While directly fitting dynamic models (LDDM, RNM, </w:t>
      </w:r>
      <w:r>
        <w:rPr>
          <w:sz w:val="20"/>
          <w:szCs w:val="20"/>
        </w:rPr>
        <w:t>or LCA) to the neurophysiological data is appealing, there are currently several obstacles to this approach. The fi</w:t>
      </w:r>
      <w:r>
        <w:rPr>
          <w:sz w:val="20"/>
          <w:szCs w:val="20"/>
        </w:rPr>
        <w:t xml:space="preserve">rst problem is the complexity of the dynamic neural traces. Despite the long history of the random-dot motion paradigm, detailed features of the dynamics are still not understood. For example, the stereotyped initial dip after stimulus onset may reflect a </w:t>
      </w:r>
      <w:r>
        <w:rPr>
          <w:sz w:val="20"/>
          <w:szCs w:val="20"/>
        </w:rPr>
        <w:t>reset of the network state to improve signal to noise ratio (</w:t>
      </w:r>
      <w:proofErr w:type="spellStart"/>
      <w:r>
        <w:rPr>
          <w:sz w:val="20"/>
          <w:szCs w:val="20"/>
        </w:rPr>
        <w:t>Conen</w:t>
      </w:r>
      <w:proofErr w:type="spellEnd"/>
      <w:r>
        <w:rPr>
          <w:sz w:val="20"/>
          <w:szCs w:val="20"/>
        </w:rPr>
        <w:t xml:space="preserve"> and </w:t>
      </w:r>
      <w:proofErr w:type="spellStart"/>
      <w:r>
        <w:rPr>
          <w:sz w:val="20"/>
          <w:szCs w:val="20"/>
        </w:rPr>
        <w:t>Padoa-Schioppa</w:t>
      </w:r>
      <w:proofErr w:type="spellEnd"/>
      <w:r>
        <w:rPr>
          <w:sz w:val="20"/>
          <w:szCs w:val="20"/>
        </w:rPr>
        <w:t xml:space="preserve">, 2015) or simply reflect a surround suppression-like lateral inhibition in visual processing. </w:t>
      </w:r>
      <w:del w:id="195" w:author="Paul Glimcher" w:date="2023-03-08T10:02:00Z">
        <w:r w:rsidDel="003A7809">
          <w:rPr>
            <w:sz w:val="20"/>
            <w:szCs w:val="20"/>
          </w:rPr>
          <w:delText>The exact mechanism remains unknown and generally outside the scope of all c</w:delText>
        </w:r>
        <w:r w:rsidDel="003A7809">
          <w:rPr>
            <w:sz w:val="20"/>
            <w:szCs w:val="20"/>
          </w:rPr>
          <w:delText xml:space="preserve">ircuit decision models. </w:delText>
        </w:r>
      </w:del>
      <w:r>
        <w:rPr>
          <w:sz w:val="20"/>
          <w:szCs w:val="20"/>
        </w:rPr>
        <w:t xml:space="preserve">A second problem is that the primary difference between the models is the activity of inhibitory (and disinhibitory) neurons, which </w:t>
      </w:r>
      <w:ins w:id="196" w:author="Paul Glimcher" w:date="2023-03-08T10:02:00Z">
        <w:r w:rsidR="003A7809">
          <w:rPr>
            <w:sz w:val="20"/>
            <w:szCs w:val="20"/>
          </w:rPr>
          <w:t>are</w:t>
        </w:r>
      </w:ins>
      <w:del w:id="197" w:author="Paul Glimcher" w:date="2023-03-08T10:02:00Z">
        <w:r w:rsidDel="003A7809">
          <w:rPr>
            <w:sz w:val="20"/>
            <w:szCs w:val="20"/>
          </w:rPr>
          <w:delText>is</w:delText>
        </w:r>
      </w:del>
      <w:r>
        <w:rPr>
          <w:sz w:val="20"/>
          <w:szCs w:val="20"/>
        </w:rPr>
        <w:t xml:space="preserve"> typically not recorded in neurophysiological experiments; thus</w:t>
      </w:r>
      <w:ins w:id="198" w:author="Bo Shen" w:date="2023-03-07T10:59:00Z">
        <w:r w:rsidR="00530418">
          <w:rPr>
            <w:sz w:val="20"/>
            <w:szCs w:val="20"/>
          </w:rPr>
          <w:t>,</w:t>
        </w:r>
      </w:ins>
      <w:r>
        <w:rPr>
          <w:sz w:val="20"/>
          <w:szCs w:val="20"/>
        </w:rPr>
        <w:t xml:space="preserve"> there is a lack of empirical data</w:t>
      </w:r>
      <w:r>
        <w:rPr>
          <w:sz w:val="20"/>
          <w:szCs w:val="20"/>
        </w:rPr>
        <w:t xml:space="preserve"> to which to fit the models. In the revision, we clarified that the model fitting to the Roitman &amp; Shadlen data is for behavioral data only, and model unit activity traces are derived from models fit to behavioral data. </w:t>
      </w:r>
    </w:p>
    <w:p w14:paraId="5D22A561" w14:textId="77777777" w:rsidR="00EC6F31" w:rsidRDefault="001F7C64">
      <w:pPr>
        <w:spacing w:before="240" w:after="240"/>
        <w:jc w:val="both"/>
        <w:rPr>
          <w:sz w:val="20"/>
          <w:szCs w:val="20"/>
        </w:rPr>
        <w:pPrChange w:id="199" w:author="Bo Shen" w:date="2023-03-07T11:51:00Z">
          <w:pPr>
            <w:spacing w:before="240" w:after="240"/>
          </w:pPr>
        </w:pPrChange>
      </w:pPr>
      <w:r>
        <w:rPr>
          <w:sz w:val="20"/>
          <w:szCs w:val="20"/>
        </w:rPr>
        <w:t>That being said, we agree that a qu</w:t>
      </w:r>
      <w:r>
        <w:rPr>
          <w:sz w:val="20"/>
          <w:szCs w:val="20"/>
        </w:rPr>
        <w:t>antitative comparison of model activity predictions is helpful. Because the models are fit not to the neural data but to the behavioral data, rather than using likelihood-based measures like AIC and BIC we used a simple RMSE measure to compare the match be</w:t>
      </w:r>
      <w:r>
        <w:rPr>
          <w:sz w:val="20"/>
          <w:szCs w:val="20"/>
        </w:rPr>
        <w:t>tween predicted and neural activity patterns (revised Fig. 6E, Fig 6-S4E, Fig 6-S5E). Please see response to recommendations below for details.</w:t>
      </w:r>
    </w:p>
    <w:p w14:paraId="152F7234" w14:textId="77777777" w:rsidR="00EC6F31" w:rsidRDefault="00EC6F31">
      <w:pPr>
        <w:spacing w:before="240" w:after="240"/>
        <w:jc w:val="both"/>
        <w:rPr>
          <w:color w:val="0000FF"/>
          <w:sz w:val="20"/>
          <w:szCs w:val="20"/>
        </w:rPr>
        <w:pPrChange w:id="200" w:author="Bo Shen" w:date="2023-03-07T11:51:00Z">
          <w:pPr>
            <w:spacing w:before="240" w:after="240"/>
          </w:pPr>
        </w:pPrChange>
      </w:pPr>
    </w:p>
    <w:p w14:paraId="583CE0F3" w14:textId="77777777" w:rsidR="00EC6F31" w:rsidRDefault="001F7C64">
      <w:pPr>
        <w:spacing w:before="240" w:after="240"/>
        <w:jc w:val="both"/>
        <w:rPr>
          <w:b/>
          <w:sz w:val="20"/>
          <w:szCs w:val="20"/>
        </w:rPr>
        <w:pPrChange w:id="201" w:author="Bo Shen" w:date="2023-03-07T11:51:00Z">
          <w:pPr>
            <w:spacing w:before="240" w:after="240"/>
          </w:pPr>
        </w:pPrChange>
      </w:pPr>
      <w:r>
        <w:rPr>
          <w:b/>
          <w:sz w:val="20"/>
          <w:szCs w:val="20"/>
        </w:rPr>
        <w:t>Reviewer #1 (Recommendations for the authors): Numbers refer to each point made in the Public Review.</w:t>
      </w:r>
    </w:p>
    <w:p w14:paraId="328E9CA0" w14:textId="77777777" w:rsidR="00EC6F31" w:rsidRDefault="001F7C64">
      <w:pPr>
        <w:spacing w:before="240" w:after="240"/>
        <w:jc w:val="both"/>
        <w:rPr>
          <w:b/>
          <w:sz w:val="20"/>
          <w:szCs w:val="20"/>
        </w:rPr>
        <w:pPrChange w:id="202" w:author="Bo Shen" w:date="2023-03-07T11:51:00Z">
          <w:pPr>
            <w:spacing w:before="240" w:after="240"/>
          </w:pPr>
        </w:pPrChange>
      </w:pPr>
      <w:r>
        <w:rPr>
          <w:b/>
          <w:sz w:val="20"/>
          <w:szCs w:val="20"/>
        </w:rPr>
        <w:t>1. I reco</w:t>
      </w:r>
      <w:r>
        <w:rPr>
          <w:b/>
          <w:sz w:val="20"/>
          <w:szCs w:val="20"/>
        </w:rPr>
        <w:t>mmend the authors take time to more explicitly clarify the goal of the study. What is the singular take-home message that the reader should take away from this? This singular message should be tempered enough so as not to overstate this as the first unific</w:t>
      </w:r>
      <w:r>
        <w:rPr>
          <w:b/>
          <w:sz w:val="20"/>
          <w:szCs w:val="20"/>
        </w:rPr>
        <w:t>ation of value normalization and response selection, but more specific to what is being tested.</w:t>
      </w:r>
    </w:p>
    <w:p w14:paraId="241B7181" w14:textId="10E14DC2" w:rsidR="00EC6F31" w:rsidRDefault="001F7C64">
      <w:pPr>
        <w:spacing w:before="240" w:after="240"/>
        <w:jc w:val="both"/>
        <w:rPr>
          <w:sz w:val="20"/>
          <w:szCs w:val="20"/>
        </w:rPr>
        <w:pPrChange w:id="203" w:author="Bo Shen" w:date="2023-03-07T11:51:00Z">
          <w:pPr>
            <w:spacing w:before="240" w:after="240"/>
          </w:pPr>
        </w:pPrChange>
      </w:pPr>
      <w:r>
        <w:rPr>
          <w:sz w:val="20"/>
          <w:szCs w:val="20"/>
        </w:rPr>
        <w:t xml:space="preserve">Upon reflection, we agree with Reviewer </w:t>
      </w:r>
      <w:ins w:id="204" w:author="Bo Shen" w:date="2023-03-07T11:03:00Z">
        <w:r w:rsidR="00B304FA">
          <w:rPr>
            <w:sz w:val="20"/>
            <w:szCs w:val="20"/>
          </w:rPr>
          <w:t>#</w:t>
        </w:r>
      </w:ins>
      <w:r>
        <w:rPr>
          <w:sz w:val="20"/>
          <w:szCs w:val="20"/>
        </w:rPr>
        <w:t>1 that the original manuscript was not sufficiently clear in its emphasis, touching on a number of features of the mode</w:t>
      </w:r>
      <w:r>
        <w:rPr>
          <w:sz w:val="20"/>
          <w:szCs w:val="20"/>
        </w:rPr>
        <w:t xml:space="preserve">l and findings. Ultimately, we believe that the most important aspect of the LDDM is </w:t>
      </w:r>
      <w:r>
        <w:rPr>
          <w:sz w:val="20"/>
          <w:szCs w:val="20"/>
          <w:u w:val="single"/>
        </w:rPr>
        <w:t>disinhibition</w:t>
      </w:r>
      <w:r>
        <w:rPr>
          <w:sz w:val="20"/>
          <w:szCs w:val="20"/>
        </w:rPr>
        <w:t xml:space="preserve">, and the most salient contribution of this paper is showing the advantages of a </w:t>
      </w:r>
      <w:del w:id="205" w:author="Bo Shen" w:date="2023-03-07T11:03:00Z">
        <w:r w:rsidDel="00B304FA">
          <w:rPr>
            <w:sz w:val="20"/>
            <w:szCs w:val="20"/>
          </w:rPr>
          <w:delText>decision making</w:delText>
        </w:r>
      </w:del>
      <w:ins w:id="206" w:author="Bo Shen" w:date="2023-03-07T11:03:00Z">
        <w:r w:rsidR="00B304FA">
          <w:rPr>
            <w:sz w:val="20"/>
            <w:szCs w:val="20"/>
          </w:rPr>
          <w:t>decision-making</w:t>
        </w:r>
      </w:ins>
      <w:r>
        <w:rPr>
          <w:sz w:val="20"/>
          <w:szCs w:val="20"/>
        </w:rPr>
        <w:t xml:space="preserve"> circuit that incorporates disinhibition (along</w:t>
      </w:r>
      <w:r>
        <w:rPr>
          <w:sz w:val="20"/>
          <w:szCs w:val="20"/>
        </w:rPr>
        <w:t xml:space="preserve"> with known features such as recurrent excitation and lateral and/or divisive inhibition). Driven by </w:t>
      </w:r>
      <w:del w:id="207" w:author="Paul Glimcher" w:date="2023-03-08T10:03:00Z">
        <w:r w:rsidDel="00A738F7">
          <w:rPr>
            <w:sz w:val="20"/>
            <w:szCs w:val="20"/>
          </w:rPr>
          <w:delText xml:space="preserve">recent </w:delText>
        </w:r>
      </w:del>
      <w:r>
        <w:rPr>
          <w:sz w:val="20"/>
          <w:szCs w:val="20"/>
        </w:rPr>
        <w:t>advances in genetic and imaging technologies, recent experiments have examined the diversity of inhibitory neuron subtypes and interneuron-interneur</w:t>
      </w:r>
      <w:r>
        <w:rPr>
          <w:sz w:val="20"/>
          <w:szCs w:val="20"/>
        </w:rPr>
        <w:t xml:space="preserve">on connectivity, revealing evidence for widespread circuits implementing network disinhibition and driving behavioral and cognitive functions. However, disinhibition is not a part of standard circuit models of </w:t>
      </w:r>
      <w:del w:id="208" w:author="Bo Shen" w:date="2023-03-07T11:17:00Z">
        <w:r w:rsidDel="00AD1511">
          <w:rPr>
            <w:sz w:val="20"/>
            <w:szCs w:val="20"/>
          </w:rPr>
          <w:delText xml:space="preserve">decision </w:delText>
        </w:r>
      </w:del>
      <w:ins w:id="209" w:author="Bo Shen" w:date="2023-03-07T11:17:00Z">
        <w:r w:rsidR="00AD1511">
          <w:rPr>
            <w:sz w:val="20"/>
            <w:szCs w:val="20"/>
          </w:rPr>
          <w:t>decision-</w:t>
        </w:r>
      </w:ins>
      <w:r>
        <w:rPr>
          <w:sz w:val="20"/>
          <w:szCs w:val="20"/>
        </w:rPr>
        <w:t>making, and the potential co</w:t>
      </w:r>
      <w:r>
        <w:rPr>
          <w:sz w:val="20"/>
          <w:szCs w:val="20"/>
        </w:rPr>
        <w:t xml:space="preserve">ntributions of disinhibition to neurophysiological and behavioral aspects of </w:t>
      </w:r>
      <w:del w:id="210" w:author="Bo Shen" w:date="2023-03-07T11:17:00Z">
        <w:r w:rsidDel="00AD1511">
          <w:rPr>
            <w:sz w:val="20"/>
            <w:szCs w:val="20"/>
          </w:rPr>
          <w:delText xml:space="preserve">decision </w:delText>
        </w:r>
      </w:del>
      <w:ins w:id="211" w:author="Bo Shen" w:date="2023-03-07T11:17:00Z">
        <w:r w:rsidR="00AD1511">
          <w:rPr>
            <w:sz w:val="20"/>
            <w:szCs w:val="20"/>
          </w:rPr>
          <w:t>decision-</w:t>
        </w:r>
      </w:ins>
      <w:r>
        <w:rPr>
          <w:sz w:val="20"/>
          <w:szCs w:val="20"/>
        </w:rPr>
        <w:t>making are unknown.</w:t>
      </w:r>
    </w:p>
    <w:p w14:paraId="4BDE315D" w14:textId="3DE794BC" w:rsidR="00EC6F31" w:rsidRDefault="001F7C64">
      <w:pPr>
        <w:spacing w:before="240" w:after="240"/>
        <w:jc w:val="both"/>
        <w:rPr>
          <w:sz w:val="20"/>
          <w:szCs w:val="20"/>
        </w:rPr>
        <w:pPrChange w:id="212" w:author="Bo Shen" w:date="2023-03-07T11:51:00Z">
          <w:pPr>
            <w:spacing w:before="240" w:after="240"/>
          </w:pPr>
        </w:pPrChange>
      </w:pPr>
      <w:r>
        <w:rPr>
          <w:sz w:val="20"/>
          <w:szCs w:val="20"/>
        </w:rPr>
        <w:t>Thus, the overarching goal of the paper is to design, implement, and characterize the behavior of a decision-making circuit with disinhibitor</w:t>
      </w:r>
      <w:r>
        <w:rPr>
          <w:sz w:val="20"/>
          <w:szCs w:val="20"/>
        </w:rPr>
        <w:t>y motifs. The unification of value normalization and WTA activity is important, but primarily as a demonstration of the validity of the disinhibition-based LDDM model. As demonstrated in the paper, there are additional important capabilities of the LDDM, i</w:t>
      </w:r>
      <w:r>
        <w:rPr>
          <w:sz w:val="20"/>
          <w:szCs w:val="20"/>
        </w:rPr>
        <w:t xml:space="preserve">ncluding the generation of structured inhibition and the provision of a mechanism for </w:t>
      </w:r>
      <w:del w:id="213" w:author="Bo Shen" w:date="2023-03-07T11:04:00Z">
        <w:r w:rsidDel="00B304FA">
          <w:rPr>
            <w:sz w:val="20"/>
            <w:szCs w:val="20"/>
          </w:rPr>
          <w:delText>top down</w:delText>
        </w:r>
      </w:del>
      <w:ins w:id="214" w:author="Bo Shen" w:date="2023-03-07T11:04:00Z">
        <w:r w:rsidR="00B304FA">
          <w:rPr>
            <w:sz w:val="20"/>
            <w:szCs w:val="20"/>
          </w:rPr>
          <w:t>top-down</w:t>
        </w:r>
      </w:ins>
      <w:r>
        <w:rPr>
          <w:sz w:val="20"/>
          <w:szCs w:val="20"/>
        </w:rPr>
        <w:t xml:space="preserve"> control of circuit dynamics and function.</w:t>
      </w:r>
    </w:p>
    <w:p w14:paraId="26188BE9" w14:textId="77777777" w:rsidR="00EC6F31" w:rsidRDefault="001F7C64">
      <w:pPr>
        <w:spacing w:before="240" w:after="240"/>
        <w:jc w:val="both"/>
        <w:rPr>
          <w:sz w:val="20"/>
          <w:szCs w:val="20"/>
        </w:rPr>
        <w:pPrChange w:id="215" w:author="Bo Shen" w:date="2023-03-07T11:51:00Z">
          <w:pPr>
            <w:spacing w:before="240" w:after="240"/>
          </w:pPr>
        </w:pPrChange>
      </w:pPr>
      <w:r>
        <w:rPr>
          <w:sz w:val="20"/>
          <w:szCs w:val="20"/>
        </w:rPr>
        <w:t xml:space="preserve">To make the take-home message clearer, we have now substantially revised the Abstract to emphasize the goal of </w:t>
      </w:r>
      <w:r>
        <w:rPr>
          <w:sz w:val="20"/>
          <w:szCs w:val="20"/>
        </w:rPr>
        <w:t>incorporating disinhibition into a dynamical circuit model of decision-making:</w:t>
      </w:r>
    </w:p>
    <w:p w14:paraId="16BC3C4B" w14:textId="67B60E4C" w:rsidR="00EC6F31" w:rsidRDefault="001F7C64">
      <w:pPr>
        <w:spacing w:before="240" w:after="240"/>
        <w:ind w:left="720" w:right="720"/>
        <w:jc w:val="both"/>
        <w:rPr>
          <w:sz w:val="20"/>
          <w:szCs w:val="20"/>
        </w:rPr>
        <w:pPrChange w:id="216" w:author="Bo Shen" w:date="2023-03-07T11:51:00Z">
          <w:pPr>
            <w:spacing w:before="240" w:after="240"/>
            <w:ind w:left="720" w:right="720"/>
          </w:pPr>
        </w:pPrChange>
      </w:pPr>
      <w:r>
        <w:rPr>
          <w:sz w:val="20"/>
          <w:szCs w:val="20"/>
        </w:rPr>
        <w:t>“Inhibition is crucial for brain function, regulating network activity by balancing excitation and implementing gain control. Recent evidence suggests that beyond simply inhibit</w:t>
      </w:r>
      <w:r>
        <w:rPr>
          <w:sz w:val="20"/>
          <w:szCs w:val="20"/>
        </w:rPr>
        <w:t>ing excitatory activity, inhibitory neurons can also shape circuit function through disinhibition. While disinhibitory circuit motifs have been implicated in cognitive processes including learning, attentional selection, and input gating, the role of disin</w:t>
      </w:r>
      <w:r>
        <w:rPr>
          <w:sz w:val="20"/>
          <w:szCs w:val="20"/>
        </w:rPr>
        <w:t>hibition is largely unexplored in the study of decision-making. Here, we show that disinhibition provides a simple circuit motif for fast, dynamic control of network state and function. This dynamic control allows a novel disinhibition-based decision model</w:t>
      </w:r>
      <w:r>
        <w:rPr>
          <w:sz w:val="20"/>
          <w:szCs w:val="20"/>
        </w:rPr>
        <w:t xml:space="preserve"> to reproduce both value normalization and winner-take-all dynamics, the two central features of neurobiological </w:t>
      </w:r>
      <w:del w:id="217" w:author="Bo Shen" w:date="2023-03-07T11:12:00Z">
        <w:r w:rsidDel="00AD1511">
          <w:rPr>
            <w:sz w:val="20"/>
            <w:szCs w:val="20"/>
          </w:rPr>
          <w:delText xml:space="preserve">decision </w:delText>
        </w:r>
      </w:del>
      <w:ins w:id="218" w:author="Bo Shen" w:date="2023-03-07T11:12:00Z">
        <w:r w:rsidR="00AD1511">
          <w:rPr>
            <w:sz w:val="20"/>
            <w:szCs w:val="20"/>
          </w:rPr>
          <w:t>decision-</w:t>
        </w:r>
      </w:ins>
      <w:r>
        <w:rPr>
          <w:sz w:val="20"/>
          <w:szCs w:val="20"/>
        </w:rPr>
        <w:t>making captured in separate existing models with distinct circuit motifs. In addition, the disinhibition model exhibits flexible attractor dynamics consistent with different forms of persistent activity seen in working memory. Fitting the model to empirica</w:t>
      </w:r>
      <w:r>
        <w:rPr>
          <w:sz w:val="20"/>
          <w:szCs w:val="20"/>
        </w:rPr>
        <w:t>l data shows it captures well both neurophysiological dynamics of value coding and psychometric choice behavior. Furthermore, the biological basis of disinhibition provides a simple mechanism for flexible top-down control of network states, enabling the ci</w:t>
      </w:r>
      <w:r>
        <w:rPr>
          <w:sz w:val="20"/>
          <w:szCs w:val="20"/>
        </w:rPr>
        <w:t xml:space="preserve">rcuit to capture diverse task-dependent neural dynamics. These results suggest a new biologically plausible mechanism for </w:t>
      </w:r>
      <w:del w:id="219" w:author="Bo Shen" w:date="2023-03-07T11:12:00Z">
        <w:r w:rsidDel="00B304FA">
          <w:rPr>
            <w:sz w:val="20"/>
            <w:szCs w:val="20"/>
          </w:rPr>
          <w:delText xml:space="preserve">decision </w:delText>
        </w:r>
      </w:del>
      <w:ins w:id="220" w:author="Bo Shen" w:date="2023-03-07T11:12:00Z">
        <w:r w:rsidR="00B304FA">
          <w:rPr>
            <w:sz w:val="20"/>
            <w:szCs w:val="20"/>
          </w:rPr>
          <w:t>decision-</w:t>
        </w:r>
      </w:ins>
      <w:r>
        <w:rPr>
          <w:sz w:val="20"/>
          <w:szCs w:val="20"/>
        </w:rPr>
        <w:t>making and emphasize the importance of local disinhibition in neural processing.”</w:t>
      </w:r>
    </w:p>
    <w:p w14:paraId="4E61CA22" w14:textId="326D6511" w:rsidR="00EC6F31" w:rsidRDefault="001F7C64">
      <w:pPr>
        <w:spacing w:before="240" w:after="240"/>
        <w:jc w:val="both"/>
        <w:rPr>
          <w:sz w:val="20"/>
          <w:szCs w:val="20"/>
        </w:rPr>
        <w:pPrChange w:id="221" w:author="Bo Shen" w:date="2023-03-07T11:51:00Z">
          <w:pPr>
            <w:spacing w:before="240" w:after="240"/>
          </w:pPr>
        </w:pPrChange>
      </w:pPr>
      <w:r>
        <w:rPr>
          <w:sz w:val="20"/>
          <w:szCs w:val="20"/>
        </w:rPr>
        <w:t xml:space="preserve">In addition, we have restructured </w:t>
      </w:r>
      <w:r>
        <w:rPr>
          <w:sz w:val="20"/>
          <w:szCs w:val="20"/>
        </w:rPr>
        <w:t xml:space="preserve">the Introduction text to frame the importance of incorporating disinhibition into computational decision models. The primary change is to the initial paragraphs, though we have </w:t>
      </w:r>
      <w:del w:id="222" w:author="Bo Shen" w:date="2023-03-07T11:09:00Z">
        <w:r w:rsidDel="00B304FA">
          <w:rPr>
            <w:sz w:val="20"/>
            <w:szCs w:val="20"/>
          </w:rPr>
          <w:delText>streamlines</w:delText>
        </w:r>
      </w:del>
      <w:ins w:id="223" w:author="Bo Shen" w:date="2023-03-07T11:09:00Z">
        <w:r w:rsidR="00B304FA">
          <w:rPr>
            <w:sz w:val="20"/>
            <w:szCs w:val="20"/>
          </w:rPr>
          <w:t>streamlined</w:t>
        </w:r>
      </w:ins>
      <w:r>
        <w:rPr>
          <w:sz w:val="20"/>
          <w:szCs w:val="20"/>
        </w:rPr>
        <w:t xml:space="preserve"> the Introduction as well:</w:t>
      </w:r>
    </w:p>
    <w:p w14:paraId="18945FBB" w14:textId="77777777" w:rsidR="00EC6F31" w:rsidRDefault="001F7C64">
      <w:pPr>
        <w:ind w:left="720" w:right="720"/>
        <w:jc w:val="both"/>
        <w:rPr>
          <w:sz w:val="20"/>
          <w:szCs w:val="20"/>
        </w:rPr>
        <w:pPrChange w:id="224" w:author="Bo Shen" w:date="2023-03-07T11:51:00Z">
          <w:pPr>
            <w:ind w:left="720" w:right="720"/>
          </w:pPr>
        </w:pPrChange>
      </w:pPr>
      <w:r>
        <w:rPr>
          <w:sz w:val="20"/>
          <w:szCs w:val="20"/>
        </w:rPr>
        <w:t>“Inhibition is an essential co</w:t>
      </w:r>
      <w:r>
        <w:rPr>
          <w:sz w:val="20"/>
          <w:szCs w:val="20"/>
        </w:rPr>
        <w:t>mponent in neural network models of decision-making. In standard decision models, pools of option-selective excitatory neurons compete in a winner-take-all selection process via feedback inhibition (Roach et al., 2023; X.-J. Wang, 2002; Wong &amp; Wang, 2006).</w:t>
      </w:r>
      <w:r>
        <w:rPr>
          <w:sz w:val="20"/>
          <w:szCs w:val="20"/>
        </w:rPr>
        <w:t xml:space="preserve"> Generally, such inhibition is thought to be homogenous and non-selective, with a single pool of </w:t>
      </w:r>
      <w:r>
        <w:rPr>
          <w:sz w:val="20"/>
          <w:szCs w:val="20"/>
        </w:rPr>
        <w:lastRenderedPageBreak/>
        <w:t>inhibitory neurons receiving broad excitation, and in turn inhibiting excitatory neurons. However, more recent findings suggest that inhibitory neurons interpl</w:t>
      </w:r>
      <w:r>
        <w:rPr>
          <w:sz w:val="20"/>
          <w:szCs w:val="20"/>
        </w:rPr>
        <w:t>ay with the decision circuit in a more structured manner. At a functional level, inhibitory neurons exhibit choice-selective activity on par with excitatory neurons in frontal cortex (Allen et al., 2017), parietal cortex (Allen et al., 2017; Najafi et al.,</w:t>
      </w:r>
      <w:r>
        <w:rPr>
          <w:sz w:val="20"/>
          <w:szCs w:val="20"/>
        </w:rPr>
        <w:t xml:space="preserve"> 2020), and striatum (Gage et al., 2010), in contrast to the non-selective or broadly tuned inhibition seen in visual cortex during stimulus representation (Bock et al., 2011; Chen et al., 2013; Hofer et al., 2011; </w:t>
      </w:r>
      <w:proofErr w:type="spellStart"/>
      <w:r>
        <w:rPr>
          <w:sz w:val="20"/>
          <w:szCs w:val="20"/>
        </w:rPr>
        <w:t>Kerlin</w:t>
      </w:r>
      <w:proofErr w:type="spellEnd"/>
      <w:r>
        <w:rPr>
          <w:sz w:val="20"/>
          <w:szCs w:val="20"/>
        </w:rPr>
        <w:t xml:space="preserve"> et al., 2010; Liu et al., 2009; </w:t>
      </w:r>
      <w:proofErr w:type="spellStart"/>
      <w:r>
        <w:rPr>
          <w:sz w:val="20"/>
          <w:szCs w:val="20"/>
        </w:rPr>
        <w:t>Ni</w:t>
      </w:r>
      <w:r>
        <w:rPr>
          <w:sz w:val="20"/>
          <w:szCs w:val="20"/>
        </w:rPr>
        <w:t>ell</w:t>
      </w:r>
      <w:proofErr w:type="spellEnd"/>
      <w:r>
        <w:rPr>
          <w:sz w:val="20"/>
          <w:szCs w:val="20"/>
        </w:rPr>
        <w:t xml:space="preserve"> &amp; Stryker, 2008; </w:t>
      </w:r>
      <w:proofErr w:type="spellStart"/>
      <w:r>
        <w:rPr>
          <w:sz w:val="20"/>
          <w:szCs w:val="20"/>
        </w:rPr>
        <w:t>Sohya</w:t>
      </w:r>
      <w:proofErr w:type="spellEnd"/>
      <w:r>
        <w:rPr>
          <w:sz w:val="20"/>
          <w:szCs w:val="20"/>
        </w:rPr>
        <w:t xml:space="preserve"> et al., 2007). At an anatomic level, interneurons exhibit a remarkable diversity in morphology, connectivity, and physiological functions (Kepecs &amp; Fishell, 2014; Markram et al., 2004; Tremblay et al., 2016). A prominent circuit </w:t>
      </w:r>
      <w:r>
        <w:rPr>
          <w:sz w:val="20"/>
          <w:szCs w:val="20"/>
        </w:rPr>
        <w:t xml:space="preserve">motif is local disinhibition, in which vasoactive intestinal peptide (VIP)-expressing interneurons inhibit the neighboring interneurons expressing somatostatin (SST) or parvalbumin (PV) that inhibit dendritic or </w:t>
      </w:r>
      <w:proofErr w:type="spellStart"/>
      <w:r>
        <w:rPr>
          <w:sz w:val="20"/>
          <w:szCs w:val="20"/>
        </w:rPr>
        <w:t>perisomatic</w:t>
      </w:r>
      <w:proofErr w:type="spellEnd"/>
      <w:r>
        <w:rPr>
          <w:sz w:val="20"/>
          <w:szCs w:val="20"/>
        </w:rPr>
        <w:t xml:space="preserve"> areas in pyramidal neurons, so t</w:t>
      </w:r>
      <w:r>
        <w:rPr>
          <w:sz w:val="20"/>
          <w:szCs w:val="20"/>
        </w:rPr>
        <w:t xml:space="preserve">hat locally disinhibit the activities of the pyramidal neurons in the neighboring area (Chiu et al., 2013; </w:t>
      </w:r>
      <w:proofErr w:type="spellStart"/>
      <w:r>
        <w:rPr>
          <w:sz w:val="20"/>
          <w:szCs w:val="20"/>
        </w:rPr>
        <w:t>Fino</w:t>
      </w:r>
      <w:proofErr w:type="spellEnd"/>
      <w:r>
        <w:rPr>
          <w:sz w:val="20"/>
          <w:szCs w:val="20"/>
        </w:rPr>
        <w:t xml:space="preserve"> &amp; </w:t>
      </w:r>
      <w:proofErr w:type="spellStart"/>
      <w:r>
        <w:rPr>
          <w:sz w:val="20"/>
          <w:szCs w:val="20"/>
        </w:rPr>
        <w:t>Yuste</w:t>
      </w:r>
      <w:proofErr w:type="spellEnd"/>
      <w:r>
        <w:rPr>
          <w:sz w:val="20"/>
          <w:szCs w:val="20"/>
        </w:rPr>
        <w:t xml:space="preserve">, 2011; Fu et al., 2014; </w:t>
      </w:r>
      <w:proofErr w:type="spellStart"/>
      <w:r>
        <w:rPr>
          <w:sz w:val="20"/>
          <w:szCs w:val="20"/>
        </w:rPr>
        <w:t>Karnani</w:t>
      </w:r>
      <w:proofErr w:type="spellEnd"/>
      <w:r>
        <w:rPr>
          <w:sz w:val="20"/>
          <w:szCs w:val="20"/>
        </w:rPr>
        <w:t xml:space="preserve"> et al., 2014, 2016; Lee et al., 2013; </w:t>
      </w:r>
      <w:proofErr w:type="spellStart"/>
      <w:r>
        <w:rPr>
          <w:sz w:val="20"/>
          <w:szCs w:val="20"/>
        </w:rPr>
        <w:t>Letzkus</w:t>
      </w:r>
      <w:proofErr w:type="spellEnd"/>
      <w:r>
        <w:rPr>
          <w:sz w:val="20"/>
          <w:szCs w:val="20"/>
        </w:rPr>
        <w:t xml:space="preserve"> et al., 2011; Pfeffer et al., 2013; Pi et al., 2013; Urban</w:t>
      </w:r>
      <w:r>
        <w:rPr>
          <w:sz w:val="20"/>
          <w:szCs w:val="20"/>
        </w:rPr>
        <w:t>-</w:t>
      </w:r>
      <w:proofErr w:type="spellStart"/>
      <w:r>
        <w:rPr>
          <w:sz w:val="20"/>
          <w:szCs w:val="20"/>
        </w:rPr>
        <w:t>Ciecko</w:t>
      </w:r>
      <w:proofErr w:type="spellEnd"/>
      <w:r>
        <w:rPr>
          <w:sz w:val="20"/>
          <w:szCs w:val="20"/>
        </w:rPr>
        <w:t xml:space="preserve"> &amp; Barth, 2016).</w:t>
      </w:r>
    </w:p>
    <w:p w14:paraId="0F29598F" w14:textId="77777777" w:rsidR="00EC6F31" w:rsidRDefault="00EC6F31">
      <w:pPr>
        <w:ind w:left="720" w:right="720"/>
        <w:jc w:val="both"/>
        <w:rPr>
          <w:sz w:val="20"/>
          <w:szCs w:val="20"/>
        </w:rPr>
        <w:pPrChange w:id="225" w:author="Bo Shen" w:date="2023-03-07T11:51:00Z">
          <w:pPr>
            <w:ind w:left="720" w:right="720"/>
          </w:pPr>
        </w:pPrChange>
      </w:pPr>
    </w:p>
    <w:p w14:paraId="405D8782" w14:textId="77777777" w:rsidR="00EC6F31" w:rsidRDefault="001F7C64">
      <w:pPr>
        <w:ind w:left="720" w:right="720"/>
        <w:jc w:val="both"/>
        <w:rPr>
          <w:sz w:val="20"/>
          <w:szCs w:val="20"/>
        </w:rPr>
        <w:pPrChange w:id="226" w:author="Bo Shen" w:date="2023-03-07T11:51:00Z">
          <w:pPr>
            <w:ind w:left="720" w:right="720"/>
          </w:pPr>
        </w:pPrChange>
      </w:pPr>
      <w:r>
        <w:rPr>
          <w:sz w:val="20"/>
          <w:szCs w:val="20"/>
        </w:rPr>
        <w:t xml:space="preserve">While disinhibitory circuit motifs have been implicated in cognitive processes including learning, attentional selection, and input gating (Fu et al., 2014; </w:t>
      </w:r>
      <w:proofErr w:type="spellStart"/>
      <w:r>
        <w:rPr>
          <w:sz w:val="20"/>
          <w:szCs w:val="20"/>
        </w:rPr>
        <w:t>Letzkus</w:t>
      </w:r>
      <w:proofErr w:type="spellEnd"/>
      <w:r>
        <w:rPr>
          <w:sz w:val="20"/>
          <w:szCs w:val="20"/>
        </w:rPr>
        <w:t xml:space="preserve"> et al., 2011; X.-J. Wang &amp; Yang, 2018), how disinhibition function</w:t>
      </w:r>
      <w:r>
        <w:rPr>
          <w:sz w:val="20"/>
          <w:szCs w:val="20"/>
        </w:rPr>
        <w:t>s in decision-making circuits is unknown. Local circuit inputs to the VIP neurons suggest that disinhibition may be a key mechanism for generating the mutual competition necessary for option selection in decision-making. In addition, given the existence of</w:t>
      </w:r>
      <w:r>
        <w:rPr>
          <w:sz w:val="20"/>
          <w:szCs w:val="20"/>
        </w:rPr>
        <w:t xml:space="preserve"> long-range inputs (Kepecs &amp; Fishell, 2014; Lee et al., 2013; Pfeffer et al., 2013; Pi et al., 2013; Schuman et al., 2021) and </w:t>
      </w:r>
      <w:proofErr w:type="spellStart"/>
      <w:r>
        <w:rPr>
          <w:sz w:val="20"/>
          <w:szCs w:val="20"/>
        </w:rPr>
        <w:t>neuromodulatory</w:t>
      </w:r>
      <w:proofErr w:type="spellEnd"/>
      <w:r>
        <w:rPr>
          <w:sz w:val="20"/>
          <w:szCs w:val="20"/>
        </w:rPr>
        <w:t xml:space="preserve"> inputs (</w:t>
      </w:r>
      <w:proofErr w:type="spellStart"/>
      <w:r>
        <w:rPr>
          <w:sz w:val="20"/>
          <w:szCs w:val="20"/>
        </w:rPr>
        <w:t>Alitto</w:t>
      </w:r>
      <w:proofErr w:type="spellEnd"/>
      <w:r>
        <w:rPr>
          <w:sz w:val="20"/>
          <w:szCs w:val="20"/>
        </w:rPr>
        <w:t xml:space="preserve"> &amp; Dan, 2013; Fu et al., 2014; Pfeffer et al., 2013; </w:t>
      </w:r>
      <w:proofErr w:type="spellStart"/>
      <w:r>
        <w:rPr>
          <w:sz w:val="20"/>
          <w:szCs w:val="20"/>
        </w:rPr>
        <w:t>Prönneke</w:t>
      </w:r>
      <w:proofErr w:type="spellEnd"/>
      <w:r>
        <w:rPr>
          <w:sz w:val="20"/>
          <w:szCs w:val="20"/>
        </w:rPr>
        <w:t xml:space="preserve"> et al., 2020; Rudy et al., 2011; Trem</w:t>
      </w:r>
      <w:r>
        <w:rPr>
          <w:sz w:val="20"/>
          <w:szCs w:val="20"/>
        </w:rPr>
        <w:t>blay et al., 2016) to the VIP neurons, local disinhibition has been proposed to play a particular role in dynamic gating of circuit activity; such gating may be essential in decision circuits underlying flexible behavior, mediating top-down control of netw</w:t>
      </w:r>
      <w:r>
        <w:rPr>
          <w:sz w:val="20"/>
          <w:szCs w:val="20"/>
        </w:rPr>
        <w:t xml:space="preserve">ork function (Fu et al., 2014; </w:t>
      </w:r>
      <w:proofErr w:type="spellStart"/>
      <w:r>
        <w:rPr>
          <w:sz w:val="20"/>
          <w:szCs w:val="20"/>
        </w:rPr>
        <w:t>Kamigaki</w:t>
      </w:r>
      <w:proofErr w:type="spellEnd"/>
      <w:r>
        <w:rPr>
          <w:sz w:val="20"/>
          <w:szCs w:val="20"/>
        </w:rPr>
        <w:t xml:space="preserve">, 2019; Lee et al., 2013; </w:t>
      </w:r>
      <w:proofErr w:type="spellStart"/>
      <w:r>
        <w:rPr>
          <w:sz w:val="20"/>
          <w:szCs w:val="20"/>
        </w:rPr>
        <w:t>Letzkus</w:t>
      </w:r>
      <w:proofErr w:type="spellEnd"/>
      <w:r>
        <w:rPr>
          <w:sz w:val="20"/>
          <w:szCs w:val="20"/>
        </w:rPr>
        <w:t xml:space="preserve"> et al., 2011; Pi et al., 2013; Schuman et al., 2021; S. Zhang et al., 2014). Here, we hypothesize that disinhibition controls a transition between information processing states, allow</w:t>
      </w:r>
      <w:r>
        <w:rPr>
          <w:sz w:val="20"/>
          <w:szCs w:val="20"/>
        </w:rPr>
        <w:t>ing a single decision-making circuit to both represent the values of alternatives and select between alternatives.”</w:t>
      </w:r>
    </w:p>
    <w:p w14:paraId="5F2467C8" w14:textId="77777777" w:rsidR="00EC6F31" w:rsidRDefault="001F7C64" w:rsidP="00F12646">
      <w:pPr>
        <w:jc w:val="both"/>
        <w:rPr>
          <w:sz w:val="20"/>
          <w:szCs w:val="20"/>
        </w:rPr>
      </w:pPr>
      <w:r>
        <w:rPr>
          <w:sz w:val="20"/>
          <w:szCs w:val="20"/>
        </w:rPr>
        <w:t xml:space="preserve"> </w:t>
      </w:r>
    </w:p>
    <w:p w14:paraId="12AE5088" w14:textId="4A8A083C" w:rsidR="00EC6F31" w:rsidRDefault="001F7C64" w:rsidP="00F12646">
      <w:pPr>
        <w:jc w:val="both"/>
        <w:rPr>
          <w:sz w:val="20"/>
          <w:szCs w:val="20"/>
        </w:rPr>
      </w:pPr>
      <w:r>
        <w:rPr>
          <w:sz w:val="20"/>
          <w:szCs w:val="20"/>
        </w:rPr>
        <w:t>We have also added additional framing sentences in the Discussion</w:t>
      </w:r>
      <w:ins w:id="227" w:author="Bo Shen" w:date="2023-03-07T15:31:00Z">
        <w:r w:rsidR="00AD7E98">
          <w:rPr>
            <w:sz w:val="20"/>
            <w:szCs w:val="20"/>
          </w:rPr>
          <w:t xml:space="preserve"> (p. 31, lines 663 - </w:t>
        </w:r>
      </w:ins>
      <w:ins w:id="228" w:author="Bo Shen" w:date="2023-03-07T15:32:00Z">
        <w:r w:rsidR="001B341E">
          <w:rPr>
            <w:sz w:val="20"/>
            <w:szCs w:val="20"/>
          </w:rPr>
          <w:t>6</w:t>
        </w:r>
        <w:r w:rsidR="00AD7E98">
          <w:rPr>
            <w:sz w:val="20"/>
            <w:szCs w:val="20"/>
          </w:rPr>
          <w:t>68</w:t>
        </w:r>
      </w:ins>
      <w:ins w:id="229" w:author="Bo Shen" w:date="2023-03-07T15:31:00Z">
        <w:r w:rsidR="00AD7E98">
          <w:rPr>
            <w:sz w:val="20"/>
            <w:szCs w:val="20"/>
          </w:rPr>
          <w:t>)</w:t>
        </w:r>
      </w:ins>
      <w:r>
        <w:rPr>
          <w:sz w:val="20"/>
          <w:szCs w:val="20"/>
        </w:rPr>
        <w:t>:</w:t>
      </w:r>
    </w:p>
    <w:p w14:paraId="445421F6" w14:textId="77777777" w:rsidR="00EC6F31" w:rsidRDefault="00EC6F31" w:rsidP="00F12646">
      <w:pPr>
        <w:jc w:val="both"/>
        <w:rPr>
          <w:sz w:val="20"/>
          <w:szCs w:val="20"/>
        </w:rPr>
      </w:pPr>
    </w:p>
    <w:p w14:paraId="6AA7A8D1" w14:textId="7CB205ED" w:rsidR="00EC6F31" w:rsidRDefault="001F7C64">
      <w:pPr>
        <w:spacing w:before="240" w:after="240"/>
        <w:ind w:left="720" w:right="720"/>
        <w:jc w:val="both"/>
        <w:rPr>
          <w:ins w:id="230" w:author="Bo Shen" w:date="2023-03-07T11:18:00Z"/>
          <w:sz w:val="20"/>
          <w:szCs w:val="20"/>
        </w:rPr>
        <w:pPrChange w:id="231" w:author="Bo Shen" w:date="2023-03-07T11:51:00Z">
          <w:pPr>
            <w:spacing w:before="240" w:after="240"/>
            <w:ind w:left="720" w:right="720"/>
          </w:pPr>
        </w:pPrChange>
      </w:pPr>
      <w:r>
        <w:rPr>
          <w:sz w:val="20"/>
          <w:szCs w:val="20"/>
        </w:rPr>
        <w:t>“The prevalence of disinhibitory circuit moti</w:t>
      </w:r>
      <w:r>
        <w:rPr>
          <w:sz w:val="20"/>
          <w:szCs w:val="20"/>
        </w:rPr>
        <w:t>fs in the brain and recent evidence for structured decision-related inhibitory activity argues for a more structured implementation of inhibition in computational models of decision-making. Here, we developed and characterized a dynamic circuit model of de</w:t>
      </w:r>
      <w:r>
        <w:rPr>
          <w:sz w:val="20"/>
          <w:szCs w:val="20"/>
        </w:rPr>
        <w:t>cision-making with dynamic local disinhibition. We show that the LDDM captures three important and characteristic features of decision-making – normalized value coding, WTA choice, and persistent activity – within a single circuit architecture.”</w:t>
      </w:r>
    </w:p>
    <w:p w14:paraId="549A4B42" w14:textId="77777777" w:rsidR="00134DF5" w:rsidRDefault="00134DF5">
      <w:pPr>
        <w:spacing w:before="240" w:after="240"/>
        <w:ind w:left="720" w:right="720"/>
        <w:jc w:val="both"/>
        <w:rPr>
          <w:b/>
          <w:sz w:val="20"/>
          <w:szCs w:val="20"/>
        </w:rPr>
        <w:pPrChange w:id="232" w:author="Bo Shen" w:date="2023-03-07T11:51:00Z">
          <w:pPr>
            <w:spacing w:before="240" w:after="240"/>
            <w:ind w:left="720" w:right="720"/>
          </w:pPr>
        </w:pPrChange>
      </w:pPr>
    </w:p>
    <w:p w14:paraId="3D043A95" w14:textId="77777777" w:rsidR="00EC6F31" w:rsidRDefault="001F7C64">
      <w:pPr>
        <w:spacing w:before="240" w:after="240"/>
        <w:jc w:val="both"/>
        <w:rPr>
          <w:b/>
          <w:sz w:val="20"/>
          <w:szCs w:val="20"/>
        </w:rPr>
        <w:pPrChange w:id="233" w:author="Bo Shen" w:date="2023-03-07T11:51:00Z">
          <w:pPr>
            <w:spacing w:before="240" w:after="240"/>
          </w:pPr>
        </w:pPrChange>
      </w:pPr>
      <w:r>
        <w:rPr>
          <w:b/>
          <w:sz w:val="20"/>
          <w:szCs w:val="20"/>
        </w:rPr>
        <w:t>2. I reco</w:t>
      </w:r>
      <w:r>
        <w:rPr>
          <w:b/>
          <w:sz w:val="20"/>
          <w:szCs w:val="20"/>
        </w:rPr>
        <w:t>mmend adding a discussion on known disinhibition circuits like the cortical-basal ganglia loops and showing how the LDDM links to prior models of these networks.</w:t>
      </w:r>
    </w:p>
    <w:p w14:paraId="66484C1B" w14:textId="60A1E7C5" w:rsidR="00EC6F31" w:rsidRDefault="001F7C64">
      <w:pPr>
        <w:spacing w:before="240" w:after="240"/>
        <w:jc w:val="both"/>
        <w:rPr>
          <w:sz w:val="20"/>
          <w:szCs w:val="20"/>
        </w:rPr>
        <w:pPrChange w:id="234" w:author="Bo Shen" w:date="2023-03-07T11:51:00Z">
          <w:pPr>
            <w:spacing w:before="240" w:after="240"/>
          </w:pPr>
        </w:pPrChange>
      </w:pPr>
      <w:r>
        <w:rPr>
          <w:sz w:val="20"/>
          <w:szCs w:val="20"/>
        </w:rPr>
        <w:t>The reviewer rightly points out an existing and important body of work that examines disinhibition circuits functioning in motor selection (and perhaps other types of selection), specifically cortical-basal ganglia loops (CBG). Disinhibition has multiple r</w:t>
      </w:r>
      <w:r>
        <w:rPr>
          <w:sz w:val="20"/>
          <w:szCs w:val="20"/>
        </w:rPr>
        <w:t xml:space="preserve">oles in the pathways that comprise CBG circuitry, the most relevant being the direct pathway where cortical activation of striatal GABAergic medium spiny neurons inhibits tonically active </w:t>
      </w:r>
      <w:proofErr w:type="spellStart"/>
      <w:r>
        <w:rPr>
          <w:sz w:val="20"/>
          <w:szCs w:val="20"/>
        </w:rPr>
        <w:t>GPi</w:t>
      </w:r>
      <w:proofErr w:type="spellEnd"/>
      <w:r>
        <w:rPr>
          <w:sz w:val="20"/>
          <w:szCs w:val="20"/>
        </w:rPr>
        <w:t>/</w:t>
      </w:r>
      <w:proofErr w:type="spellStart"/>
      <w:r>
        <w:rPr>
          <w:sz w:val="20"/>
          <w:szCs w:val="20"/>
        </w:rPr>
        <w:t>SNr</w:t>
      </w:r>
      <w:proofErr w:type="spellEnd"/>
      <w:r>
        <w:rPr>
          <w:sz w:val="20"/>
          <w:szCs w:val="20"/>
        </w:rPr>
        <w:t xml:space="preserve"> inhibitory neurons, thus releasing downstream neurons in the</w:t>
      </w:r>
      <w:r>
        <w:rPr>
          <w:sz w:val="20"/>
          <w:szCs w:val="20"/>
        </w:rPr>
        <w:t xml:space="preserve"> output pathway (thalamus). LDDM is related to precursor CBG models </w:t>
      </w:r>
      <w:r>
        <w:rPr>
          <w:sz w:val="20"/>
          <w:szCs w:val="20"/>
        </w:rPr>
        <w:lastRenderedPageBreak/>
        <w:t>because, in both cases, activation of disinhibition is part of the selection process.</w:t>
      </w:r>
      <w:ins w:id="235" w:author="Paul Glimcher" w:date="2023-03-08T10:04:00Z">
        <w:r w:rsidR="00A738F7">
          <w:rPr>
            <w:sz w:val="20"/>
            <w:szCs w:val="20"/>
          </w:rPr>
          <w:t xml:space="preserve"> This important historical li</w:t>
        </w:r>
      </w:ins>
      <w:ins w:id="236" w:author="Paul Glimcher" w:date="2023-03-08T10:05:00Z">
        <w:r w:rsidR="00A738F7">
          <w:rPr>
            <w:sz w:val="20"/>
            <w:szCs w:val="20"/>
          </w:rPr>
          <w:t>nk is now acknowledged in the manuscript.</w:t>
        </w:r>
      </w:ins>
    </w:p>
    <w:p w14:paraId="7E9C89D0" w14:textId="19BFC201" w:rsidR="00EC6F31" w:rsidRDefault="001F7C64">
      <w:pPr>
        <w:spacing w:before="240" w:after="240"/>
        <w:jc w:val="both"/>
        <w:rPr>
          <w:sz w:val="20"/>
          <w:szCs w:val="20"/>
        </w:rPr>
        <w:pPrChange w:id="237" w:author="Bo Shen" w:date="2023-03-07T11:51:00Z">
          <w:pPr>
            <w:spacing w:before="240" w:after="240"/>
          </w:pPr>
        </w:pPrChange>
      </w:pPr>
      <w:del w:id="238" w:author="Paul Glimcher" w:date="2023-03-08T10:05:00Z">
        <w:r w:rsidDel="00A738F7">
          <w:rPr>
            <w:sz w:val="20"/>
            <w:szCs w:val="20"/>
          </w:rPr>
          <w:delText>However, a</w:delText>
        </w:r>
      </w:del>
      <w:ins w:id="239" w:author="Paul Glimcher" w:date="2023-03-08T10:05:00Z">
        <w:r w:rsidR="00A738F7">
          <w:rPr>
            <w:sz w:val="20"/>
            <w:szCs w:val="20"/>
          </w:rPr>
          <w:t>A</w:t>
        </w:r>
      </w:ins>
      <w:r>
        <w:rPr>
          <w:sz w:val="20"/>
          <w:szCs w:val="20"/>
        </w:rPr>
        <w:t xml:space="preserve"> crucial difference between disinhibition in CBG and LDDM is the selectivity of the </w:t>
      </w:r>
      <w:r>
        <w:rPr>
          <w:sz w:val="20"/>
          <w:szCs w:val="20"/>
        </w:rPr>
        <w:t>disinhibition and its role in specifying versus initiating choice. In standard models of the CBG, disinhibition is selective and favors the option to be chosen; this selective or biased disinhibition is driven by differences in input (in simple selection m</w:t>
      </w:r>
      <w:r>
        <w:rPr>
          <w:sz w:val="20"/>
          <w:szCs w:val="20"/>
        </w:rPr>
        <w:t>odels) or differences in synaptic weighting in the striatum (in reinforcement learning models of the BG). In contrast, initial disinhibition in the LDDM is broad and non-selective, activated across all option subcircuits</w:t>
      </w:r>
      <w:ins w:id="240" w:author="Bo Shen" w:date="2023-03-07T11:26:00Z">
        <w:r w:rsidR="008D6B8E">
          <w:rPr>
            <w:sz w:val="20"/>
            <w:szCs w:val="20"/>
          </w:rPr>
          <w:t xml:space="preserve"> (e.g., via broadcasting projection of acetylcholine </w:t>
        </w:r>
      </w:ins>
      <w:ins w:id="241" w:author="Bo Shen" w:date="2023-03-07T11:27:00Z">
        <w:r w:rsidR="008D6B8E">
          <w:rPr>
            <w:sz w:val="20"/>
            <w:szCs w:val="20"/>
          </w:rPr>
          <w:t>or</w:t>
        </w:r>
      </w:ins>
      <w:ins w:id="242" w:author="Bo Shen" w:date="2023-03-07T11:26:00Z">
        <w:r w:rsidR="008D6B8E">
          <w:rPr>
            <w:sz w:val="20"/>
            <w:szCs w:val="20"/>
          </w:rPr>
          <w:t xml:space="preserve"> serotonin)</w:t>
        </w:r>
      </w:ins>
      <w:ins w:id="243" w:author="Bo Shen" w:date="2023-03-07T11:24:00Z">
        <w:r w:rsidR="008D6B8E">
          <w:rPr>
            <w:sz w:val="20"/>
            <w:szCs w:val="20"/>
          </w:rPr>
          <w:t xml:space="preserve"> </w:t>
        </w:r>
      </w:ins>
      <w:del w:id="244" w:author="Bo Shen" w:date="2023-03-07T11:25:00Z">
        <w:r w:rsidDel="008D6B8E">
          <w:rPr>
            <w:sz w:val="20"/>
            <w:szCs w:val="20"/>
          </w:rPr>
          <w:delText xml:space="preserve"> </w:delText>
        </w:r>
      </w:del>
      <w:r>
        <w:rPr>
          <w:sz w:val="20"/>
          <w:szCs w:val="20"/>
        </w:rPr>
        <w:t>and serving to transform circuit function from normalized value coding to WTA selection. Subsequently, because disinhibitory neurons are driven by local excitatory (</w:t>
      </w:r>
      <w:r w:rsidRPr="00134DF5">
        <w:rPr>
          <w:i/>
          <w:iCs/>
          <w:sz w:val="20"/>
          <w:szCs w:val="20"/>
          <w:rPrChange w:id="245" w:author="Bo Shen" w:date="2023-03-07T11:21:00Z">
            <w:rPr>
              <w:sz w:val="20"/>
              <w:szCs w:val="20"/>
            </w:rPr>
          </w:rPrChange>
        </w:rPr>
        <w:t>R</w:t>
      </w:r>
      <w:r>
        <w:rPr>
          <w:sz w:val="20"/>
          <w:szCs w:val="20"/>
        </w:rPr>
        <w:t xml:space="preserve"> neuron) input and interact in a multiplicative fashion, d</w:t>
      </w:r>
      <w:r>
        <w:rPr>
          <w:sz w:val="20"/>
          <w:szCs w:val="20"/>
        </w:rPr>
        <w:t>isinhibition becomes selective and biased, similar to CBG models. A more subtle difference between the models lies in the structure of mutual competition: like other cortical decision models (i.e. RNM), the LDDM utilities lateral inhibition to provide comp</w:t>
      </w:r>
      <w:r>
        <w:rPr>
          <w:sz w:val="20"/>
          <w:szCs w:val="20"/>
        </w:rPr>
        <w:t xml:space="preserve">etition between option-selective neurons; lacking clear evidence for such lateral connections in the BG, CBG models achieve competition in a more complicated manner that typically involves direct pathway disinhibition coupled with broad inhibition via the </w:t>
      </w:r>
      <w:r>
        <w:rPr>
          <w:sz w:val="20"/>
          <w:szCs w:val="20"/>
        </w:rPr>
        <w:t>indirect and/or hyper</w:t>
      </w:r>
      <w:ins w:id="246" w:author="Bo Shen" w:date="2023-03-07T11:27:00Z">
        <w:r w:rsidR="008D6B8E">
          <w:rPr>
            <w:sz w:val="20"/>
            <w:szCs w:val="20"/>
          </w:rPr>
          <w:t xml:space="preserve"> </w:t>
        </w:r>
      </w:ins>
      <w:r>
        <w:rPr>
          <w:sz w:val="20"/>
          <w:szCs w:val="20"/>
        </w:rPr>
        <w:t xml:space="preserve">direct pathways (for example, involving the subthalamic nucleus). </w:t>
      </w:r>
      <w:ins w:id="247" w:author="Paul Glimcher" w:date="2023-03-08T10:05:00Z">
        <w:r w:rsidR="00A738F7">
          <w:rPr>
            <w:sz w:val="20"/>
            <w:szCs w:val="20"/>
          </w:rPr>
          <w:t>This novel aspect of the LDDM</w:t>
        </w:r>
      </w:ins>
      <w:ins w:id="248" w:author="Paul Glimcher" w:date="2023-03-08T10:06:00Z">
        <w:r w:rsidR="00A738F7">
          <w:rPr>
            <w:sz w:val="20"/>
            <w:szCs w:val="20"/>
          </w:rPr>
          <w:t>, with regard to CBG models, is now highlighted in the manuscript.</w:t>
        </w:r>
      </w:ins>
    </w:p>
    <w:p w14:paraId="565FE0E1" w14:textId="125FE8C1" w:rsidR="00EC6F31" w:rsidRDefault="001F7C64">
      <w:pPr>
        <w:spacing w:before="240" w:after="240"/>
        <w:jc w:val="both"/>
        <w:rPr>
          <w:sz w:val="20"/>
          <w:szCs w:val="20"/>
        </w:rPr>
        <w:pPrChange w:id="249" w:author="Bo Shen" w:date="2023-03-07T11:51:00Z">
          <w:pPr>
            <w:spacing w:before="240" w:after="240"/>
          </w:pPr>
        </w:pPrChange>
      </w:pPr>
      <w:r>
        <w:rPr>
          <w:sz w:val="20"/>
          <w:szCs w:val="20"/>
        </w:rPr>
        <w:t>We have now added additional text to the Discussion section</w:t>
      </w:r>
      <w:ins w:id="250" w:author="Bo Shen" w:date="2023-03-07T15:32:00Z">
        <w:r w:rsidR="00BC6C1F">
          <w:rPr>
            <w:sz w:val="20"/>
            <w:szCs w:val="20"/>
          </w:rPr>
          <w:t xml:space="preserve"> (p</w:t>
        </w:r>
      </w:ins>
      <w:ins w:id="251" w:author="Bo Shen" w:date="2023-03-07T15:33:00Z">
        <w:r w:rsidR="00BC6C1F">
          <w:rPr>
            <w:sz w:val="20"/>
            <w:szCs w:val="20"/>
          </w:rPr>
          <w:t>p</w:t>
        </w:r>
      </w:ins>
      <w:ins w:id="252" w:author="Bo Shen" w:date="2023-03-07T15:32:00Z">
        <w:r w:rsidR="00BC6C1F">
          <w:rPr>
            <w:sz w:val="20"/>
            <w:szCs w:val="20"/>
          </w:rPr>
          <w:t>. 3</w:t>
        </w:r>
      </w:ins>
      <w:ins w:id="253" w:author="Bo Shen" w:date="2023-03-07T15:33:00Z">
        <w:r w:rsidR="00BC6C1F">
          <w:rPr>
            <w:sz w:val="20"/>
            <w:szCs w:val="20"/>
          </w:rPr>
          <w:t>3-34</w:t>
        </w:r>
      </w:ins>
      <w:ins w:id="254" w:author="Bo Shen" w:date="2023-03-07T15:32:00Z">
        <w:r w:rsidR="00BC6C1F">
          <w:rPr>
            <w:sz w:val="20"/>
            <w:szCs w:val="20"/>
          </w:rPr>
          <w:t>)</w:t>
        </w:r>
      </w:ins>
      <w:r>
        <w:rPr>
          <w:sz w:val="20"/>
          <w:szCs w:val="20"/>
        </w:rPr>
        <w:t xml:space="preserve"> describing known disinhibition circuits in the CBG, discussing the link between the LDDM and pr</w:t>
      </w:r>
      <w:r>
        <w:rPr>
          <w:sz w:val="20"/>
          <w:szCs w:val="20"/>
        </w:rPr>
        <w:t>evious computational models, and touching on the novel contribution of the LDDM:</w:t>
      </w:r>
    </w:p>
    <w:p w14:paraId="3742FC5E" w14:textId="77777777" w:rsidR="00EC6F31" w:rsidRDefault="001F7C64">
      <w:pPr>
        <w:spacing w:before="240" w:after="240"/>
        <w:ind w:left="720" w:right="720"/>
        <w:jc w:val="both"/>
        <w:rPr>
          <w:sz w:val="20"/>
          <w:szCs w:val="20"/>
        </w:rPr>
        <w:pPrChange w:id="255" w:author="Bo Shen" w:date="2023-03-07T11:51:00Z">
          <w:pPr>
            <w:spacing w:before="240" w:after="240"/>
            <w:ind w:left="720" w:right="720"/>
          </w:pPr>
        </w:pPrChange>
      </w:pPr>
      <w:r>
        <w:rPr>
          <w:sz w:val="20"/>
          <w:szCs w:val="20"/>
        </w:rPr>
        <w:t>“While absent in standard existing cortical decision models, disinhibition is a key element of action selection in models of the cortical-basal ganglia (CBG) system (</w:t>
      </w:r>
      <w:proofErr w:type="spellStart"/>
      <w:r>
        <w:rPr>
          <w:sz w:val="20"/>
          <w:szCs w:val="20"/>
        </w:rPr>
        <w:t>Bogacz</w:t>
      </w:r>
      <w:proofErr w:type="spellEnd"/>
      <w:r>
        <w:rPr>
          <w:sz w:val="20"/>
          <w:szCs w:val="20"/>
        </w:rPr>
        <w:t xml:space="preserve"> &amp; </w:t>
      </w:r>
      <w:r>
        <w:rPr>
          <w:sz w:val="20"/>
          <w:szCs w:val="20"/>
        </w:rPr>
        <w:t xml:space="preserve">Gurney, 2007; Frank, 2005; Lo &amp; Wang, 2006; </w:t>
      </w:r>
      <w:proofErr w:type="spellStart"/>
      <w:r>
        <w:rPr>
          <w:sz w:val="20"/>
          <w:szCs w:val="20"/>
        </w:rPr>
        <w:t>Schroll</w:t>
      </w:r>
      <w:proofErr w:type="spellEnd"/>
      <w:r>
        <w:rPr>
          <w:sz w:val="20"/>
          <w:szCs w:val="20"/>
        </w:rPr>
        <w:t xml:space="preserve"> &amp; </w:t>
      </w:r>
      <w:proofErr w:type="spellStart"/>
      <w:r>
        <w:rPr>
          <w:sz w:val="20"/>
          <w:szCs w:val="20"/>
        </w:rPr>
        <w:t>Hamker</w:t>
      </w:r>
      <w:proofErr w:type="spellEnd"/>
      <w:r>
        <w:rPr>
          <w:sz w:val="20"/>
          <w:szCs w:val="20"/>
        </w:rPr>
        <w:t>, 2013; Wei et al., 2015). In the basal ganglia direct pathway, GABAergic neurons in the striatum inhibit neurons in the substantia nigra pars reticulata and internal globus pallidus, which in tur</w:t>
      </w:r>
      <w:r>
        <w:rPr>
          <w:sz w:val="20"/>
          <w:szCs w:val="20"/>
        </w:rPr>
        <w:t>n send inhibitory projections to the thalamus. Cortical inputs to the striatum thus produce a disinhibition of thalamic outputs to cortex and brainstem motor areas, resulting in motor facilitation. Crucially, the activation of disinhibition in the CBG is s</w:t>
      </w:r>
      <w:r>
        <w:rPr>
          <w:sz w:val="20"/>
          <w:szCs w:val="20"/>
        </w:rPr>
        <w:t>elective: the selection of a specific action requires a selective disinhibition driven by asymmetries in cortical inputs or striatal synaptic weights. This selective disinhibition is an essential element of computational models of the CBG system (Frank, 20</w:t>
      </w:r>
      <w:r>
        <w:rPr>
          <w:sz w:val="20"/>
          <w:szCs w:val="20"/>
        </w:rPr>
        <w:t>05; Lo &amp; Wang, 2006), including more complex models that incorporate global inhibition mediated by the indirect and hyper direct pathways (</w:t>
      </w:r>
      <w:proofErr w:type="spellStart"/>
      <w:r>
        <w:rPr>
          <w:sz w:val="20"/>
          <w:szCs w:val="20"/>
        </w:rPr>
        <w:t>Bogacz</w:t>
      </w:r>
      <w:proofErr w:type="spellEnd"/>
      <w:r>
        <w:rPr>
          <w:sz w:val="20"/>
          <w:szCs w:val="20"/>
        </w:rPr>
        <w:t xml:space="preserve"> &amp; Gurney, 2007; </w:t>
      </w:r>
      <w:proofErr w:type="spellStart"/>
      <w:r>
        <w:rPr>
          <w:sz w:val="20"/>
          <w:szCs w:val="20"/>
        </w:rPr>
        <w:t>Schroll</w:t>
      </w:r>
      <w:proofErr w:type="spellEnd"/>
      <w:r>
        <w:rPr>
          <w:sz w:val="20"/>
          <w:szCs w:val="20"/>
        </w:rPr>
        <w:t xml:space="preserve"> &amp; </w:t>
      </w:r>
      <w:proofErr w:type="spellStart"/>
      <w:r>
        <w:rPr>
          <w:sz w:val="20"/>
          <w:szCs w:val="20"/>
        </w:rPr>
        <w:t>Hamker</w:t>
      </w:r>
      <w:proofErr w:type="spellEnd"/>
      <w:r>
        <w:rPr>
          <w:sz w:val="20"/>
          <w:szCs w:val="20"/>
        </w:rPr>
        <w:t>, 2013; Wei et al., 2015). While both the LDDM and the CBG models utilize disi</w:t>
      </w:r>
      <w:r>
        <w:rPr>
          <w:sz w:val="20"/>
          <w:szCs w:val="20"/>
        </w:rPr>
        <w:t>nhibition to drive selection, they differ in two important ways. First, disinhibition in the LDDM functions in a novel manner that implements a transition between value coding and WTA selection states. This transition is mediated by a broad/non-selectively</w:t>
      </w:r>
      <w:r>
        <w:rPr>
          <w:sz w:val="20"/>
          <w:szCs w:val="20"/>
        </w:rPr>
        <w:t xml:space="preserve"> activation of disinhibition across the decision circuits. The activation of disinhibition is not biased towards specific alternatives until a period of interaction with differential value inputs to option-specific subcircuits. Second, disinhibition in the</w:t>
      </w:r>
      <w:r>
        <w:rPr>
          <w:sz w:val="20"/>
          <w:szCs w:val="20"/>
        </w:rPr>
        <w:t xml:space="preserve"> LDDM is tightly integrated with the lateral inhibition that mediates competition between alternatives; consistent with the microarchitecture of cortex (Fu et al., 2014; </w:t>
      </w:r>
      <w:proofErr w:type="spellStart"/>
      <w:r>
        <w:rPr>
          <w:sz w:val="20"/>
          <w:szCs w:val="20"/>
        </w:rPr>
        <w:t>Karnani</w:t>
      </w:r>
      <w:proofErr w:type="spellEnd"/>
      <w:r>
        <w:rPr>
          <w:sz w:val="20"/>
          <w:szCs w:val="20"/>
        </w:rPr>
        <w:t xml:space="preserve"> et al., 2016; Kepecs &amp; Fishell, 2014; Pi et al., 2013; S. Zhang et al., 2014),</w:t>
      </w:r>
      <w:r>
        <w:rPr>
          <w:sz w:val="20"/>
          <w:szCs w:val="20"/>
        </w:rPr>
        <w:t xml:space="preserve"> disinhibitory, inhibitory and excitatory neurons are part of the same local circuit. In contrast, the basal ganglia </w:t>
      </w:r>
      <w:proofErr w:type="gramStart"/>
      <w:r>
        <w:rPr>
          <w:sz w:val="20"/>
          <w:szCs w:val="20"/>
        </w:rPr>
        <w:t>lacks</w:t>
      </w:r>
      <w:proofErr w:type="gramEnd"/>
      <w:r>
        <w:rPr>
          <w:sz w:val="20"/>
          <w:szCs w:val="20"/>
        </w:rPr>
        <w:t xml:space="preserve"> local, lateral connections and mutual competition in the CBG models, which typically require both direct pathway disinhibition along </w:t>
      </w:r>
      <w:r>
        <w:rPr>
          <w:sz w:val="20"/>
          <w:szCs w:val="20"/>
        </w:rPr>
        <w:t>with diffusive suppression of competing motor plans via the indirect or hyper direct pathways (</w:t>
      </w:r>
      <w:proofErr w:type="spellStart"/>
      <w:r>
        <w:rPr>
          <w:sz w:val="20"/>
          <w:szCs w:val="20"/>
        </w:rPr>
        <w:t>Bogacz</w:t>
      </w:r>
      <w:proofErr w:type="spellEnd"/>
      <w:r>
        <w:rPr>
          <w:sz w:val="20"/>
          <w:szCs w:val="20"/>
        </w:rPr>
        <w:t xml:space="preserve"> &amp; Gurney, 2007; </w:t>
      </w:r>
      <w:proofErr w:type="spellStart"/>
      <w:r>
        <w:rPr>
          <w:sz w:val="20"/>
          <w:szCs w:val="20"/>
        </w:rPr>
        <w:t>Schroll</w:t>
      </w:r>
      <w:proofErr w:type="spellEnd"/>
      <w:r>
        <w:rPr>
          <w:sz w:val="20"/>
          <w:szCs w:val="20"/>
        </w:rPr>
        <w:t xml:space="preserve"> &amp; </w:t>
      </w:r>
      <w:proofErr w:type="spellStart"/>
      <w:r>
        <w:rPr>
          <w:sz w:val="20"/>
          <w:szCs w:val="20"/>
        </w:rPr>
        <w:t>Hamker</w:t>
      </w:r>
      <w:proofErr w:type="spellEnd"/>
      <w:r>
        <w:rPr>
          <w:sz w:val="20"/>
          <w:szCs w:val="20"/>
        </w:rPr>
        <w:t>, 2013; Wei et al., 2015). Thus, while conceptually similar to the CBG models, disinhibition in the LDDM is tightly integr</w:t>
      </w:r>
      <w:r>
        <w:rPr>
          <w:sz w:val="20"/>
          <w:szCs w:val="20"/>
        </w:rPr>
        <w:t>ated with competitive inhibition and provides a dynamic control of circuit state, both characteristics of decision-making in cortical brain areas.”</w:t>
      </w:r>
    </w:p>
    <w:p w14:paraId="1FD879D1" w14:textId="77777777" w:rsidR="00EC6F31" w:rsidRDefault="00EC6F31">
      <w:pPr>
        <w:spacing w:before="240" w:after="240"/>
        <w:ind w:left="720" w:right="720"/>
        <w:jc w:val="both"/>
        <w:rPr>
          <w:sz w:val="20"/>
          <w:szCs w:val="20"/>
        </w:rPr>
        <w:pPrChange w:id="256" w:author="Bo Shen" w:date="2023-03-07T11:51:00Z">
          <w:pPr>
            <w:spacing w:before="240" w:after="240"/>
            <w:ind w:left="720" w:right="720"/>
          </w:pPr>
        </w:pPrChange>
      </w:pPr>
    </w:p>
    <w:p w14:paraId="4EC60E55" w14:textId="77777777" w:rsidR="00EC6F31" w:rsidRDefault="001F7C64">
      <w:pPr>
        <w:spacing w:before="240" w:after="240"/>
        <w:jc w:val="both"/>
        <w:rPr>
          <w:b/>
          <w:sz w:val="20"/>
          <w:szCs w:val="20"/>
        </w:rPr>
        <w:pPrChange w:id="257" w:author="Bo Shen" w:date="2023-03-07T11:51:00Z">
          <w:pPr>
            <w:spacing w:before="240" w:after="240"/>
          </w:pPr>
        </w:pPrChange>
      </w:pPr>
      <w:r>
        <w:rPr>
          <w:b/>
          <w:sz w:val="20"/>
          <w:szCs w:val="20"/>
        </w:rPr>
        <w:lastRenderedPageBreak/>
        <w:t>3. I would recommend finding a non-DNM and non-RNM control model to compare the LDDM against.</w:t>
      </w:r>
    </w:p>
    <w:p w14:paraId="1F20B0B1" w14:textId="150DB8F8" w:rsidR="00EC6F31" w:rsidRDefault="001F7C64">
      <w:pPr>
        <w:spacing w:before="240" w:after="240"/>
        <w:jc w:val="both"/>
        <w:rPr>
          <w:sz w:val="20"/>
          <w:szCs w:val="20"/>
        </w:rPr>
        <w:pPrChange w:id="258" w:author="Bo Shen" w:date="2023-03-07T11:51:00Z">
          <w:pPr>
            <w:spacing w:before="240" w:after="240"/>
          </w:pPr>
        </w:pPrChange>
      </w:pPr>
      <w:r>
        <w:rPr>
          <w:sz w:val="20"/>
          <w:szCs w:val="20"/>
        </w:rPr>
        <w:t>We appreciate</w:t>
      </w:r>
      <w:r>
        <w:rPr>
          <w:sz w:val="20"/>
          <w:szCs w:val="20"/>
        </w:rPr>
        <w:t xml:space="preserve"> the suggestion to compare the performance of the LDDM against another model, particularly in terms of WTA activity. First, we wish to clarify a point of interpretation that we did not express clearly in the original manuscript. The RNM is not strictly spe</w:t>
      </w:r>
      <w:r>
        <w:rPr>
          <w:sz w:val="20"/>
          <w:szCs w:val="20"/>
        </w:rPr>
        <w:t>aking a component of the LDDM: a key feature of RNM models is they implement a pooled inhibition, in which different option-specific excitatory neurons receive the identical inhibition signal; in contrast, the LDDM has a more complicated inhibitory structu</w:t>
      </w:r>
      <w:r>
        <w:rPr>
          <w:sz w:val="20"/>
          <w:szCs w:val="20"/>
        </w:rPr>
        <w:t>re, since the disinhibition - once activated - is driven by local excitatory neuron activity and thus functionally segregates the inhibitory pools. At a practical level, RNM models predict non-selective inhibition that does not encode any decision-relevant</w:t>
      </w:r>
      <w:r>
        <w:rPr>
          <w:sz w:val="20"/>
          <w:szCs w:val="20"/>
        </w:rPr>
        <w:t xml:space="preserve"> information; in contrast, the LDDM predicts selective inhibition where the activity of a given </w:t>
      </w:r>
      <w:r w:rsidRPr="008D6B8E">
        <w:rPr>
          <w:i/>
          <w:iCs/>
          <w:sz w:val="20"/>
          <w:szCs w:val="20"/>
          <w:rPrChange w:id="259" w:author="Bo Shen" w:date="2023-03-07T11:29:00Z">
            <w:rPr>
              <w:sz w:val="20"/>
              <w:szCs w:val="20"/>
            </w:rPr>
          </w:rPrChange>
        </w:rPr>
        <w:t>G</w:t>
      </w:r>
      <w:r>
        <w:rPr>
          <w:sz w:val="20"/>
          <w:szCs w:val="20"/>
        </w:rPr>
        <w:t xml:space="preserve"> neuron will reflect choice-related information relevant to its associated </w:t>
      </w:r>
      <w:r w:rsidRPr="008D6B8E">
        <w:rPr>
          <w:i/>
          <w:iCs/>
          <w:sz w:val="20"/>
          <w:szCs w:val="20"/>
          <w:rPrChange w:id="260" w:author="Bo Shen" w:date="2023-03-07T11:29:00Z">
            <w:rPr>
              <w:sz w:val="20"/>
              <w:szCs w:val="20"/>
            </w:rPr>
          </w:rPrChange>
        </w:rPr>
        <w:t>R</w:t>
      </w:r>
      <w:r>
        <w:rPr>
          <w:sz w:val="20"/>
          <w:szCs w:val="20"/>
        </w:rPr>
        <w:t xml:space="preserve"> neuron. Importantly, recent empirical evidence suggests that inhibition in decisio</w:t>
      </w:r>
      <w:r>
        <w:rPr>
          <w:sz w:val="20"/>
          <w:szCs w:val="20"/>
        </w:rPr>
        <w:t>n circuits is selective and structured rather than non-selective.</w:t>
      </w:r>
      <w:ins w:id="261" w:author="Paul Glimcher" w:date="2023-03-08T10:06:00Z">
        <w:r w:rsidR="00A738F7">
          <w:rPr>
            <w:sz w:val="20"/>
            <w:szCs w:val="20"/>
          </w:rPr>
          <w:t xml:space="preserve"> Our revision makes this issue much cleare</w:t>
        </w:r>
      </w:ins>
      <w:ins w:id="262" w:author="Paul Glimcher" w:date="2023-03-08T10:07:00Z">
        <w:r w:rsidR="00A738F7">
          <w:rPr>
            <w:sz w:val="20"/>
            <w:szCs w:val="20"/>
          </w:rPr>
          <w:t>r and focused on this novel feature of the LDDM.</w:t>
        </w:r>
      </w:ins>
    </w:p>
    <w:p w14:paraId="442739A9" w14:textId="3D578F6F" w:rsidR="00EC6F31" w:rsidRDefault="001F7C64">
      <w:pPr>
        <w:spacing w:before="240" w:after="240"/>
        <w:jc w:val="both"/>
        <w:rPr>
          <w:sz w:val="20"/>
          <w:szCs w:val="20"/>
        </w:rPr>
        <w:pPrChange w:id="263" w:author="Bo Shen" w:date="2023-03-07T11:51:00Z">
          <w:pPr>
            <w:spacing w:before="240" w:after="240"/>
          </w:pPr>
        </w:pPrChange>
      </w:pPr>
      <w:r>
        <w:rPr>
          <w:sz w:val="20"/>
          <w:szCs w:val="20"/>
        </w:rPr>
        <w:t>However, we do appreciate that including an additional model for comparison is informative and helpful</w:t>
      </w:r>
      <w:ins w:id="264" w:author="Paul Glimcher" w:date="2023-03-08T10:07:00Z">
        <w:r w:rsidR="00A738F7">
          <w:rPr>
            <w:sz w:val="20"/>
            <w:szCs w:val="20"/>
          </w:rPr>
          <w:t xml:space="preserve"> and so have added a fourth model to the paper</w:t>
        </w:r>
      </w:ins>
      <w:r>
        <w:rPr>
          <w:sz w:val="20"/>
          <w:szCs w:val="20"/>
        </w:rPr>
        <w:t>. While RNM models are by far the most prevalent model of decision-making circuits, anot</w:t>
      </w:r>
      <w:r>
        <w:rPr>
          <w:sz w:val="20"/>
          <w:szCs w:val="20"/>
        </w:rPr>
        <w:t>her well-known model is the leaky competing accumulator (LCA) model (originally proposed by Usher and McClelland, 2001). The LCA is an appropriate choice for model comparison here because it is</w:t>
      </w:r>
      <w:del w:id="265" w:author="Bo Shen" w:date="2023-03-07T11:29:00Z">
        <w:r w:rsidDel="008D6B8E">
          <w:rPr>
            <w:sz w:val="20"/>
            <w:szCs w:val="20"/>
          </w:rPr>
          <w:delText>:</w:delText>
        </w:r>
      </w:del>
      <w:r>
        <w:rPr>
          <w:sz w:val="20"/>
          <w:szCs w:val="20"/>
        </w:rPr>
        <w:t>: (1) a biologically-inspired model of choice, (2) specificall</w:t>
      </w:r>
      <w:r>
        <w:rPr>
          <w:sz w:val="20"/>
          <w:szCs w:val="20"/>
        </w:rPr>
        <w:t>y designed to capture choice data in perceptual decision tasks (such as used in the Roitman and Shadlen dataset), and (3) intended to capture both psychometric (choice) and chronometric (RT) aspects of relevant decision data.</w:t>
      </w:r>
    </w:p>
    <w:p w14:paraId="2FDBED8D" w14:textId="2AE9A0BC" w:rsidR="00EC6F31" w:rsidRDefault="001F7C64">
      <w:pPr>
        <w:spacing w:before="240" w:after="240"/>
        <w:jc w:val="both"/>
        <w:rPr>
          <w:sz w:val="20"/>
          <w:szCs w:val="20"/>
        </w:rPr>
        <w:pPrChange w:id="266" w:author="Bo Shen" w:date="2023-03-07T11:51:00Z">
          <w:pPr>
            <w:spacing w:before="240" w:after="240"/>
          </w:pPr>
        </w:pPrChange>
      </w:pPr>
      <w:r>
        <w:rPr>
          <w:sz w:val="20"/>
          <w:szCs w:val="20"/>
        </w:rPr>
        <w:t>The LCA model is now described</w:t>
      </w:r>
      <w:r>
        <w:rPr>
          <w:sz w:val="20"/>
          <w:szCs w:val="20"/>
        </w:rPr>
        <w:t xml:space="preserve"> in the Methods section</w:t>
      </w:r>
      <w:r w:rsidR="00A574C5">
        <w:rPr>
          <w:sz w:val="20"/>
          <w:szCs w:val="20"/>
        </w:rPr>
        <w:t xml:space="preserve"> (pp. </w:t>
      </w:r>
      <w:del w:id="267" w:author="Bo Shen" w:date="2023-03-07T15:33:00Z">
        <w:r w:rsidR="00A574C5" w:rsidDel="0087772B">
          <w:rPr>
            <w:sz w:val="20"/>
            <w:szCs w:val="20"/>
          </w:rPr>
          <w:delText>XX-</w:delText>
        </w:r>
      </w:del>
      <w:ins w:id="268" w:author="Bo Shen" w:date="2023-03-07T15:33:00Z">
        <w:r w:rsidR="0087772B">
          <w:rPr>
            <w:sz w:val="20"/>
            <w:szCs w:val="20"/>
          </w:rPr>
          <w:t>49-50</w:t>
        </w:r>
      </w:ins>
      <w:del w:id="269" w:author="Bo Shen" w:date="2023-03-07T15:33:00Z">
        <w:r w:rsidR="00A574C5" w:rsidDel="0087772B">
          <w:rPr>
            <w:sz w:val="20"/>
            <w:szCs w:val="20"/>
          </w:rPr>
          <w:delText>XX</w:delText>
        </w:r>
      </w:del>
      <w:r w:rsidR="00A574C5">
        <w:rPr>
          <w:sz w:val="20"/>
          <w:szCs w:val="20"/>
        </w:rPr>
        <w:t>)</w:t>
      </w:r>
      <w:r>
        <w:rPr>
          <w:sz w:val="20"/>
          <w:szCs w:val="20"/>
        </w:rPr>
        <w:t>:</w:t>
      </w:r>
    </w:p>
    <w:p w14:paraId="2334F5F1" w14:textId="77777777" w:rsidR="00EC6F31" w:rsidRDefault="001F7C64" w:rsidP="00F12646">
      <w:pPr>
        <w:ind w:left="720" w:right="720"/>
        <w:jc w:val="both"/>
        <w:rPr>
          <w:sz w:val="20"/>
          <w:szCs w:val="20"/>
        </w:rPr>
      </w:pPr>
      <w:r>
        <w:rPr>
          <w:i/>
          <w:sz w:val="20"/>
          <w:szCs w:val="20"/>
        </w:rPr>
        <w:t>“Fitting the LCA to empirical behavioral data</w:t>
      </w:r>
    </w:p>
    <w:p w14:paraId="41CBEF79" w14:textId="77777777" w:rsidR="00EC6F31" w:rsidRDefault="00EC6F31" w:rsidP="00F12646">
      <w:pPr>
        <w:ind w:left="720" w:right="720"/>
        <w:jc w:val="both"/>
        <w:rPr>
          <w:sz w:val="20"/>
          <w:szCs w:val="20"/>
        </w:rPr>
      </w:pPr>
    </w:p>
    <w:p w14:paraId="47AED564" w14:textId="77777777" w:rsidR="00EC6F31" w:rsidRDefault="001F7C64" w:rsidP="00F12646">
      <w:pPr>
        <w:ind w:left="720" w:right="720"/>
        <w:jc w:val="both"/>
        <w:rPr>
          <w:sz w:val="20"/>
          <w:szCs w:val="20"/>
        </w:rPr>
      </w:pPr>
      <w:r>
        <w:rPr>
          <w:sz w:val="20"/>
          <w:szCs w:val="20"/>
        </w:rPr>
        <w:t xml:space="preserve">Another widely acknowledged decision circuit model – the leaky competing accumulator model (LCA) (Usher &amp; McClelland, 2001) was fit to the behavioral data </w:t>
      </w:r>
      <w:r>
        <w:rPr>
          <w:sz w:val="20"/>
          <w:szCs w:val="20"/>
        </w:rPr>
        <w:t>(Roitman &amp; Shadlen, 2002). The dynamics of the two nodes in the LCA can be described using the following differential equations (Eq. 22).</w:t>
      </w:r>
    </w:p>
    <w:tbl>
      <w:tblPr>
        <w:tblStyle w:val="TableGrid"/>
        <w:tblW w:w="0" w:type="auto"/>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4050"/>
        <w:gridCol w:w="2880"/>
      </w:tblGrid>
      <w:tr w:rsidR="006D5176" w:rsidRPr="006D5176" w14:paraId="78A61F35" w14:textId="77777777" w:rsidTr="00885EDC">
        <w:tc>
          <w:tcPr>
            <w:tcW w:w="1008" w:type="dxa"/>
          </w:tcPr>
          <w:p w14:paraId="37DA2F16" w14:textId="77777777" w:rsidR="006D5176" w:rsidRPr="00885EDC" w:rsidRDefault="006D5176" w:rsidP="00F12646">
            <w:pPr>
              <w:spacing w:line="480" w:lineRule="auto"/>
              <w:jc w:val="both"/>
              <w:rPr>
                <w:rFonts w:ascii="Arial" w:hAnsi="Arial" w:cs="Arial"/>
                <w:sz w:val="20"/>
                <w:szCs w:val="20"/>
              </w:rPr>
            </w:pPr>
          </w:p>
        </w:tc>
        <w:tc>
          <w:tcPr>
            <w:tcW w:w="4050" w:type="dxa"/>
          </w:tcPr>
          <w:p w14:paraId="484D2593" w14:textId="77777777" w:rsidR="006D5176" w:rsidRPr="00885EDC" w:rsidRDefault="006D5176" w:rsidP="00F12646">
            <w:pPr>
              <w:spacing w:line="480" w:lineRule="auto"/>
              <w:jc w:val="both"/>
              <w:rPr>
                <w:rFonts w:ascii="Arial" w:hAnsi="Arial" w:cs="Arial"/>
                <w:sz w:val="20"/>
                <w:szCs w:val="20"/>
              </w:rPr>
            </w:pPr>
            <m:oMathPara>
              <m:oMathParaPr>
                <m:jc m:val="left"/>
              </m:oMathParaPr>
              <m:oMath>
                <m:r>
                  <w:rPr>
                    <w:rFonts w:ascii="Cambria Math" w:hAnsi="Cambria Math" w:cs="Arial"/>
                    <w:sz w:val="20"/>
                    <w:szCs w:val="20"/>
                  </w:rPr>
                  <m:t>d</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r>
                  <w:rPr>
                    <w:rFonts w:ascii="Cambria Math" w:hAnsi="Cambria Math" w:cs="Arial"/>
                    <w:sz w:val="20"/>
                    <w:szCs w:val="20"/>
                  </w:rPr>
                  <m:t>=</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ρ</m:t>
                        </m:r>
                      </m:e>
                      <m:sub>
                        <m:r>
                          <w:rPr>
                            <w:rFonts w:ascii="Cambria Math" w:hAnsi="Cambria Math" w:cs="Arial"/>
                            <w:sz w:val="20"/>
                            <w:szCs w:val="20"/>
                          </w:rPr>
                          <m:t>i</m:t>
                        </m:r>
                      </m:sub>
                    </m:sSub>
                    <m:r>
                      <w:rPr>
                        <w:rFonts w:ascii="Cambria Math" w:hAnsi="Cambria Math" w:cs="Arial"/>
                        <w:sz w:val="20"/>
                        <w:szCs w:val="20"/>
                      </w:rPr>
                      <m:t>-k</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r>
                      <w:rPr>
                        <w:rFonts w:ascii="Cambria Math" w:hAnsi="Cambria Math" w:cs="Arial"/>
                        <w:sz w:val="20"/>
                        <w:szCs w:val="20"/>
                      </w:rPr>
                      <m:t>-β</m:t>
                    </m:r>
                    <m:nary>
                      <m:naryPr>
                        <m:chr m:val="∑"/>
                        <m:limLoc m:val="subSup"/>
                        <m:supHide m:val="1"/>
                        <m:ctrlPr>
                          <w:rPr>
                            <w:rFonts w:ascii="Cambria Math" w:hAnsi="Cambria Math" w:cs="Arial"/>
                            <w:i/>
                            <w:sz w:val="20"/>
                            <w:szCs w:val="20"/>
                          </w:rPr>
                        </m:ctrlPr>
                      </m:naryPr>
                      <m:sub>
                        <m:r>
                          <w:rPr>
                            <w:rFonts w:ascii="Cambria Math" w:hAnsi="Cambria Math" w:cs="Arial"/>
                            <w:sz w:val="20"/>
                            <w:szCs w:val="20"/>
                          </w:rPr>
                          <m:t>j≠i</m:t>
                        </m:r>
                      </m:sub>
                      <m:sup/>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m:t>
                            </m:r>
                          </m:sub>
                        </m:sSub>
                      </m:e>
                    </m:nary>
                  </m:e>
                </m:d>
                <m:f>
                  <m:fPr>
                    <m:ctrlPr>
                      <w:rPr>
                        <w:rFonts w:ascii="Cambria Math" w:hAnsi="Cambria Math" w:cs="Arial"/>
                        <w:i/>
                        <w:sz w:val="20"/>
                        <w:szCs w:val="20"/>
                      </w:rPr>
                    </m:ctrlPr>
                  </m:fPr>
                  <m:num>
                    <m:r>
                      <w:rPr>
                        <w:rFonts w:ascii="Cambria Math" w:hAnsi="Cambria Math" w:cs="Arial"/>
                        <w:sz w:val="20"/>
                        <w:szCs w:val="20"/>
                      </w:rPr>
                      <m:t>dt</m:t>
                    </m:r>
                  </m:num>
                  <m:den>
                    <m:r>
                      <w:rPr>
                        <w:rFonts w:ascii="Cambria Math" w:hAnsi="Cambria Math" w:cs="Arial"/>
                        <w:sz w:val="20"/>
                        <w:szCs w:val="20"/>
                      </w:rPr>
                      <m:t>τ</m:t>
                    </m:r>
                  </m:den>
                </m:f>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ξ</m:t>
                    </m:r>
                  </m:e>
                  <m:sub>
                    <m:r>
                      <w:rPr>
                        <w:rFonts w:ascii="Cambria Math" w:hAnsi="Cambria Math" w:cs="Arial"/>
                        <w:sz w:val="20"/>
                        <w:szCs w:val="20"/>
                      </w:rPr>
                      <m:t>i</m:t>
                    </m:r>
                  </m:sub>
                </m:sSub>
                <m:rad>
                  <m:radPr>
                    <m:degHide m:val="1"/>
                    <m:ctrlPr>
                      <w:rPr>
                        <w:rFonts w:ascii="Cambria Math" w:hAnsi="Cambria Math" w:cs="Arial"/>
                        <w:i/>
                        <w:sz w:val="20"/>
                        <w:szCs w:val="20"/>
                      </w:rPr>
                    </m:ctrlPr>
                  </m:radPr>
                  <m:deg/>
                  <m:e>
                    <m:f>
                      <m:fPr>
                        <m:ctrlPr>
                          <w:rPr>
                            <w:rFonts w:ascii="Cambria Math" w:hAnsi="Cambria Math" w:cs="Arial"/>
                            <w:i/>
                            <w:sz w:val="20"/>
                            <w:szCs w:val="20"/>
                          </w:rPr>
                        </m:ctrlPr>
                      </m:fPr>
                      <m:num>
                        <m:r>
                          <w:rPr>
                            <w:rFonts w:ascii="Cambria Math" w:hAnsi="Cambria Math" w:cs="Arial"/>
                            <w:sz w:val="20"/>
                            <w:szCs w:val="20"/>
                          </w:rPr>
                          <m:t>dt</m:t>
                        </m:r>
                      </m:num>
                      <m:den>
                        <m:r>
                          <w:rPr>
                            <w:rFonts w:ascii="Cambria Math" w:hAnsi="Cambria Math" w:cs="Arial"/>
                            <w:sz w:val="20"/>
                            <w:szCs w:val="20"/>
                          </w:rPr>
                          <m:t>τ</m:t>
                        </m:r>
                      </m:den>
                    </m:f>
                  </m:e>
                </m:rad>
                <m:r>
                  <w:rPr>
                    <w:rFonts w:ascii="Cambria Math" w:hAnsi="Cambria Math" w:cs="Arial"/>
                    <w:sz w:val="20"/>
                    <w:szCs w:val="20"/>
                  </w:rPr>
                  <m:t xml:space="preserve"> </m:t>
                </m:r>
              </m:oMath>
            </m:oMathPara>
          </w:p>
        </w:tc>
        <w:tc>
          <w:tcPr>
            <w:tcW w:w="2880" w:type="dxa"/>
            <w:vAlign w:val="center"/>
          </w:tcPr>
          <w:p w14:paraId="52A75649" w14:textId="77777777" w:rsidR="006D5176" w:rsidRPr="00885EDC" w:rsidRDefault="006D5176">
            <w:pPr>
              <w:spacing w:line="480" w:lineRule="auto"/>
              <w:jc w:val="both"/>
              <w:rPr>
                <w:rFonts w:ascii="Arial" w:hAnsi="Arial" w:cs="Arial"/>
                <w:sz w:val="20"/>
                <w:szCs w:val="20"/>
              </w:rPr>
              <w:pPrChange w:id="270" w:author="Bo Shen" w:date="2023-03-07T11:51:00Z">
                <w:pPr>
                  <w:spacing w:line="480" w:lineRule="auto"/>
                  <w:jc w:val="right"/>
                </w:pPr>
              </w:pPrChange>
            </w:pPr>
            <w:r w:rsidRPr="00885EDC">
              <w:rPr>
                <w:rFonts w:ascii="Arial" w:hAnsi="Arial" w:cs="Arial"/>
                <w:sz w:val="20"/>
                <w:szCs w:val="20"/>
              </w:rPr>
              <w:t>(22)</w:t>
            </w:r>
          </w:p>
        </w:tc>
      </w:tr>
    </w:tbl>
    <w:p w14:paraId="5B29ED6C" w14:textId="2C1302D1" w:rsidR="00EC6F31" w:rsidRDefault="001F7C64" w:rsidP="00F12646">
      <w:pPr>
        <w:ind w:left="720" w:right="720"/>
        <w:jc w:val="both"/>
        <w:rPr>
          <w:sz w:val="20"/>
          <w:szCs w:val="20"/>
        </w:rPr>
      </w:pPr>
      <w:r>
        <w:rPr>
          <w:sz w:val="20"/>
          <w:szCs w:val="20"/>
        </w:rPr>
        <w:t xml:space="preserve">where </w:t>
      </w:r>
      <w:r>
        <w:rPr>
          <w:i/>
          <w:sz w:val="20"/>
          <w:szCs w:val="20"/>
        </w:rPr>
        <w:t>x</w:t>
      </w:r>
      <w:r>
        <w:rPr>
          <w:sz w:val="20"/>
          <w:szCs w:val="20"/>
          <w:vertAlign w:val="subscript"/>
        </w:rPr>
        <w:t>i</w:t>
      </w:r>
      <w:r>
        <w:rPr>
          <w:sz w:val="20"/>
          <w:szCs w:val="20"/>
        </w:rPr>
        <w:t xml:space="preserve"> (</w:t>
      </w:r>
      <w:proofErr w:type="spellStart"/>
      <w:r>
        <w:rPr>
          <w:sz w:val="20"/>
          <w:szCs w:val="20"/>
        </w:rPr>
        <w:t>i</w:t>
      </w:r>
      <w:proofErr w:type="spellEnd"/>
      <w:r>
        <w:rPr>
          <w:sz w:val="20"/>
          <w:szCs w:val="20"/>
        </w:rPr>
        <w:t xml:space="preserve"> = 1 and 2) indicates the activity of each node; </w:t>
      </w:r>
      <w:r>
        <w:rPr>
          <w:sz w:val="20"/>
          <w:szCs w:val="20"/>
        </w:rPr>
        <w:t>𝜌</w:t>
      </w:r>
      <w:proofErr w:type="spellStart"/>
      <w:r>
        <w:rPr>
          <w:sz w:val="20"/>
          <w:szCs w:val="20"/>
          <w:vertAlign w:val="subscript"/>
        </w:rPr>
        <w:t>i</w:t>
      </w:r>
      <w:proofErr w:type="spellEnd"/>
      <w:r>
        <w:rPr>
          <w:sz w:val="20"/>
          <w:szCs w:val="20"/>
        </w:rPr>
        <w:t xml:space="preserve"> indicates the excitatory input value to each node; </w:t>
      </w:r>
      <w:r>
        <w:rPr>
          <w:i/>
          <w:sz w:val="20"/>
          <w:szCs w:val="20"/>
        </w:rPr>
        <w:t>k</w:t>
      </w:r>
      <w:r>
        <w:rPr>
          <w:sz w:val="20"/>
          <w:szCs w:val="20"/>
        </w:rPr>
        <w:t xml:space="preserve"> indicates the net leakage on each node after the cancellation of recurrent excitation; </w:t>
      </w:r>
      <w:r>
        <w:rPr>
          <w:sz w:val="20"/>
          <w:szCs w:val="20"/>
        </w:rPr>
        <w:t>𝛽</w:t>
      </w:r>
      <w:r>
        <w:rPr>
          <w:sz w:val="20"/>
          <w:szCs w:val="20"/>
        </w:rPr>
        <w:t xml:space="preserve"> weighs the mutual inhibition strength from the other nodes; </w:t>
      </w:r>
      <w:r>
        <w:rPr>
          <w:sz w:val="20"/>
          <w:szCs w:val="20"/>
        </w:rPr>
        <w:t>𝜉</w:t>
      </w:r>
      <w:proofErr w:type="spellStart"/>
      <w:r>
        <w:rPr>
          <w:sz w:val="20"/>
          <w:szCs w:val="20"/>
          <w:vertAlign w:val="subscript"/>
        </w:rPr>
        <w:t>i</w:t>
      </w:r>
      <w:proofErr w:type="spellEnd"/>
      <w:r>
        <w:rPr>
          <w:sz w:val="20"/>
          <w:szCs w:val="20"/>
        </w:rPr>
        <w:t xml:space="preserve"> is a Gaussian random noise on each node with a standard deviation of </w:t>
      </w:r>
      <w:r>
        <w:rPr>
          <w:sz w:val="20"/>
          <w:szCs w:val="20"/>
        </w:rPr>
        <w:t>𝜎</w:t>
      </w:r>
      <w:r>
        <w:rPr>
          <w:sz w:val="20"/>
          <w:szCs w:val="20"/>
        </w:rPr>
        <w:t>.</w:t>
      </w:r>
    </w:p>
    <w:p w14:paraId="7286376D" w14:textId="77777777" w:rsidR="00EC6F31" w:rsidRDefault="001F7C64" w:rsidP="00F12646">
      <w:pPr>
        <w:ind w:left="1332" w:right="720"/>
        <w:jc w:val="both"/>
        <w:rPr>
          <w:sz w:val="20"/>
          <w:szCs w:val="20"/>
        </w:rPr>
      </w:pPr>
      <w:r>
        <w:rPr>
          <w:sz w:val="20"/>
          <w:szCs w:val="20"/>
        </w:rPr>
        <w:t xml:space="preserve"> </w:t>
      </w:r>
    </w:p>
    <w:p w14:paraId="22093FB8" w14:textId="47B85630" w:rsidR="00EC6F31" w:rsidRDefault="001F7C64" w:rsidP="00F12646">
      <w:pPr>
        <w:ind w:left="720" w:right="720"/>
        <w:jc w:val="both"/>
        <w:rPr>
          <w:sz w:val="20"/>
          <w:szCs w:val="20"/>
        </w:rPr>
      </w:pPr>
      <w:r>
        <w:rPr>
          <w:sz w:val="20"/>
          <w:szCs w:val="20"/>
        </w:rPr>
        <w:t xml:space="preserve">The input values </w:t>
      </w:r>
      <w:r>
        <w:rPr>
          <w:sz w:val="20"/>
          <w:szCs w:val="20"/>
        </w:rPr>
        <w:t>𝜌</w:t>
      </w:r>
      <w:proofErr w:type="spellStart"/>
      <w:r>
        <w:rPr>
          <w:sz w:val="20"/>
          <w:szCs w:val="20"/>
          <w:vertAlign w:val="subscript"/>
        </w:rPr>
        <w:t>i</w:t>
      </w:r>
      <w:proofErr w:type="spellEnd"/>
      <w:r>
        <w:rPr>
          <w:sz w:val="20"/>
          <w:szCs w:val="20"/>
        </w:rPr>
        <w:t xml:space="preserve"> were set as 1+c’ for </w:t>
      </w:r>
      <w:r w:rsidR="00885EDC">
        <w:rPr>
          <w:sz w:val="20"/>
          <w:szCs w:val="20"/>
        </w:rPr>
        <w:t>O</w:t>
      </w:r>
      <w:r>
        <w:rPr>
          <w:sz w:val="20"/>
          <w:szCs w:val="20"/>
        </w:rPr>
        <w:t xml:space="preserve">ption 1 and 1-c’ for </w:t>
      </w:r>
      <w:r w:rsidR="00885EDC">
        <w:rPr>
          <w:sz w:val="20"/>
          <w:szCs w:val="20"/>
        </w:rPr>
        <w:t>O</w:t>
      </w:r>
      <w:r>
        <w:rPr>
          <w:sz w:val="20"/>
          <w:szCs w:val="20"/>
        </w:rPr>
        <w:t>ption 2, with c’ changing over 0 to .512. We fitted the threshold as a free parameter. In that way, the time con</w:t>
      </w:r>
      <w:r>
        <w:rPr>
          <w:sz w:val="20"/>
          <w:szCs w:val="20"/>
        </w:rPr>
        <w:t xml:space="preserve">stant </w:t>
      </w:r>
      <w:r>
        <w:rPr>
          <w:sz w:val="20"/>
          <w:szCs w:val="20"/>
        </w:rPr>
        <w:t>𝜏</w:t>
      </w:r>
      <w:r>
        <w:rPr>
          <w:sz w:val="20"/>
          <w:szCs w:val="20"/>
        </w:rPr>
        <w:t xml:space="preserve"> can be taken as an arbitrary value (100 </w:t>
      </w:r>
      <w:proofErr w:type="spellStart"/>
      <w:r>
        <w:rPr>
          <w:sz w:val="20"/>
          <w:szCs w:val="20"/>
        </w:rPr>
        <w:t>ms</w:t>
      </w:r>
      <w:proofErr w:type="spellEnd"/>
      <w:r>
        <w:rPr>
          <w:sz w:val="20"/>
          <w:szCs w:val="20"/>
        </w:rPr>
        <w:t xml:space="preserve"> used in our case) since it was not independent from the threshold. Other than the parameters we mentioned above</w:t>
      </w:r>
      <w:r w:rsidRPr="00885EDC">
        <w:rPr>
          <w:sz w:val="20"/>
          <w:szCs w:val="20"/>
        </w:rPr>
        <w:t xml:space="preserve">, </w:t>
      </w:r>
      <w:r w:rsidR="00885EDC" w:rsidRPr="00885EDC">
        <w:rPr>
          <w:sz w:val="20"/>
          <w:szCs w:val="20"/>
        </w:rPr>
        <w:t xml:space="preserve">non-decision time </w:t>
      </w: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0</m:t>
            </m:r>
          </m:sub>
        </m:sSub>
      </m:oMath>
      <w:r w:rsidR="00885EDC" w:rsidRPr="00885EDC">
        <w:rPr>
          <w:sz w:val="20"/>
          <w:szCs w:val="20"/>
        </w:rPr>
        <w:t xml:space="preserve"> was fixed as 120 ms, sharing the same assumption with the other two models based on the empirical observed delays after stimulus onset (90 </w:t>
      </w:r>
      <w:proofErr w:type="spellStart"/>
      <w:r w:rsidR="00885EDC" w:rsidRPr="00885EDC">
        <w:rPr>
          <w:sz w:val="20"/>
          <w:szCs w:val="20"/>
        </w:rPr>
        <w:t>ms</w:t>
      </w:r>
      <w:proofErr w:type="spellEnd"/>
      <w:r w:rsidR="00885EDC" w:rsidRPr="00885EDC">
        <w:rPr>
          <w:sz w:val="20"/>
          <w:szCs w:val="20"/>
        </w:rPr>
        <w:t xml:space="preserve">) and before saccade (30 </w:t>
      </w:r>
      <w:proofErr w:type="spellStart"/>
      <w:r w:rsidR="00885EDC" w:rsidRPr="00885EDC">
        <w:rPr>
          <w:sz w:val="20"/>
          <w:szCs w:val="20"/>
        </w:rPr>
        <w:t>ms</w:t>
      </w:r>
      <w:proofErr w:type="spellEnd"/>
      <w:r w:rsidR="00885EDC" w:rsidRPr="00885EDC">
        <w:rPr>
          <w:sz w:val="20"/>
          <w:szCs w:val="20"/>
        </w:rPr>
        <w:t>).</w:t>
      </w:r>
      <w:r>
        <w:rPr>
          <w:sz w:val="20"/>
          <w:szCs w:val="20"/>
        </w:rPr>
        <w:t xml:space="preserve"> That gives in a total of </w:t>
      </w:r>
      <w:r w:rsidR="00885EDC">
        <w:rPr>
          <w:sz w:val="20"/>
          <w:szCs w:val="20"/>
        </w:rPr>
        <w:t>four</w:t>
      </w:r>
      <w:r>
        <w:rPr>
          <w:sz w:val="20"/>
          <w:szCs w:val="20"/>
        </w:rPr>
        <w:t xml:space="preserve"> free parameters to estimate </w:t>
      </w:r>
      <w:r>
        <w:rPr>
          <w:i/>
          <w:sz w:val="20"/>
          <w:szCs w:val="20"/>
        </w:rPr>
        <w:t>k</w:t>
      </w:r>
      <w:r>
        <w:rPr>
          <w:sz w:val="20"/>
          <w:szCs w:val="20"/>
        </w:rPr>
        <w:t xml:space="preserve">, </w:t>
      </w:r>
      <w:r>
        <w:rPr>
          <w:sz w:val="20"/>
          <w:szCs w:val="20"/>
        </w:rPr>
        <w:t>𝛽</w:t>
      </w:r>
      <w:r>
        <w:rPr>
          <w:sz w:val="20"/>
          <w:szCs w:val="20"/>
        </w:rPr>
        <w:t xml:space="preserve">, </w:t>
      </w:r>
      <w:r>
        <w:rPr>
          <w:sz w:val="20"/>
          <w:szCs w:val="20"/>
        </w:rPr>
        <w:t>𝜎</w:t>
      </w:r>
      <w:r>
        <w:rPr>
          <w:sz w:val="20"/>
          <w:szCs w:val="20"/>
        </w:rPr>
        <w:t xml:space="preserve">, </w:t>
      </w:r>
      <w:r w:rsidR="00885EDC">
        <w:rPr>
          <w:sz w:val="20"/>
          <w:szCs w:val="20"/>
        </w:rPr>
        <w:t xml:space="preserve">and </w:t>
      </w:r>
      <w:r>
        <w:rPr>
          <w:i/>
          <w:sz w:val="20"/>
          <w:szCs w:val="20"/>
        </w:rPr>
        <w:t>threshold</w:t>
      </w:r>
      <w:r>
        <w:rPr>
          <w:sz w:val="20"/>
          <w:szCs w:val="20"/>
        </w:rPr>
        <w:t>. Since the scale of the activities is arbitrarily defined, it would need rescaling when compared to the empirical data of mean firing rates in the unit of Hz. The task setting and the optimization used were kept the same as in fitting the LDDM (see above)</w:t>
      </w:r>
      <w:r>
        <w:rPr>
          <w:sz w:val="20"/>
          <w:szCs w:val="20"/>
        </w:rPr>
        <w:t xml:space="preserve">. The time step </w:t>
      </w:r>
      <w:r>
        <w:rPr>
          <w:i/>
          <w:sz w:val="20"/>
          <w:szCs w:val="20"/>
        </w:rPr>
        <w:t>dt</w:t>
      </w:r>
      <w:r>
        <w:rPr>
          <w:sz w:val="20"/>
          <w:szCs w:val="20"/>
        </w:rPr>
        <w:t xml:space="preserve"> was set as .001 s.”</w:t>
      </w:r>
    </w:p>
    <w:p w14:paraId="57DE37B4" w14:textId="6A53828D" w:rsidR="00EC6F31" w:rsidRDefault="001F7C64" w:rsidP="00F12646">
      <w:pPr>
        <w:spacing w:before="240" w:after="240"/>
        <w:ind w:right="720"/>
        <w:jc w:val="both"/>
        <w:rPr>
          <w:sz w:val="20"/>
          <w:szCs w:val="20"/>
        </w:rPr>
      </w:pPr>
      <w:r>
        <w:rPr>
          <w:sz w:val="20"/>
          <w:szCs w:val="20"/>
        </w:rPr>
        <w:t>Results of the model comparison between the LDDM, RNM, and LCA models are now described in the Results, and the fitted LCA data are shown in a new Figure 6-figure supplement 5. The following text has been added to the</w:t>
      </w:r>
      <w:r>
        <w:rPr>
          <w:sz w:val="20"/>
          <w:szCs w:val="20"/>
        </w:rPr>
        <w:t xml:space="preserve"> Results section</w:t>
      </w:r>
      <w:ins w:id="271" w:author="Bo Shen" w:date="2023-03-07T15:34:00Z">
        <w:r w:rsidR="006F2429">
          <w:rPr>
            <w:sz w:val="20"/>
            <w:szCs w:val="20"/>
          </w:rPr>
          <w:t xml:space="preserve"> (p. 19, lines 412-420)</w:t>
        </w:r>
      </w:ins>
      <w:r>
        <w:rPr>
          <w:sz w:val="20"/>
          <w:szCs w:val="20"/>
        </w:rPr>
        <w:t>:</w:t>
      </w:r>
    </w:p>
    <w:p w14:paraId="030BE7A2" w14:textId="799B7538" w:rsidR="00EC6F31" w:rsidRDefault="001F7C64" w:rsidP="00F12646">
      <w:pPr>
        <w:ind w:left="720" w:right="720"/>
        <w:jc w:val="both"/>
        <w:rPr>
          <w:sz w:val="20"/>
          <w:szCs w:val="20"/>
        </w:rPr>
      </w:pPr>
      <w:r>
        <w:rPr>
          <w:sz w:val="20"/>
          <w:szCs w:val="20"/>
        </w:rPr>
        <w:lastRenderedPageBreak/>
        <w:t xml:space="preserve">“We compared the performance of the LDDM in fitting this classical dataset with the reduced form of the RNM (Wong &amp; Wang, 2006) (supplementary </w:t>
      </w:r>
      <w:r>
        <w:rPr>
          <w:b/>
          <w:sz w:val="20"/>
          <w:szCs w:val="20"/>
        </w:rPr>
        <w:t>Fig. 6-figure supplement 4</w:t>
      </w:r>
      <w:r>
        <w:rPr>
          <w:sz w:val="20"/>
          <w:szCs w:val="20"/>
        </w:rPr>
        <w:t>) and another widely acknowledged decision cir</w:t>
      </w:r>
      <w:r>
        <w:rPr>
          <w:sz w:val="20"/>
          <w:szCs w:val="20"/>
        </w:rPr>
        <w:t xml:space="preserve">cuit model sharing the similar architecture of mutual inhibition as the RNM – the leaky competing accumulator model (LCA) (Usher &amp; McClelland, 2001) (see supplementary </w:t>
      </w:r>
      <w:r>
        <w:rPr>
          <w:b/>
          <w:sz w:val="20"/>
          <w:szCs w:val="20"/>
        </w:rPr>
        <w:t>Fig. 6-figure supplement 5</w:t>
      </w:r>
      <w:r>
        <w:rPr>
          <w:sz w:val="20"/>
          <w:szCs w:val="20"/>
        </w:rPr>
        <w:t>). The performances of the three models were close in predicti</w:t>
      </w:r>
      <w:r>
        <w:rPr>
          <w:sz w:val="20"/>
          <w:szCs w:val="20"/>
        </w:rPr>
        <w:t>ng averaged RTs and choice accuracy. Whereas, LDDM captures the skewness and the shape of RT distributions better than the other two, thus showing better goodness of fit (negative loglikelihood) and AIC value (</w:t>
      </w:r>
      <w:proofErr w:type="spellStart"/>
      <w:r>
        <w:rPr>
          <w:sz w:val="20"/>
          <w:szCs w:val="20"/>
        </w:rPr>
        <w:t>nLL</w:t>
      </w:r>
      <w:r>
        <w:rPr>
          <w:sz w:val="20"/>
          <w:szCs w:val="20"/>
          <w:vertAlign w:val="subscript"/>
        </w:rPr>
        <w:t>LDDM</w:t>
      </w:r>
      <w:proofErr w:type="spellEnd"/>
      <w:r>
        <w:rPr>
          <w:sz w:val="20"/>
          <w:szCs w:val="20"/>
        </w:rPr>
        <w:t xml:space="preserve"> = 16546, </w:t>
      </w:r>
      <w:proofErr w:type="spellStart"/>
      <w:r>
        <w:rPr>
          <w:sz w:val="20"/>
          <w:szCs w:val="20"/>
        </w:rPr>
        <w:t>nLL</w:t>
      </w:r>
      <w:r>
        <w:rPr>
          <w:sz w:val="20"/>
          <w:szCs w:val="20"/>
          <w:vertAlign w:val="subscript"/>
        </w:rPr>
        <w:t>RNM</w:t>
      </w:r>
      <w:proofErr w:type="spellEnd"/>
      <w:r>
        <w:rPr>
          <w:sz w:val="20"/>
          <w:szCs w:val="20"/>
        </w:rPr>
        <w:t xml:space="preserve"> = 16573, </w:t>
      </w:r>
      <w:proofErr w:type="spellStart"/>
      <w:r>
        <w:rPr>
          <w:sz w:val="20"/>
          <w:szCs w:val="20"/>
        </w:rPr>
        <w:t>nLL</w:t>
      </w:r>
      <w:r>
        <w:rPr>
          <w:sz w:val="20"/>
          <w:szCs w:val="20"/>
          <w:vertAlign w:val="subscript"/>
        </w:rPr>
        <w:t>LCA</w:t>
      </w:r>
      <w:proofErr w:type="spellEnd"/>
      <w:r>
        <w:rPr>
          <w:sz w:val="20"/>
          <w:szCs w:val="20"/>
        </w:rPr>
        <w:t xml:space="preserve"> = </w:t>
      </w:r>
      <w:del w:id="272" w:author="Bo Shen" w:date="2023-03-07T11:41:00Z">
        <w:r w:rsidDel="00086A07">
          <w:rPr>
            <w:sz w:val="20"/>
            <w:szCs w:val="20"/>
          </w:rPr>
          <w:delText>16</w:delText>
        </w:r>
        <w:r w:rsidR="007324AA" w:rsidDel="00086A07">
          <w:rPr>
            <w:sz w:val="20"/>
            <w:szCs w:val="20"/>
          </w:rPr>
          <w:delText>948</w:delText>
        </w:r>
      </w:del>
      <w:ins w:id="273" w:author="Bo Shen" w:date="2023-03-07T11:41:00Z">
        <w:r w:rsidR="00086A07">
          <w:rPr>
            <w:sz w:val="20"/>
            <w:szCs w:val="20"/>
          </w:rPr>
          <w:t>16948</w:t>
        </w:r>
      </w:ins>
      <w:r>
        <w:rPr>
          <w:sz w:val="20"/>
          <w:szCs w:val="20"/>
        </w:rPr>
        <w:t>, AIC</w:t>
      </w:r>
      <w:r>
        <w:rPr>
          <w:sz w:val="20"/>
          <w:szCs w:val="20"/>
          <w:vertAlign w:val="subscript"/>
        </w:rPr>
        <w:t>LDDM</w:t>
      </w:r>
      <w:r>
        <w:rPr>
          <w:sz w:val="20"/>
          <w:szCs w:val="20"/>
        </w:rPr>
        <w:t xml:space="preserve"> = 33109, AIC</w:t>
      </w:r>
      <w:r>
        <w:rPr>
          <w:sz w:val="20"/>
          <w:szCs w:val="20"/>
          <w:vertAlign w:val="subscript"/>
        </w:rPr>
        <w:t>RNM</w:t>
      </w:r>
      <w:r>
        <w:rPr>
          <w:sz w:val="20"/>
          <w:szCs w:val="20"/>
        </w:rPr>
        <w:t xml:space="preserve"> = 33165, AIC</w:t>
      </w:r>
      <w:r>
        <w:rPr>
          <w:sz w:val="20"/>
          <w:szCs w:val="20"/>
          <w:vertAlign w:val="subscript"/>
        </w:rPr>
        <w:t>LCA</w:t>
      </w:r>
      <w:r>
        <w:rPr>
          <w:sz w:val="20"/>
          <w:szCs w:val="20"/>
        </w:rPr>
        <w:t xml:space="preserve"> = </w:t>
      </w:r>
      <w:del w:id="274" w:author="Bo Shen" w:date="2023-03-07T11:41:00Z">
        <w:r w:rsidDel="00086A07">
          <w:rPr>
            <w:sz w:val="20"/>
            <w:szCs w:val="20"/>
          </w:rPr>
          <w:delText>33</w:delText>
        </w:r>
        <w:r w:rsidR="007324AA" w:rsidDel="00086A07">
          <w:rPr>
            <w:sz w:val="20"/>
            <w:szCs w:val="20"/>
          </w:rPr>
          <w:delText>9</w:delText>
        </w:r>
        <w:r w:rsidDel="00086A07">
          <w:rPr>
            <w:sz w:val="20"/>
            <w:szCs w:val="20"/>
          </w:rPr>
          <w:delText>32</w:delText>
        </w:r>
      </w:del>
      <w:ins w:id="275" w:author="Bo Shen" w:date="2023-03-07T11:41:00Z">
        <w:r w:rsidR="00086A07">
          <w:rPr>
            <w:sz w:val="20"/>
            <w:szCs w:val="20"/>
          </w:rPr>
          <w:t>33932</w:t>
        </w:r>
      </w:ins>
      <w:r>
        <w:rPr>
          <w:sz w:val="20"/>
          <w:szCs w:val="20"/>
        </w:rPr>
        <w:t>).”</w:t>
      </w:r>
    </w:p>
    <w:p w14:paraId="7AC1F343" w14:textId="77777777" w:rsidR="00EC6F31" w:rsidRDefault="00EC6F31">
      <w:pPr>
        <w:spacing w:before="240" w:after="240"/>
        <w:jc w:val="both"/>
        <w:rPr>
          <w:sz w:val="20"/>
          <w:szCs w:val="20"/>
        </w:rPr>
        <w:pPrChange w:id="276" w:author="Bo Shen" w:date="2023-03-07T11:51:00Z">
          <w:pPr>
            <w:spacing w:before="240" w:after="240"/>
          </w:pPr>
        </w:pPrChange>
      </w:pPr>
    </w:p>
    <w:p w14:paraId="7D9E4122" w14:textId="77777777" w:rsidR="00EC6F31" w:rsidRDefault="001F7C64">
      <w:pPr>
        <w:spacing w:before="240" w:after="240"/>
        <w:jc w:val="both"/>
        <w:rPr>
          <w:b/>
          <w:sz w:val="20"/>
          <w:szCs w:val="20"/>
        </w:rPr>
        <w:pPrChange w:id="277" w:author="Bo Shen" w:date="2023-03-07T11:51:00Z">
          <w:pPr>
            <w:spacing w:before="240" w:after="240"/>
          </w:pPr>
        </w:pPrChange>
      </w:pPr>
      <w:r>
        <w:rPr>
          <w:b/>
          <w:sz w:val="20"/>
          <w:szCs w:val="20"/>
        </w:rPr>
        <w:t>4. I recommend using model fit metrics to evaluate how well the LDDM (and a control model) explain the neurophysiological data.</w:t>
      </w:r>
    </w:p>
    <w:p w14:paraId="3B35A692" w14:textId="3B409605" w:rsidR="00EC6F31" w:rsidRDefault="001F7C64">
      <w:pPr>
        <w:spacing w:before="240" w:after="240"/>
        <w:jc w:val="both"/>
        <w:rPr>
          <w:sz w:val="20"/>
          <w:szCs w:val="20"/>
        </w:rPr>
        <w:pPrChange w:id="278" w:author="Bo Shen" w:date="2023-03-07T11:51:00Z">
          <w:pPr>
            <w:spacing w:before="240" w:after="240"/>
          </w:pPr>
        </w:pPrChange>
      </w:pPr>
      <w:r>
        <w:rPr>
          <w:sz w:val="20"/>
          <w:szCs w:val="20"/>
        </w:rPr>
        <w:t>We appreciate the Reviewer’s constructive recommendation. As ou</w:t>
      </w:r>
      <w:r>
        <w:rPr>
          <w:sz w:val="20"/>
          <w:szCs w:val="20"/>
        </w:rPr>
        <w:t xml:space="preserve">tlined in the response to the public review above, we </w:t>
      </w:r>
      <w:ins w:id="279" w:author="Paul Glimcher" w:date="2023-03-08T10:08:00Z">
        <w:r w:rsidR="00A738F7">
          <w:rPr>
            <w:sz w:val="20"/>
            <w:szCs w:val="20"/>
          </w:rPr>
          <w:t xml:space="preserve">now </w:t>
        </w:r>
      </w:ins>
      <w:r>
        <w:rPr>
          <w:sz w:val="20"/>
          <w:szCs w:val="20"/>
        </w:rPr>
        <w:t xml:space="preserve">clarify that we examined model </w:t>
      </w:r>
      <w:r w:rsidRPr="00E666A7">
        <w:rPr>
          <w:i/>
          <w:iCs/>
          <w:sz w:val="20"/>
          <w:szCs w:val="20"/>
          <w:rPrChange w:id="280" w:author="Paul Glimcher" w:date="2023-03-08T10:08:00Z">
            <w:rPr>
              <w:sz w:val="20"/>
              <w:szCs w:val="20"/>
            </w:rPr>
          </w:rPrChange>
        </w:rPr>
        <w:t xml:space="preserve">neural </w:t>
      </w:r>
      <w:r>
        <w:rPr>
          <w:sz w:val="20"/>
          <w:szCs w:val="20"/>
        </w:rPr>
        <w:t>activity in th</w:t>
      </w:r>
      <w:ins w:id="281" w:author="Paul Glimcher" w:date="2023-03-08T10:08:00Z">
        <w:r w:rsidR="00E666A7">
          <w:rPr>
            <w:sz w:val="20"/>
            <w:szCs w:val="20"/>
          </w:rPr>
          <w:t>r</w:t>
        </w:r>
      </w:ins>
      <w:r>
        <w:rPr>
          <w:sz w:val="20"/>
          <w:szCs w:val="20"/>
        </w:rPr>
        <w:t>e</w:t>
      </w:r>
      <w:ins w:id="282" w:author="Paul Glimcher" w:date="2023-03-08T10:08:00Z">
        <w:r w:rsidR="00E666A7">
          <w:rPr>
            <w:sz w:val="20"/>
            <w:szCs w:val="20"/>
          </w:rPr>
          <w:t>e</w:t>
        </w:r>
      </w:ins>
      <w:r>
        <w:rPr>
          <w:sz w:val="20"/>
          <w:szCs w:val="20"/>
        </w:rPr>
        <w:t xml:space="preserve"> different models (LDDM, RNM, and now LCA) </w:t>
      </w:r>
      <w:del w:id="283" w:author="Paul Glimcher" w:date="2023-03-08T10:08:00Z">
        <w:r w:rsidDel="00E666A7">
          <w:rPr>
            <w:sz w:val="20"/>
            <w:szCs w:val="20"/>
          </w:rPr>
          <w:delText xml:space="preserve">in models </w:delText>
        </w:r>
      </w:del>
      <w:r>
        <w:rPr>
          <w:sz w:val="20"/>
          <w:szCs w:val="20"/>
        </w:rPr>
        <w:t xml:space="preserve">best-fit to behavioral data. Adequately fitting the model(s) to neurophysiological data </w:t>
      </w:r>
      <w:del w:id="284" w:author="Bo Shen" w:date="2023-03-07T15:34:00Z">
        <w:r w:rsidDel="0098415D">
          <w:rPr>
            <w:sz w:val="20"/>
            <w:szCs w:val="20"/>
          </w:rPr>
          <w:delText>-</w:delText>
        </w:r>
      </w:del>
      <w:ins w:id="285" w:author="Bo Shen" w:date="2023-03-07T15:34:00Z">
        <w:r w:rsidR="0098415D">
          <w:rPr>
            <w:sz w:val="20"/>
            <w:szCs w:val="20"/>
          </w:rPr>
          <w:t>–</w:t>
        </w:r>
      </w:ins>
      <w:r>
        <w:rPr>
          <w:sz w:val="20"/>
          <w:szCs w:val="20"/>
        </w:rPr>
        <w:t xml:space="preserve"> parti</w:t>
      </w:r>
      <w:r>
        <w:rPr>
          <w:sz w:val="20"/>
          <w:szCs w:val="20"/>
        </w:rPr>
        <w:t xml:space="preserve">cularly the fully dynamics of decision-related activity </w:t>
      </w:r>
      <w:del w:id="286" w:author="Bo Shen" w:date="2023-03-07T15:34:00Z">
        <w:r w:rsidDel="0098415D">
          <w:rPr>
            <w:sz w:val="20"/>
            <w:szCs w:val="20"/>
          </w:rPr>
          <w:delText>-</w:delText>
        </w:r>
      </w:del>
      <w:ins w:id="287" w:author="Bo Shen" w:date="2023-03-07T15:34:00Z">
        <w:r w:rsidR="0098415D">
          <w:rPr>
            <w:sz w:val="20"/>
            <w:szCs w:val="20"/>
          </w:rPr>
          <w:t>–</w:t>
        </w:r>
      </w:ins>
      <w:r>
        <w:rPr>
          <w:sz w:val="20"/>
          <w:szCs w:val="20"/>
        </w:rPr>
        <w:t xml:space="preserve"> will require more work and empirical observations, and given current technical limitations we do not address fitting the models to neural data in the current manuscript. </w:t>
      </w:r>
    </w:p>
    <w:p w14:paraId="1443F433" w14:textId="79FC18C5" w:rsidR="00EC6F31" w:rsidRDefault="001F7C64">
      <w:pPr>
        <w:spacing w:before="240" w:after="240"/>
        <w:jc w:val="both"/>
        <w:rPr>
          <w:sz w:val="20"/>
          <w:szCs w:val="20"/>
        </w:rPr>
        <w:pPrChange w:id="288" w:author="Bo Shen" w:date="2023-03-07T11:51:00Z">
          <w:pPr>
            <w:spacing w:before="240" w:after="240"/>
          </w:pPr>
        </w:pPrChange>
      </w:pPr>
      <w:r>
        <w:rPr>
          <w:sz w:val="20"/>
          <w:szCs w:val="20"/>
        </w:rPr>
        <w:t xml:space="preserve">However, we believe there are informative aspects of the approach we currently take </w:t>
      </w:r>
      <w:del w:id="289" w:author="Bo Shen" w:date="2023-03-07T15:34:00Z">
        <w:r w:rsidDel="0098415D">
          <w:rPr>
            <w:sz w:val="20"/>
            <w:szCs w:val="20"/>
          </w:rPr>
          <w:delText>-</w:delText>
        </w:r>
      </w:del>
      <w:ins w:id="290" w:author="Bo Shen" w:date="2023-03-07T15:34:00Z">
        <w:r w:rsidR="0098415D">
          <w:rPr>
            <w:sz w:val="20"/>
            <w:szCs w:val="20"/>
          </w:rPr>
          <w:t>–</w:t>
        </w:r>
      </w:ins>
      <w:r>
        <w:rPr>
          <w:sz w:val="20"/>
          <w:szCs w:val="20"/>
        </w:rPr>
        <w:t xml:space="preserve"> fitting the models to behavioral (choice and RT) data, and then examining the neural activity of the best fitting model units. We now quantify how well different model e</w:t>
      </w:r>
      <w:r>
        <w:rPr>
          <w:sz w:val="20"/>
          <w:szCs w:val="20"/>
        </w:rPr>
        <w:t xml:space="preserve">xcitatory unit activity </w:t>
      </w:r>
      <w:del w:id="291" w:author="Bo Shen" w:date="2023-03-07T15:34:00Z">
        <w:r w:rsidDel="0098415D">
          <w:rPr>
            <w:sz w:val="20"/>
            <w:szCs w:val="20"/>
          </w:rPr>
          <w:delText>-</w:delText>
        </w:r>
      </w:del>
      <w:ins w:id="292" w:author="Bo Shen" w:date="2023-03-07T15:34:00Z">
        <w:r w:rsidR="0098415D">
          <w:rPr>
            <w:sz w:val="20"/>
            <w:szCs w:val="20"/>
          </w:rPr>
          <w:t>–</w:t>
        </w:r>
      </w:ins>
      <w:r>
        <w:rPr>
          <w:sz w:val="20"/>
          <w:szCs w:val="20"/>
        </w:rPr>
        <w:t xml:space="preserve"> with model parameters fit to behavior </w:t>
      </w:r>
      <w:del w:id="293" w:author="Bo Shen" w:date="2023-03-07T15:34:00Z">
        <w:r w:rsidDel="0098415D">
          <w:rPr>
            <w:sz w:val="20"/>
            <w:szCs w:val="20"/>
          </w:rPr>
          <w:delText>-</w:delText>
        </w:r>
      </w:del>
      <w:ins w:id="294" w:author="Bo Shen" w:date="2023-03-07T15:34:00Z">
        <w:r w:rsidR="0098415D">
          <w:rPr>
            <w:sz w:val="20"/>
            <w:szCs w:val="20"/>
          </w:rPr>
          <w:t>–</w:t>
        </w:r>
      </w:ins>
      <w:r>
        <w:rPr>
          <w:sz w:val="20"/>
          <w:szCs w:val="20"/>
        </w:rPr>
        <w:t xml:space="preserve"> matches empirically recorded data (from Roitman &amp; Shadlen), focusing on how population average activity varies with stimulus level (coherence) at different timepoints in the trial. Because</w:t>
      </w:r>
      <w:r>
        <w:rPr>
          <w:sz w:val="20"/>
          <w:szCs w:val="20"/>
        </w:rPr>
        <w:t xml:space="preserve"> these models were not fit to the neural data, we use simple RMSE as a measure of explanatory power.</w:t>
      </w:r>
    </w:p>
    <w:p w14:paraId="0DFC151C" w14:textId="3D493EA1" w:rsidR="00EC6F31" w:rsidRDefault="001F7C64">
      <w:pPr>
        <w:spacing w:before="240" w:after="240"/>
        <w:jc w:val="both"/>
        <w:rPr>
          <w:sz w:val="20"/>
          <w:szCs w:val="20"/>
        </w:rPr>
        <w:pPrChange w:id="295" w:author="Bo Shen" w:date="2023-03-07T11:51:00Z">
          <w:pPr>
            <w:spacing w:before="240" w:after="240"/>
          </w:pPr>
        </w:pPrChange>
      </w:pPr>
      <w:r>
        <w:rPr>
          <w:sz w:val="20"/>
          <w:szCs w:val="20"/>
        </w:rPr>
        <w:t>This information is now presented in Fig. 6E, 6-S4E, and 6-S5E, along with new Results text</w:t>
      </w:r>
      <w:ins w:id="296" w:author="Bo Shen" w:date="2023-03-07T15:34:00Z">
        <w:r w:rsidR="0098415D">
          <w:rPr>
            <w:sz w:val="20"/>
            <w:szCs w:val="20"/>
          </w:rPr>
          <w:t xml:space="preserve"> (p</w:t>
        </w:r>
      </w:ins>
      <w:ins w:id="297" w:author="Bo Shen" w:date="2023-03-07T15:35:00Z">
        <w:r w:rsidR="0098415D">
          <w:rPr>
            <w:sz w:val="20"/>
            <w:szCs w:val="20"/>
          </w:rPr>
          <w:t>p</w:t>
        </w:r>
      </w:ins>
      <w:ins w:id="298" w:author="Bo Shen" w:date="2023-03-07T15:34:00Z">
        <w:r w:rsidR="0098415D">
          <w:rPr>
            <w:sz w:val="20"/>
            <w:szCs w:val="20"/>
          </w:rPr>
          <w:t>.</w:t>
        </w:r>
      </w:ins>
      <w:ins w:id="299" w:author="Bo Shen" w:date="2023-03-07T15:35:00Z">
        <w:r w:rsidR="0098415D">
          <w:rPr>
            <w:sz w:val="20"/>
            <w:szCs w:val="20"/>
          </w:rPr>
          <w:t xml:space="preserve"> 20-21</w:t>
        </w:r>
      </w:ins>
      <w:ins w:id="300" w:author="Bo Shen" w:date="2023-03-07T15:34:00Z">
        <w:r w:rsidR="0098415D">
          <w:rPr>
            <w:sz w:val="20"/>
            <w:szCs w:val="20"/>
          </w:rPr>
          <w:t>)</w:t>
        </w:r>
      </w:ins>
      <w:r>
        <w:rPr>
          <w:sz w:val="20"/>
          <w:szCs w:val="20"/>
        </w:rPr>
        <w:t>:</w:t>
      </w:r>
    </w:p>
    <w:p w14:paraId="66EC0BCF" w14:textId="5D8ED881" w:rsidR="00792FF4" w:rsidRPr="00792FF4" w:rsidRDefault="001F7C64">
      <w:pPr>
        <w:spacing w:before="240" w:after="240"/>
        <w:ind w:left="720" w:right="720"/>
        <w:jc w:val="both"/>
        <w:rPr>
          <w:ins w:id="301" w:author="Bo Shen" w:date="2023-03-07T11:46:00Z"/>
          <w:color w:val="000000" w:themeColor="text1"/>
          <w:sz w:val="20"/>
          <w:szCs w:val="20"/>
          <w:rPrChange w:id="302" w:author="Bo Shen" w:date="2023-03-07T11:47:00Z">
            <w:rPr>
              <w:ins w:id="303" w:author="Bo Shen" w:date="2023-03-07T11:46:00Z"/>
              <w:rFonts w:ascii="Times New Roman" w:hAnsi="Times New Roman" w:cs="Times New Roman"/>
              <w:color w:val="000000" w:themeColor="text1"/>
            </w:rPr>
          </w:rPrChange>
        </w:rPr>
        <w:pPrChange w:id="304" w:author="Bo Shen" w:date="2023-03-07T11:51:00Z">
          <w:pPr>
            <w:spacing w:before="240" w:after="240"/>
            <w:ind w:left="720" w:right="720"/>
          </w:pPr>
        </w:pPrChange>
      </w:pPr>
      <w:r w:rsidRPr="0098415D">
        <w:rPr>
          <w:sz w:val="20"/>
          <w:szCs w:val="20"/>
          <w:rPrChange w:id="305" w:author="Bo Shen" w:date="2023-03-07T15:34:00Z">
            <w:rPr>
              <w:sz w:val="20"/>
              <w:szCs w:val="20"/>
              <w:highlight w:val="yellow"/>
            </w:rPr>
          </w:rPrChange>
        </w:rPr>
        <w:t>“</w:t>
      </w:r>
      <w:ins w:id="306" w:author="Bo Shen" w:date="2023-03-07T15:36:00Z">
        <w:r w:rsidR="00E65BBA" w:rsidRPr="00E65BBA">
          <w:rPr>
            <w:color w:val="000000" w:themeColor="text1"/>
            <w:sz w:val="20"/>
            <w:szCs w:val="20"/>
            <w:rPrChange w:id="307" w:author="Bo Shen" w:date="2023-03-07T15:36:00Z">
              <w:rPr>
                <w:rFonts w:ascii="Times New Roman" w:hAnsi="Times New Roman" w:cs="Times New Roman"/>
                <w:color w:val="000000" w:themeColor="text1"/>
              </w:rPr>
            </w:rPrChange>
          </w:rPr>
          <w:t xml:space="preserve">More quantitatively, we examined the relationship between activity and coherence at the specific time point (arrow points </w:t>
        </w:r>
        <w:r w:rsidR="00E65BBA" w:rsidRPr="00E65BBA">
          <w:rPr>
            <w:b/>
            <w:color w:val="000000" w:themeColor="text1"/>
            <w:sz w:val="20"/>
            <w:szCs w:val="20"/>
            <w:rPrChange w:id="308" w:author="Bo Shen" w:date="2023-03-07T15:36:00Z">
              <w:rPr>
                <w:rFonts w:ascii="Times New Roman" w:hAnsi="Times New Roman" w:cs="Times New Roman"/>
                <w:b/>
                <w:color w:val="000000" w:themeColor="text1"/>
              </w:rPr>
            </w:rPrChange>
          </w:rPr>
          <w:t>a</w:t>
        </w:r>
        <w:r w:rsidR="00E65BBA" w:rsidRPr="00E65BBA">
          <w:rPr>
            <w:color w:val="000000" w:themeColor="text1"/>
            <w:sz w:val="20"/>
            <w:szCs w:val="20"/>
            <w:rPrChange w:id="309" w:author="Bo Shen" w:date="2023-03-07T15:36:00Z">
              <w:rPr>
                <w:rFonts w:ascii="Times New Roman" w:hAnsi="Times New Roman" w:cs="Times New Roman"/>
                <w:color w:val="000000" w:themeColor="text1"/>
              </w:rPr>
            </w:rPrChange>
          </w:rPr>
          <w:t xml:space="preserve"> and </w:t>
        </w:r>
        <w:r w:rsidR="00E65BBA" w:rsidRPr="00E65BBA">
          <w:rPr>
            <w:b/>
            <w:color w:val="000000" w:themeColor="text1"/>
            <w:sz w:val="20"/>
            <w:szCs w:val="20"/>
            <w:rPrChange w:id="310" w:author="Bo Shen" w:date="2023-03-07T15:36:00Z">
              <w:rPr>
                <w:rFonts w:ascii="Times New Roman" w:hAnsi="Times New Roman" w:cs="Times New Roman"/>
                <w:b/>
                <w:color w:val="000000" w:themeColor="text1"/>
              </w:rPr>
            </w:rPrChange>
          </w:rPr>
          <w:t>b</w:t>
        </w:r>
        <w:r w:rsidR="00E65BBA" w:rsidRPr="00E65BBA">
          <w:rPr>
            <w:color w:val="000000" w:themeColor="text1"/>
            <w:sz w:val="20"/>
            <w:szCs w:val="20"/>
            <w:rPrChange w:id="311" w:author="Bo Shen" w:date="2023-03-07T15:36:00Z">
              <w:rPr>
                <w:rFonts w:ascii="Times New Roman" w:hAnsi="Times New Roman" w:cs="Times New Roman"/>
                <w:color w:val="000000" w:themeColor="text1"/>
              </w:rPr>
            </w:rPrChange>
          </w:rPr>
          <w:t>) reported in the original work (</w:t>
        </w:r>
        <w:r w:rsidR="00E65BBA" w:rsidRPr="00E65BBA">
          <w:rPr>
            <w:b/>
            <w:color w:val="000000" w:themeColor="text1"/>
            <w:sz w:val="20"/>
            <w:szCs w:val="20"/>
            <w:lang w:eastAsia="zh-TW"/>
            <w:rPrChange w:id="312" w:author="Bo Shen" w:date="2023-03-07T15:36:00Z">
              <w:rPr>
                <w:rFonts w:ascii="Times New Roman" w:hAnsi="Times New Roman" w:cs="Times New Roman"/>
                <w:b/>
                <w:color w:val="000000" w:themeColor="text1"/>
                <w:lang w:eastAsia="zh-TW"/>
              </w:rPr>
            </w:rPrChange>
          </w:rPr>
          <w:t>Fig. 6E</w:t>
        </w:r>
        <w:r w:rsidR="00E65BBA" w:rsidRPr="00E65BBA">
          <w:rPr>
            <w:color w:val="000000" w:themeColor="text1"/>
            <w:sz w:val="20"/>
            <w:szCs w:val="20"/>
            <w:lang w:eastAsia="zh-TW"/>
            <w:rPrChange w:id="313" w:author="Bo Shen" w:date="2023-03-07T15:36:00Z">
              <w:rPr>
                <w:rFonts w:ascii="Times New Roman" w:hAnsi="Times New Roman" w:cs="Times New Roman"/>
                <w:color w:val="000000" w:themeColor="text1"/>
                <w:lang w:eastAsia="zh-TW"/>
              </w:rPr>
            </w:rPrChange>
          </w:rPr>
          <w:t>)</w:t>
        </w:r>
        <w:r w:rsidR="00E65BBA" w:rsidRPr="00E65BBA">
          <w:rPr>
            <w:color w:val="000000" w:themeColor="text1"/>
            <w:sz w:val="20"/>
            <w:szCs w:val="20"/>
            <w:rPrChange w:id="314" w:author="Bo Shen" w:date="2023-03-07T15:36:00Z">
              <w:rPr>
                <w:rFonts w:ascii="Times New Roman" w:hAnsi="Times New Roman" w:cs="Times New Roman"/>
                <w:color w:val="000000" w:themeColor="text1"/>
              </w:rPr>
            </w:rPrChange>
          </w:rPr>
          <w:t>. Model predictions align well with empirical observations: across the three alternative models, the deviance between empirical recordings and model-predicted activity is the smallest for LDDM (quantified by root-mean-square error (RMSE); RMSE</w:t>
        </w:r>
        <w:r w:rsidR="00E65BBA" w:rsidRPr="00E65BBA">
          <w:rPr>
            <w:color w:val="000000" w:themeColor="text1"/>
            <w:sz w:val="20"/>
            <w:szCs w:val="20"/>
            <w:vertAlign w:val="subscript"/>
            <w:rPrChange w:id="315" w:author="Bo Shen" w:date="2023-03-07T15:36:00Z">
              <w:rPr>
                <w:rFonts w:ascii="Times New Roman" w:hAnsi="Times New Roman" w:cs="Times New Roman"/>
                <w:color w:val="000000" w:themeColor="text1"/>
                <w:vertAlign w:val="subscript"/>
              </w:rPr>
            </w:rPrChange>
          </w:rPr>
          <w:t>LDDM</w:t>
        </w:r>
        <w:r w:rsidR="00E65BBA" w:rsidRPr="00E65BBA">
          <w:rPr>
            <w:color w:val="000000" w:themeColor="text1"/>
            <w:sz w:val="20"/>
            <w:szCs w:val="20"/>
            <w:rPrChange w:id="316" w:author="Bo Shen" w:date="2023-03-07T15:36:00Z">
              <w:rPr>
                <w:rFonts w:ascii="Times New Roman" w:hAnsi="Times New Roman" w:cs="Times New Roman"/>
                <w:color w:val="000000" w:themeColor="text1"/>
              </w:rPr>
            </w:rPrChange>
          </w:rPr>
          <w:t xml:space="preserve"> = 2.74, RMSE</w:t>
        </w:r>
        <w:r w:rsidR="00E65BBA" w:rsidRPr="00E65BBA">
          <w:rPr>
            <w:color w:val="000000" w:themeColor="text1"/>
            <w:sz w:val="20"/>
            <w:szCs w:val="20"/>
            <w:vertAlign w:val="subscript"/>
            <w:rPrChange w:id="317" w:author="Bo Shen" w:date="2023-03-07T15:36:00Z">
              <w:rPr>
                <w:rFonts w:ascii="Times New Roman" w:hAnsi="Times New Roman" w:cs="Times New Roman"/>
                <w:color w:val="000000" w:themeColor="text1"/>
                <w:vertAlign w:val="subscript"/>
              </w:rPr>
            </w:rPrChange>
          </w:rPr>
          <w:t>RNM</w:t>
        </w:r>
        <w:r w:rsidR="00E65BBA" w:rsidRPr="00E65BBA">
          <w:rPr>
            <w:color w:val="000000" w:themeColor="text1"/>
            <w:sz w:val="20"/>
            <w:szCs w:val="20"/>
            <w:rPrChange w:id="318" w:author="Bo Shen" w:date="2023-03-07T15:36:00Z">
              <w:rPr>
                <w:rFonts w:ascii="Times New Roman" w:hAnsi="Times New Roman" w:cs="Times New Roman"/>
                <w:color w:val="000000" w:themeColor="text1"/>
              </w:rPr>
            </w:rPrChange>
          </w:rPr>
          <w:t xml:space="preserve"> = 20.10 (</w:t>
        </w:r>
        <w:r w:rsidR="00E65BBA" w:rsidRPr="00E65BBA">
          <w:rPr>
            <w:b/>
            <w:bCs/>
            <w:color w:val="000000" w:themeColor="text1"/>
            <w:sz w:val="20"/>
            <w:szCs w:val="20"/>
            <w:rPrChange w:id="319" w:author="Bo Shen" w:date="2023-03-07T15:36:00Z">
              <w:rPr>
                <w:rFonts w:ascii="Times New Roman" w:hAnsi="Times New Roman" w:cs="Times New Roman"/>
                <w:b/>
                <w:bCs/>
                <w:color w:val="000000" w:themeColor="text1"/>
              </w:rPr>
            </w:rPrChange>
          </w:rPr>
          <w:t>Fig. 6-figure supplement 4E</w:t>
        </w:r>
        <w:r w:rsidR="00E65BBA" w:rsidRPr="00E65BBA">
          <w:rPr>
            <w:color w:val="000000" w:themeColor="text1"/>
            <w:sz w:val="20"/>
            <w:szCs w:val="20"/>
            <w:rPrChange w:id="320" w:author="Bo Shen" w:date="2023-03-07T15:36:00Z">
              <w:rPr>
                <w:rFonts w:ascii="Times New Roman" w:hAnsi="Times New Roman" w:cs="Times New Roman"/>
                <w:color w:val="000000" w:themeColor="text1"/>
              </w:rPr>
            </w:rPrChange>
          </w:rPr>
          <w:t>), RMSE</w:t>
        </w:r>
        <w:r w:rsidR="00E65BBA" w:rsidRPr="00E65BBA">
          <w:rPr>
            <w:color w:val="000000" w:themeColor="text1"/>
            <w:sz w:val="20"/>
            <w:szCs w:val="20"/>
            <w:vertAlign w:val="subscript"/>
            <w:rPrChange w:id="321" w:author="Bo Shen" w:date="2023-03-07T15:36:00Z">
              <w:rPr>
                <w:rFonts w:ascii="Times New Roman" w:hAnsi="Times New Roman" w:cs="Times New Roman"/>
                <w:color w:val="000000" w:themeColor="text1"/>
                <w:vertAlign w:val="subscript"/>
              </w:rPr>
            </w:rPrChange>
          </w:rPr>
          <w:t>LCA</w:t>
        </w:r>
        <w:r w:rsidR="00E65BBA" w:rsidRPr="00E65BBA">
          <w:rPr>
            <w:color w:val="000000" w:themeColor="text1"/>
            <w:sz w:val="20"/>
            <w:szCs w:val="20"/>
            <w:rPrChange w:id="322" w:author="Bo Shen" w:date="2023-03-07T15:36:00Z">
              <w:rPr>
                <w:rFonts w:ascii="Times New Roman" w:hAnsi="Times New Roman" w:cs="Times New Roman"/>
                <w:color w:val="000000" w:themeColor="text1"/>
              </w:rPr>
            </w:rPrChange>
          </w:rPr>
          <w:t xml:space="preserve"> = 3.92 (</w:t>
        </w:r>
        <w:r w:rsidR="00E65BBA" w:rsidRPr="00E65BBA">
          <w:rPr>
            <w:b/>
            <w:bCs/>
            <w:color w:val="000000" w:themeColor="text1"/>
            <w:sz w:val="20"/>
            <w:szCs w:val="20"/>
            <w:rPrChange w:id="323" w:author="Bo Shen" w:date="2023-03-07T15:36:00Z">
              <w:rPr>
                <w:rFonts w:ascii="Times New Roman" w:hAnsi="Times New Roman" w:cs="Times New Roman"/>
                <w:b/>
                <w:bCs/>
                <w:color w:val="000000" w:themeColor="text1"/>
              </w:rPr>
            </w:rPrChange>
          </w:rPr>
          <w:t>Fig. 6-figure supplement 5E</w:t>
        </w:r>
        <w:r w:rsidR="00E65BBA" w:rsidRPr="00E65BBA">
          <w:rPr>
            <w:color w:val="000000" w:themeColor="text1"/>
            <w:sz w:val="20"/>
            <w:szCs w:val="20"/>
            <w:rPrChange w:id="324" w:author="Bo Shen" w:date="2023-03-07T15:36:00Z">
              <w:rPr>
                <w:rFonts w:ascii="Times New Roman" w:hAnsi="Times New Roman" w:cs="Times New Roman"/>
                <w:color w:val="000000" w:themeColor="text1"/>
              </w:rPr>
            </w:rPrChange>
          </w:rPr>
          <w:t>)).</w:t>
        </w:r>
      </w:ins>
    </w:p>
    <w:p w14:paraId="06E0AE6F" w14:textId="77777777" w:rsidR="00792FF4" w:rsidRPr="00974FFC" w:rsidRDefault="00792FF4">
      <w:pPr>
        <w:spacing w:before="240" w:after="240"/>
        <w:ind w:left="720" w:right="720"/>
        <w:jc w:val="both"/>
        <w:rPr>
          <w:ins w:id="325" w:author="Bo Shen" w:date="2023-03-07T11:46:00Z"/>
          <w:color w:val="000000" w:themeColor="text1"/>
          <w:sz w:val="20"/>
          <w:szCs w:val="20"/>
          <w:rPrChange w:id="326" w:author="Bo Shen" w:date="2023-03-07T15:37:00Z">
            <w:rPr>
              <w:ins w:id="327" w:author="Bo Shen" w:date="2023-03-07T11:46:00Z"/>
              <w:rFonts w:ascii="Times New Roman" w:hAnsi="Times New Roman" w:cs="Times New Roman"/>
              <w:color w:val="000000" w:themeColor="text1"/>
            </w:rPr>
          </w:rPrChange>
        </w:rPr>
        <w:pPrChange w:id="328" w:author="Bo Shen" w:date="2023-03-07T11:51:00Z">
          <w:pPr>
            <w:spacing w:before="240" w:after="240"/>
            <w:ind w:left="720" w:right="720"/>
          </w:pPr>
        </w:pPrChange>
      </w:pPr>
      <w:ins w:id="329" w:author="Bo Shen" w:date="2023-03-07T11:46:00Z">
        <w:r w:rsidRPr="00974FFC">
          <w:rPr>
            <w:color w:val="000000" w:themeColor="text1"/>
            <w:sz w:val="20"/>
            <w:szCs w:val="20"/>
            <w:rPrChange w:id="330" w:author="Bo Shen" w:date="2023-03-07T15:37:00Z">
              <w:rPr>
                <w:rFonts w:ascii="Times New Roman" w:hAnsi="Times New Roman" w:cs="Times New Roman"/>
                <w:color w:val="000000" w:themeColor="text1"/>
              </w:rPr>
            </w:rPrChange>
          </w:rPr>
          <w:t>…</w:t>
        </w:r>
      </w:ins>
    </w:p>
    <w:p w14:paraId="1AC278B7" w14:textId="7424B407" w:rsidR="00EC6F31" w:rsidRDefault="00974FFC">
      <w:pPr>
        <w:spacing w:before="240" w:after="240"/>
        <w:ind w:left="720" w:right="720"/>
        <w:jc w:val="both"/>
        <w:rPr>
          <w:sz w:val="20"/>
          <w:szCs w:val="20"/>
          <w:highlight w:val="yellow"/>
        </w:rPr>
        <w:pPrChange w:id="331" w:author="Bo Shen" w:date="2023-03-07T11:51:00Z">
          <w:pPr>
            <w:spacing w:before="240" w:after="240"/>
            <w:ind w:left="720" w:right="720"/>
          </w:pPr>
        </w:pPrChange>
      </w:pPr>
      <w:ins w:id="332" w:author="Bo Shen" w:date="2023-03-07T15:37:00Z">
        <w:r w:rsidRPr="00974FFC">
          <w:rPr>
            <w:color w:val="000000" w:themeColor="text1"/>
            <w:sz w:val="20"/>
            <w:szCs w:val="20"/>
            <w:lang w:eastAsia="zh-TW"/>
            <w:rPrChange w:id="333" w:author="Bo Shen" w:date="2023-03-07T15:37:00Z">
              <w:rPr>
                <w:rFonts w:ascii="Times New Roman" w:hAnsi="Times New Roman" w:cs="Times New Roman"/>
                <w:color w:val="000000" w:themeColor="text1"/>
                <w:lang w:eastAsia="zh-TW"/>
              </w:rPr>
            </w:rPrChange>
          </w:rPr>
          <w:t xml:space="preserve">Aligned to the onset of </w:t>
        </w:r>
        <w:r w:rsidRPr="00974FFC">
          <w:rPr>
            <w:color w:val="000000" w:themeColor="text1"/>
            <w:sz w:val="20"/>
            <w:szCs w:val="20"/>
            <w:rPrChange w:id="334" w:author="Bo Shen" w:date="2023-03-07T15:37:00Z">
              <w:rPr>
                <w:rFonts w:ascii="Times New Roman" w:hAnsi="Times New Roman" w:cs="Times New Roman"/>
                <w:color w:val="000000" w:themeColor="text1"/>
              </w:rPr>
            </w:rPrChange>
          </w:rPr>
          <w:t>decision (</w:t>
        </w:r>
        <w:r w:rsidRPr="00974FFC">
          <w:rPr>
            <w:b/>
            <w:color w:val="000000" w:themeColor="text1"/>
            <w:sz w:val="20"/>
            <w:szCs w:val="20"/>
            <w:lang w:eastAsia="zh-TW"/>
            <w:rPrChange w:id="335" w:author="Bo Shen" w:date="2023-03-07T15:37:00Z">
              <w:rPr>
                <w:rFonts w:ascii="Times New Roman" w:hAnsi="Times New Roman" w:cs="Times New Roman"/>
                <w:b/>
                <w:color w:val="000000" w:themeColor="text1"/>
                <w:lang w:eastAsia="zh-TW"/>
              </w:rPr>
            </w:rPrChange>
          </w:rPr>
          <w:t>Fig. 6D,</w:t>
        </w:r>
        <w:r w:rsidRPr="00974FFC">
          <w:rPr>
            <w:color w:val="000000" w:themeColor="text1"/>
            <w:sz w:val="20"/>
            <w:szCs w:val="20"/>
            <w:rPrChange w:id="336" w:author="Bo Shen" w:date="2023-03-07T15:37:00Z">
              <w:rPr>
                <w:rFonts w:ascii="Times New Roman" w:hAnsi="Times New Roman" w:cs="Times New Roman"/>
                <w:color w:val="000000" w:themeColor="text1"/>
              </w:rPr>
            </w:rPrChange>
          </w:rPr>
          <w:t xml:space="preserve"> right), … </w:t>
        </w:r>
        <w:r w:rsidRPr="00974FFC">
          <w:rPr>
            <w:color w:val="000000" w:themeColor="text1"/>
            <w:sz w:val="20"/>
            <w:szCs w:val="20"/>
            <w:lang w:eastAsia="zh-TW"/>
            <w:rPrChange w:id="337" w:author="Bo Shen" w:date="2023-03-07T15:37:00Z">
              <w:rPr>
                <w:rFonts w:ascii="Times New Roman" w:hAnsi="Times New Roman" w:cs="Times New Roman"/>
                <w:color w:val="000000" w:themeColor="text1"/>
                <w:lang w:eastAsia="zh-TW"/>
              </w:rPr>
            </w:rPrChange>
          </w:rPr>
          <w:t xml:space="preserve">Quantification showed that LDDM again best predicted empirical neural activity with data aligned </w:t>
        </w:r>
        <w:proofErr w:type="gramStart"/>
        <w:r w:rsidRPr="00974FFC">
          <w:rPr>
            <w:color w:val="000000" w:themeColor="text1"/>
            <w:sz w:val="20"/>
            <w:szCs w:val="20"/>
            <w:lang w:eastAsia="zh-TW"/>
            <w:rPrChange w:id="338" w:author="Bo Shen" w:date="2023-03-07T15:37:00Z">
              <w:rPr>
                <w:rFonts w:ascii="Times New Roman" w:hAnsi="Times New Roman" w:cs="Times New Roman"/>
                <w:color w:val="000000" w:themeColor="text1"/>
                <w:lang w:eastAsia="zh-TW"/>
              </w:rPr>
            </w:rPrChange>
          </w:rPr>
          <w:t>to choice</w:t>
        </w:r>
        <w:proofErr w:type="gramEnd"/>
        <w:r w:rsidRPr="00974FFC">
          <w:rPr>
            <w:color w:val="000000" w:themeColor="text1"/>
            <w:sz w:val="20"/>
            <w:szCs w:val="20"/>
            <w:lang w:eastAsia="zh-TW"/>
            <w:rPrChange w:id="339" w:author="Bo Shen" w:date="2023-03-07T15:37:00Z">
              <w:rPr>
                <w:rFonts w:ascii="Times New Roman" w:hAnsi="Times New Roman" w:cs="Times New Roman"/>
                <w:color w:val="000000" w:themeColor="text1"/>
                <w:lang w:eastAsia="zh-TW"/>
              </w:rPr>
            </w:rPrChange>
          </w:rPr>
          <w:t xml:space="preserve"> onset (RMSE</w:t>
        </w:r>
        <w:r w:rsidRPr="00974FFC">
          <w:rPr>
            <w:color w:val="000000" w:themeColor="text1"/>
            <w:sz w:val="20"/>
            <w:szCs w:val="20"/>
            <w:vertAlign w:val="subscript"/>
            <w:lang w:eastAsia="zh-TW"/>
            <w:rPrChange w:id="340" w:author="Bo Shen" w:date="2023-03-07T15:37:00Z">
              <w:rPr>
                <w:rFonts w:ascii="Times New Roman" w:hAnsi="Times New Roman" w:cs="Times New Roman"/>
                <w:color w:val="000000" w:themeColor="text1"/>
                <w:vertAlign w:val="subscript"/>
                <w:lang w:eastAsia="zh-TW"/>
              </w:rPr>
            </w:rPrChange>
          </w:rPr>
          <w:t>LDDM</w:t>
        </w:r>
        <w:r w:rsidRPr="00974FFC">
          <w:rPr>
            <w:color w:val="000000" w:themeColor="text1"/>
            <w:sz w:val="20"/>
            <w:szCs w:val="20"/>
            <w:lang w:eastAsia="zh-TW"/>
            <w:rPrChange w:id="341" w:author="Bo Shen" w:date="2023-03-07T15:37:00Z">
              <w:rPr>
                <w:rFonts w:ascii="Times New Roman" w:hAnsi="Times New Roman" w:cs="Times New Roman"/>
                <w:color w:val="000000" w:themeColor="text1"/>
                <w:lang w:eastAsia="zh-TW"/>
              </w:rPr>
            </w:rPrChange>
          </w:rPr>
          <w:t xml:space="preserve"> = 6.77 (</w:t>
        </w:r>
        <w:r w:rsidRPr="00974FFC">
          <w:rPr>
            <w:b/>
            <w:bCs/>
            <w:color w:val="000000" w:themeColor="text1"/>
            <w:sz w:val="20"/>
            <w:szCs w:val="20"/>
            <w:lang w:eastAsia="zh-TW"/>
            <w:rPrChange w:id="342" w:author="Bo Shen" w:date="2023-03-07T15:37:00Z">
              <w:rPr>
                <w:rFonts w:ascii="Times New Roman" w:hAnsi="Times New Roman" w:cs="Times New Roman"/>
                <w:b/>
                <w:bCs/>
                <w:color w:val="000000" w:themeColor="text1"/>
                <w:lang w:eastAsia="zh-TW"/>
              </w:rPr>
            </w:rPrChange>
          </w:rPr>
          <w:t>Fig. 6E</w:t>
        </w:r>
        <w:r w:rsidRPr="00974FFC">
          <w:rPr>
            <w:color w:val="000000" w:themeColor="text1"/>
            <w:sz w:val="20"/>
            <w:szCs w:val="20"/>
            <w:lang w:eastAsia="zh-TW"/>
            <w:rPrChange w:id="343" w:author="Bo Shen" w:date="2023-03-07T15:37:00Z">
              <w:rPr>
                <w:rFonts w:ascii="Times New Roman" w:hAnsi="Times New Roman" w:cs="Times New Roman"/>
                <w:color w:val="000000" w:themeColor="text1"/>
                <w:lang w:eastAsia="zh-TW"/>
              </w:rPr>
            </w:rPrChange>
          </w:rPr>
          <w:t>); RMSE</w:t>
        </w:r>
        <w:r w:rsidRPr="00974FFC">
          <w:rPr>
            <w:color w:val="000000" w:themeColor="text1"/>
            <w:sz w:val="20"/>
            <w:szCs w:val="20"/>
            <w:vertAlign w:val="subscript"/>
            <w:lang w:eastAsia="zh-TW"/>
            <w:rPrChange w:id="344" w:author="Bo Shen" w:date="2023-03-07T15:37:00Z">
              <w:rPr>
                <w:rFonts w:ascii="Times New Roman" w:hAnsi="Times New Roman" w:cs="Times New Roman"/>
                <w:color w:val="000000" w:themeColor="text1"/>
                <w:vertAlign w:val="subscript"/>
                <w:lang w:eastAsia="zh-TW"/>
              </w:rPr>
            </w:rPrChange>
          </w:rPr>
          <w:t>RNM</w:t>
        </w:r>
        <w:r w:rsidRPr="00974FFC">
          <w:rPr>
            <w:color w:val="000000" w:themeColor="text1"/>
            <w:sz w:val="20"/>
            <w:szCs w:val="20"/>
            <w:lang w:eastAsia="zh-TW"/>
            <w:rPrChange w:id="345" w:author="Bo Shen" w:date="2023-03-07T15:37:00Z">
              <w:rPr>
                <w:rFonts w:ascii="Times New Roman" w:hAnsi="Times New Roman" w:cs="Times New Roman"/>
                <w:color w:val="000000" w:themeColor="text1"/>
                <w:lang w:eastAsia="zh-TW"/>
              </w:rPr>
            </w:rPrChange>
          </w:rPr>
          <w:t xml:space="preserve"> = 9.35 (</w:t>
        </w:r>
        <w:r w:rsidRPr="00974FFC">
          <w:rPr>
            <w:b/>
            <w:bCs/>
            <w:color w:val="000000" w:themeColor="text1"/>
            <w:sz w:val="20"/>
            <w:szCs w:val="20"/>
            <w:rPrChange w:id="346" w:author="Bo Shen" w:date="2023-03-07T15:37:00Z">
              <w:rPr>
                <w:rFonts w:ascii="Times New Roman" w:hAnsi="Times New Roman" w:cs="Times New Roman"/>
                <w:b/>
                <w:bCs/>
                <w:color w:val="000000" w:themeColor="text1"/>
              </w:rPr>
            </w:rPrChange>
          </w:rPr>
          <w:t>Fig. 6-figure supplement 4E</w:t>
        </w:r>
        <w:r w:rsidRPr="00974FFC">
          <w:rPr>
            <w:color w:val="000000" w:themeColor="text1"/>
            <w:sz w:val="20"/>
            <w:szCs w:val="20"/>
            <w:lang w:eastAsia="zh-TW"/>
            <w:rPrChange w:id="347" w:author="Bo Shen" w:date="2023-03-07T15:37:00Z">
              <w:rPr>
                <w:rFonts w:ascii="Times New Roman" w:hAnsi="Times New Roman" w:cs="Times New Roman"/>
                <w:color w:val="000000" w:themeColor="text1"/>
                <w:lang w:eastAsia="zh-TW"/>
              </w:rPr>
            </w:rPrChange>
          </w:rPr>
          <w:t>); RMSE</w:t>
        </w:r>
        <w:r w:rsidRPr="00974FFC">
          <w:rPr>
            <w:color w:val="000000" w:themeColor="text1"/>
            <w:sz w:val="20"/>
            <w:szCs w:val="20"/>
            <w:vertAlign w:val="subscript"/>
            <w:lang w:eastAsia="zh-TW"/>
            <w:rPrChange w:id="348" w:author="Bo Shen" w:date="2023-03-07T15:37:00Z">
              <w:rPr>
                <w:rFonts w:ascii="Times New Roman" w:hAnsi="Times New Roman" w:cs="Times New Roman"/>
                <w:color w:val="000000" w:themeColor="text1"/>
                <w:vertAlign w:val="subscript"/>
                <w:lang w:eastAsia="zh-TW"/>
              </w:rPr>
            </w:rPrChange>
          </w:rPr>
          <w:t>LCA</w:t>
        </w:r>
        <w:r w:rsidRPr="00974FFC">
          <w:rPr>
            <w:color w:val="000000" w:themeColor="text1"/>
            <w:sz w:val="20"/>
            <w:szCs w:val="20"/>
            <w:lang w:eastAsia="zh-TW"/>
            <w:rPrChange w:id="349" w:author="Bo Shen" w:date="2023-03-07T15:37:00Z">
              <w:rPr>
                <w:rFonts w:ascii="Times New Roman" w:hAnsi="Times New Roman" w:cs="Times New Roman"/>
                <w:color w:val="000000" w:themeColor="text1"/>
                <w:lang w:eastAsia="zh-TW"/>
              </w:rPr>
            </w:rPrChange>
          </w:rPr>
          <w:t xml:space="preserve"> = 7.51 (</w:t>
        </w:r>
        <w:r w:rsidRPr="00974FFC">
          <w:rPr>
            <w:b/>
            <w:bCs/>
            <w:color w:val="000000" w:themeColor="text1"/>
            <w:sz w:val="20"/>
            <w:szCs w:val="20"/>
            <w:rPrChange w:id="350" w:author="Bo Shen" w:date="2023-03-07T15:37:00Z">
              <w:rPr>
                <w:rFonts w:ascii="Times New Roman" w:hAnsi="Times New Roman" w:cs="Times New Roman"/>
                <w:b/>
                <w:bCs/>
                <w:color w:val="000000" w:themeColor="text1"/>
              </w:rPr>
            </w:rPrChange>
          </w:rPr>
          <w:t>Fig. 6-figure supplement 5E</w:t>
        </w:r>
        <w:r w:rsidRPr="00974FFC">
          <w:rPr>
            <w:color w:val="000000" w:themeColor="text1"/>
            <w:sz w:val="20"/>
            <w:szCs w:val="20"/>
            <w:lang w:eastAsia="zh-TW"/>
            <w:rPrChange w:id="351" w:author="Bo Shen" w:date="2023-03-07T15:37:00Z">
              <w:rPr>
                <w:rFonts w:ascii="Times New Roman" w:hAnsi="Times New Roman" w:cs="Times New Roman"/>
                <w:color w:val="000000" w:themeColor="text1"/>
                <w:lang w:eastAsia="zh-TW"/>
              </w:rPr>
            </w:rPrChange>
          </w:rPr>
          <w:t>)).</w:t>
        </w:r>
      </w:ins>
      <w:del w:id="352" w:author="Bo Shen" w:date="2023-03-07T11:46:00Z">
        <w:r w:rsidR="00792FF4" w:rsidRPr="00BF7DB7" w:rsidDel="00792FF4">
          <w:rPr>
            <w:sz w:val="20"/>
            <w:szCs w:val="20"/>
            <w:rPrChange w:id="353" w:author="Bo Shen" w:date="2023-03-07T14:46:00Z">
              <w:rPr>
                <w:sz w:val="20"/>
                <w:szCs w:val="20"/>
                <w:highlight w:val="yellow"/>
              </w:rPr>
            </w:rPrChange>
          </w:rPr>
          <w:delText>NEW TEXT HERE</w:delText>
        </w:r>
      </w:del>
      <w:r w:rsidR="00792FF4" w:rsidRPr="00BF7DB7">
        <w:rPr>
          <w:sz w:val="20"/>
          <w:szCs w:val="20"/>
          <w:rPrChange w:id="354" w:author="Bo Shen" w:date="2023-03-07T14:46:00Z">
            <w:rPr>
              <w:sz w:val="20"/>
              <w:szCs w:val="20"/>
              <w:highlight w:val="yellow"/>
            </w:rPr>
          </w:rPrChange>
        </w:rPr>
        <w:t>”</w:t>
      </w:r>
    </w:p>
    <w:p w14:paraId="319DB808" w14:textId="4F38969D" w:rsidR="00EC6F31" w:rsidRDefault="001F7C64">
      <w:pPr>
        <w:spacing w:before="240" w:after="240"/>
        <w:jc w:val="both"/>
        <w:rPr>
          <w:sz w:val="20"/>
          <w:szCs w:val="20"/>
        </w:rPr>
        <w:pPrChange w:id="355" w:author="Bo Shen" w:date="2023-03-07T11:51:00Z">
          <w:pPr>
            <w:spacing w:before="240" w:after="240"/>
          </w:pPr>
        </w:pPrChange>
      </w:pPr>
      <w:r>
        <w:rPr>
          <w:sz w:val="20"/>
          <w:szCs w:val="20"/>
        </w:rPr>
        <w:t>On a broader note, a significant limitation of fitting neural data and using model comparison metrics is that the novel focus of the model - the activity of inhibitory and disinhibitory neurons - has not been empirically well quantified in these types of t</w:t>
      </w:r>
      <w:r>
        <w:rPr>
          <w:sz w:val="20"/>
          <w:szCs w:val="20"/>
        </w:rPr>
        <w:t xml:space="preserve">asks. </w:t>
      </w:r>
      <w:ins w:id="356" w:author="Paul Glimcher" w:date="2023-03-08T10:09:00Z">
        <w:r w:rsidR="00E666A7">
          <w:rPr>
            <w:sz w:val="20"/>
            <w:szCs w:val="20"/>
          </w:rPr>
          <w:t xml:space="preserve">Vary little data from these classes of neurons is currently available. </w:t>
        </w:r>
      </w:ins>
      <w:r>
        <w:rPr>
          <w:sz w:val="20"/>
          <w:szCs w:val="20"/>
        </w:rPr>
        <w:t xml:space="preserve">In the revised manuscript, </w:t>
      </w:r>
      <w:ins w:id="357" w:author="Paul Glimcher" w:date="2023-03-08T10:09:00Z">
        <w:r w:rsidR="00E666A7">
          <w:rPr>
            <w:sz w:val="20"/>
            <w:szCs w:val="20"/>
          </w:rPr>
          <w:t xml:space="preserve">we address this limitation by </w:t>
        </w:r>
      </w:ins>
      <w:del w:id="358" w:author="Paul Glimcher" w:date="2023-03-08T10:09:00Z">
        <w:r w:rsidDel="00E666A7">
          <w:rPr>
            <w:sz w:val="20"/>
            <w:szCs w:val="20"/>
          </w:rPr>
          <w:delText>we propose</w:delText>
        </w:r>
      </w:del>
      <w:ins w:id="359" w:author="Paul Glimcher" w:date="2023-03-08T10:09:00Z">
        <w:r w:rsidR="00E666A7">
          <w:rPr>
            <w:sz w:val="20"/>
            <w:szCs w:val="20"/>
          </w:rPr>
          <w:t>describing</w:t>
        </w:r>
      </w:ins>
      <w:r>
        <w:rPr>
          <w:sz w:val="20"/>
          <w:szCs w:val="20"/>
        </w:rPr>
        <w:t xml:space="preserve"> model predictions about the dynamics of different neuronal types and the perturbation outcomes</w:t>
      </w:r>
      <w:ins w:id="360" w:author="Paul Glimcher" w:date="2023-03-08T10:10:00Z">
        <w:r w:rsidR="00E666A7">
          <w:rPr>
            <w:sz w:val="20"/>
            <w:szCs w:val="20"/>
          </w:rPr>
          <w:t xml:space="preserve"> to guide future data collection</w:t>
        </w:r>
      </w:ins>
      <w:r>
        <w:rPr>
          <w:sz w:val="20"/>
          <w:szCs w:val="20"/>
        </w:rPr>
        <w:t>. We hope that such model predictions, along with future work recording from identified neural subpopulations, will he</w:t>
      </w:r>
      <w:r>
        <w:rPr>
          <w:sz w:val="20"/>
          <w:szCs w:val="20"/>
        </w:rPr>
        <w:t xml:space="preserve">lp </w:t>
      </w:r>
      <w:del w:id="361" w:author="Bo Shen" w:date="2023-03-07T11:47:00Z">
        <w:r w:rsidDel="00792FF4">
          <w:rPr>
            <w:sz w:val="20"/>
            <w:szCs w:val="20"/>
          </w:rPr>
          <w:delText xml:space="preserve"> </w:delText>
        </w:r>
      </w:del>
      <w:r>
        <w:rPr>
          <w:sz w:val="20"/>
          <w:szCs w:val="20"/>
        </w:rPr>
        <w:t>deepen the understanding of circuit mechanisms underlying the decision-making process.</w:t>
      </w:r>
    </w:p>
    <w:p w14:paraId="0AA9E38D" w14:textId="41BE0AA8" w:rsidR="00EC6F31" w:rsidRDefault="00E666A7">
      <w:pPr>
        <w:spacing w:before="240" w:after="240"/>
        <w:jc w:val="both"/>
        <w:rPr>
          <w:ins w:id="362" w:author="Bo Shen" w:date="2023-03-07T11:49:00Z"/>
          <w:sz w:val="20"/>
          <w:szCs w:val="20"/>
        </w:rPr>
        <w:pPrChange w:id="363" w:author="Bo Shen" w:date="2023-03-07T11:51:00Z">
          <w:pPr>
            <w:spacing w:before="240" w:after="240"/>
          </w:pPr>
        </w:pPrChange>
      </w:pPr>
      <w:ins w:id="364" w:author="Paul Glimcher" w:date="2023-03-08T10:11:00Z">
        <w:r>
          <w:rPr>
            <w:sz w:val="20"/>
            <w:szCs w:val="20"/>
          </w:rPr>
          <w:lastRenderedPageBreak/>
          <w:t xml:space="preserve">To highlight this issue </w:t>
        </w:r>
      </w:ins>
      <w:del w:id="365" w:author="Paul Glimcher" w:date="2023-03-08T10:11:00Z">
        <w:r w:rsidR="001F7C64" w:rsidDel="00E666A7">
          <w:rPr>
            <w:sz w:val="20"/>
            <w:szCs w:val="20"/>
          </w:rPr>
          <w:delText xml:space="preserve">We </w:delText>
        </w:r>
      </w:del>
      <w:ins w:id="366" w:author="Paul Glimcher" w:date="2023-03-08T10:11:00Z">
        <w:r>
          <w:rPr>
            <w:sz w:val="20"/>
            <w:szCs w:val="20"/>
          </w:rPr>
          <w:t>w</w:t>
        </w:r>
        <w:r>
          <w:rPr>
            <w:sz w:val="20"/>
            <w:szCs w:val="20"/>
          </w:rPr>
          <w:t xml:space="preserve">e </w:t>
        </w:r>
      </w:ins>
      <w:r w:rsidR="001F7C64">
        <w:rPr>
          <w:sz w:val="20"/>
          <w:szCs w:val="20"/>
        </w:rPr>
        <w:t>now visualize the model predictions regarding the dynamics of the inhibitory units (</w:t>
      </w:r>
      <w:r w:rsidR="001F7C64" w:rsidRPr="00792FF4">
        <w:rPr>
          <w:i/>
          <w:iCs/>
          <w:sz w:val="20"/>
          <w:szCs w:val="20"/>
          <w:rPrChange w:id="367" w:author="Bo Shen" w:date="2023-03-07T11:49:00Z">
            <w:rPr>
              <w:sz w:val="20"/>
              <w:szCs w:val="20"/>
            </w:rPr>
          </w:rPrChange>
        </w:rPr>
        <w:t>G</w:t>
      </w:r>
      <w:r w:rsidR="001F7C64">
        <w:rPr>
          <w:sz w:val="20"/>
          <w:szCs w:val="20"/>
        </w:rPr>
        <w:t>) and disinhibitory units (</w:t>
      </w:r>
      <w:r w:rsidR="001F7C64" w:rsidRPr="00792FF4">
        <w:rPr>
          <w:i/>
          <w:iCs/>
          <w:sz w:val="20"/>
          <w:szCs w:val="20"/>
          <w:rPrChange w:id="368" w:author="Bo Shen" w:date="2023-03-07T11:49:00Z">
            <w:rPr>
              <w:sz w:val="20"/>
              <w:szCs w:val="20"/>
            </w:rPr>
          </w:rPrChange>
        </w:rPr>
        <w:t>D</w:t>
      </w:r>
      <w:r w:rsidR="001F7C64">
        <w:rPr>
          <w:sz w:val="20"/>
          <w:szCs w:val="20"/>
        </w:rPr>
        <w:t>) for future empirical testing (please see revise</w:t>
      </w:r>
      <w:r w:rsidR="001F7C64">
        <w:rPr>
          <w:sz w:val="20"/>
          <w:szCs w:val="20"/>
        </w:rPr>
        <w:t>d Figure 6F-I).</w:t>
      </w:r>
      <w:ins w:id="369" w:author="Bo Shen" w:date="2023-03-07T11:53:00Z">
        <w:r w:rsidR="00292FB9">
          <w:rPr>
            <w:sz w:val="20"/>
            <w:szCs w:val="20"/>
          </w:rPr>
          <w:t xml:space="preserve"> We</w:t>
        </w:r>
      </w:ins>
      <w:ins w:id="370" w:author="Paul Glimcher" w:date="2023-03-08T10:11:00Z">
        <w:r>
          <w:rPr>
            <w:sz w:val="20"/>
            <w:szCs w:val="20"/>
          </w:rPr>
          <w:t xml:space="preserve"> have also</w:t>
        </w:r>
      </w:ins>
      <w:ins w:id="371" w:author="Bo Shen" w:date="2023-03-07T11:53:00Z">
        <w:r w:rsidR="00292FB9">
          <w:rPr>
            <w:sz w:val="20"/>
            <w:szCs w:val="20"/>
          </w:rPr>
          <w:t xml:space="preserve"> included </w:t>
        </w:r>
      </w:ins>
      <w:ins w:id="372" w:author="Paul Glimcher" w:date="2023-03-08T10:11:00Z">
        <w:r>
          <w:rPr>
            <w:sz w:val="20"/>
            <w:szCs w:val="20"/>
          </w:rPr>
          <w:t xml:space="preserve">a </w:t>
        </w:r>
      </w:ins>
      <w:ins w:id="373" w:author="Bo Shen" w:date="2023-03-07T11:54:00Z">
        <w:r w:rsidR="00292FB9">
          <w:rPr>
            <w:sz w:val="20"/>
            <w:szCs w:val="20"/>
          </w:rPr>
          <w:t>description</w:t>
        </w:r>
      </w:ins>
      <w:ins w:id="374" w:author="Bo Shen" w:date="2023-03-07T11:53:00Z">
        <w:r w:rsidR="00292FB9">
          <w:rPr>
            <w:sz w:val="20"/>
            <w:szCs w:val="20"/>
          </w:rPr>
          <w:t xml:space="preserve"> </w:t>
        </w:r>
      </w:ins>
      <w:ins w:id="375" w:author="Paul Glimcher" w:date="2023-03-08T10:11:00Z">
        <w:r>
          <w:rPr>
            <w:sz w:val="20"/>
            <w:szCs w:val="20"/>
          </w:rPr>
          <w:t>of</w:t>
        </w:r>
      </w:ins>
      <w:ins w:id="376" w:author="Bo Shen" w:date="2023-03-07T11:54:00Z">
        <w:del w:id="377" w:author="Paul Glimcher" w:date="2023-03-08T10:11:00Z">
          <w:r w:rsidR="00292FB9" w:rsidDel="00E666A7">
            <w:rPr>
              <w:sz w:val="20"/>
              <w:szCs w:val="20"/>
            </w:rPr>
            <w:delText>about</w:delText>
          </w:r>
        </w:del>
        <w:r w:rsidR="00292FB9">
          <w:rPr>
            <w:sz w:val="20"/>
            <w:szCs w:val="20"/>
          </w:rPr>
          <w:t xml:space="preserve"> the informative</w:t>
        </w:r>
      </w:ins>
      <w:ins w:id="378" w:author="Bo Shen" w:date="2023-03-07T11:53:00Z">
        <w:r w:rsidR="00292FB9">
          <w:rPr>
            <w:sz w:val="20"/>
            <w:szCs w:val="20"/>
          </w:rPr>
          <w:t xml:space="preserve"> </w:t>
        </w:r>
      </w:ins>
      <w:ins w:id="379" w:author="Bo Shen" w:date="2023-03-07T11:54:00Z">
        <w:r w:rsidR="00292FB9">
          <w:rPr>
            <w:sz w:val="20"/>
            <w:szCs w:val="20"/>
          </w:rPr>
          <w:t xml:space="preserve">pattern in the predicted </w:t>
        </w:r>
      </w:ins>
      <w:ins w:id="380" w:author="Bo Shen" w:date="2023-03-07T11:53:00Z">
        <w:r w:rsidR="00292FB9">
          <w:rPr>
            <w:sz w:val="20"/>
            <w:szCs w:val="20"/>
          </w:rPr>
          <w:t>dynamic</w:t>
        </w:r>
      </w:ins>
      <w:ins w:id="381" w:author="Bo Shen" w:date="2023-03-07T11:54:00Z">
        <w:r w:rsidR="00292FB9">
          <w:rPr>
            <w:sz w:val="20"/>
            <w:szCs w:val="20"/>
          </w:rPr>
          <w:t>s</w:t>
        </w:r>
      </w:ins>
      <w:ins w:id="382" w:author="Bo Shen" w:date="2023-03-07T11:53:00Z">
        <w:r w:rsidR="00292FB9">
          <w:rPr>
            <w:sz w:val="20"/>
            <w:szCs w:val="20"/>
          </w:rPr>
          <w:t xml:space="preserve"> </w:t>
        </w:r>
      </w:ins>
      <w:ins w:id="383" w:author="Bo Shen" w:date="2023-03-07T11:54:00Z">
        <w:r w:rsidR="00292FB9">
          <w:rPr>
            <w:sz w:val="20"/>
            <w:szCs w:val="20"/>
          </w:rPr>
          <w:t xml:space="preserve">of </w:t>
        </w:r>
      </w:ins>
      <w:ins w:id="384" w:author="Bo Shen" w:date="2023-03-07T11:53:00Z">
        <w:r w:rsidR="00292FB9" w:rsidRPr="00292FB9">
          <w:rPr>
            <w:i/>
            <w:iCs/>
            <w:sz w:val="20"/>
            <w:szCs w:val="20"/>
            <w:rPrChange w:id="385" w:author="Bo Shen" w:date="2023-03-07T11:53:00Z">
              <w:rPr>
                <w:sz w:val="20"/>
                <w:szCs w:val="20"/>
              </w:rPr>
            </w:rPrChange>
          </w:rPr>
          <w:t>G</w:t>
        </w:r>
        <w:r w:rsidR="00292FB9">
          <w:rPr>
            <w:sz w:val="20"/>
            <w:szCs w:val="20"/>
          </w:rPr>
          <w:t xml:space="preserve"> and </w:t>
        </w:r>
        <w:r w:rsidR="00292FB9" w:rsidRPr="00292FB9">
          <w:rPr>
            <w:i/>
            <w:iCs/>
            <w:sz w:val="20"/>
            <w:szCs w:val="20"/>
            <w:rPrChange w:id="386" w:author="Bo Shen" w:date="2023-03-07T11:53:00Z">
              <w:rPr>
                <w:sz w:val="20"/>
                <w:szCs w:val="20"/>
              </w:rPr>
            </w:rPrChange>
          </w:rPr>
          <w:t>D</w:t>
        </w:r>
        <w:r w:rsidR="00292FB9">
          <w:rPr>
            <w:sz w:val="20"/>
            <w:szCs w:val="20"/>
          </w:rPr>
          <w:t xml:space="preserve"> in Results</w:t>
        </w:r>
      </w:ins>
      <w:ins w:id="387" w:author="Bo Shen" w:date="2023-03-07T11:55:00Z">
        <w:r w:rsidR="00292FB9">
          <w:rPr>
            <w:sz w:val="20"/>
            <w:szCs w:val="20"/>
          </w:rPr>
          <w:t xml:space="preserve"> (p. </w:t>
        </w:r>
      </w:ins>
      <w:ins w:id="388" w:author="Bo Shen" w:date="2023-03-07T15:38:00Z">
        <w:r w:rsidR="00237FD9">
          <w:rPr>
            <w:sz w:val="20"/>
            <w:szCs w:val="20"/>
          </w:rPr>
          <w:t>21</w:t>
        </w:r>
      </w:ins>
      <w:ins w:id="389" w:author="Bo Shen" w:date="2023-03-07T11:55:00Z">
        <w:r w:rsidR="00292FB9">
          <w:rPr>
            <w:sz w:val="20"/>
            <w:szCs w:val="20"/>
          </w:rPr>
          <w:t>)</w:t>
        </w:r>
      </w:ins>
      <w:ins w:id="390" w:author="Bo Shen" w:date="2023-03-07T11:53:00Z">
        <w:r w:rsidR="00292FB9">
          <w:rPr>
            <w:sz w:val="20"/>
            <w:szCs w:val="20"/>
          </w:rPr>
          <w:t>.</w:t>
        </w:r>
      </w:ins>
    </w:p>
    <w:p w14:paraId="5E7438AF" w14:textId="0790BDD0" w:rsidR="000704BE" w:rsidRPr="00D615A4" w:rsidRDefault="000704BE">
      <w:pPr>
        <w:spacing w:line="240" w:lineRule="auto"/>
        <w:ind w:left="720"/>
        <w:jc w:val="both"/>
        <w:rPr>
          <w:color w:val="000000" w:themeColor="text1"/>
          <w:sz w:val="20"/>
          <w:szCs w:val="20"/>
          <w:rPrChange w:id="391" w:author="Bo Shen" w:date="2023-03-07T14:45:00Z">
            <w:rPr>
              <w:sz w:val="20"/>
              <w:szCs w:val="20"/>
            </w:rPr>
          </w:rPrChange>
        </w:rPr>
        <w:pPrChange w:id="392" w:author="Bo Shen" w:date="2023-03-07T14:45:00Z">
          <w:pPr>
            <w:spacing w:before="240" w:after="240"/>
          </w:pPr>
        </w:pPrChange>
      </w:pPr>
      <w:ins w:id="393" w:author="Bo Shen" w:date="2023-03-07T11:49:00Z">
        <w:r w:rsidRPr="00D615A4">
          <w:rPr>
            <w:sz w:val="20"/>
            <w:szCs w:val="20"/>
          </w:rPr>
          <w:t>“</w:t>
        </w:r>
      </w:ins>
      <w:ins w:id="394" w:author="Bo Shen" w:date="2023-03-07T14:45:00Z">
        <w:r w:rsidR="00D615A4" w:rsidRPr="00D615A4">
          <w:rPr>
            <w:color w:val="000000" w:themeColor="text1"/>
            <w:sz w:val="20"/>
            <w:szCs w:val="20"/>
            <w:rPrChange w:id="395" w:author="Bo Shen" w:date="2023-03-07T14:45:00Z">
              <w:rPr>
                <w:rFonts w:ascii="Times New Roman" w:hAnsi="Times New Roman" w:cs="Times New Roman"/>
                <w:color w:val="000000" w:themeColor="text1"/>
              </w:rPr>
            </w:rPrChange>
          </w:rPr>
          <w:t>Unlike the RNM and LCA models, the LDDM predicts different dynamics in different subtypes of interneurons (</w:t>
        </w:r>
        <w:r w:rsidR="00D615A4" w:rsidRPr="00D615A4">
          <w:rPr>
            <w:b/>
            <w:bCs/>
            <w:color w:val="000000" w:themeColor="text1"/>
            <w:sz w:val="20"/>
            <w:szCs w:val="20"/>
            <w:rPrChange w:id="396" w:author="Bo Shen" w:date="2023-03-07T14:45:00Z">
              <w:rPr>
                <w:rFonts w:ascii="Times New Roman" w:hAnsi="Times New Roman" w:cs="Times New Roman"/>
                <w:b/>
                <w:bCs/>
                <w:color w:val="000000" w:themeColor="text1"/>
              </w:rPr>
            </w:rPrChange>
          </w:rPr>
          <w:t>Fig. 6F-I</w:t>
        </w:r>
        <w:r w:rsidR="00D615A4" w:rsidRPr="00D615A4">
          <w:rPr>
            <w:color w:val="000000" w:themeColor="text1"/>
            <w:sz w:val="20"/>
            <w:szCs w:val="20"/>
            <w:rPrChange w:id="397" w:author="Bo Shen" w:date="2023-03-07T14:45:00Z">
              <w:rPr>
                <w:rFonts w:ascii="Times New Roman" w:hAnsi="Times New Roman" w:cs="Times New Roman"/>
                <w:color w:val="000000" w:themeColor="text1"/>
              </w:rPr>
            </w:rPrChange>
          </w:rPr>
          <w:t>). The inhibitory (</w:t>
        </w:r>
        <w:r w:rsidR="00D615A4" w:rsidRPr="00D615A4">
          <w:rPr>
            <w:i/>
            <w:iCs/>
            <w:color w:val="000000" w:themeColor="text1"/>
            <w:sz w:val="20"/>
            <w:szCs w:val="20"/>
            <w:rPrChange w:id="398" w:author="Bo Shen" w:date="2023-03-07T14:45:00Z">
              <w:rPr>
                <w:rFonts w:ascii="Times New Roman" w:hAnsi="Times New Roman" w:cs="Times New Roman"/>
                <w:i/>
                <w:iCs/>
                <w:color w:val="000000" w:themeColor="text1"/>
              </w:rPr>
            </w:rPrChange>
          </w:rPr>
          <w:t>G</w:t>
        </w:r>
        <w:r w:rsidR="00D615A4" w:rsidRPr="00D615A4">
          <w:rPr>
            <w:color w:val="000000" w:themeColor="text1"/>
            <w:sz w:val="20"/>
            <w:szCs w:val="20"/>
            <w:rPrChange w:id="399" w:author="Bo Shen" w:date="2023-03-07T14:45:00Z">
              <w:rPr>
                <w:rFonts w:ascii="Times New Roman" w:hAnsi="Times New Roman" w:cs="Times New Roman"/>
                <w:color w:val="000000" w:themeColor="text1"/>
              </w:rPr>
            </w:rPrChange>
          </w:rPr>
          <w:t xml:space="preserve">) units selectively code input values and choice but exhibit complex dynamics due the interplay of feedforward excitation, lateral inputs, and disinhibition: early on (dynamics sorted to the left in </w:t>
        </w:r>
        <w:r w:rsidR="00D615A4" w:rsidRPr="00D615A4">
          <w:rPr>
            <w:b/>
            <w:bCs/>
            <w:color w:val="000000" w:themeColor="text1"/>
            <w:sz w:val="20"/>
            <w:szCs w:val="20"/>
            <w:rPrChange w:id="400" w:author="Bo Shen" w:date="2023-03-07T14:45:00Z">
              <w:rPr>
                <w:rFonts w:ascii="Times New Roman" w:hAnsi="Times New Roman" w:cs="Times New Roman"/>
                <w:b/>
                <w:bCs/>
                <w:color w:val="000000" w:themeColor="text1"/>
              </w:rPr>
            </w:rPrChange>
          </w:rPr>
          <w:t>Fig. 6F</w:t>
        </w:r>
        <w:r w:rsidR="00D615A4" w:rsidRPr="00D615A4">
          <w:rPr>
            <w:color w:val="000000" w:themeColor="text1"/>
            <w:sz w:val="20"/>
            <w:szCs w:val="20"/>
            <w:rPrChange w:id="401" w:author="Bo Shen" w:date="2023-03-07T14:45:00Z">
              <w:rPr>
                <w:rFonts w:ascii="Times New Roman" w:hAnsi="Times New Roman" w:cs="Times New Roman"/>
                <w:color w:val="000000" w:themeColor="text1"/>
              </w:rPr>
            </w:rPrChange>
          </w:rPr>
          <w:t xml:space="preserve"> and upper panel in </w:t>
        </w:r>
        <w:r w:rsidR="00D615A4" w:rsidRPr="00D615A4">
          <w:rPr>
            <w:b/>
            <w:bCs/>
            <w:color w:val="000000" w:themeColor="text1"/>
            <w:sz w:val="20"/>
            <w:szCs w:val="20"/>
            <w:rPrChange w:id="402" w:author="Bo Shen" w:date="2023-03-07T14:45:00Z">
              <w:rPr>
                <w:rFonts w:ascii="Times New Roman" w:hAnsi="Times New Roman" w:cs="Times New Roman"/>
                <w:b/>
                <w:bCs/>
                <w:color w:val="000000" w:themeColor="text1"/>
              </w:rPr>
            </w:rPrChange>
          </w:rPr>
          <w:t>Fig. 6G</w:t>
        </w:r>
        <w:r w:rsidR="00D615A4" w:rsidRPr="00D615A4">
          <w:rPr>
            <w:color w:val="000000" w:themeColor="text1"/>
            <w:sz w:val="20"/>
            <w:szCs w:val="20"/>
            <w:rPrChange w:id="403" w:author="Bo Shen" w:date="2023-03-07T14:45:00Z">
              <w:rPr>
                <w:rFonts w:ascii="Times New Roman" w:hAnsi="Times New Roman" w:cs="Times New Roman"/>
                <w:color w:val="000000" w:themeColor="text1"/>
              </w:rPr>
            </w:rPrChange>
          </w:rPr>
          <w:t xml:space="preserve">), the </w:t>
        </w:r>
        <w:r w:rsidR="00D615A4" w:rsidRPr="00D615A4">
          <w:rPr>
            <w:i/>
            <w:iCs/>
            <w:color w:val="000000" w:themeColor="text1"/>
            <w:sz w:val="20"/>
            <w:szCs w:val="20"/>
            <w:rPrChange w:id="404" w:author="Bo Shen" w:date="2023-03-07T14:45:00Z">
              <w:rPr>
                <w:rFonts w:ascii="Times New Roman" w:hAnsi="Times New Roman" w:cs="Times New Roman"/>
                <w:i/>
                <w:iCs/>
                <w:color w:val="000000" w:themeColor="text1"/>
              </w:rPr>
            </w:rPrChange>
          </w:rPr>
          <w:t>G</w:t>
        </w:r>
        <w:r w:rsidR="00D615A4" w:rsidRPr="00D615A4">
          <w:rPr>
            <w:color w:val="000000" w:themeColor="text1"/>
            <w:sz w:val="20"/>
            <w:szCs w:val="20"/>
            <w:rPrChange w:id="405" w:author="Bo Shen" w:date="2023-03-07T14:45:00Z">
              <w:rPr>
                <w:rFonts w:ascii="Times New Roman" w:hAnsi="Times New Roman" w:cs="Times New Roman"/>
                <w:color w:val="000000" w:themeColor="text1"/>
              </w:rPr>
            </w:rPrChange>
          </w:rPr>
          <w:t xml:space="preserve"> activities initially increase due to excitatory drive from </w:t>
        </w:r>
        <w:r w:rsidR="00D615A4" w:rsidRPr="00D615A4">
          <w:rPr>
            <w:i/>
            <w:iCs/>
            <w:color w:val="000000" w:themeColor="text1"/>
            <w:sz w:val="20"/>
            <w:szCs w:val="20"/>
            <w:rPrChange w:id="406" w:author="Bo Shen" w:date="2023-03-07T14:45:00Z">
              <w:rPr>
                <w:rFonts w:ascii="Times New Roman" w:hAnsi="Times New Roman" w:cs="Times New Roman"/>
                <w:i/>
                <w:iCs/>
                <w:color w:val="000000" w:themeColor="text1"/>
              </w:rPr>
            </w:rPrChange>
          </w:rPr>
          <w:t>R</w:t>
        </w:r>
        <w:r w:rsidR="00D615A4" w:rsidRPr="00D615A4">
          <w:rPr>
            <w:color w:val="000000" w:themeColor="text1"/>
            <w:sz w:val="20"/>
            <w:szCs w:val="20"/>
            <w:rPrChange w:id="407" w:author="Bo Shen" w:date="2023-03-07T14:45:00Z">
              <w:rPr>
                <w:rFonts w:ascii="Times New Roman" w:hAnsi="Times New Roman" w:cs="Times New Roman"/>
                <w:color w:val="000000" w:themeColor="text1"/>
              </w:rPr>
            </w:rPrChange>
          </w:rPr>
          <w:t xml:space="preserve"> units. Later on, when the inhibition from </w:t>
        </w:r>
        <w:r w:rsidR="00D615A4" w:rsidRPr="00D615A4">
          <w:rPr>
            <w:i/>
            <w:iCs/>
            <w:color w:val="000000" w:themeColor="text1"/>
            <w:sz w:val="20"/>
            <w:szCs w:val="20"/>
            <w:rPrChange w:id="408" w:author="Bo Shen" w:date="2023-03-07T14:45:00Z">
              <w:rPr>
                <w:rFonts w:ascii="Times New Roman" w:hAnsi="Times New Roman" w:cs="Times New Roman"/>
                <w:i/>
                <w:iCs/>
                <w:color w:val="000000" w:themeColor="text1"/>
              </w:rPr>
            </w:rPrChange>
          </w:rPr>
          <w:t>D</w:t>
        </w:r>
        <w:r w:rsidR="00D615A4" w:rsidRPr="00D615A4">
          <w:rPr>
            <w:color w:val="000000" w:themeColor="text1"/>
            <w:sz w:val="20"/>
            <w:szCs w:val="20"/>
            <w:rPrChange w:id="409" w:author="Bo Shen" w:date="2023-03-07T14:45:00Z">
              <w:rPr>
                <w:rFonts w:ascii="Times New Roman" w:hAnsi="Times New Roman" w:cs="Times New Roman"/>
                <w:color w:val="000000" w:themeColor="text1"/>
              </w:rPr>
            </w:rPrChange>
          </w:rPr>
          <w:t xml:space="preserve"> units increases (</w:t>
        </w:r>
        <w:r w:rsidR="00D615A4" w:rsidRPr="00D615A4">
          <w:rPr>
            <w:b/>
            <w:bCs/>
            <w:color w:val="000000" w:themeColor="text1"/>
            <w:sz w:val="20"/>
            <w:szCs w:val="20"/>
            <w:rPrChange w:id="410" w:author="Bo Shen" w:date="2023-03-07T14:45:00Z">
              <w:rPr>
                <w:rFonts w:ascii="Times New Roman" w:hAnsi="Times New Roman" w:cs="Times New Roman"/>
                <w:b/>
                <w:bCs/>
                <w:color w:val="000000" w:themeColor="text1"/>
              </w:rPr>
            </w:rPrChange>
          </w:rPr>
          <w:t>Fig. 6H</w:t>
        </w:r>
        <w:r w:rsidR="00D615A4" w:rsidRPr="00D615A4">
          <w:rPr>
            <w:color w:val="000000" w:themeColor="text1"/>
            <w:sz w:val="20"/>
            <w:szCs w:val="20"/>
            <w:rPrChange w:id="411" w:author="Bo Shen" w:date="2023-03-07T14:45:00Z">
              <w:rPr>
                <w:rFonts w:ascii="Times New Roman" w:hAnsi="Times New Roman" w:cs="Times New Roman"/>
                <w:color w:val="000000" w:themeColor="text1"/>
              </w:rPr>
            </w:rPrChange>
          </w:rPr>
          <w:t xml:space="preserve">), the </w:t>
        </w:r>
        <w:r w:rsidR="00D615A4" w:rsidRPr="00D615A4">
          <w:rPr>
            <w:i/>
            <w:iCs/>
            <w:color w:val="000000" w:themeColor="text1"/>
            <w:sz w:val="20"/>
            <w:szCs w:val="20"/>
            <w:rPrChange w:id="412" w:author="Bo Shen" w:date="2023-03-07T14:45:00Z">
              <w:rPr>
                <w:rFonts w:ascii="Times New Roman" w:hAnsi="Times New Roman" w:cs="Times New Roman"/>
                <w:i/>
                <w:iCs/>
                <w:color w:val="000000" w:themeColor="text1"/>
              </w:rPr>
            </w:rPrChange>
          </w:rPr>
          <w:t>G</w:t>
        </w:r>
        <w:r w:rsidR="00D615A4" w:rsidRPr="00D615A4">
          <w:rPr>
            <w:color w:val="000000" w:themeColor="text1"/>
            <w:sz w:val="20"/>
            <w:szCs w:val="20"/>
            <w:rPrChange w:id="413" w:author="Bo Shen" w:date="2023-03-07T14:45:00Z">
              <w:rPr>
                <w:rFonts w:ascii="Times New Roman" w:hAnsi="Times New Roman" w:cs="Times New Roman"/>
                <w:color w:val="000000" w:themeColor="text1"/>
              </w:rPr>
            </w:rPrChange>
          </w:rPr>
          <w:t xml:space="preserve"> activities start to decrease. Near the time of choice (dynamics sorted to the right in </w:t>
        </w:r>
        <w:r w:rsidR="00D615A4" w:rsidRPr="00D615A4">
          <w:rPr>
            <w:b/>
            <w:bCs/>
            <w:color w:val="000000" w:themeColor="text1"/>
            <w:sz w:val="20"/>
            <w:szCs w:val="20"/>
            <w:rPrChange w:id="414" w:author="Bo Shen" w:date="2023-03-07T14:45:00Z">
              <w:rPr>
                <w:rFonts w:ascii="Times New Roman" w:hAnsi="Times New Roman" w:cs="Times New Roman"/>
                <w:b/>
                <w:bCs/>
                <w:color w:val="000000" w:themeColor="text1"/>
              </w:rPr>
            </w:rPrChange>
          </w:rPr>
          <w:t>Fig. 6F</w:t>
        </w:r>
        <w:r w:rsidR="00D615A4" w:rsidRPr="00D615A4">
          <w:rPr>
            <w:color w:val="000000" w:themeColor="text1"/>
            <w:sz w:val="20"/>
            <w:szCs w:val="20"/>
            <w:rPrChange w:id="415" w:author="Bo Shen" w:date="2023-03-07T14:45:00Z">
              <w:rPr>
                <w:rFonts w:ascii="Times New Roman" w:hAnsi="Times New Roman" w:cs="Times New Roman"/>
                <w:color w:val="000000" w:themeColor="text1"/>
              </w:rPr>
            </w:rPrChange>
          </w:rPr>
          <w:t xml:space="preserve"> and the lower panel in </w:t>
        </w:r>
        <w:r w:rsidR="00D615A4" w:rsidRPr="00D615A4">
          <w:rPr>
            <w:b/>
            <w:bCs/>
            <w:color w:val="000000" w:themeColor="text1"/>
            <w:sz w:val="20"/>
            <w:szCs w:val="20"/>
            <w:rPrChange w:id="416" w:author="Bo Shen" w:date="2023-03-07T14:45:00Z">
              <w:rPr>
                <w:rFonts w:ascii="Times New Roman" w:hAnsi="Times New Roman" w:cs="Times New Roman"/>
                <w:b/>
                <w:bCs/>
                <w:color w:val="000000" w:themeColor="text1"/>
              </w:rPr>
            </w:rPrChange>
          </w:rPr>
          <w:t>Fig. 6G</w:t>
        </w:r>
        <w:r w:rsidR="00D615A4" w:rsidRPr="00D615A4">
          <w:rPr>
            <w:color w:val="000000" w:themeColor="text1"/>
            <w:sz w:val="20"/>
            <w:szCs w:val="20"/>
            <w:rPrChange w:id="417" w:author="Bo Shen" w:date="2023-03-07T14:45:00Z">
              <w:rPr>
                <w:rFonts w:ascii="Times New Roman" w:hAnsi="Times New Roman" w:cs="Times New Roman"/>
                <w:color w:val="000000" w:themeColor="text1"/>
              </w:rPr>
            </w:rPrChange>
          </w:rPr>
          <w:t xml:space="preserve">), the chosen </w:t>
        </w:r>
        <w:r w:rsidR="00D615A4" w:rsidRPr="00D615A4">
          <w:rPr>
            <w:i/>
            <w:iCs/>
            <w:color w:val="000000" w:themeColor="text1"/>
            <w:sz w:val="20"/>
            <w:szCs w:val="20"/>
            <w:rPrChange w:id="418" w:author="Bo Shen" w:date="2023-03-07T14:45:00Z">
              <w:rPr>
                <w:rFonts w:ascii="Times New Roman" w:hAnsi="Times New Roman" w:cs="Times New Roman"/>
                <w:i/>
                <w:iCs/>
                <w:color w:val="000000" w:themeColor="text1"/>
              </w:rPr>
            </w:rPrChange>
          </w:rPr>
          <w:t>G</w:t>
        </w:r>
        <w:r w:rsidR="00D615A4" w:rsidRPr="00D615A4">
          <w:rPr>
            <w:color w:val="000000" w:themeColor="text1"/>
            <w:sz w:val="20"/>
            <w:szCs w:val="20"/>
            <w:rPrChange w:id="419" w:author="Bo Shen" w:date="2023-03-07T14:45:00Z">
              <w:rPr>
                <w:rFonts w:ascii="Times New Roman" w:hAnsi="Times New Roman" w:cs="Times New Roman"/>
                <w:color w:val="000000" w:themeColor="text1"/>
              </w:rPr>
            </w:rPrChange>
          </w:rPr>
          <w:t xml:space="preserve"> units show lower activities than the unchosen side because of stronger inhibition from </w:t>
        </w:r>
        <w:r w:rsidR="00D615A4" w:rsidRPr="00D615A4">
          <w:rPr>
            <w:i/>
            <w:iCs/>
            <w:color w:val="000000" w:themeColor="text1"/>
            <w:sz w:val="20"/>
            <w:szCs w:val="20"/>
            <w:rPrChange w:id="420" w:author="Bo Shen" w:date="2023-03-07T14:45:00Z">
              <w:rPr>
                <w:rFonts w:ascii="Times New Roman" w:hAnsi="Times New Roman" w:cs="Times New Roman"/>
                <w:i/>
                <w:iCs/>
                <w:color w:val="000000" w:themeColor="text1"/>
              </w:rPr>
            </w:rPrChange>
          </w:rPr>
          <w:t>D</w:t>
        </w:r>
        <w:r w:rsidR="00D615A4" w:rsidRPr="00D615A4">
          <w:rPr>
            <w:color w:val="000000" w:themeColor="text1"/>
            <w:sz w:val="20"/>
            <w:szCs w:val="20"/>
            <w:rPrChange w:id="421" w:author="Bo Shen" w:date="2023-03-07T14:45:00Z">
              <w:rPr>
                <w:rFonts w:ascii="Times New Roman" w:hAnsi="Times New Roman" w:cs="Times New Roman"/>
                <w:color w:val="000000" w:themeColor="text1"/>
              </w:rPr>
            </w:rPrChange>
          </w:rPr>
          <w:t xml:space="preserve"> as an outcome of WTA competition. The dynamics of </w:t>
        </w:r>
        <w:r w:rsidR="00D615A4" w:rsidRPr="00D615A4">
          <w:rPr>
            <w:i/>
            <w:iCs/>
            <w:color w:val="000000" w:themeColor="text1"/>
            <w:sz w:val="20"/>
            <w:szCs w:val="20"/>
            <w:rPrChange w:id="422" w:author="Bo Shen" w:date="2023-03-07T14:45:00Z">
              <w:rPr>
                <w:rFonts w:ascii="Times New Roman" w:hAnsi="Times New Roman" w:cs="Times New Roman"/>
                <w:i/>
                <w:iCs/>
                <w:color w:val="000000" w:themeColor="text1"/>
              </w:rPr>
            </w:rPrChange>
          </w:rPr>
          <w:t>D</w:t>
        </w:r>
        <w:r w:rsidR="00D615A4" w:rsidRPr="00D615A4">
          <w:rPr>
            <w:color w:val="000000" w:themeColor="text1"/>
            <w:sz w:val="20"/>
            <w:szCs w:val="20"/>
            <w:rPrChange w:id="423" w:author="Bo Shen" w:date="2023-03-07T14:45:00Z">
              <w:rPr>
                <w:rFonts w:ascii="Times New Roman" w:hAnsi="Times New Roman" w:cs="Times New Roman"/>
                <w:color w:val="000000" w:themeColor="text1"/>
              </w:rPr>
            </w:rPrChange>
          </w:rPr>
          <w:t xml:space="preserve"> units rapidly increase in the early stage, driven by excitatory </w:t>
        </w:r>
        <w:r w:rsidR="00D615A4" w:rsidRPr="00D615A4">
          <w:rPr>
            <w:i/>
            <w:iCs/>
            <w:color w:val="000000" w:themeColor="text1"/>
            <w:sz w:val="20"/>
            <w:szCs w:val="20"/>
            <w:rPrChange w:id="424" w:author="Bo Shen" w:date="2023-03-07T14:45:00Z">
              <w:rPr>
                <w:rFonts w:ascii="Times New Roman" w:hAnsi="Times New Roman" w:cs="Times New Roman"/>
                <w:i/>
                <w:iCs/>
                <w:color w:val="000000" w:themeColor="text1"/>
              </w:rPr>
            </w:rPrChange>
          </w:rPr>
          <w:t>R</w:t>
        </w:r>
        <w:r w:rsidR="00D615A4" w:rsidRPr="00D615A4">
          <w:rPr>
            <w:color w:val="000000" w:themeColor="text1"/>
            <w:sz w:val="20"/>
            <w:szCs w:val="20"/>
            <w:rPrChange w:id="425" w:author="Bo Shen" w:date="2023-03-07T14:45:00Z">
              <w:rPr>
                <w:rFonts w:ascii="Times New Roman" w:hAnsi="Times New Roman" w:cs="Times New Roman"/>
                <w:color w:val="000000" w:themeColor="text1"/>
              </w:rPr>
            </w:rPrChange>
          </w:rPr>
          <w:t xml:space="preserve"> unit activity</w:t>
        </w:r>
        <w:r w:rsidR="00D615A4" w:rsidRPr="00D615A4">
          <w:rPr>
            <w:i/>
            <w:iCs/>
            <w:color w:val="000000" w:themeColor="text1"/>
            <w:sz w:val="20"/>
            <w:szCs w:val="20"/>
            <w:rPrChange w:id="426" w:author="Bo Shen" w:date="2023-03-07T14:45:00Z">
              <w:rPr>
                <w:rFonts w:ascii="Times New Roman" w:hAnsi="Times New Roman" w:cs="Times New Roman"/>
                <w:i/>
                <w:iCs/>
                <w:color w:val="000000" w:themeColor="text1"/>
              </w:rPr>
            </w:rPrChange>
          </w:rPr>
          <w:t xml:space="preserve"> </w:t>
        </w:r>
        <w:r w:rsidR="00D615A4" w:rsidRPr="00D615A4">
          <w:rPr>
            <w:color w:val="000000" w:themeColor="text1"/>
            <w:sz w:val="20"/>
            <w:szCs w:val="20"/>
            <w:rPrChange w:id="427" w:author="Bo Shen" w:date="2023-03-07T14:45:00Z">
              <w:rPr>
                <w:rFonts w:ascii="Times New Roman" w:hAnsi="Times New Roman" w:cs="Times New Roman"/>
                <w:color w:val="000000" w:themeColor="text1"/>
              </w:rPr>
            </w:rPrChange>
          </w:rPr>
          <w:t xml:space="preserve">(dynamics sorted to the left in </w:t>
        </w:r>
        <w:r w:rsidR="00D615A4" w:rsidRPr="00D615A4">
          <w:rPr>
            <w:b/>
            <w:bCs/>
            <w:color w:val="000000" w:themeColor="text1"/>
            <w:sz w:val="20"/>
            <w:szCs w:val="20"/>
            <w:rPrChange w:id="428" w:author="Bo Shen" w:date="2023-03-07T14:45:00Z">
              <w:rPr>
                <w:rFonts w:ascii="Times New Roman" w:hAnsi="Times New Roman" w:cs="Times New Roman"/>
                <w:b/>
                <w:bCs/>
                <w:color w:val="000000" w:themeColor="text1"/>
              </w:rPr>
            </w:rPrChange>
          </w:rPr>
          <w:t>Fig. 6H</w:t>
        </w:r>
        <w:r w:rsidR="00D615A4" w:rsidRPr="00D615A4">
          <w:rPr>
            <w:color w:val="000000" w:themeColor="text1"/>
            <w:sz w:val="20"/>
            <w:szCs w:val="20"/>
            <w:rPrChange w:id="429" w:author="Bo Shen" w:date="2023-03-07T14:45:00Z">
              <w:rPr>
                <w:rFonts w:ascii="Times New Roman" w:hAnsi="Times New Roman" w:cs="Times New Roman"/>
                <w:color w:val="000000" w:themeColor="text1"/>
              </w:rPr>
            </w:rPrChange>
          </w:rPr>
          <w:t xml:space="preserve">). Dynamics in the late stage (dynamics sorted to the right in </w:t>
        </w:r>
        <w:r w:rsidR="00D615A4" w:rsidRPr="00D615A4">
          <w:rPr>
            <w:b/>
            <w:bCs/>
            <w:color w:val="000000" w:themeColor="text1"/>
            <w:sz w:val="20"/>
            <w:szCs w:val="20"/>
            <w:rPrChange w:id="430" w:author="Bo Shen" w:date="2023-03-07T14:45:00Z">
              <w:rPr>
                <w:rFonts w:ascii="Times New Roman" w:hAnsi="Times New Roman" w:cs="Times New Roman"/>
                <w:b/>
                <w:bCs/>
                <w:color w:val="000000" w:themeColor="text1"/>
              </w:rPr>
            </w:rPrChange>
          </w:rPr>
          <w:t>Fig. 6H</w:t>
        </w:r>
        <w:r w:rsidR="00D615A4" w:rsidRPr="00D615A4">
          <w:rPr>
            <w:color w:val="000000" w:themeColor="text1"/>
            <w:sz w:val="20"/>
            <w:szCs w:val="20"/>
            <w:rPrChange w:id="431" w:author="Bo Shen" w:date="2023-03-07T14:45:00Z">
              <w:rPr>
                <w:rFonts w:ascii="Times New Roman" w:hAnsi="Times New Roman" w:cs="Times New Roman"/>
                <w:color w:val="000000" w:themeColor="text1"/>
              </w:rPr>
            </w:rPrChange>
          </w:rPr>
          <w:t>) shows higher activities in the chosen side than the unchosen side as an outcome of WTA competition. Both types of interneurons show different time-dependent patterns of coherence-dependence that likely reflect the complex dynamics of the system and RT-based data aggregation methods (</w:t>
        </w:r>
        <w:r w:rsidR="00D615A4" w:rsidRPr="00D615A4">
          <w:rPr>
            <w:b/>
            <w:bCs/>
            <w:color w:val="000000" w:themeColor="text1"/>
            <w:sz w:val="20"/>
            <w:szCs w:val="20"/>
            <w:rPrChange w:id="432" w:author="Bo Shen" w:date="2023-03-07T14:45:00Z">
              <w:rPr>
                <w:rFonts w:ascii="Times New Roman" w:hAnsi="Times New Roman" w:cs="Times New Roman"/>
                <w:b/>
                <w:bCs/>
                <w:color w:val="000000" w:themeColor="text1"/>
              </w:rPr>
            </w:rPrChange>
          </w:rPr>
          <w:t>Fig. 6G</w:t>
        </w:r>
        <w:r w:rsidR="00D615A4" w:rsidRPr="00D615A4">
          <w:rPr>
            <w:color w:val="000000" w:themeColor="text1"/>
            <w:sz w:val="20"/>
            <w:szCs w:val="20"/>
            <w:rPrChange w:id="433" w:author="Bo Shen" w:date="2023-03-07T14:45:00Z">
              <w:rPr>
                <w:rFonts w:ascii="Times New Roman" w:hAnsi="Times New Roman" w:cs="Times New Roman"/>
                <w:color w:val="000000" w:themeColor="text1"/>
              </w:rPr>
            </w:rPrChange>
          </w:rPr>
          <w:t xml:space="preserve">, </w:t>
        </w:r>
        <w:r w:rsidR="00D615A4" w:rsidRPr="00D615A4">
          <w:rPr>
            <w:b/>
            <w:bCs/>
            <w:color w:val="000000" w:themeColor="text1"/>
            <w:sz w:val="20"/>
            <w:szCs w:val="20"/>
            <w:rPrChange w:id="434" w:author="Bo Shen" w:date="2023-03-07T14:45:00Z">
              <w:rPr>
                <w:rFonts w:ascii="Times New Roman" w:hAnsi="Times New Roman" w:cs="Times New Roman"/>
                <w:b/>
                <w:bCs/>
                <w:color w:val="000000" w:themeColor="text1"/>
              </w:rPr>
            </w:rPrChange>
          </w:rPr>
          <w:t>H</w:t>
        </w:r>
        <w:r w:rsidR="00D615A4" w:rsidRPr="00D615A4">
          <w:rPr>
            <w:color w:val="000000" w:themeColor="text1"/>
            <w:sz w:val="20"/>
            <w:szCs w:val="20"/>
            <w:rPrChange w:id="435" w:author="Bo Shen" w:date="2023-03-07T14:45:00Z">
              <w:rPr>
                <w:rFonts w:ascii="Times New Roman" w:hAnsi="Times New Roman" w:cs="Times New Roman"/>
                <w:color w:val="000000" w:themeColor="text1"/>
              </w:rPr>
            </w:rPrChange>
          </w:rPr>
          <w:t xml:space="preserve">). While the activity of different interneuron subtypes </w:t>
        </w:r>
        <w:proofErr w:type="gramStart"/>
        <w:r w:rsidR="00D615A4" w:rsidRPr="00D615A4">
          <w:rPr>
            <w:color w:val="000000" w:themeColor="text1"/>
            <w:sz w:val="20"/>
            <w:szCs w:val="20"/>
            <w:rPrChange w:id="436" w:author="Bo Shen" w:date="2023-03-07T14:45:00Z">
              <w:rPr>
                <w:rFonts w:ascii="Times New Roman" w:hAnsi="Times New Roman" w:cs="Times New Roman"/>
                <w:color w:val="000000" w:themeColor="text1"/>
              </w:rPr>
            </w:rPrChange>
          </w:rPr>
          <w:t>have</w:t>
        </w:r>
        <w:proofErr w:type="gramEnd"/>
        <w:r w:rsidR="00D615A4" w:rsidRPr="00D615A4">
          <w:rPr>
            <w:color w:val="000000" w:themeColor="text1"/>
            <w:sz w:val="20"/>
            <w:szCs w:val="20"/>
            <w:rPrChange w:id="437" w:author="Bo Shen" w:date="2023-03-07T14:45:00Z">
              <w:rPr>
                <w:rFonts w:ascii="Times New Roman" w:hAnsi="Times New Roman" w:cs="Times New Roman"/>
                <w:color w:val="000000" w:themeColor="text1"/>
              </w:rPr>
            </w:rPrChange>
          </w:rPr>
          <w:t xml:space="preserve"> not been widely recorded in decision tasks, these new LDDM predictions provide a testbed for future empirical and theoretical investigations.</w:t>
        </w:r>
      </w:ins>
      <w:ins w:id="438" w:author="Bo Shen" w:date="2023-03-07T11:49:00Z">
        <w:r w:rsidRPr="00D615A4">
          <w:rPr>
            <w:sz w:val="20"/>
            <w:szCs w:val="20"/>
          </w:rPr>
          <w:t>”</w:t>
        </w:r>
      </w:ins>
    </w:p>
    <w:p w14:paraId="328B4721" w14:textId="77777777" w:rsidR="00EC6F31" w:rsidRDefault="00EC6F31">
      <w:pPr>
        <w:spacing w:before="240" w:after="240"/>
        <w:jc w:val="both"/>
        <w:rPr>
          <w:b/>
          <w:sz w:val="20"/>
          <w:szCs w:val="20"/>
        </w:rPr>
        <w:pPrChange w:id="439" w:author="Bo Shen" w:date="2023-03-07T11:51:00Z">
          <w:pPr>
            <w:spacing w:before="240" w:after="240"/>
          </w:pPr>
        </w:pPrChange>
      </w:pPr>
    </w:p>
    <w:p w14:paraId="24348B97" w14:textId="77777777" w:rsidR="00EC6F31" w:rsidRDefault="001F7C64">
      <w:pPr>
        <w:spacing w:before="240" w:after="240"/>
        <w:jc w:val="both"/>
        <w:rPr>
          <w:b/>
          <w:sz w:val="20"/>
          <w:szCs w:val="20"/>
        </w:rPr>
        <w:pPrChange w:id="440" w:author="Bo Shen" w:date="2023-03-07T11:51:00Z">
          <w:pPr>
            <w:spacing w:before="240" w:after="240"/>
          </w:pPr>
        </w:pPrChange>
      </w:pPr>
      <w:r>
        <w:rPr>
          <w:b/>
          <w:sz w:val="20"/>
          <w:szCs w:val="20"/>
        </w:rPr>
        <w:t>MINOR CONCERNS</w:t>
      </w:r>
      <w:r>
        <w:rPr>
          <w:b/>
          <w:sz w:val="20"/>
          <w:szCs w:val="20"/>
        </w:rPr>
        <w:tab/>
      </w:r>
      <w:r>
        <w:rPr>
          <w:b/>
          <w:sz w:val="20"/>
          <w:szCs w:val="20"/>
        </w:rPr>
        <w:tab/>
      </w:r>
      <w:r>
        <w:rPr>
          <w:b/>
          <w:sz w:val="20"/>
          <w:szCs w:val="20"/>
        </w:rPr>
        <w:tab/>
      </w:r>
      <w:r>
        <w:rPr>
          <w:b/>
          <w:sz w:val="20"/>
          <w:szCs w:val="20"/>
        </w:rPr>
        <w:tab/>
      </w:r>
      <w:r>
        <w:rPr>
          <w:b/>
          <w:sz w:val="20"/>
          <w:szCs w:val="20"/>
        </w:rPr>
        <w:tab/>
      </w:r>
    </w:p>
    <w:p w14:paraId="0EDBE817" w14:textId="77777777" w:rsidR="00EC6F31" w:rsidRDefault="001F7C64">
      <w:pPr>
        <w:spacing w:before="240" w:after="240"/>
        <w:jc w:val="both"/>
        <w:rPr>
          <w:b/>
          <w:sz w:val="20"/>
          <w:szCs w:val="20"/>
        </w:rPr>
        <w:pPrChange w:id="441" w:author="Bo Shen" w:date="2023-03-07T11:51:00Z">
          <w:pPr>
            <w:spacing w:before="240" w:after="240"/>
          </w:pPr>
        </w:pPrChange>
      </w:pPr>
      <w:r>
        <w:rPr>
          <w:b/>
          <w:sz w:val="20"/>
          <w:szCs w:val="20"/>
        </w:rPr>
        <w:t>A. How were the weights determined? When comparing the LDDM to the RNM/DNM, were the same weights used, or was the network retuned?</w:t>
      </w:r>
    </w:p>
    <w:p w14:paraId="256371BB" w14:textId="5529416D" w:rsidR="00EC6F31" w:rsidRDefault="001F7C64">
      <w:pPr>
        <w:spacing w:before="240" w:after="240"/>
        <w:jc w:val="both"/>
        <w:rPr>
          <w:b/>
          <w:sz w:val="20"/>
          <w:szCs w:val="20"/>
        </w:rPr>
        <w:pPrChange w:id="442" w:author="Bo Shen" w:date="2023-03-07T11:51:00Z">
          <w:pPr>
            <w:spacing w:before="240" w:after="240"/>
          </w:pPr>
        </w:pPrChange>
      </w:pPr>
      <w:r>
        <w:rPr>
          <w:sz w:val="20"/>
          <w:szCs w:val="20"/>
        </w:rPr>
        <w:t>In the model fittin</w:t>
      </w:r>
      <w:r>
        <w:rPr>
          <w:sz w:val="20"/>
          <w:szCs w:val="20"/>
        </w:rPr>
        <w:t>gs, the connection weights of different models were independently fit</w:t>
      </w:r>
      <w:del w:id="443" w:author="Paul Glimcher" w:date="2023-03-08T10:12:00Z">
        <w:r w:rsidDel="004875F0">
          <w:rPr>
            <w:sz w:val="20"/>
            <w:szCs w:val="20"/>
          </w:rPr>
          <w:delText>ted</w:delText>
        </w:r>
      </w:del>
      <w:ins w:id="444" w:author="Bo Shen" w:date="2023-03-07T12:17:00Z">
        <w:r w:rsidR="00E8336B">
          <w:rPr>
            <w:sz w:val="20"/>
            <w:szCs w:val="20"/>
          </w:rPr>
          <w:t xml:space="preserve"> to </w:t>
        </w:r>
        <w:del w:id="445" w:author="Paul Glimcher" w:date="2023-03-08T10:12:00Z">
          <w:r w:rsidR="00E8336B" w:rsidDel="004875F0">
            <w:rPr>
              <w:sz w:val="20"/>
              <w:szCs w:val="20"/>
            </w:rPr>
            <w:delText>tes</w:delText>
          </w:r>
        </w:del>
      </w:ins>
      <w:proofErr w:type="spellStart"/>
      <w:ins w:id="446" w:author="Paul Glimcher" w:date="2023-03-08T10:12:00Z">
        <w:r w:rsidR="004875F0">
          <w:rPr>
            <w:sz w:val="20"/>
            <w:szCs w:val="20"/>
          </w:rPr>
          <w:t>acheive</w:t>
        </w:r>
      </w:ins>
      <w:proofErr w:type="spellEnd"/>
      <w:ins w:id="447" w:author="Bo Shen" w:date="2023-03-07T12:17:00Z">
        <w:del w:id="448" w:author="Paul Glimcher" w:date="2023-03-08T10:12:00Z">
          <w:r w:rsidR="00E8336B" w:rsidDel="004875F0">
            <w:rPr>
              <w:sz w:val="20"/>
              <w:szCs w:val="20"/>
            </w:rPr>
            <w:delText>t</w:delText>
          </w:r>
        </w:del>
        <w:r w:rsidR="00E8336B">
          <w:rPr>
            <w:sz w:val="20"/>
            <w:szCs w:val="20"/>
          </w:rPr>
          <w:t xml:space="preserve"> the best </w:t>
        </w:r>
      </w:ins>
      <w:ins w:id="449" w:author="Bo Shen" w:date="2023-03-07T15:38:00Z">
        <w:r w:rsidR="00283AD3">
          <w:rPr>
            <w:sz w:val="20"/>
            <w:szCs w:val="20"/>
          </w:rPr>
          <w:t>per</w:t>
        </w:r>
      </w:ins>
      <w:ins w:id="450" w:author="Bo Shen" w:date="2023-03-07T12:17:00Z">
        <w:r w:rsidR="00E8336B">
          <w:rPr>
            <w:sz w:val="20"/>
            <w:szCs w:val="20"/>
          </w:rPr>
          <w:t>formance of every model in capturing the data</w:t>
        </w:r>
      </w:ins>
      <w:r>
        <w:rPr>
          <w:sz w:val="20"/>
          <w:szCs w:val="20"/>
        </w:rPr>
        <w:t>. In fitting to the neurophysiological data of value representation (Louie et al., 2011), two</w:t>
      </w:r>
      <w:ins w:id="451" w:author="Bo Shen" w:date="2023-03-07T12:00:00Z">
        <w:r w:rsidR="00A133D7">
          <w:rPr>
            <w:sz w:val="20"/>
            <w:szCs w:val="20"/>
          </w:rPr>
          <w:t xml:space="preserve">, </w:t>
        </w:r>
      </w:ins>
      <w:del w:id="452" w:author="Bo Shen" w:date="2023-03-07T12:00:00Z">
        <w:r w:rsidDel="00A133D7">
          <w:rPr>
            <w:sz w:val="20"/>
            <w:szCs w:val="20"/>
          </w:rPr>
          <w:delText xml:space="preserve"> and </w:delText>
        </w:r>
      </w:del>
      <w:r>
        <w:rPr>
          <w:sz w:val="20"/>
          <w:szCs w:val="20"/>
        </w:rPr>
        <w:t>three</w:t>
      </w:r>
      <w:ins w:id="453" w:author="Bo Shen" w:date="2023-03-07T12:00:00Z">
        <w:r w:rsidR="00A133D7">
          <w:rPr>
            <w:sz w:val="20"/>
            <w:szCs w:val="20"/>
          </w:rPr>
          <w:t>, and four</w:t>
        </w:r>
      </w:ins>
      <w:r>
        <w:rPr>
          <w:sz w:val="20"/>
          <w:szCs w:val="20"/>
        </w:rPr>
        <w:t xml:space="preserve"> free parameters were assumed for DNM</w:t>
      </w:r>
      <w:ins w:id="454" w:author="Bo Shen" w:date="2023-03-07T12:00:00Z">
        <w:r w:rsidR="00A133D7">
          <w:rPr>
            <w:sz w:val="20"/>
            <w:szCs w:val="20"/>
          </w:rPr>
          <w:t xml:space="preserve">, </w:t>
        </w:r>
      </w:ins>
      <w:del w:id="455" w:author="Bo Shen" w:date="2023-03-07T12:00:00Z">
        <w:r w:rsidDel="00A133D7">
          <w:rPr>
            <w:sz w:val="20"/>
            <w:szCs w:val="20"/>
          </w:rPr>
          <w:delText xml:space="preserve"> and </w:delText>
        </w:r>
      </w:del>
      <w:r>
        <w:rPr>
          <w:sz w:val="20"/>
          <w:szCs w:val="20"/>
        </w:rPr>
        <w:t>LDDM,</w:t>
      </w:r>
      <w:ins w:id="456" w:author="Bo Shen" w:date="2023-03-07T12:00:00Z">
        <w:r w:rsidR="00A133D7">
          <w:rPr>
            <w:sz w:val="20"/>
            <w:szCs w:val="20"/>
          </w:rPr>
          <w:t xml:space="preserve"> and RNM,</w:t>
        </w:r>
      </w:ins>
      <w:r>
        <w:rPr>
          <w:sz w:val="20"/>
          <w:szCs w:val="20"/>
        </w:rPr>
        <w:t xml:space="preserve"> respectively. In fitting to the winner-take-all binary choice data (Roitman &amp; Shadlen, 2006), 7 and 8 parameters were assumed for LDDM and RNM, respectively. </w:t>
      </w:r>
      <w:ins w:id="457" w:author="Bo Shen" w:date="2023-03-07T12:24:00Z">
        <w:r w:rsidR="00681ABA">
          <w:rPr>
            <w:sz w:val="20"/>
            <w:szCs w:val="20"/>
          </w:rPr>
          <w:t>D</w:t>
        </w:r>
      </w:ins>
      <w:ins w:id="458" w:author="Bo Shen" w:date="2023-03-07T12:17:00Z">
        <w:r w:rsidR="00E8336B">
          <w:rPr>
            <w:sz w:val="20"/>
            <w:szCs w:val="20"/>
          </w:rPr>
          <w:t>ifferent numbers of parameters</w:t>
        </w:r>
      </w:ins>
      <w:ins w:id="459" w:author="Bo Shen" w:date="2023-03-07T12:24:00Z">
        <w:r w:rsidR="00681ABA">
          <w:rPr>
            <w:sz w:val="20"/>
            <w:szCs w:val="20"/>
          </w:rPr>
          <w:t xml:space="preserve"> used</w:t>
        </w:r>
      </w:ins>
      <w:ins w:id="460" w:author="Bo Shen" w:date="2023-03-07T12:17:00Z">
        <w:r w:rsidR="00E8336B">
          <w:rPr>
            <w:sz w:val="20"/>
            <w:szCs w:val="20"/>
          </w:rPr>
          <w:t xml:space="preserve"> in fitting different dataset</w:t>
        </w:r>
      </w:ins>
      <w:ins w:id="461" w:author="Bo Shen" w:date="2023-03-07T12:18:00Z">
        <w:r w:rsidR="00E8336B">
          <w:rPr>
            <w:sz w:val="20"/>
            <w:szCs w:val="20"/>
          </w:rPr>
          <w:t xml:space="preserve">s is due </w:t>
        </w:r>
      </w:ins>
      <w:ins w:id="462" w:author="Bo Shen" w:date="2023-03-07T12:19:00Z">
        <w:r w:rsidR="00E8336B">
          <w:rPr>
            <w:sz w:val="20"/>
            <w:szCs w:val="20"/>
          </w:rPr>
          <w:t xml:space="preserve">the limitation of </w:t>
        </w:r>
      </w:ins>
      <w:ins w:id="463" w:author="Bo Shen" w:date="2023-03-07T12:24:00Z">
        <w:r w:rsidR="00681ABA">
          <w:rPr>
            <w:sz w:val="20"/>
            <w:szCs w:val="20"/>
          </w:rPr>
          <w:t>each</w:t>
        </w:r>
      </w:ins>
      <w:ins w:id="464" w:author="Bo Shen" w:date="2023-03-07T12:18:00Z">
        <w:r w:rsidR="00E8336B">
          <w:rPr>
            <w:sz w:val="20"/>
            <w:szCs w:val="20"/>
          </w:rPr>
          <w:t xml:space="preserve"> dataset </w:t>
        </w:r>
      </w:ins>
      <w:ins w:id="465" w:author="Bo Shen" w:date="2023-03-07T12:24:00Z">
        <w:r w:rsidR="00681ABA">
          <w:rPr>
            <w:sz w:val="20"/>
            <w:szCs w:val="20"/>
          </w:rPr>
          <w:t>in testing</w:t>
        </w:r>
      </w:ins>
      <w:ins w:id="466" w:author="Bo Shen" w:date="2023-03-07T12:20:00Z">
        <w:r w:rsidR="00681ABA">
          <w:rPr>
            <w:sz w:val="20"/>
            <w:szCs w:val="20"/>
          </w:rPr>
          <w:t xml:space="preserve"> </w:t>
        </w:r>
      </w:ins>
      <w:ins w:id="467" w:author="Bo Shen" w:date="2023-03-07T12:24:00Z">
        <w:r w:rsidR="00681ABA">
          <w:rPr>
            <w:sz w:val="20"/>
            <w:szCs w:val="20"/>
          </w:rPr>
          <w:t>different aspects of functions</w:t>
        </w:r>
      </w:ins>
      <w:ins w:id="468" w:author="Bo Shen" w:date="2023-03-07T12:21:00Z">
        <w:r w:rsidR="00681ABA">
          <w:rPr>
            <w:sz w:val="20"/>
            <w:szCs w:val="20"/>
          </w:rPr>
          <w:t>.</w:t>
        </w:r>
      </w:ins>
      <w:ins w:id="469" w:author="Bo Shen" w:date="2023-03-07T12:22:00Z">
        <w:r w:rsidR="00681ABA">
          <w:rPr>
            <w:sz w:val="20"/>
            <w:szCs w:val="20"/>
          </w:rPr>
          <w:t xml:space="preserve"> For example, the dataset of Louie et al. (2011)</w:t>
        </w:r>
      </w:ins>
      <w:ins w:id="470" w:author="Bo Shen" w:date="2023-03-07T12:23:00Z">
        <w:r w:rsidR="00681ABA">
          <w:rPr>
            <w:sz w:val="20"/>
            <w:szCs w:val="20"/>
          </w:rPr>
          <w:t xml:space="preserve"> is</w:t>
        </w:r>
      </w:ins>
      <w:ins w:id="471" w:author="Bo Shen" w:date="2023-03-07T12:22:00Z">
        <w:r w:rsidR="00681ABA">
          <w:rPr>
            <w:sz w:val="20"/>
            <w:szCs w:val="20"/>
          </w:rPr>
          <w:t xml:space="preserve"> </w:t>
        </w:r>
      </w:ins>
      <w:ins w:id="472" w:author="Bo Shen" w:date="2023-03-07T12:23:00Z">
        <w:r w:rsidR="00681ABA">
          <w:rPr>
            <w:sz w:val="20"/>
            <w:szCs w:val="20"/>
          </w:rPr>
          <w:t xml:space="preserve">restricted to test the function of </w:t>
        </w:r>
      </w:ins>
      <w:ins w:id="473" w:author="Bo Shen" w:date="2023-03-07T12:22:00Z">
        <w:r w:rsidR="00681ABA">
          <w:rPr>
            <w:sz w:val="20"/>
            <w:szCs w:val="20"/>
          </w:rPr>
          <w:t>value representation but</w:t>
        </w:r>
      </w:ins>
      <w:ins w:id="474" w:author="Bo Shen" w:date="2023-03-07T12:23:00Z">
        <w:r w:rsidR="00681ABA">
          <w:rPr>
            <w:sz w:val="20"/>
            <w:szCs w:val="20"/>
          </w:rPr>
          <w:t xml:space="preserve"> not choice. Parameters related </w:t>
        </w:r>
        <w:proofErr w:type="gramStart"/>
        <w:r w:rsidR="00681ABA">
          <w:rPr>
            <w:sz w:val="20"/>
            <w:szCs w:val="20"/>
          </w:rPr>
          <w:t>to choice</w:t>
        </w:r>
      </w:ins>
      <w:proofErr w:type="gramEnd"/>
      <w:ins w:id="475" w:author="Paul Glimcher" w:date="2023-03-08T10:12:00Z">
        <w:r w:rsidR="004875F0">
          <w:rPr>
            <w:sz w:val="20"/>
            <w:szCs w:val="20"/>
          </w:rPr>
          <w:t xml:space="preserve"> are</w:t>
        </w:r>
      </w:ins>
      <w:ins w:id="476" w:author="Bo Shen" w:date="2023-03-07T12:23:00Z">
        <w:del w:id="477" w:author="Paul Glimcher" w:date="2023-03-08T10:12:00Z">
          <w:r w:rsidR="00681ABA" w:rsidDel="004875F0">
            <w:rPr>
              <w:sz w:val="20"/>
              <w:szCs w:val="20"/>
            </w:rPr>
            <w:delText xml:space="preserve"> is</w:delText>
          </w:r>
        </w:del>
        <w:r w:rsidR="00681ABA">
          <w:rPr>
            <w:sz w:val="20"/>
            <w:szCs w:val="20"/>
          </w:rPr>
          <w:t xml:space="preserve"> not able to </w:t>
        </w:r>
      </w:ins>
      <w:ins w:id="478" w:author="Bo Shen" w:date="2023-03-07T12:25:00Z">
        <w:r w:rsidR="00681ABA">
          <w:rPr>
            <w:sz w:val="20"/>
            <w:szCs w:val="20"/>
          </w:rPr>
          <w:t xml:space="preserve">be </w:t>
        </w:r>
      </w:ins>
      <w:ins w:id="479" w:author="Bo Shen" w:date="2023-03-07T12:23:00Z">
        <w:r w:rsidR="00681ABA">
          <w:rPr>
            <w:sz w:val="20"/>
            <w:szCs w:val="20"/>
          </w:rPr>
          <w:t>specified in this dataset.</w:t>
        </w:r>
      </w:ins>
      <w:r>
        <w:rPr>
          <w:b/>
          <w:sz w:val="20"/>
          <w:szCs w:val="20"/>
        </w:rPr>
        <w:tab/>
      </w:r>
    </w:p>
    <w:p w14:paraId="730ECF53" w14:textId="77777777" w:rsidR="00EC6F31" w:rsidRPr="00E8336B" w:rsidRDefault="001F7C64">
      <w:pPr>
        <w:spacing w:before="240" w:after="240"/>
        <w:jc w:val="both"/>
        <w:rPr>
          <w:b/>
          <w:sz w:val="20"/>
          <w:szCs w:val="20"/>
          <w:lang w:val="en-US"/>
          <w:rPrChange w:id="480" w:author="Bo Shen" w:date="2023-03-07T12:16:00Z">
            <w:rPr>
              <w:b/>
              <w:sz w:val="20"/>
              <w:szCs w:val="20"/>
            </w:rPr>
          </w:rPrChange>
        </w:rPr>
        <w:pPrChange w:id="481" w:author="Bo Shen" w:date="2023-03-07T11:51:00Z">
          <w:pPr>
            <w:spacing w:before="240" w:after="240"/>
          </w:pPr>
        </w:pPrChange>
      </w:pPr>
      <w:r>
        <w:rPr>
          <w:b/>
          <w:sz w:val="20"/>
          <w:szCs w:val="20"/>
        </w:rPr>
        <w:tab/>
      </w:r>
    </w:p>
    <w:p w14:paraId="1A348C6E" w14:textId="77777777" w:rsidR="00EC6F31" w:rsidRDefault="001F7C64">
      <w:pPr>
        <w:spacing w:before="240" w:after="240"/>
        <w:jc w:val="both"/>
        <w:rPr>
          <w:b/>
          <w:sz w:val="20"/>
          <w:szCs w:val="20"/>
        </w:rPr>
        <w:pPrChange w:id="482" w:author="Bo Shen" w:date="2023-03-07T11:51:00Z">
          <w:pPr>
            <w:spacing w:before="240" w:after="240"/>
          </w:pPr>
        </w:pPrChange>
      </w:pPr>
      <w:r>
        <w:rPr>
          <w:b/>
          <w:sz w:val="20"/>
          <w:szCs w:val="20"/>
        </w:rPr>
        <w:t xml:space="preserve">B. The attractor analysis was incredibly interesting and powerful. However, the description of it in the Results is light, especially if the authors are hoping to appeal to a broad audience. In </w:t>
      </w:r>
      <w:r>
        <w:rPr>
          <w:b/>
          <w:sz w:val="20"/>
          <w:szCs w:val="20"/>
        </w:rPr>
        <w:t>particular, the description in lines 195-204 needs to be significantly expanded in order to walk the reader through the phase plots in Fig. 3D.</w:t>
      </w:r>
      <w:r>
        <w:rPr>
          <w:b/>
          <w:sz w:val="20"/>
          <w:szCs w:val="20"/>
        </w:rPr>
        <w:tab/>
      </w:r>
      <w:r>
        <w:rPr>
          <w:b/>
          <w:sz w:val="20"/>
          <w:szCs w:val="20"/>
        </w:rPr>
        <w:tab/>
      </w:r>
    </w:p>
    <w:p w14:paraId="6CFC1360" w14:textId="77777777" w:rsidR="00EC6F31" w:rsidRDefault="001F7C64">
      <w:pPr>
        <w:spacing w:before="240" w:after="240"/>
        <w:jc w:val="both"/>
        <w:rPr>
          <w:sz w:val="20"/>
          <w:szCs w:val="20"/>
        </w:rPr>
        <w:pPrChange w:id="483" w:author="Bo Shen" w:date="2023-03-07T11:51:00Z">
          <w:pPr>
            <w:spacing w:before="240" w:after="240"/>
          </w:pPr>
        </w:pPrChange>
      </w:pPr>
      <w:r>
        <w:rPr>
          <w:sz w:val="20"/>
          <w:szCs w:val="20"/>
        </w:rPr>
        <w:t>In the revision, we have elaborated the description of the phase plane analysis related to Fig. 3D to better w</w:t>
      </w:r>
      <w:r>
        <w:rPr>
          <w:sz w:val="20"/>
          <w:szCs w:val="20"/>
        </w:rPr>
        <w:t>alk through our approach to a broad audience. We agree that a better conceptual understanding of the attractor implications is essential for a reader.</w:t>
      </w:r>
    </w:p>
    <w:p w14:paraId="1D804BA7" w14:textId="6CC2811D" w:rsidR="00EC6F31" w:rsidRDefault="001F7C64">
      <w:pPr>
        <w:spacing w:before="240" w:after="240"/>
        <w:jc w:val="both"/>
        <w:rPr>
          <w:sz w:val="20"/>
          <w:szCs w:val="20"/>
        </w:rPr>
        <w:pPrChange w:id="484" w:author="Bo Shen" w:date="2023-03-07T11:51:00Z">
          <w:pPr>
            <w:spacing w:before="240" w:after="240"/>
          </w:pPr>
        </w:pPrChange>
      </w:pPr>
      <w:r>
        <w:rPr>
          <w:sz w:val="20"/>
          <w:szCs w:val="20"/>
        </w:rPr>
        <w:t xml:space="preserve">In Results </w:t>
      </w:r>
      <w:r w:rsidRPr="00B630D6">
        <w:rPr>
          <w:sz w:val="20"/>
          <w:szCs w:val="20"/>
        </w:rPr>
        <w:t>(</w:t>
      </w:r>
      <w:r w:rsidRPr="00B630D6">
        <w:rPr>
          <w:sz w:val="20"/>
          <w:szCs w:val="20"/>
          <w:rPrChange w:id="485" w:author="Bo Shen" w:date="2023-03-07T15:42:00Z">
            <w:rPr>
              <w:sz w:val="20"/>
              <w:szCs w:val="20"/>
              <w:highlight w:val="yellow"/>
            </w:rPr>
          </w:rPrChange>
        </w:rPr>
        <w:t>p</w:t>
      </w:r>
      <w:ins w:id="486" w:author="Bo Shen" w:date="2023-03-07T15:42:00Z">
        <w:r w:rsidR="00B630D6" w:rsidRPr="00B630D6">
          <w:rPr>
            <w:sz w:val="20"/>
            <w:szCs w:val="20"/>
            <w:rPrChange w:id="487" w:author="Bo Shen" w:date="2023-03-07T15:42:00Z">
              <w:rPr>
                <w:sz w:val="20"/>
                <w:szCs w:val="20"/>
                <w:highlight w:val="yellow"/>
              </w:rPr>
            </w:rPrChange>
          </w:rPr>
          <w:t>p</w:t>
        </w:r>
      </w:ins>
      <w:r w:rsidRPr="00B630D6">
        <w:rPr>
          <w:sz w:val="20"/>
          <w:szCs w:val="20"/>
          <w:rPrChange w:id="488" w:author="Bo Shen" w:date="2023-03-07T15:42:00Z">
            <w:rPr>
              <w:sz w:val="20"/>
              <w:szCs w:val="20"/>
              <w:highlight w:val="yellow"/>
            </w:rPr>
          </w:rPrChange>
        </w:rPr>
        <w:t xml:space="preserve">. </w:t>
      </w:r>
      <w:ins w:id="489" w:author="Bo Shen" w:date="2023-03-07T15:42:00Z">
        <w:r w:rsidR="00B630D6" w:rsidRPr="00B630D6">
          <w:rPr>
            <w:sz w:val="20"/>
            <w:szCs w:val="20"/>
            <w:rPrChange w:id="490" w:author="Bo Shen" w:date="2023-03-07T15:42:00Z">
              <w:rPr>
                <w:sz w:val="20"/>
                <w:szCs w:val="20"/>
                <w:highlight w:val="yellow"/>
              </w:rPr>
            </w:rPrChange>
          </w:rPr>
          <w:t>11-12</w:t>
        </w:r>
      </w:ins>
      <w:del w:id="491" w:author="Bo Shen" w:date="2023-03-07T15:42:00Z">
        <w:r w:rsidRPr="00B630D6" w:rsidDel="00B630D6">
          <w:rPr>
            <w:sz w:val="20"/>
            <w:szCs w:val="20"/>
            <w:rPrChange w:id="492" w:author="Bo Shen" w:date="2023-03-07T15:42:00Z">
              <w:rPr>
                <w:sz w:val="20"/>
                <w:szCs w:val="20"/>
                <w:highlight w:val="yellow"/>
              </w:rPr>
            </w:rPrChange>
          </w:rPr>
          <w:delText>X</w:delText>
        </w:r>
      </w:del>
      <w:r w:rsidRPr="00B630D6">
        <w:rPr>
          <w:sz w:val="20"/>
          <w:szCs w:val="20"/>
          <w:rPrChange w:id="493" w:author="Bo Shen" w:date="2023-03-07T15:42:00Z">
            <w:rPr>
              <w:sz w:val="20"/>
              <w:szCs w:val="20"/>
              <w:highlight w:val="yellow"/>
            </w:rPr>
          </w:rPrChange>
        </w:rPr>
        <w:t xml:space="preserve">, lines </w:t>
      </w:r>
      <w:ins w:id="494" w:author="Bo Shen" w:date="2023-03-07T15:42:00Z">
        <w:r w:rsidR="00B630D6" w:rsidRPr="00B630D6">
          <w:rPr>
            <w:sz w:val="20"/>
            <w:szCs w:val="20"/>
            <w:rPrChange w:id="495" w:author="Bo Shen" w:date="2023-03-07T15:42:00Z">
              <w:rPr>
                <w:sz w:val="20"/>
                <w:szCs w:val="20"/>
                <w:highlight w:val="yellow"/>
              </w:rPr>
            </w:rPrChange>
          </w:rPr>
          <w:t>236</w:t>
        </w:r>
      </w:ins>
      <w:del w:id="496" w:author="Bo Shen" w:date="2023-03-07T15:42:00Z">
        <w:r w:rsidRPr="00B630D6" w:rsidDel="00B630D6">
          <w:rPr>
            <w:sz w:val="20"/>
            <w:szCs w:val="20"/>
            <w:rPrChange w:id="497" w:author="Bo Shen" w:date="2023-03-07T15:42:00Z">
              <w:rPr>
                <w:sz w:val="20"/>
                <w:szCs w:val="20"/>
                <w:highlight w:val="yellow"/>
              </w:rPr>
            </w:rPrChange>
          </w:rPr>
          <w:delText>X</w:delText>
        </w:r>
      </w:del>
      <w:r w:rsidRPr="00B630D6">
        <w:rPr>
          <w:sz w:val="20"/>
          <w:szCs w:val="20"/>
          <w:rPrChange w:id="498" w:author="Bo Shen" w:date="2023-03-07T15:42:00Z">
            <w:rPr>
              <w:sz w:val="20"/>
              <w:szCs w:val="20"/>
              <w:highlight w:val="yellow"/>
            </w:rPr>
          </w:rPrChange>
        </w:rPr>
        <w:t xml:space="preserve"> </w:t>
      </w:r>
      <w:ins w:id="499" w:author="Bo Shen" w:date="2023-03-07T15:42:00Z">
        <w:r w:rsidR="00B630D6" w:rsidRPr="00B630D6">
          <w:rPr>
            <w:sz w:val="20"/>
            <w:szCs w:val="20"/>
            <w:rPrChange w:id="500" w:author="Bo Shen" w:date="2023-03-07T15:42:00Z">
              <w:rPr>
                <w:sz w:val="20"/>
                <w:szCs w:val="20"/>
                <w:highlight w:val="yellow"/>
              </w:rPr>
            </w:rPrChange>
          </w:rPr>
          <w:t>-252</w:t>
        </w:r>
      </w:ins>
      <w:del w:id="501" w:author="Bo Shen" w:date="2023-03-07T15:38:00Z">
        <w:r w:rsidRPr="00B630D6" w:rsidDel="00816BFC">
          <w:rPr>
            <w:sz w:val="20"/>
            <w:szCs w:val="20"/>
            <w:rPrChange w:id="502" w:author="Bo Shen" w:date="2023-03-07T15:42:00Z">
              <w:rPr>
                <w:sz w:val="20"/>
                <w:szCs w:val="20"/>
                <w:highlight w:val="yellow"/>
              </w:rPr>
            </w:rPrChange>
          </w:rPr>
          <w:delText>-</w:delText>
        </w:r>
      </w:del>
      <w:del w:id="503" w:author="Bo Shen" w:date="2023-03-07T15:42:00Z">
        <w:r w:rsidRPr="00B630D6" w:rsidDel="00B630D6">
          <w:rPr>
            <w:sz w:val="20"/>
            <w:szCs w:val="20"/>
            <w:rPrChange w:id="504" w:author="Bo Shen" w:date="2023-03-07T15:42:00Z">
              <w:rPr>
                <w:sz w:val="20"/>
                <w:szCs w:val="20"/>
                <w:highlight w:val="yellow"/>
              </w:rPr>
            </w:rPrChange>
          </w:rPr>
          <w:delText xml:space="preserve"> X</w:delText>
        </w:r>
      </w:del>
      <w:r w:rsidRPr="00B630D6">
        <w:rPr>
          <w:sz w:val="20"/>
          <w:szCs w:val="20"/>
        </w:rPr>
        <w:t>),</w:t>
      </w:r>
      <w:r>
        <w:rPr>
          <w:sz w:val="20"/>
          <w:szCs w:val="20"/>
        </w:rPr>
        <w:t xml:space="preserve"> we have now revised the text describing the phase plane anal</w:t>
      </w:r>
      <w:r>
        <w:rPr>
          <w:sz w:val="20"/>
          <w:szCs w:val="20"/>
        </w:rPr>
        <w:t>ysis to read:</w:t>
      </w:r>
    </w:p>
    <w:p w14:paraId="38065554" w14:textId="0303B047" w:rsidR="000F52FD" w:rsidRPr="000F52FD" w:rsidRDefault="001F7C64">
      <w:pPr>
        <w:spacing w:line="240" w:lineRule="auto"/>
        <w:ind w:left="720"/>
        <w:jc w:val="both"/>
        <w:rPr>
          <w:ins w:id="505" w:author="Bo Shen" w:date="2023-03-07T12:28:00Z"/>
          <w:color w:val="000000" w:themeColor="text1"/>
          <w:sz w:val="20"/>
          <w:szCs w:val="20"/>
          <w:rPrChange w:id="506" w:author="Bo Shen" w:date="2023-03-07T12:28:00Z">
            <w:rPr>
              <w:ins w:id="507" w:author="Bo Shen" w:date="2023-03-07T12:28:00Z"/>
              <w:rFonts w:ascii="Times New Roman" w:hAnsi="Times New Roman" w:cs="Times New Roman"/>
              <w:color w:val="000000" w:themeColor="text1"/>
            </w:rPr>
          </w:rPrChange>
        </w:rPr>
        <w:pPrChange w:id="508" w:author="Bo Shen" w:date="2023-03-07T12:29:00Z">
          <w:pPr>
            <w:spacing w:line="480" w:lineRule="auto"/>
            <w:jc w:val="both"/>
          </w:pPr>
        </w:pPrChange>
      </w:pPr>
      <w:r>
        <w:rPr>
          <w:sz w:val="20"/>
          <w:szCs w:val="20"/>
        </w:rPr>
        <w:t>“</w:t>
      </w:r>
      <w:ins w:id="509" w:author="Bo Shen" w:date="2023-03-07T12:28:00Z">
        <w:r w:rsidR="000F52FD" w:rsidRPr="000F52FD">
          <w:rPr>
            <w:color w:val="000000" w:themeColor="text1"/>
            <w:sz w:val="20"/>
            <w:szCs w:val="20"/>
            <w:rPrChange w:id="510" w:author="Bo Shen" w:date="2023-03-07T12:28:00Z">
              <w:rPr>
                <w:rFonts w:ascii="Times New Roman" w:hAnsi="Times New Roman" w:cs="Times New Roman"/>
                <w:color w:val="000000" w:themeColor="text1"/>
              </w:rPr>
            </w:rPrChange>
          </w:rPr>
          <w:t>Taking advantage of its simplified mathematical form, we analytically evaluated the LDDM by conducting phase plane analysis and found that it represents each set of input values (</w:t>
        </w:r>
      </w:ins>
      <m:oMath>
        <m:sSub>
          <m:sSubPr>
            <m:ctrlPr>
              <w:ins w:id="511" w:author="Bo Shen" w:date="2023-03-07T12:28:00Z">
                <w:rPr>
                  <w:rFonts w:ascii="Cambria Math" w:hAnsi="Cambria Math"/>
                  <w:i/>
                  <w:color w:val="000000" w:themeColor="text1"/>
                  <w:sz w:val="20"/>
                  <w:szCs w:val="20"/>
                </w:rPr>
              </w:ins>
            </m:ctrlPr>
          </m:sSubPr>
          <m:e>
            <m:r>
              <w:ins w:id="512" w:author="Bo Shen" w:date="2023-03-07T12:28:00Z">
                <w:rPr>
                  <w:rFonts w:ascii="Cambria Math" w:hAnsi="Cambria Math"/>
                  <w:color w:val="000000" w:themeColor="text1"/>
                  <w:sz w:val="20"/>
                  <w:szCs w:val="20"/>
                  <w:rPrChange w:id="513" w:author="Bo Shen" w:date="2023-03-07T12:28:00Z">
                    <w:rPr>
                      <w:rFonts w:ascii="Cambria Math" w:hAnsi="Cambria Math"/>
                      <w:color w:val="000000" w:themeColor="text1"/>
                    </w:rPr>
                  </w:rPrChange>
                </w:rPr>
                <m:t>V</m:t>
              </w:ins>
            </m:r>
          </m:e>
          <m:sub>
            <m:r>
              <w:ins w:id="514" w:author="Bo Shen" w:date="2023-03-07T12:28:00Z">
                <w:rPr>
                  <w:rFonts w:ascii="Cambria Math" w:hAnsi="Cambria Math"/>
                  <w:color w:val="000000" w:themeColor="text1"/>
                  <w:sz w:val="20"/>
                  <w:szCs w:val="20"/>
                  <w:rPrChange w:id="515" w:author="Bo Shen" w:date="2023-03-07T12:28:00Z">
                    <w:rPr>
                      <w:rFonts w:ascii="Cambria Math" w:hAnsi="Cambria Math"/>
                      <w:color w:val="000000" w:themeColor="text1"/>
                    </w:rPr>
                  </w:rPrChange>
                </w:rPr>
                <m:t>1</m:t>
              </w:ins>
            </m:r>
          </m:sub>
        </m:sSub>
        <m:r>
          <w:ins w:id="516" w:author="Bo Shen" w:date="2023-03-07T12:28:00Z">
            <w:rPr>
              <w:rFonts w:ascii="Cambria Math" w:hAnsi="Cambria Math"/>
              <w:color w:val="000000" w:themeColor="text1"/>
              <w:sz w:val="20"/>
              <w:szCs w:val="20"/>
              <w:rPrChange w:id="517" w:author="Bo Shen" w:date="2023-03-07T12:28:00Z">
                <w:rPr>
                  <w:rFonts w:ascii="Cambria Math" w:hAnsi="Cambria Math"/>
                  <w:color w:val="000000" w:themeColor="text1"/>
                </w:rPr>
              </w:rPrChange>
            </w:rPr>
            <m:t>,…,</m:t>
          </w:ins>
        </m:r>
        <m:sSub>
          <m:sSubPr>
            <m:ctrlPr>
              <w:ins w:id="518" w:author="Bo Shen" w:date="2023-03-07T12:28:00Z">
                <w:rPr>
                  <w:rFonts w:ascii="Cambria Math" w:hAnsi="Cambria Math"/>
                  <w:i/>
                  <w:color w:val="000000" w:themeColor="text1"/>
                  <w:sz w:val="20"/>
                  <w:szCs w:val="20"/>
                </w:rPr>
              </w:ins>
            </m:ctrlPr>
          </m:sSubPr>
          <m:e>
            <m:r>
              <w:ins w:id="519" w:author="Bo Shen" w:date="2023-03-07T12:28:00Z">
                <w:rPr>
                  <w:rFonts w:ascii="Cambria Math" w:hAnsi="Cambria Math"/>
                  <w:color w:val="000000" w:themeColor="text1"/>
                  <w:sz w:val="20"/>
                  <w:szCs w:val="20"/>
                  <w:rPrChange w:id="520" w:author="Bo Shen" w:date="2023-03-07T12:28:00Z">
                    <w:rPr>
                      <w:rFonts w:ascii="Cambria Math" w:hAnsi="Cambria Math"/>
                      <w:color w:val="000000" w:themeColor="text1"/>
                    </w:rPr>
                  </w:rPrChange>
                </w:rPr>
                <m:t>V</m:t>
              </w:ins>
            </m:r>
          </m:e>
          <m:sub>
            <m:r>
              <w:ins w:id="521" w:author="Bo Shen" w:date="2023-03-07T12:28:00Z">
                <w:rPr>
                  <w:rFonts w:ascii="Cambria Math" w:hAnsi="Cambria Math"/>
                  <w:color w:val="000000" w:themeColor="text1"/>
                  <w:sz w:val="20"/>
                  <w:szCs w:val="20"/>
                  <w:rPrChange w:id="522" w:author="Bo Shen" w:date="2023-03-07T12:28:00Z">
                    <w:rPr>
                      <w:rFonts w:ascii="Cambria Math" w:hAnsi="Cambria Math"/>
                      <w:color w:val="000000" w:themeColor="text1"/>
                    </w:rPr>
                  </w:rPrChange>
                </w:rPr>
                <m:t>N</m:t>
              </w:ins>
            </m:r>
          </m:sub>
        </m:sSub>
      </m:oMath>
      <w:ins w:id="523" w:author="Bo Shen" w:date="2023-03-07T12:28:00Z">
        <w:r w:rsidR="000F52FD" w:rsidRPr="000F52FD">
          <w:rPr>
            <w:color w:val="000000" w:themeColor="text1"/>
            <w:sz w:val="20"/>
            <w:szCs w:val="20"/>
            <w:rPrChange w:id="524" w:author="Bo Shen" w:date="2023-03-07T12:28:00Z">
              <w:rPr>
                <w:rFonts w:ascii="Times New Roman" w:hAnsi="Times New Roman" w:cs="Times New Roman"/>
                <w:color w:val="000000" w:themeColor="text1"/>
              </w:rPr>
            </w:rPrChange>
          </w:rPr>
          <w:t>) as one unique and stable equilibrium point in its output space (</w:t>
        </w:r>
      </w:ins>
      <m:oMath>
        <m:sSub>
          <m:sSubPr>
            <m:ctrlPr>
              <w:ins w:id="525" w:author="Bo Shen" w:date="2023-03-07T12:28:00Z">
                <w:rPr>
                  <w:rFonts w:ascii="Cambria Math" w:hAnsi="Cambria Math"/>
                  <w:i/>
                  <w:color w:val="000000" w:themeColor="text1"/>
                  <w:sz w:val="20"/>
                  <w:szCs w:val="20"/>
                </w:rPr>
              </w:ins>
            </m:ctrlPr>
          </m:sSubPr>
          <m:e>
            <m:r>
              <w:ins w:id="526" w:author="Bo Shen" w:date="2023-03-07T12:28:00Z">
                <w:rPr>
                  <w:rFonts w:ascii="Cambria Math" w:hAnsi="Cambria Math"/>
                  <w:color w:val="000000" w:themeColor="text1"/>
                  <w:sz w:val="20"/>
                  <w:szCs w:val="20"/>
                  <w:rPrChange w:id="527" w:author="Bo Shen" w:date="2023-03-07T12:28:00Z">
                    <w:rPr>
                      <w:rFonts w:ascii="Cambria Math" w:hAnsi="Cambria Math"/>
                      <w:color w:val="000000" w:themeColor="text1"/>
                    </w:rPr>
                  </w:rPrChange>
                </w:rPr>
                <m:t>R</m:t>
              </w:ins>
            </m:r>
          </m:e>
          <m:sub>
            <m:r>
              <w:ins w:id="528" w:author="Bo Shen" w:date="2023-03-07T12:28:00Z">
                <w:rPr>
                  <w:rFonts w:ascii="Cambria Math" w:hAnsi="Cambria Math"/>
                  <w:color w:val="000000" w:themeColor="text1"/>
                  <w:sz w:val="20"/>
                  <w:szCs w:val="20"/>
                  <w:rPrChange w:id="529" w:author="Bo Shen" w:date="2023-03-07T12:28:00Z">
                    <w:rPr>
                      <w:rFonts w:ascii="Cambria Math" w:hAnsi="Cambria Math"/>
                      <w:color w:val="000000" w:themeColor="text1"/>
                    </w:rPr>
                  </w:rPrChange>
                </w:rPr>
                <m:t>1</m:t>
              </w:ins>
            </m:r>
          </m:sub>
        </m:sSub>
        <m:r>
          <w:ins w:id="530" w:author="Bo Shen" w:date="2023-03-07T12:28:00Z">
            <w:rPr>
              <w:rFonts w:ascii="Cambria Math" w:hAnsi="Cambria Math"/>
              <w:color w:val="000000" w:themeColor="text1"/>
              <w:sz w:val="20"/>
              <w:szCs w:val="20"/>
              <w:rPrChange w:id="531" w:author="Bo Shen" w:date="2023-03-07T12:28:00Z">
                <w:rPr>
                  <w:rFonts w:ascii="Cambria Math" w:hAnsi="Cambria Math"/>
                  <w:color w:val="000000" w:themeColor="text1"/>
                </w:rPr>
              </w:rPrChange>
            </w:rPr>
            <m:t>,…,</m:t>
          </w:ins>
        </m:r>
        <m:sSub>
          <m:sSubPr>
            <m:ctrlPr>
              <w:ins w:id="532" w:author="Bo Shen" w:date="2023-03-07T12:28:00Z">
                <w:rPr>
                  <w:rFonts w:ascii="Cambria Math" w:hAnsi="Cambria Math"/>
                  <w:i/>
                  <w:color w:val="000000" w:themeColor="text1"/>
                  <w:sz w:val="20"/>
                  <w:szCs w:val="20"/>
                </w:rPr>
              </w:ins>
            </m:ctrlPr>
          </m:sSubPr>
          <m:e>
            <m:r>
              <w:ins w:id="533" w:author="Bo Shen" w:date="2023-03-07T12:28:00Z">
                <w:rPr>
                  <w:rFonts w:ascii="Cambria Math" w:hAnsi="Cambria Math"/>
                  <w:color w:val="000000" w:themeColor="text1"/>
                  <w:sz w:val="20"/>
                  <w:szCs w:val="20"/>
                  <w:rPrChange w:id="534" w:author="Bo Shen" w:date="2023-03-07T12:28:00Z">
                    <w:rPr>
                      <w:rFonts w:ascii="Cambria Math" w:hAnsi="Cambria Math"/>
                      <w:color w:val="000000" w:themeColor="text1"/>
                    </w:rPr>
                  </w:rPrChange>
                </w:rPr>
                <m:t>R</m:t>
              </w:ins>
            </m:r>
          </m:e>
          <m:sub>
            <m:r>
              <w:ins w:id="535" w:author="Bo Shen" w:date="2023-03-07T12:28:00Z">
                <w:rPr>
                  <w:rFonts w:ascii="Cambria Math" w:hAnsi="Cambria Math"/>
                  <w:color w:val="000000" w:themeColor="text1"/>
                  <w:sz w:val="20"/>
                  <w:szCs w:val="20"/>
                  <w:rPrChange w:id="536" w:author="Bo Shen" w:date="2023-03-07T12:28:00Z">
                    <w:rPr>
                      <w:rFonts w:ascii="Cambria Math" w:hAnsi="Cambria Math"/>
                      <w:color w:val="000000" w:themeColor="text1"/>
                    </w:rPr>
                  </w:rPrChange>
                </w:rPr>
                <m:t>N</m:t>
              </w:ins>
            </m:r>
          </m:sub>
        </m:sSub>
      </m:oMath>
      <w:ins w:id="537" w:author="Bo Shen" w:date="2023-03-07T12:28:00Z">
        <w:r w:rsidR="000F52FD" w:rsidRPr="000F52FD">
          <w:rPr>
            <w:color w:val="000000" w:themeColor="text1"/>
            <w:sz w:val="20"/>
            <w:szCs w:val="20"/>
            <w:rPrChange w:id="538" w:author="Bo Shen" w:date="2023-03-07T12:28:00Z">
              <w:rPr>
                <w:rFonts w:ascii="Times New Roman" w:hAnsi="Times New Roman" w:cs="Times New Roman"/>
                <w:color w:val="000000" w:themeColor="text1"/>
              </w:rPr>
            </w:rPrChange>
          </w:rPr>
          <w:t>) when</w:t>
        </w:r>
      </w:ins>
      <m:oMath>
        <m:r>
          <w:ins w:id="539" w:author="Bo Shen" w:date="2023-03-07T12:28:00Z">
            <w:rPr>
              <w:rFonts w:ascii="Cambria Math" w:hAnsi="Cambria Math"/>
              <w:color w:val="000000" w:themeColor="text1"/>
              <w:sz w:val="20"/>
              <w:szCs w:val="20"/>
              <w:rPrChange w:id="540" w:author="Bo Shen" w:date="2023-03-07T12:28:00Z">
                <w:rPr>
                  <w:rFonts w:ascii="Cambria Math" w:hAnsi="Cambria Math"/>
                  <w:color w:val="000000" w:themeColor="text1"/>
                </w:rPr>
              </w:rPrChange>
            </w:rPr>
            <m:t xml:space="preserve"> </m:t>
          </w:ins>
        </m:r>
        <m:r>
          <w:ins w:id="541" w:author="Bo Shen" w:date="2023-03-07T12:28:00Z">
            <w:rPr>
              <w:rFonts w:ascii="Cambria Math" w:hAnsi="Cambria Math"/>
              <w:color w:val="000000" w:themeColor="text1"/>
              <w:sz w:val="20"/>
              <w:szCs w:val="20"/>
              <w:rPrChange w:id="542" w:author="Bo Shen" w:date="2023-03-07T12:28:00Z">
                <w:rPr>
                  <w:rFonts w:ascii="Cambria Math" w:hAnsi="Cambria Math"/>
                  <w:color w:val="000000" w:themeColor="text1"/>
                </w:rPr>
              </w:rPrChange>
            </w:rPr>
            <m:t>β</m:t>
          </w:ins>
        </m:r>
        <m:r>
          <w:ins w:id="543" w:author="Bo Shen" w:date="2023-03-07T12:28:00Z">
            <w:rPr>
              <w:rFonts w:ascii="Cambria Math" w:hAnsi="Cambria Math"/>
              <w:color w:val="000000" w:themeColor="text1"/>
              <w:sz w:val="20"/>
              <w:szCs w:val="20"/>
              <w:rPrChange w:id="544" w:author="Bo Shen" w:date="2023-03-07T12:28:00Z">
                <w:rPr>
                  <w:rFonts w:ascii="Cambria Math" w:hAnsi="Cambria Math"/>
                  <w:color w:val="000000" w:themeColor="text1"/>
                </w:rPr>
              </w:rPrChange>
            </w:rPr>
            <m:t>=0</m:t>
          </w:ins>
        </m:r>
      </m:oMath>
      <w:ins w:id="545" w:author="Bo Shen" w:date="2023-03-07T12:28:00Z">
        <w:r w:rsidR="000F52FD" w:rsidRPr="000F52FD">
          <w:rPr>
            <w:color w:val="000000" w:themeColor="text1"/>
            <w:sz w:val="20"/>
            <w:szCs w:val="20"/>
            <w:rPrChange w:id="546" w:author="Bo Shen" w:date="2023-03-07T12:28:00Z">
              <w:rPr>
                <w:rFonts w:ascii="Times New Roman" w:hAnsi="Times New Roman" w:cs="Times New Roman"/>
                <w:color w:val="000000" w:themeColor="text1"/>
              </w:rPr>
            </w:rPrChange>
          </w:rPr>
          <w:t xml:space="preserve">. Specifically, we solved the equilibrium state of each </w:t>
        </w:r>
        <w:r w:rsidR="000F52FD" w:rsidRPr="000F52FD">
          <w:rPr>
            <w:i/>
            <w:iCs/>
            <w:color w:val="000000" w:themeColor="text1"/>
            <w:sz w:val="20"/>
            <w:szCs w:val="20"/>
            <w:rPrChange w:id="547" w:author="Bo Shen" w:date="2023-03-07T12:28:00Z">
              <w:rPr>
                <w:rFonts w:ascii="Times New Roman" w:hAnsi="Times New Roman" w:cs="Times New Roman"/>
                <w:i/>
                <w:iCs/>
                <w:color w:val="000000" w:themeColor="text1"/>
              </w:rPr>
            </w:rPrChange>
          </w:rPr>
          <w:t>R</w:t>
        </w:r>
        <w:r w:rsidR="000F52FD" w:rsidRPr="000F52FD">
          <w:rPr>
            <w:color w:val="000000" w:themeColor="text1"/>
            <w:sz w:val="20"/>
            <w:szCs w:val="20"/>
            <w:rPrChange w:id="548" w:author="Bo Shen" w:date="2023-03-07T12:28:00Z">
              <w:rPr>
                <w:rFonts w:ascii="Times New Roman" w:hAnsi="Times New Roman" w:cs="Times New Roman"/>
                <w:color w:val="000000" w:themeColor="text1"/>
              </w:rPr>
            </w:rPrChange>
          </w:rPr>
          <w:t xml:space="preserve"> unit by setting each differential equation (</w:t>
        </w:r>
        <w:proofErr w:type="spellStart"/>
        <w:r w:rsidR="000F52FD" w:rsidRPr="000F52FD">
          <w:rPr>
            <w:color w:val="000000" w:themeColor="text1"/>
            <w:sz w:val="20"/>
            <w:szCs w:val="20"/>
            <w:rPrChange w:id="549" w:author="Bo Shen" w:date="2023-03-07T12:28:00Z">
              <w:rPr>
                <w:rFonts w:ascii="Times New Roman" w:hAnsi="Times New Roman" w:cs="Times New Roman"/>
                <w:color w:val="000000" w:themeColor="text1"/>
              </w:rPr>
            </w:rPrChange>
          </w:rPr>
          <w:t>Eqs</w:t>
        </w:r>
        <w:proofErr w:type="spellEnd"/>
        <w:r w:rsidR="000F52FD" w:rsidRPr="000F52FD">
          <w:rPr>
            <w:color w:val="000000" w:themeColor="text1"/>
            <w:sz w:val="20"/>
            <w:szCs w:val="20"/>
            <w:rPrChange w:id="550" w:author="Bo Shen" w:date="2023-03-07T12:28:00Z">
              <w:rPr>
                <w:rFonts w:ascii="Times New Roman" w:hAnsi="Times New Roman" w:cs="Times New Roman"/>
                <w:color w:val="000000" w:themeColor="text1"/>
              </w:rPr>
            </w:rPrChange>
          </w:rPr>
          <w:t xml:space="preserve">. 1-3) to zero, which results in the nullcline of each </w:t>
        </w:r>
        <w:r w:rsidR="000F52FD" w:rsidRPr="000F52FD">
          <w:rPr>
            <w:i/>
            <w:iCs/>
            <w:color w:val="000000" w:themeColor="text1"/>
            <w:sz w:val="20"/>
            <w:szCs w:val="20"/>
            <w:rPrChange w:id="551" w:author="Bo Shen" w:date="2023-03-07T12:28:00Z">
              <w:rPr>
                <w:rFonts w:ascii="Times New Roman" w:hAnsi="Times New Roman" w:cs="Times New Roman"/>
                <w:i/>
                <w:iCs/>
                <w:color w:val="000000" w:themeColor="text1"/>
              </w:rPr>
            </w:rPrChange>
          </w:rPr>
          <w:t>R</w:t>
        </w:r>
        <w:r w:rsidR="000F52FD" w:rsidRPr="000F52FD">
          <w:rPr>
            <w:color w:val="000000" w:themeColor="text1"/>
            <w:sz w:val="20"/>
            <w:szCs w:val="20"/>
            <w:rPrChange w:id="552" w:author="Bo Shen" w:date="2023-03-07T12:28:00Z">
              <w:rPr>
                <w:rFonts w:ascii="Times New Roman" w:hAnsi="Times New Roman" w:cs="Times New Roman"/>
                <w:color w:val="000000" w:themeColor="text1"/>
              </w:rPr>
            </w:rPrChange>
          </w:rPr>
          <w:t xml:space="preserve"> unit as a function of the given activities of the other </w:t>
        </w:r>
        <w:r w:rsidR="000F52FD" w:rsidRPr="000F52FD">
          <w:rPr>
            <w:i/>
            <w:iCs/>
            <w:color w:val="000000" w:themeColor="text1"/>
            <w:sz w:val="20"/>
            <w:szCs w:val="20"/>
            <w:rPrChange w:id="553" w:author="Bo Shen" w:date="2023-03-07T12:28:00Z">
              <w:rPr>
                <w:rFonts w:ascii="Times New Roman" w:hAnsi="Times New Roman" w:cs="Times New Roman"/>
                <w:i/>
                <w:iCs/>
                <w:color w:val="000000" w:themeColor="text1"/>
              </w:rPr>
            </w:rPrChange>
          </w:rPr>
          <w:t>R</w:t>
        </w:r>
        <w:r w:rsidR="000F52FD" w:rsidRPr="000F52FD">
          <w:rPr>
            <w:color w:val="000000" w:themeColor="text1"/>
            <w:sz w:val="20"/>
            <w:szCs w:val="20"/>
            <w:rPrChange w:id="554" w:author="Bo Shen" w:date="2023-03-07T12:28:00Z">
              <w:rPr>
                <w:rFonts w:ascii="Times New Roman" w:hAnsi="Times New Roman" w:cs="Times New Roman"/>
                <w:color w:val="000000" w:themeColor="text1"/>
              </w:rPr>
            </w:rPrChange>
          </w:rPr>
          <w:t xml:space="preserve"> unit, visualized in </w:t>
        </w:r>
        <w:r w:rsidR="000F52FD" w:rsidRPr="000F52FD">
          <w:rPr>
            <w:b/>
            <w:bCs/>
            <w:color w:val="000000" w:themeColor="text1"/>
            <w:sz w:val="20"/>
            <w:szCs w:val="20"/>
            <w:rPrChange w:id="555" w:author="Bo Shen" w:date="2023-03-07T12:28:00Z">
              <w:rPr>
                <w:rFonts w:ascii="Times New Roman" w:hAnsi="Times New Roman" w:cs="Times New Roman"/>
                <w:b/>
                <w:bCs/>
                <w:color w:val="000000" w:themeColor="text1"/>
              </w:rPr>
            </w:rPrChange>
          </w:rPr>
          <w:t>Fig. 3D</w:t>
        </w:r>
        <w:r w:rsidR="000F52FD" w:rsidRPr="000F52FD">
          <w:rPr>
            <w:color w:val="000000" w:themeColor="text1"/>
            <w:sz w:val="20"/>
            <w:szCs w:val="20"/>
            <w:rPrChange w:id="556" w:author="Bo Shen" w:date="2023-03-07T12:28:00Z">
              <w:rPr>
                <w:rFonts w:ascii="Times New Roman" w:hAnsi="Times New Roman" w:cs="Times New Roman"/>
                <w:color w:val="000000" w:themeColor="text1"/>
              </w:rPr>
            </w:rPrChange>
          </w:rPr>
          <w:t xml:space="preserve">. The nullclines of </w:t>
        </w:r>
        <w:r w:rsidR="000F52FD" w:rsidRPr="000F52FD">
          <w:rPr>
            <w:i/>
            <w:color w:val="000000" w:themeColor="text1"/>
            <w:sz w:val="20"/>
            <w:szCs w:val="20"/>
            <w:rPrChange w:id="557" w:author="Bo Shen" w:date="2023-03-07T12:28:00Z">
              <w:rPr>
                <w:rFonts w:ascii="Times New Roman" w:hAnsi="Times New Roman" w:cs="Times New Roman"/>
                <w:i/>
                <w:color w:val="000000" w:themeColor="text1"/>
              </w:rPr>
            </w:rPrChange>
          </w:rPr>
          <w:t>R</w:t>
        </w:r>
        <w:r w:rsidR="000F52FD" w:rsidRPr="000F52FD">
          <w:rPr>
            <w:i/>
            <w:color w:val="000000" w:themeColor="text1"/>
            <w:sz w:val="20"/>
            <w:szCs w:val="20"/>
            <w:vertAlign w:val="subscript"/>
            <w:rPrChange w:id="558" w:author="Bo Shen" w:date="2023-03-07T12:28:00Z">
              <w:rPr>
                <w:rFonts w:ascii="Times New Roman" w:hAnsi="Times New Roman" w:cs="Times New Roman"/>
                <w:i/>
                <w:color w:val="000000" w:themeColor="text1"/>
                <w:vertAlign w:val="subscript"/>
              </w:rPr>
            </w:rPrChange>
          </w:rPr>
          <w:t>1</w:t>
        </w:r>
        <w:r w:rsidR="000F52FD" w:rsidRPr="000F52FD">
          <w:rPr>
            <w:color w:val="000000" w:themeColor="text1"/>
            <w:sz w:val="20"/>
            <w:szCs w:val="20"/>
            <w:rPrChange w:id="559" w:author="Bo Shen" w:date="2023-03-07T12:28:00Z">
              <w:rPr>
                <w:rFonts w:ascii="Times New Roman" w:hAnsi="Times New Roman" w:cs="Times New Roman"/>
                <w:color w:val="000000" w:themeColor="text1"/>
              </w:rPr>
            </w:rPrChange>
          </w:rPr>
          <w:t xml:space="preserve"> (solid) and </w:t>
        </w:r>
        <w:r w:rsidR="000F52FD" w:rsidRPr="000F52FD">
          <w:rPr>
            <w:i/>
            <w:color w:val="000000" w:themeColor="text1"/>
            <w:sz w:val="20"/>
            <w:szCs w:val="20"/>
            <w:rPrChange w:id="560" w:author="Bo Shen" w:date="2023-03-07T12:28:00Z">
              <w:rPr>
                <w:rFonts w:ascii="Times New Roman" w:hAnsi="Times New Roman" w:cs="Times New Roman"/>
                <w:i/>
                <w:color w:val="000000" w:themeColor="text1"/>
              </w:rPr>
            </w:rPrChange>
          </w:rPr>
          <w:t>R</w:t>
        </w:r>
        <w:r w:rsidR="000F52FD" w:rsidRPr="000F52FD">
          <w:rPr>
            <w:i/>
            <w:color w:val="000000" w:themeColor="text1"/>
            <w:sz w:val="20"/>
            <w:szCs w:val="20"/>
            <w:vertAlign w:val="subscript"/>
            <w:rPrChange w:id="561" w:author="Bo Shen" w:date="2023-03-07T12:28:00Z">
              <w:rPr>
                <w:rFonts w:ascii="Times New Roman" w:hAnsi="Times New Roman" w:cs="Times New Roman"/>
                <w:i/>
                <w:color w:val="000000" w:themeColor="text1"/>
                <w:vertAlign w:val="subscript"/>
              </w:rPr>
            </w:rPrChange>
          </w:rPr>
          <w:t>2</w:t>
        </w:r>
        <w:r w:rsidR="000F52FD" w:rsidRPr="000F52FD">
          <w:rPr>
            <w:color w:val="000000" w:themeColor="text1"/>
            <w:sz w:val="20"/>
            <w:szCs w:val="20"/>
            <w:rPrChange w:id="562" w:author="Bo Shen" w:date="2023-03-07T12:28:00Z">
              <w:rPr>
                <w:rFonts w:ascii="Times New Roman" w:hAnsi="Times New Roman" w:cs="Times New Roman"/>
                <w:color w:val="000000" w:themeColor="text1"/>
              </w:rPr>
            </w:rPrChange>
          </w:rPr>
          <w:t xml:space="preserve"> (dashed) intersect at a unique point, regardless of equal or unequal input values (see different panels for examples of different inputs). This point indicates that the dynamical system, when receiving any positive inputs, can maintain an equilibrium where every unit maintains a steady level of activity. Linearization </w:t>
        </w:r>
        <w:r w:rsidR="000F52FD" w:rsidRPr="000F52FD">
          <w:rPr>
            <w:color w:val="000000" w:themeColor="text1"/>
            <w:sz w:val="20"/>
            <w:szCs w:val="20"/>
            <w:rPrChange w:id="563" w:author="Bo Shen" w:date="2023-03-07T12:28:00Z">
              <w:rPr>
                <w:rFonts w:ascii="Times New Roman" w:hAnsi="Times New Roman" w:cs="Times New Roman"/>
                <w:color w:val="000000" w:themeColor="text1"/>
              </w:rPr>
            </w:rPrChange>
          </w:rPr>
          <w:lastRenderedPageBreak/>
          <w:t xml:space="preserve">analysis around this point suggests that this point is attractive: given any initial values to the system, the activities of the units will converge into the unique equilibrium point (see </w:t>
        </w:r>
        <w:r w:rsidR="000F52FD" w:rsidRPr="000F52FD">
          <w:rPr>
            <w:b/>
            <w:color w:val="000000" w:themeColor="text1"/>
            <w:sz w:val="20"/>
            <w:szCs w:val="20"/>
            <w:rPrChange w:id="564" w:author="Bo Shen" w:date="2023-03-07T12:28:00Z">
              <w:rPr>
                <w:rFonts w:ascii="Times New Roman" w:hAnsi="Times New Roman" w:cs="Times New Roman"/>
                <w:b/>
                <w:color w:val="000000" w:themeColor="text1"/>
              </w:rPr>
            </w:rPrChange>
          </w:rPr>
          <w:t>Methods</w:t>
        </w:r>
        <w:r w:rsidR="000F52FD" w:rsidRPr="000F52FD">
          <w:rPr>
            <w:color w:val="000000" w:themeColor="text1"/>
            <w:sz w:val="20"/>
            <w:szCs w:val="20"/>
            <w:rPrChange w:id="565" w:author="Bo Shen" w:date="2023-03-07T12:28:00Z">
              <w:rPr>
                <w:rFonts w:ascii="Times New Roman" w:hAnsi="Times New Roman" w:cs="Times New Roman"/>
                <w:color w:val="000000" w:themeColor="text1"/>
              </w:rPr>
            </w:rPrChange>
          </w:rPr>
          <w:t xml:space="preserve"> </w:t>
        </w:r>
        <w:r w:rsidR="000F52FD" w:rsidRPr="000F52FD">
          <w:rPr>
            <w:i/>
            <w:color w:val="000000" w:themeColor="text1"/>
            <w:sz w:val="20"/>
            <w:szCs w:val="20"/>
            <w:rPrChange w:id="566" w:author="Bo Shen" w:date="2023-03-07T12:28:00Z">
              <w:rPr>
                <w:rFonts w:ascii="Times New Roman" w:hAnsi="Times New Roman" w:cs="Times New Roman"/>
                <w:i/>
                <w:color w:val="000000" w:themeColor="text1"/>
              </w:rPr>
            </w:rPrChange>
          </w:rPr>
          <w:t xml:space="preserve">Equilibria and stability analysis of the LDDM </w:t>
        </w:r>
        <w:r w:rsidR="000F52FD" w:rsidRPr="000F52FD">
          <w:rPr>
            <w:color w:val="000000" w:themeColor="text1"/>
            <w:sz w:val="20"/>
            <w:szCs w:val="20"/>
            <w:rPrChange w:id="567" w:author="Bo Shen" w:date="2023-03-07T12:28:00Z">
              <w:rPr>
                <w:rFonts w:ascii="Times New Roman" w:hAnsi="Times New Roman" w:cs="Times New Roman"/>
                <w:color w:val="000000" w:themeColor="text1"/>
              </w:rPr>
            </w:rPrChange>
          </w:rPr>
          <w:t>for</w:t>
        </w:r>
        <w:r w:rsidR="000F52FD" w:rsidRPr="000F52FD">
          <w:rPr>
            <w:i/>
            <w:color w:val="000000" w:themeColor="text1"/>
            <w:sz w:val="20"/>
            <w:szCs w:val="20"/>
            <w:rPrChange w:id="568" w:author="Bo Shen" w:date="2023-03-07T12:28:00Z">
              <w:rPr>
                <w:rFonts w:ascii="Times New Roman" w:hAnsi="Times New Roman" w:cs="Times New Roman"/>
                <w:i/>
                <w:color w:val="000000" w:themeColor="text1"/>
              </w:rPr>
            </w:rPrChange>
          </w:rPr>
          <w:t xml:space="preserve"> </w:t>
        </w:r>
        <w:r w:rsidR="000F52FD" w:rsidRPr="000F52FD">
          <w:rPr>
            <w:color w:val="000000" w:themeColor="text1"/>
            <w:sz w:val="20"/>
            <w:szCs w:val="20"/>
            <w:rPrChange w:id="569" w:author="Bo Shen" w:date="2023-03-07T12:28:00Z">
              <w:rPr>
                <w:rFonts w:ascii="Times New Roman" w:hAnsi="Times New Roman" w:cs="Times New Roman"/>
                <w:color w:val="000000" w:themeColor="text1"/>
              </w:rPr>
            </w:rPrChange>
          </w:rPr>
          <w:t xml:space="preserve">mathematical proof). The solution of the steady state of neural activity at the equilibrium (noted as </w:t>
        </w:r>
      </w:ins>
      <m:oMath>
        <m:sSubSup>
          <m:sSubSupPr>
            <m:ctrlPr>
              <w:ins w:id="570" w:author="Bo Shen" w:date="2023-03-07T12:28:00Z">
                <w:rPr>
                  <w:rFonts w:ascii="Cambria Math" w:hAnsi="Cambria Math"/>
                  <w:i/>
                  <w:color w:val="000000" w:themeColor="text1"/>
                  <w:sz w:val="20"/>
                  <w:szCs w:val="20"/>
                </w:rPr>
              </w:ins>
            </m:ctrlPr>
          </m:sSubSupPr>
          <m:e>
            <m:r>
              <w:ins w:id="571" w:author="Bo Shen" w:date="2023-03-07T12:28:00Z">
                <w:rPr>
                  <w:rFonts w:ascii="Cambria Math" w:hAnsi="Cambria Math"/>
                  <w:color w:val="000000" w:themeColor="text1"/>
                  <w:sz w:val="20"/>
                  <w:szCs w:val="20"/>
                  <w:rPrChange w:id="572" w:author="Bo Shen" w:date="2023-03-07T12:28:00Z">
                    <w:rPr>
                      <w:rFonts w:ascii="Cambria Math" w:hAnsi="Cambria Math"/>
                      <w:color w:val="000000" w:themeColor="text1"/>
                    </w:rPr>
                  </w:rPrChange>
                </w:rPr>
                <m:t>R</m:t>
              </w:ins>
            </m:r>
          </m:e>
          <m:sub>
            <m:r>
              <w:ins w:id="573" w:author="Bo Shen" w:date="2023-03-07T12:28:00Z">
                <w:rPr>
                  <w:rFonts w:ascii="Cambria Math" w:hAnsi="Cambria Math"/>
                  <w:color w:val="000000" w:themeColor="text1"/>
                  <w:sz w:val="20"/>
                  <w:szCs w:val="20"/>
                  <w:rPrChange w:id="574" w:author="Bo Shen" w:date="2023-03-07T12:28:00Z">
                    <w:rPr>
                      <w:rFonts w:ascii="Cambria Math" w:hAnsi="Cambria Math"/>
                      <w:color w:val="000000" w:themeColor="text1"/>
                    </w:rPr>
                  </w:rPrChange>
                </w:rPr>
                <m:t>i</m:t>
              </w:ins>
            </m:r>
          </m:sub>
          <m:sup>
            <m:r>
              <w:ins w:id="575" w:author="Bo Shen" w:date="2023-03-07T12:28:00Z">
                <w:rPr>
                  <w:rFonts w:ascii="Cambria Math" w:hAnsi="Cambria Math"/>
                  <w:color w:val="000000" w:themeColor="text1"/>
                  <w:sz w:val="20"/>
                  <w:szCs w:val="20"/>
                  <w:rPrChange w:id="576" w:author="Bo Shen" w:date="2023-03-07T12:28:00Z">
                    <w:rPr>
                      <w:rFonts w:ascii="Cambria Math" w:hAnsi="Cambria Math"/>
                      <w:color w:val="000000" w:themeColor="text1"/>
                    </w:rPr>
                  </w:rPrChange>
                </w:rPr>
                <m:t>*</m:t>
              </w:ins>
            </m:r>
          </m:sup>
        </m:sSubSup>
      </m:oMath>
      <w:ins w:id="577" w:author="Bo Shen" w:date="2023-03-07T12:28:00Z">
        <w:r w:rsidR="000F52FD" w:rsidRPr="000F52FD">
          <w:rPr>
            <w:color w:val="000000" w:themeColor="text1"/>
            <w:sz w:val="20"/>
            <w:szCs w:val="20"/>
            <w:rPrChange w:id="578" w:author="Bo Shen" w:date="2023-03-07T12:28:00Z">
              <w:rPr>
                <w:rFonts w:ascii="Times New Roman" w:hAnsi="Times New Roman" w:cs="Times New Roman"/>
                <w:color w:val="000000" w:themeColor="text1"/>
              </w:rPr>
            </w:rPrChange>
          </w:rPr>
          <w:t>) reflects divisive normalization (</w:t>
        </w:r>
        <w:r w:rsidR="000F52FD" w:rsidRPr="000F52FD">
          <w:rPr>
            <w:bCs/>
            <w:color w:val="000000" w:themeColor="text1"/>
            <w:sz w:val="20"/>
            <w:szCs w:val="20"/>
            <w:rPrChange w:id="579" w:author="Bo Shen" w:date="2023-03-07T12:28:00Z">
              <w:rPr>
                <w:rFonts w:ascii="Times New Roman" w:hAnsi="Times New Roman" w:cs="Times New Roman"/>
                <w:bCs/>
                <w:color w:val="000000" w:themeColor="text1"/>
              </w:rPr>
            </w:rPrChange>
          </w:rPr>
          <w:t>Eq. 4</w:t>
        </w:r>
        <w:r w:rsidR="000F52FD" w:rsidRPr="000F52FD">
          <w:rPr>
            <w:color w:val="000000" w:themeColor="text1"/>
            <w:sz w:val="20"/>
            <w:szCs w:val="20"/>
            <w:rPrChange w:id="580" w:author="Bo Shen" w:date="2023-03-07T12:28:00Z">
              <w:rPr>
                <w:rFonts w:ascii="Times New Roman" w:hAnsi="Times New Roman" w:cs="Times New Roman"/>
                <w:color w:val="000000" w:themeColor="text1"/>
              </w:rPr>
            </w:rPrChange>
          </w:rPr>
          <w:t xml:space="preserve">), inheriting the property from the original DNM </w:t>
        </w:r>
        <w:r w:rsidR="000F52FD" w:rsidRPr="000F52FD">
          <w:rPr>
            <w:color w:val="000000" w:themeColor="text1"/>
            <w:sz w:val="20"/>
            <w:szCs w:val="20"/>
            <w:rPrChange w:id="581" w:author="Bo Shen" w:date="2023-03-07T12:28:00Z">
              <w:rPr>
                <w:rFonts w:ascii="Times New Roman" w:hAnsi="Times New Roman" w:cs="Times New Roman"/>
                <w:color w:val="000000" w:themeColor="text1"/>
              </w:rPr>
            </w:rPrChange>
          </w:rPr>
          <w:fldChar w:fldCharType="begin"/>
        </w:r>
        <w:r w:rsidR="000F52FD" w:rsidRPr="000F52FD">
          <w:rPr>
            <w:color w:val="000000" w:themeColor="text1"/>
            <w:sz w:val="20"/>
            <w:szCs w:val="20"/>
            <w:rPrChange w:id="582" w:author="Bo Shen" w:date="2023-03-07T12:28:00Z">
              <w:rPr>
                <w:rFonts w:ascii="Times New Roman" w:hAnsi="Times New Roman" w:cs="Times New Roman"/>
                <w:color w:val="000000" w:themeColor="text1"/>
              </w:rPr>
            </w:rPrChange>
          </w:rPr>
          <w:instrText xml:space="preserve"> ADDIN ZOTERO_ITEM CSL_CITATION {"citationID":"dugxVxky","properties":{"formattedCitation":"(LoFaro et al., 2014; Louie et al., 2014)","plainCitation":"(LoFaro et al., 2014; Louie et al., 2014)","noteIndex":0},"citationItems":[{"id":337,"uris":["http://zotero.org/users/6345545/items/5Y6RDG9I"],"itemData":{"id":337,"type":"article-journal","abstract":"Normalization is a widespread neural computation in both early sensory coding and higher-order processes such as attention and multisensory integration. It has been shown that during decision-making, normalization implements a context-dependent value code in parietal cortex. In this paper we develop a simple di</w:instrText>
        </w:r>
        <w:r w:rsidR="000F52FD" w:rsidRPr="000F52FD">
          <w:rPr>
            <w:rFonts w:ascii="Cambria Math" w:hAnsi="Cambria Math" w:cs="Cambria Math"/>
            <w:color w:val="000000" w:themeColor="text1"/>
            <w:sz w:val="20"/>
            <w:szCs w:val="20"/>
            <w:rPrChange w:id="583" w:author="Bo Shen" w:date="2023-03-07T12:28:00Z">
              <w:rPr>
                <w:rFonts w:ascii="Times New Roman" w:hAnsi="Times New Roman" w:cs="Times New Roman"/>
                <w:color w:val="000000" w:themeColor="text1"/>
              </w:rPr>
            </w:rPrChange>
          </w:rPr>
          <w:instrText>ﬀ</w:instrText>
        </w:r>
        <w:r w:rsidR="000F52FD" w:rsidRPr="000F52FD">
          <w:rPr>
            <w:color w:val="000000" w:themeColor="text1"/>
            <w:sz w:val="20"/>
            <w:szCs w:val="20"/>
            <w:rPrChange w:id="584" w:author="Bo Shen" w:date="2023-03-07T12:28:00Z">
              <w:rPr>
                <w:rFonts w:ascii="Times New Roman" w:hAnsi="Times New Roman" w:cs="Times New Roman"/>
                <w:color w:val="000000" w:themeColor="text1"/>
              </w:rPr>
            </w:rPrChange>
          </w:rPr>
          <w:instrText xml:space="preserve">erential equations model based on presumed neural circuitry that implements normalization at equilibrium and predicts speciﬁc time-varying properties of value coding. Moreover, we show that when parameters representing value are changed, the solution curves change in a manner consistent with normalization theory and experiment. We show that these dynamic normalization models naturally implement a time-discounted normalization over past activity, implying an intrinsic reference-dependence in value coding of a kind seen experimentally. These results suggest that a single network mechanism can explain transient and sustained decision activity, reference dependence through time discounting, and hence emphasizes the importance of a dynamic rather than static view of divisive normalization in neural coding.","container-title":"Letters in Biomathematics","language":"en","page":"12","source":"Zotero","title":"The Temporal Dynamics of Cortical Normalization Models of Decision-making","author":[{"family":"LoFaro","given":"Thomas"},{"family":"Louie","given":"Kenway"},{"family":"Webb","given":"Ryan"},{"family":"Glimcher","given":"Paul W"}],"issued":{"date-parts":[["2014",11,26]]}}},{"id":343,"uris":["http://zotero.org/users/6345545/items/H8ELMSVM"],"itemData":{"id":343,"type":"article-journal","container-title":"Journal of Neuroscience","DOI":"10.1523/JNEUROSCI.2851-14.2014","ISSN":"0270-6474, 1529-2401","issue":"48","journalAbbreviation":"Journal of Neuroscience","language":"en","page":"16046-16057","source":"DOI.org (Crossref)","title":"Dynamic Divisive Normalization Predicts Time-Varying Value Coding in Decision-Related Circuits","volume":"34","author":[{"family":"Louie","given":"Kenway"},{"family":"LoFaro","given":"T."},{"family":"Webb","given":"R."},{"family":"Glimcher","given":"P. W."}],"issued":{"date-parts":[["2014",11,26]]}}}],"schema":"https://github.com/citation-style-language/schema/raw/master/csl-citation.json"} </w:instrText>
        </w:r>
        <w:r w:rsidR="000F52FD" w:rsidRPr="000F52FD">
          <w:rPr>
            <w:color w:val="000000" w:themeColor="text1"/>
            <w:sz w:val="20"/>
            <w:szCs w:val="20"/>
            <w:rPrChange w:id="585" w:author="Bo Shen" w:date="2023-03-07T12:28:00Z">
              <w:rPr>
                <w:rFonts w:ascii="Times New Roman" w:hAnsi="Times New Roman" w:cs="Times New Roman"/>
                <w:color w:val="000000" w:themeColor="text1"/>
              </w:rPr>
            </w:rPrChange>
          </w:rPr>
          <w:fldChar w:fldCharType="separate"/>
        </w:r>
        <w:r w:rsidR="000F52FD" w:rsidRPr="000F52FD">
          <w:rPr>
            <w:color w:val="000000" w:themeColor="text1"/>
            <w:sz w:val="20"/>
            <w:szCs w:val="20"/>
            <w:rPrChange w:id="586" w:author="Bo Shen" w:date="2023-03-07T12:28:00Z">
              <w:rPr>
                <w:rFonts w:ascii="Times New Roman" w:hAnsi="Times New Roman" w:cs="Times New Roman"/>
                <w:color w:val="000000" w:themeColor="text1"/>
              </w:rPr>
            </w:rPrChange>
          </w:rPr>
          <w:t>(LoFaro et al., 2014; Louie et al., 2014)</w:t>
        </w:r>
        <w:r w:rsidR="000F52FD" w:rsidRPr="000F52FD">
          <w:rPr>
            <w:color w:val="000000" w:themeColor="text1"/>
            <w:sz w:val="20"/>
            <w:szCs w:val="20"/>
            <w:rPrChange w:id="587" w:author="Bo Shen" w:date="2023-03-07T12:28:00Z">
              <w:rPr>
                <w:rFonts w:ascii="Times New Roman" w:hAnsi="Times New Roman" w:cs="Times New Roman"/>
                <w:color w:val="000000" w:themeColor="text1"/>
              </w:rPr>
            </w:rPrChange>
          </w:rPr>
          <w:fldChar w:fldCharType="end"/>
        </w:r>
        <w:r w:rsidR="000F52FD" w:rsidRPr="000F52FD">
          <w:rPr>
            <w:color w:val="000000" w:themeColor="text1"/>
            <w:sz w:val="20"/>
            <w:szCs w:val="20"/>
            <w:rPrChange w:id="588" w:author="Bo Shen" w:date="2023-03-07T12:28:00Z">
              <w:rPr>
                <w:rFonts w:ascii="Times New Roman" w:hAnsi="Times New Roman" w:cs="Times New Roman"/>
                <w:color w:val="000000" w:themeColor="text1"/>
              </w:rPr>
            </w:rPrChange>
          </w:rPr>
          <w:t>. The only difference at the equilibrium is the constant in the denominator (</w:t>
        </w:r>
      </w:ins>
      <m:oMath>
        <m:sSub>
          <m:sSubPr>
            <m:ctrlPr>
              <w:ins w:id="589" w:author="Bo Shen" w:date="2023-03-07T12:28:00Z">
                <w:rPr>
                  <w:rFonts w:ascii="Cambria Math" w:hAnsi="Cambria Math"/>
                  <w:i/>
                  <w:color w:val="000000" w:themeColor="text1"/>
                  <w:sz w:val="20"/>
                  <w:szCs w:val="20"/>
                </w:rPr>
              </w:ins>
            </m:ctrlPr>
          </m:sSubPr>
          <m:e>
            <m:r>
              <w:ins w:id="590" w:author="Bo Shen" w:date="2023-03-07T12:28:00Z">
                <w:rPr>
                  <w:rFonts w:ascii="Cambria Math" w:hAnsi="Cambria Math"/>
                  <w:color w:val="000000" w:themeColor="text1"/>
                  <w:sz w:val="20"/>
                  <w:szCs w:val="20"/>
                  <w:rPrChange w:id="591" w:author="Bo Shen" w:date="2023-03-07T12:28:00Z">
                    <w:rPr>
                      <w:rFonts w:ascii="Cambria Math" w:hAnsi="Cambria Math"/>
                      <w:color w:val="000000" w:themeColor="text1"/>
                    </w:rPr>
                  </w:rPrChange>
                </w:rPr>
                <m:t>B</m:t>
              </w:ins>
            </m:r>
          </m:e>
          <m:sub>
            <m:r>
              <w:ins w:id="592" w:author="Bo Shen" w:date="2023-03-07T12:28:00Z">
                <w:rPr>
                  <w:rFonts w:ascii="Cambria Math" w:hAnsi="Cambria Math"/>
                  <w:color w:val="000000" w:themeColor="text1"/>
                  <w:sz w:val="20"/>
                  <w:szCs w:val="20"/>
                  <w:rPrChange w:id="593" w:author="Bo Shen" w:date="2023-03-07T12:28:00Z">
                    <w:rPr>
                      <w:rFonts w:ascii="Cambria Math" w:hAnsi="Cambria Math"/>
                      <w:color w:val="000000" w:themeColor="text1"/>
                    </w:rPr>
                  </w:rPrChange>
                </w:rPr>
                <m:t>G</m:t>
              </w:ins>
            </m:r>
          </m:sub>
        </m:sSub>
        <m:r>
          <w:ins w:id="594" w:author="Bo Shen" w:date="2023-03-07T12:28:00Z">
            <w:rPr>
              <w:rFonts w:ascii="Cambria Math" w:hAnsi="Cambria Math"/>
              <w:color w:val="000000" w:themeColor="text1"/>
              <w:sz w:val="20"/>
              <w:szCs w:val="20"/>
              <w:rPrChange w:id="595" w:author="Bo Shen" w:date="2023-03-07T12:28:00Z">
                <w:rPr>
                  <w:rFonts w:ascii="Cambria Math" w:hAnsi="Cambria Math"/>
                  <w:color w:val="000000" w:themeColor="text1"/>
                </w:rPr>
              </w:rPrChange>
            </w:rPr>
            <m:t>-</m:t>
          </w:ins>
        </m:r>
        <m:r>
          <w:ins w:id="596" w:author="Bo Shen" w:date="2023-03-07T12:28:00Z">
            <w:rPr>
              <w:rFonts w:ascii="Cambria Math" w:hAnsi="Cambria Math"/>
              <w:color w:val="000000" w:themeColor="text1"/>
              <w:sz w:val="20"/>
              <w:szCs w:val="20"/>
              <w:rPrChange w:id="597" w:author="Bo Shen" w:date="2023-03-07T12:28:00Z">
                <w:rPr>
                  <w:rFonts w:ascii="Cambria Math" w:hAnsi="Cambria Math"/>
                  <w:color w:val="000000" w:themeColor="text1"/>
                </w:rPr>
              </w:rPrChange>
            </w:rPr>
            <m:t>α</m:t>
          </w:ins>
        </m:r>
      </m:oMath>
      <w:ins w:id="598" w:author="Bo Shen" w:date="2023-03-07T12:28:00Z">
        <w:r w:rsidR="000F52FD" w:rsidRPr="000F52FD">
          <w:rPr>
            <w:color w:val="000000" w:themeColor="text1"/>
            <w:sz w:val="20"/>
            <w:szCs w:val="20"/>
            <w:rPrChange w:id="599" w:author="Bo Shen" w:date="2023-03-07T12:28:00Z">
              <w:rPr>
                <w:rFonts w:ascii="Times New Roman" w:hAnsi="Times New Roman" w:cs="Times New Roman"/>
                <w:color w:val="000000" w:themeColor="text1"/>
              </w:rPr>
            </w:rPrChange>
          </w:rPr>
          <w:t xml:space="preserve">) introduced by baseline gain control and recurrent excitation; this change rescales the activity magnitudes but preserves normalized value coding. </w:t>
        </w:r>
      </w:ins>
    </w:p>
    <w:tbl>
      <w:tblPr>
        <w:tblW w:w="0" w:type="auto"/>
        <w:tblInd w:w="720" w:type="dxa"/>
        <w:tblLook w:val="04A0" w:firstRow="1" w:lastRow="0" w:firstColumn="1" w:lastColumn="0" w:noHBand="0" w:noVBand="1"/>
        <w:tblPrChange w:id="600" w:author="Bo Shen" w:date="2023-03-07T15:40:00Z">
          <w:tblPr>
            <w:tblW w:w="0" w:type="auto"/>
            <w:tblLook w:val="04A0" w:firstRow="1" w:lastRow="0" w:firstColumn="1" w:lastColumn="0" w:noHBand="0" w:noVBand="1"/>
          </w:tblPr>
        </w:tblPrChange>
      </w:tblPr>
      <w:tblGrid>
        <w:gridCol w:w="1800"/>
        <w:gridCol w:w="4433"/>
        <w:gridCol w:w="877"/>
        <w:tblGridChange w:id="601">
          <w:tblGrid>
            <w:gridCol w:w="2430"/>
            <w:gridCol w:w="3803"/>
            <w:gridCol w:w="3117"/>
          </w:tblGrid>
        </w:tblGridChange>
      </w:tblGrid>
      <w:tr w:rsidR="000F52FD" w:rsidRPr="000F52FD" w14:paraId="0DABFA9A" w14:textId="77777777" w:rsidTr="00816BFC">
        <w:trPr>
          <w:ins w:id="602" w:author="Bo Shen" w:date="2023-03-07T12:28:00Z"/>
        </w:trPr>
        <w:tc>
          <w:tcPr>
            <w:tcW w:w="1800" w:type="dxa"/>
            <w:vAlign w:val="center"/>
            <w:tcPrChange w:id="603" w:author="Bo Shen" w:date="2023-03-07T15:40:00Z">
              <w:tcPr>
                <w:tcW w:w="2430" w:type="dxa"/>
                <w:vAlign w:val="center"/>
              </w:tcPr>
            </w:tcPrChange>
          </w:tcPr>
          <w:p w14:paraId="66045759" w14:textId="77777777" w:rsidR="000F52FD" w:rsidRPr="000F52FD" w:rsidRDefault="000F52FD">
            <w:pPr>
              <w:spacing w:line="240" w:lineRule="auto"/>
              <w:jc w:val="both"/>
              <w:rPr>
                <w:ins w:id="604" w:author="Bo Shen" w:date="2023-03-07T12:28:00Z"/>
                <w:color w:val="000000" w:themeColor="text1"/>
                <w:sz w:val="20"/>
                <w:szCs w:val="20"/>
                <w:rPrChange w:id="605" w:author="Bo Shen" w:date="2023-03-07T12:28:00Z">
                  <w:rPr>
                    <w:ins w:id="606" w:author="Bo Shen" w:date="2023-03-07T12:28:00Z"/>
                    <w:rFonts w:ascii="Times New Roman" w:hAnsi="Times New Roman" w:cs="Times New Roman"/>
                    <w:color w:val="000000" w:themeColor="text1"/>
                  </w:rPr>
                </w:rPrChange>
              </w:rPr>
              <w:pPrChange w:id="607" w:author="Bo Shen" w:date="2023-03-07T12:28:00Z">
                <w:pPr>
                  <w:spacing w:line="480" w:lineRule="auto"/>
                  <w:jc w:val="both"/>
                </w:pPr>
              </w:pPrChange>
            </w:pPr>
          </w:p>
        </w:tc>
        <w:tc>
          <w:tcPr>
            <w:tcW w:w="4433" w:type="dxa"/>
            <w:vAlign w:val="center"/>
            <w:tcPrChange w:id="608" w:author="Bo Shen" w:date="2023-03-07T15:40:00Z">
              <w:tcPr>
                <w:tcW w:w="3803" w:type="dxa"/>
                <w:vAlign w:val="center"/>
              </w:tcPr>
            </w:tcPrChange>
          </w:tcPr>
          <w:p w14:paraId="4F97D762" w14:textId="77777777" w:rsidR="000F52FD" w:rsidRPr="000F52FD" w:rsidRDefault="001F7C64">
            <w:pPr>
              <w:spacing w:line="240" w:lineRule="auto"/>
              <w:jc w:val="both"/>
              <w:rPr>
                <w:ins w:id="609" w:author="Bo Shen" w:date="2023-03-07T12:28:00Z"/>
                <w:i/>
                <w:color w:val="000000" w:themeColor="text1"/>
                <w:sz w:val="20"/>
                <w:szCs w:val="20"/>
                <w:rPrChange w:id="610" w:author="Bo Shen" w:date="2023-03-07T12:28:00Z">
                  <w:rPr>
                    <w:ins w:id="611" w:author="Bo Shen" w:date="2023-03-07T12:28:00Z"/>
                    <w:rFonts w:ascii="Times New Roman" w:hAnsi="Times New Roman" w:cs="Times New Roman"/>
                    <w:i/>
                    <w:color w:val="000000" w:themeColor="text1"/>
                  </w:rPr>
                </w:rPrChange>
              </w:rPr>
              <w:pPrChange w:id="612" w:author="Bo Shen" w:date="2023-03-07T12:28:00Z">
                <w:pPr>
                  <w:spacing w:line="480" w:lineRule="auto"/>
                  <w:jc w:val="both"/>
                </w:pPr>
              </w:pPrChange>
            </w:pPr>
            <m:oMathPara>
              <m:oMath>
                <m:sSubSup>
                  <m:sSubSupPr>
                    <m:ctrlPr>
                      <w:ins w:id="613" w:author="Bo Shen" w:date="2023-03-07T12:28:00Z">
                        <w:rPr>
                          <w:rFonts w:ascii="Cambria Math" w:hAnsi="Cambria Math"/>
                          <w:i/>
                          <w:color w:val="000000" w:themeColor="text1"/>
                          <w:sz w:val="20"/>
                          <w:szCs w:val="20"/>
                        </w:rPr>
                      </w:ins>
                    </m:ctrlPr>
                  </m:sSubSupPr>
                  <m:e>
                    <m:r>
                      <w:ins w:id="614" w:author="Bo Shen" w:date="2023-03-07T12:28:00Z">
                        <w:rPr>
                          <w:rFonts w:ascii="Cambria Math" w:hAnsi="Cambria Math"/>
                          <w:color w:val="000000" w:themeColor="text1"/>
                          <w:sz w:val="20"/>
                          <w:szCs w:val="20"/>
                          <w:rPrChange w:id="615" w:author="Bo Shen" w:date="2023-03-07T12:28:00Z">
                            <w:rPr>
                              <w:rFonts w:ascii="Cambria Math" w:hAnsi="Cambria Math"/>
                              <w:color w:val="000000" w:themeColor="text1"/>
                            </w:rPr>
                          </w:rPrChange>
                        </w:rPr>
                        <m:t>R</m:t>
                      </w:ins>
                    </m:r>
                  </m:e>
                  <m:sub>
                    <m:r>
                      <w:ins w:id="616" w:author="Bo Shen" w:date="2023-03-07T12:28:00Z">
                        <w:rPr>
                          <w:rFonts w:ascii="Cambria Math" w:hAnsi="Cambria Math"/>
                          <w:color w:val="000000" w:themeColor="text1"/>
                          <w:sz w:val="20"/>
                          <w:szCs w:val="20"/>
                          <w:rPrChange w:id="617" w:author="Bo Shen" w:date="2023-03-07T12:28:00Z">
                            <w:rPr>
                              <w:rFonts w:ascii="Cambria Math" w:hAnsi="Cambria Math"/>
                              <w:color w:val="000000" w:themeColor="text1"/>
                            </w:rPr>
                          </w:rPrChange>
                        </w:rPr>
                        <m:t>i</m:t>
                      </w:ins>
                    </m:r>
                  </m:sub>
                  <m:sup>
                    <m:r>
                      <w:ins w:id="618" w:author="Bo Shen" w:date="2023-03-07T12:28:00Z">
                        <w:rPr>
                          <w:rFonts w:ascii="Cambria Math" w:hAnsi="Cambria Math"/>
                          <w:color w:val="000000" w:themeColor="text1"/>
                          <w:sz w:val="20"/>
                          <w:szCs w:val="20"/>
                          <w:rPrChange w:id="619" w:author="Bo Shen" w:date="2023-03-07T12:28:00Z">
                            <w:rPr>
                              <w:rFonts w:ascii="Cambria Math" w:hAnsi="Cambria Math"/>
                              <w:color w:val="000000" w:themeColor="text1"/>
                            </w:rPr>
                          </w:rPrChange>
                        </w:rPr>
                        <m:t>*</m:t>
                      </w:ins>
                    </m:r>
                  </m:sup>
                </m:sSubSup>
                <m:r>
                  <w:ins w:id="620" w:author="Bo Shen" w:date="2023-03-07T12:28:00Z">
                    <w:rPr>
                      <w:rFonts w:ascii="Cambria Math" w:hAnsi="Cambria Math"/>
                      <w:color w:val="000000" w:themeColor="text1"/>
                      <w:sz w:val="20"/>
                      <w:szCs w:val="20"/>
                      <w:rPrChange w:id="621" w:author="Bo Shen" w:date="2023-03-07T12:28:00Z">
                        <w:rPr>
                          <w:rFonts w:ascii="Cambria Math" w:hAnsi="Cambria Math"/>
                          <w:color w:val="000000" w:themeColor="text1"/>
                        </w:rPr>
                      </w:rPrChange>
                    </w:rPr>
                    <m:t>=</m:t>
                  </w:ins>
                </m:r>
                <m:f>
                  <m:fPr>
                    <m:ctrlPr>
                      <w:ins w:id="622" w:author="Bo Shen" w:date="2023-03-07T12:28:00Z">
                        <w:rPr>
                          <w:rFonts w:ascii="Cambria Math" w:hAnsi="Cambria Math"/>
                          <w:i/>
                          <w:color w:val="000000" w:themeColor="text1"/>
                          <w:sz w:val="20"/>
                          <w:szCs w:val="20"/>
                        </w:rPr>
                      </w:ins>
                    </m:ctrlPr>
                  </m:fPr>
                  <m:num>
                    <m:sSub>
                      <m:sSubPr>
                        <m:ctrlPr>
                          <w:ins w:id="623" w:author="Bo Shen" w:date="2023-03-07T12:28:00Z">
                            <w:rPr>
                              <w:rFonts w:ascii="Cambria Math" w:hAnsi="Cambria Math"/>
                              <w:i/>
                              <w:color w:val="000000" w:themeColor="text1"/>
                              <w:sz w:val="20"/>
                              <w:szCs w:val="20"/>
                            </w:rPr>
                          </w:ins>
                        </m:ctrlPr>
                      </m:sSubPr>
                      <m:e>
                        <m:r>
                          <w:ins w:id="624" w:author="Bo Shen" w:date="2023-03-07T12:28:00Z">
                            <w:rPr>
                              <w:rFonts w:ascii="Cambria Math" w:hAnsi="Cambria Math"/>
                              <w:color w:val="000000" w:themeColor="text1"/>
                              <w:sz w:val="20"/>
                              <w:szCs w:val="20"/>
                              <w:rPrChange w:id="625" w:author="Bo Shen" w:date="2023-03-07T12:28:00Z">
                                <w:rPr>
                                  <w:rFonts w:ascii="Cambria Math" w:hAnsi="Cambria Math"/>
                                  <w:color w:val="000000" w:themeColor="text1"/>
                                </w:rPr>
                              </w:rPrChange>
                            </w:rPr>
                            <m:t>V</m:t>
                          </w:ins>
                        </m:r>
                      </m:e>
                      <m:sub>
                        <m:r>
                          <w:ins w:id="626" w:author="Bo Shen" w:date="2023-03-07T12:28:00Z">
                            <w:rPr>
                              <w:rFonts w:ascii="Cambria Math" w:hAnsi="Cambria Math"/>
                              <w:color w:val="000000" w:themeColor="text1"/>
                              <w:sz w:val="20"/>
                              <w:szCs w:val="20"/>
                              <w:rPrChange w:id="627" w:author="Bo Shen" w:date="2023-03-07T12:28:00Z">
                                <w:rPr>
                                  <w:rFonts w:ascii="Cambria Math" w:hAnsi="Cambria Math"/>
                                  <w:color w:val="000000" w:themeColor="text1"/>
                                </w:rPr>
                              </w:rPrChange>
                            </w:rPr>
                            <m:t>i</m:t>
                          </w:ins>
                        </m:r>
                      </m:sub>
                    </m:sSub>
                    <m:r>
                      <w:ins w:id="628" w:author="Bo Shen" w:date="2023-03-07T12:28:00Z">
                        <w:rPr>
                          <w:rFonts w:ascii="Cambria Math" w:hAnsi="Cambria Math"/>
                          <w:color w:val="000000" w:themeColor="text1"/>
                          <w:sz w:val="20"/>
                          <w:szCs w:val="20"/>
                          <w:rPrChange w:id="629" w:author="Bo Shen" w:date="2023-03-07T12:28:00Z">
                            <w:rPr>
                              <w:rFonts w:ascii="Cambria Math" w:hAnsi="Cambria Math"/>
                              <w:color w:val="000000" w:themeColor="text1"/>
                            </w:rPr>
                          </w:rPrChange>
                        </w:rPr>
                        <m:t>+</m:t>
                      </w:ins>
                    </m:r>
                    <m:sSub>
                      <m:sSubPr>
                        <m:ctrlPr>
                          <w:ins w:id="630" w:author="Bo Shen" w:date="2023-03-07T12:28:00Z">
                            <w:rPr>
                              <w:rFonts w:ascii="Cambria Math" w:hAnsi="Cambria Math"/>
                              <w:i/>
                              <w:color w:val="000000" w:themeColor="text1"/>
                              <w:sz w:val="20"/>
                              <w:szCs w:val="20"/>
                            </w:rPr>
                          </w:ins>
                        </m:ctrlPr>
                      </m:sSubPr>
                      <m:e>
                        <m:r>
                          <w:ins w:id="631" w:author="Bo Shen" w:date="2023-03-07T12:28:00Z">
                            <w:rPr>
                              <w:rFonts w:ascii="Cambria Math" w:hAnsi="Cambria Math"/>
                              <w:color w:val="000000" w:themeColor="text1"/>
                              <w:sz w:val="20"/>
                              <w:szCs w:val="20"/>
                              <w:rPrChange w:id="632" w:author="Bo Shen" w:date="2023-03-07T12:28:00Z">
                                <w:rPr>
                                  <w:rFonts w:ascii="Cambria Math" w:hAnsi="Cambria Math"/>
                                  <w:color w:val="000000" w:themeColor="text1"/>
                                </w:rPr>
                              </w:rPrChange>
                            </w:rPr>
                            <m:t>B</m:t>
                          </w:ins>
                        </m:r>
                      </m:e>
                      <m:sub>
                        <m:r>
                          <w:ins w:id="633" w:author="Bo Shen" w:date="2023-03-07T12:28:00Z">
                            <w:rPr>
                              <w:rFonts w:ascii="Cambria Math" w:hAnsi="Cambria Math"/>
                              <w:color w:val="000000" w:themeColor="text1"/>
                              <w:sz w:val="20"/>
                              <w:szCs w:val="20"/>
                              <w:rPrChange w:id="634" w:author="Bo Shen" w:date="2023-03-07T12:28:00Z">
                                <w:rPr>
                                  <w:rFonts w:ascii="Cambria Math" w:hAnsi="Cambria Math"/>
                                  <w:color w:val="000000" w:themeColor="text1"/>
                                </w:rPr>
                              </w:rPrChange>
                            </w:rPr>
                            <m:t>R</m:t>
                          </w:ins>
                        </m:r>
                      </m:sub>
                    </m:sSub>
                  </m:num>
                  <m:den>
                    <m:r>
                      <w:ins w:id="635" w:author="Bo Shen" w:date="2023-03-07T12:28:00Z">
                        <w:rPr>
                          <w:rFonts w:ascii="Cambria Math" w:hAnsi="Cambria Math"/>
                          <w:color w:val="000000" w:themeColor="text1"/>
                          <w:sz w:val="20"/>
                          <w:szCs w:val="20"/>
                          <w:rPrChange w:id="636" w:author="Bo Shen" w:date="2023-03-07T12:28:00Z">
                            <w:rPr>
                              <w:rFonts w:ascii="Cambria Math" w:hAnsi="Cambria Math"/>
                              <w:color w:val="000000" w:themeColor="text1"/>
                            </w:rPr>
                          </w:rPrChange>
                        </w:rPr>
                        <m:t>1+</m:t>
                      </w:ins>
                    </m:r>
                    <m:sSub>
                      <m:sSubPr>
                        <m:ctrlPr>
                          <w:ins w:id="637" w:author="Bo Shen" w:date="2023-03-07T12:28:00Z">
                            <w:rPr>
                              <w:rFonts w:ascii="Cambria Math" w:hAnsi="Cambria Math"/>
                              <w:i/>
                              <w:color w:val="000000" w:themeColor="text1"/>
                              <w:sz w:val="20"/>
                              <w:szCs w:val="20"/>
                            </w:rPr>
                          </w:ins>
                        </m:ctrlPr>
                      </m:sSubPr>
                      <m:e>
                        <m:r>
                          <w:ins w:id="638" w:author="Bo Shen" w:date="2023-03-07T12:28:00Z">
                            <w:rPr>
                              <w:rFonts w:ascii="Cambria Math" w:hAnsi="Cambria Math"/>
                              <w:color w:val="000000" w:themeColor="text1"/>
                              <w:sz w:val="20"/>
                              <w:szCs w:val="20"/>
                              <w:rPrChange w:id="639" w:author="Bo Shen" w:date="2023-03-07T12:28:00Z">
                                <w:rPr>
                                  <w:rFonts w:ascii="Cambria Math" w:hAnsi="Cambria Math"/>
                                  <w:color w:val="000000" w:themeColor="text1"/>
                                </w:rPr>
                              </w:rPrChange>
                            </w:rPr>
                            <m:t>B</m:t>
                          </w:ins>
                        </m:r>
                      </m:e>
                      <m:sub>
                        <m:r>
                          <w:ins w:id="640" w:author="Bo Shen" w:date="2023-03-07T12:28:00Z">
                            <w:rPr>
                              <w:rFonts w:ascii="Cambria Math" w:hAnsi="Cambria Math"/>
                              <w:color w:val="000000" w:themeColor="text1"/>
                              <w:sz w:val="20"/>
                              <w:szCs w:val="20"/>
                              <w:rPrChange w:id="641" w:author="Bo Shen" w:date="2023-03-07T12:28:00Z">
                                <w:rPr>
                                  <w:rFonts w:ascii="Cambria Math" w:hAnsi="Cambria Math"/>
                                  <w:color w:val="000000" w:themeColor="text1"/>
                                </w:rPr>
                              </w:rPrChange>
                            </w:rPr>
                            <m:t>G</m:t>
                          </w:ins>
                        </m:r>
                      </m:sub>
                    </m:sSub>
                    <m:r>
                      <w:ins w:id="642" w:author="Bo Shen" w:date="2023-03-07T12:28:00Z">
                        <w:rPr>
                          <w:rFonts w:ascii="Cambria Math" w:hAnsi="Cambria Math"/>
                          <w:color w:val="000000" w:themeColor="text1"/>
                          <w:sz w:val="20"/>
                          <w:szCs w:val="20"/>
                          <w:rPrChange w:id="643" w:author="Bo Shen" w:date="2023-03-07T12:28:00Z">
                            <w:rPr>
                              <w:rFonts w:ascii="Cambria Math" w:hAnsi="Cambria Math"/>
                              <w:color w:val="000000" w:themeColor="text1"/>
                            </w:rPr>
                          </w:rPrChange>
                        </w:rPr>
                        <m:t>-</m:t>
                      </w:ins>
                    </m:r>
                    <m:r>
                      <w:ins w:id="644" w:author="Bo Shen" w:date="2023-03-07T12:28:00Z">
                        <w:rPr>
                          <w:rFonts w:ascii="Cambria Math" w:hAnsi="Cambria Math"/>
                          <w:color w:val="000000" w:themeColor="text1"/>
                          <w:sz w:val="20"/>
                          <w:szCs w:val="20"/>
                          <w:rPrChange w:id="645" w:author="Bo Shen" w:date="2023-03-07T12:28:00Z">
                            <w:rPr>
                              <w:rFonts w:ascii="Cambria Math" w:hAnsi="Cambria Math"/>
                              <w:color w:val="000000" w:themeColor="text1"/>
                            </w:rPr>
                          </w:rPrChange>
                        </w:rPr>
                        <m:t>α</m:t>
                      </w:ins>
                    </m:r>
                    <m:r>
                      <w:ins w:id="646" w:author="Bo Shen" w:date="2023-03-07T12:28:00Z">
                        <w:rPr>
                          <w:rFonts w:ascii="Cambria Math" w:hAnsi="Cambria Math"/>
                          <w:color w:val="000000" w:themeColor="text1"/>
                          <w:sz w:val="20"/>
                          <w:szCs w:val="20"/>
                          <w:rPrChange w:id="647" w:author="Bo Shen" w:date="2023-03-07T12:28:00Z">
                            <w:rPr>
                              <w:rFonts w:ascii="Cambria Math" w:hAnsi="Cambria Math"/>
                              <w:color w:val="000000" w:themeColor="text1"/>
                            </w:rPr>
                          </w:rPrChange>
                        </w:rPr>
                        <m:t>+</m:t>
                      </w:ins>
                    </m:r>
                    <m:nary>
                      <m:naryPr>
                        <m:chr m:val="∑"/>
                        <m:limLoc m:val="subSup"/>
                        <m:ctrlPr>
                          <w:ins w:id="648" w:author="Bo Shen" w:date="2023-03-07T12:28:00Z">
                            <w:rPr>
                              <w:rFonts w:ascii="Cambria Math" w:hAnsi="Cambria Math"/>
                              <w:i/>
                              <w:color w:val="000000" w:themeColor="text1"/>
                              <w:sz w:val="20"/>
                              <w:szCs w:val="20"/>
                            </w:rPr>
                          </w:ins>
                        </m:ctrlPr>
                      </m:naryPr>
                      <m:sub>
                        <m:r>
                          <w:ins w:id="649" w:author="Bo Shen" w:date="2023-03-07T12:28:00Z">
                            <w:rPr>
                              <w:rFonts w:ascii="Cambria Math" w:hAnsi="Cambria Math"/>
                              <w:color w:val="000000" w:themeColor="text1"/>
                              <w:sz w:val="20"/>
                              <w:szCs w:val="20"/>
                              <w:rPrChange w:id="650" w:author="Bo Shen" w:date="2023-03-07T12:28:00Z">
                                <w:rPr>
                                  <w:rFonts w:ascii="Cambria Math" w:hAnsi="Cambria Math"/>
                                  <w:color w:val="000000" w:themeColor="text1"/>
                                </w:rPr>
                              </w:rPrChange>
                            </w:rPr>
                            <m:t>j</m:t>
                          </w:ins>
                        </m:r>
                        <m:r>
                          <w:ins w:id="651" w:author="Bo Shen" w:date="2023-03-07T12:28:00Z">
                            <w:rPr>
                              <w:rFonts w:ascii="Cambria Math" w:hAnsi="Cambria Math"/>
                              <w:color w:val="000000" w:themeColor="text1"/>
                              <w:sz w:val="20"/>
                              <w:szCs w:val="20"/>
                              <w:rPrChange w:id="652" w:author="Bo Shen" w:date="2023-03-07T12:28:00Z">
                                <w:rPr>
                                  <w:rFonts w:ascii="Cambria Math" w:hAnsi="Cambria Math"/>
                                  <w:color w:val="000000" w:themeColor="text1"/>
                                </w:rPr>
                              </w:rPrChange>
                            </w:rPr>
                            <m:t>=1</m:t>
                          </w:ins>
                        </m:r>
                      </m:sub>
                      <m:sup>
                        <m:r>
                          <w:ins w:id="653" w:author="Bo Shen" w:date="2023-03-07T12:28:00Z">
                            <w:rPr>
                              <w:rFonts w:ascii="Cambria Math" w:hAnsi="Cambria Math"/>
                              <w:color w:val="000000" w:themeColor="text1"/>
                              <w:sz w:val="20"/>
                              <w:szCs w:val="20"/>
                              <w:rPrChange w:id="654" w:author="Bo Shen" w:date="2023-03-07T12:28:00Z">
                                <w:rPr>
                                  <w:rFonts w:ascii="Cambria Math" w:hAnsi="Cambria Math"/>
                                  <w:color w:val="000000" w:themeColor="text1"/>
                                </w:rPr>
                              </w:rPrChange>
                            </w:rPr>
                            <m:t>N</m:t>
                          </w:ins>
                        </m:r>
                      </m:sup>
                      <m:e>
                        <m:sSub>
                          <m:sSubPr>
                            <m:ctrlPr>
                              <w:ins w:id="655" w:author="Bo Shen" w:date="2023-03-07T12:28:00Z">
                                <w:rPr>
                                  <w:rFonts w:ascii="Cambria Math" w:hAnsi="Cambria Math"/>
                                  <w:i/>
                                  <w:color w:val="000000" w:themeColor="text1"/>
                                  <w:sz w:val="20"/>
                                  <w:szCs w:val="20"/>
                                </w:rPr>
                              </w:ins>
                            </m:ctrlPr>
                          </m:sSubPr>
                          <m:e>
                            <m:r>
                              <w:ins w:id="656" w:author="Bo Shen" w:date="2023-03-07T12:28:00Z">
                                <w:rPr>
                                  <w:rFonts w:ascii="Cambria Math" w:hAnsi="Cambria Math"/>
                                  <w:color w:val="000000" w:themeColor="text1"/>
                                  <w:sz w:val="20"/>
                                  <w:szCs w:val="20"/>
                                  <w:rPrChange w:id="657" w:author="Bo Shen" w:date="2023-03-07T12:28:00Z">
                                    <w:rPr>
                                      <w:rFonts w:ascii="Cambria Math" w:hAnsi="Cambria Math"/>
                                      <w:color w:val="000000" w:themeColor="text1"/>
                                    </w:rPr>
                                  </w:rPrChange>
                                </w:rPr>
                                <m:t>ω</m:t>
                              </w:ins>
                            </m:r>
                          </m:e>
                          <m:sub>
                            <m:r>
                              <w:ins w:id="658" w:author="Bo Shen" w:date="2023-03-07T12:28:00Z">
                                <w:rPr>
                                  <w:rFonts w:ascii="Cambria Math" w:hAnsi="Cambria Math"/>
                                  <w:color w:val="000000" w:themeColor="text1"/>
                                  <w:sz w:val="20"/>
                                  <w:szCs w:val="20"/>
                                  <w:rPrChange w:id="659" w:author="Bo Shen" w:date="2023-03-07T12:28:00Z">
                                    <w:rPr>
                                      <w:rFonts w:ascii="Cambria Math" w:hAnsi="Cambria Math"/>
                                      <w:color w:val="000000" w:themeColor="text1"/>
                                    </w:rPr>
                                  </w:rPrChange>
                                </w:rPr>
                                <m:t>ij</m:t>
                              </w:ins>
                            </m:r>
                          </m:sub>
                        </m:sSub>
                        <m:sSubSup>
                          <m:sSubSupPr>
                            <m:ctrlPr>
                              <w:ins w:id="660" w:author="Bo Shen" w:date="2023-03-07T12:28:00Z">
                                <w:rPr>
                                  <w:rFonts w:ascii="Cambria Math" w:hAnsi="Cambria Math"/>
                                  <w:i/>
                                  <w:color w:val="000000" w:themeColor="text1"/>
                                  <w:sz w:val="20"/>
                                  <w:szCs w:val="20"/>
                                </w:rPr>
                              </w:ins>
                            </m:ctrlPr>
                          </m:sSubSupPr>
                          <m:e>
                            <m:r>
                              <w:ins w:id="661" w:author="Bo Shen" w:date="2023-03-07T12:28:00Z">
                                <w:rPr>
                                  <w:rFonts w:ascii="Cambria Math" w:hAnsi="Cambria Math"/>
                                  <w:color w:val="000000" w:themeColor="text1"/>
                                  <w:sz w:val="20"/>
                                  <w:szCs w:val="20"/>
                                  <w:rPrChange w:id="662" w:author="Bo Shen" w:date="2023-03-07T12:28:00Z">
                                    <w:rPr>
                                      <w:rFonts w:ascii="Cambria Math" w:hAnsi="Cambria Math"/>
                                      <w:color w:val="000000" w:themeColor="text1"/>
                                    </w:rPr>
                                  </w:rPrChange>
                                </w:rPr>
                                <m:t>R</m:t>
                              </w:ins>
                            </m:r>
                          </m:e>
                          <m:sub>
                            <m:r>
                              <w:ins w:id="663" w:author="Bo Shen" w:date="2023-03-07T12:28:00Z">
                                <w:rPr>
                                  <w:rFonts w:ascii="Cambria Math" w:hAnsi="Cambria Math"/>
                                  <w:color w:val="000000" w:themeColor="text1"/>
                                  <w:sz w:val="20"/>
                                  <w:szCs w:val="20"/>
                                  <w:rPrChange w:id="664" w:author="Bo Shen" w:date="2023-03-07T12:28:00Z">
                                    <w:rPr>
                                      <w:rFonts w:ascii="Cambria Math" w:hAnsi="Cambria Math"/>
                                      <w:color w:val="000000" w:themeColor="text1"/>
                                    </w:rPr>
                                  </w:rPrChange>
                                </w:rPr>
                                <m:t>j</m:t>
                              </w:ins>
                            </m:r>
                          </m:sub>
                          <m:sup>
                            <m:r>
                              <w:ins w:id="665" w:author="Bo Shen" w:date="2023-03-07T12:28:00Z">
                                <w:rPr>
                                  <w:rFonts w:ascii="Cambria Math" w:hAnsi="Cambria Math"/>
                                  <w:color w:val="000000" w:themeColor="text1"/>
                                  <w:sz w:val="20"/>
                                  <w:szCs w:val="20"/>
                                  <w:rPrChange w:id="666" w:author="Bo Shen" w:date="2023-03-07T12:28:00Z">
                                    <w:rPr>
                                      <w:rFonts w:ascii="Cambria Math" w:hAnsi="Cambria Math"/>
                                      <w:color w:val="000000" w:themeColor="text1"/>
                                    </w:rPr>
                                  </w:rPrChange>
                                </w:rPr>
                                <m:t>*</m:t>
                              </w:ins>
                            </m:r>
                          </m:sup>
                        </m:sSubSup>
                      </m:e>
                    </m:nary>
                  </m:den>
                </m:f>
              </m:oMath>
            </m:oMathPara>
          </w:p>
        </w:tc>
        <w:tc>
          <w:tcPr>
            <w:tcW w:w="877" w:type="dxa"/>
            <w:vAlign w:val="center"/>
            <w:tcPrChange w:id="667" w:author="Bo Shen" w:date="2023-03-07T15:40:00Z">
              <w:tcPr>
                <w:tcW w:w="3117" w:type="dxa"/>
                <w:vAlign w:val="center"/>
              </w:tcPr>
            </w:tcPrChange>
          </w:tcPr>
          <w:p w14:paraId="0F2EB394" w14:textId="77777777" w:rsidR="000F52FD" w:rsidRPr="000F52FD" w:rsidRDefault="000F52FD" w:rsidP="000F52FD">
            <w:pPr>
              <w:pStyle w:val="Caption"/>
              <w:jc w:val="right"/>
              <w:rPr>
                <w:ins w:id="668" w:author="Bo Shen" w:date="2023-03-07T12:28:00Z"/>
                <w:rFonts w:ascii="Arial" w:hAnsi="Arial" w:cs="Arial"/>
                <w:i w:val="0"/>
                <w:color w:val="000000" w:themeColor="text1"/>
                <w:sz w:val="20"/>
                <w:szCs w:val="20"/>
                <w:rPrChange w:id="669" w:author="Bo Shen" w:date="2023-03-07T12:28:00Z">
                  <w:rPr>
                    <w:ins w:id="670" w:author="Bo Shen" w:date="2023-03-07T12:28:00Z"/>
                    <w:rFonts w:ascii="Times New Roman" w:hAnsi="Times New Roman" w:cs="Times New Roman"/>
                    <w:i w:val="0"/>
                    <w:color w:val="000000" w:themeColor="text1"/>
                    <w:sz w:val="24"/>
                    <w:szCs w:val="24"/>
                  </w:rPr>
                </w:rPrChange>
              </w:rPr>
            </w:pPr>
            <w:ins w:id="671" w:author="Bo Shen" w:date="2023-03-07T12:28:00Z">
              <w:r w:rsidRPr="000F52FD">
                <w:rPr>
                  <w:rFonts w:ascii="Arial" w:hAnsi="Arial" w:cs="Arial"/>
                  <w:i w:val="0"/>
                  <w:color w:val="000000" w:themeColor="text1"/>
                  <w:sz w:val="20"/>
                  <w:szCs w:val="20"/>
                  <w:rPrChange w:id="672" w:author="Bo Shen" w:date="2023-03-07T12:28:00Z">
                    <w:rPr>
                      <w:rFonts w:ascii="Times New Roman" w:hAnsi="Times New Roman" w:cs="Times New Roman"/>
                      <w:i w:val="0"/>
                      <w:color w:val="000000" w:themeColor="text1"/>
                      <w:sz w:val="24"/>
                      <w:szCs w:val="24"/>
                    </w:rPr>
                  </w:rPrChange>
                </w:rPr>
                <w:t>(</w:t>
              </w:r>
              <w:r w:rsidRPr="000F52FD">
                <w:rPr>
                  <w:rFonts w:ascii="Arial" w:hAnsi="Arial" w:cs="Arial"/>
                  <w:i w:val="0"/>
                  <w:color w:val="000000" w:themeColor="text1"/>
                  <w:sz w:val="20"/>
                  <w:szCs w:val="20"/>
                  <w:rPrChange w:id="673" w:author="Bo Shen" w:date="2023-03-07T12:28:00Z">
                    <w:rPr>
                      <w:rFonts w:ascii="Times New Roman" w:hAnsi="Times New Roman" w:cs="Times New Roman"/>
                      <w:i w:val="0"/>
                      <w:color w:val="000000" w:themeColor="text1"/>
                      <w:sz w:val="24"/>
                      <w:szCs w:val="24"/>
                    </w:rPr>
                  </w:rPrChange>
                </w:rPr>
                <w:fldChar w:fldCharType="begin"/>
              </w:r>
              <w:r w:rsidRPr="000F52FD">
                <w:rPr>
                  <w:rFonts w:ascii="Arial" w:hAnsi="Arial" w:cs="Arial"/>
                  <w:i w:val="0"/>
                  <w:color w:val="000000" w:themeColor="text1"/>
                  <w:sz w:val="20"/>
                  <w:szCs w:val="20"/>
                  <w:rPrChange w:id="674" w:author="Bo Shen" w:date="2023-03-07T12:28:00Z">
                    <w:rPr>
                      <w:rFonts w:ascii="Times New Roman" w:hAnsi="Times New Roman" w:cs="Times New Roman"/>
                      <w:i w:val="0"/>
                      <w:color w:val="000000" w:themeColor="text1"/>
                      <w:sz w:val="24"/>
                      <w:szCs w:val="24"/>
                    </w:rPr>
                  </w:rPrChange>
                </w:rPr>
                <w:instrText xml:space="preserve"> SEQ Equation \* ARABIC </w:instrText>
              </w:r>
              <w:r w:rsidRPr="000F52FD">
                <w:rPr>
                  <w:rFonts w:ascii="Arial" w:hAnsi="Arial" w:cs="Arial"/>
                  <w:i w:val="0"/>
                  <w:color w:val="000000" w:themeColor="text1"/>
                  <w:sz w:val="20"/>
                  <w:szCs w:val="20"/>
                  <w:rPrChange w:id="675" w:author="Bo Shen" w:date="2023-03-07T12:28:00Z">
                    <w:rPr>
                      <w:rFonts w:ascii="Times New Roman" w:hAnsi="Times New Roman" w:cs="Times New Roman"/>
                      <w:i w:val="0"/>
                      <w:color w:val="000000" w:themeColor="text1"/>
                      <w:sz w:val="24"/>
                      <w:szCs w:val="24"/>
                    </w:rPr>
                  </w:rPrChange>
                </w:rPr>
                <w:fldChar w:fldCharType="separate"/>
              </w:r>
              <w:r w:rsidRPr="000F52FD">
                <w:rPr>
                  <w:rFonts w:ascii="Arial" w:hAnsi="Arial" w:cs="Arial"/>
                  <w:i w:val="0"/>
                  <w:noProof/>
                  <w:color w:val="000000" w:themeColor="text1"/>
                  <w:sz w:val="20"/>
                  <w:szCs w:val="20"/>
                  <w:rPrChange w:id="676" w:author="Bo Shen" w:date="2023-03-07T12:28:00Z">
                    <w:rPr>
                      <w:rFonts w:ascii="Times New Roman" w:hAnsi="Times New Roman" w:cs="Times New Roman"/>
                      <w:i w:val="0"/>
                      <w:noProof/>
                      <w:color w:val="000000" w:themeColor="text1"/>
                      <w:sz w:val="24"/>
                      <w:szCs w:val="24"/>
                    </w:rPr>
                  </w:rPrChange>
                </w:rPr>
                <w:t>4</w:t>
              </w:r>
              <w:r w:rsidRPr="000F52FD">
                <w:rPr>
                  <w:rFonts w:ascii="Arial" w:hAnsi="Arial" w:cs="Arial"/>
                  <w:i w:val="0"/>
                  <w:color w:val="000000" w:themeColor="text1"/>
                  <w:sz w:val="20"/>
                  <w:szCs w:val="20"/>
                  <w:rPrChange w:id="677" w:author="Bo Shen" w:date="2023-03-07T12:28:00Z">
                    <w:rPr>
                      <w:rFonts w:ascii="Times New Roman" w:hAnsi="Times New Roman" w:cs="Times New Roman"/>
                      <w:i w:val="0"/>
                      <w:color w:val="000000" w:themeColor="text1"/>
                      <w:sz w:val="24"/>
                      <w:szCs w:val="24"/>
                    </w:rPr>
                  </w:rPrChange>
                </w:rPr>
                <w:fldChar w:fldCharType="end"/>
              </w:r>
              <w:r w:rsidRPr="000F52FD">
                <w:rPr>
                  <w:rFonts w:ascii="Arial" w:hAnsi="Arial" w:cs="Arial"/>
                  <w:i w:val="0"/>
                  <w:color w:val="000000" w:themeColor="text1"/>
                  <w:sz w:val="20"/>
                  <w:szCs w:val="20"/>
                  <w:rPrChange w:id="678" w:author="Bo Shen" w:date="2023-03-07T12:28:00Z">
                    <w:rPr>
                      <w:rFonts w:ascii="Times New Roman" w:hAnsi="Times New Roman" w:cs="Times New Roman"/>
                      <w:i w:val="0"/>
                      <w:color w:val="000000" w:themeColor="text1"/>
                      <w:sz w:val="24"/>
                      <w:szCs w:val="24"/>
                    </w:rPr>
                  </w:rPrChange>
                </w:rPr>
                <w:t>)</w:t>
              </w:r>
            </w:ins>
          </w:p>
        </w:tc>
      </w:tr>
    </w:tbl>
    <w:p w14:paraId="5DE31038" w14:textId="76678E10" w:rsidR="00EC6F31" w:rsidRDefault="001F7C64">
      <w:pPr>
        <w:ind w:left="720" w:right="720"/>
        <w:jc w:val="right"/>
        <w:rPr>
          <w:sz w:val="20"/>
          <w:szCs w:val="20"/>
        </w:rPr>
        <w:pPrChange w:id="679" w:author="Bo Shen" w:date="2023-03-07T15:41:00Z">
          <w:pPr>
            <w:ind w:left="720" w:right="720"/>
          </w:pPr>
        </w:pPrChange>
      </w:pPr>
      <w:del w:id="680" w:author="Bo Shen" w:date="2023-03-07T12:28:00Z">
        <w:r w:rsidDel="000F52FD">
          <w:rPr>
            <w:sz w:val="20"/>
            <w:szCs w:val="20"/>
          </w:rPr>
          <w:delText xml:space="preserve">Taking advantage of its simplified mathematical form, we analytically evaluated the LDDM by </w:delText>
        </w:r>
        <w:r w:rsidDel="000F52FD">
          <w:rPr>
            <w:sz w:val="20"/>
            <w:szCs w:val="20"/>
          </w:rPr>
          <w:delText>conducting phase plane analysis and found that it represents each set of input values () as one unique and stable equilibrium point in its output space (</w:delText>
        </w:r>
        <w:r w:rsidDel="000F52FD">
          <w:rPr>
            <w:i/>
            <w:sz w:val="20"/>
            <w:szCs w:val="20"/>
          </w:rPr>
          <w:delText>R</w:delText>
        </w:r>
        <w:r w:rsidDel="000F52FD">
          <w:rPr>
            <w:sz w:val="20"/>
            <w:szCs w:val="20"/>
            <w:vertAlign w:val="subscript"/>
          </w:rPr>
          <w:delText>1</w:delText>
        </w:r>
        <w:r w:rsidDel="000F52FD">
          <w:rPr>
            <w:sz w:val="20"/>
            <w:szCs w:val="20"/>
          </w:rPr>
          <w:delText xml:space="preserve">, …, </w:delText>
        </w:r>
        <w:r w:rsidDel="000F52FD">
          <w:rPr>
            <w:i/>
            <w:sz w:val="20"/>
            <w:szCs w:val="20"/>
          </w:rPr>
          <w:delText>R</w:delText>
        </w:r>
        <w:r w:rsidDel="000F52FD">
          <w:rPr>
            <w:sz w:val="20"/>
            <w:szCs w:val="20"/>
            <w:vertAlign w:val="subscript"/>
          </w:rPr>
          <w:delText>n</w:delText>
        </w:r>
        <w:r w:rsidDel="000F52FD">
          <w:rPr>
            <w:sz w:val="20"/>
            <w:szCs w:val="20"/>
          </w:rPr>
          <w:delText xml:space="preserve">) when </w:delText>
        </w:r>
        <w:r w:rsidDel="000F52FD">
          <w:rPr>
            <w:sz w:val="20"/>
            <w:szCs w:val="20"/>
          </w:rPr>
          <w:delText>𝛽</w:delText>
        </w:r>
        <w:r w:rsidDel="000F52FD">
          <w:rPr>
            <w:sz w:val="20"/>
            <w:szCs w:val="20"/>
          </w:rPr>
          <w:delText xml:space="preserve"> = 0. To do that, we solved the equilibrium state of each </w:delText>
        </w:r>
        <w:r w:rsidDel="000F52FD">
          <w:rPr>
            <w:i/>
            <w:sz w:val="20"/>
            <w:szCs w:val="20"/>
          </w:rPr>
          <w:delText>R</w:delText>
        </w:r>
        <w:r w:rsidDel="000F52FD">
          <w:rPr>
            <w:sz w:val="20"/>
            <w:szCs w:val="20"/>
          </w:rPr>
          <w:delText xml:space="preserve"> unit by setting each diff</w:delText>
        </w:r>
        <w:r w:rsidDel="000F52FD">
          <w:rPr>
            <w:sz w:val="20"/>
            <w:szCs w:val="20"/>
          </w:rPr>
          <w:delText xml:space="preserve">erential equation (Eqs. 1-3) to zero, which results in the nullcline of each </w:delText>
        </w:r>
        <w:r w:rsidDel="000F52FD">
          <w:rPr>
            <w:i/>
            <w:sz w:val="20"/>
            <w:szCs w:val="20"/>
          </w:rPr>
          <w:delText>R</w:delText>
        </w:r>
        <w:r w:rsidDel="000F52FD">
          <w:rPr>
            <w:sz w:val="20"/>
            <w:szCs w:val="20"/>
          </w:rPr>
          <w:delText xml:space="preserve"> unit as a function of the given activities of the other </w:delText>
        </w:r>
        <w:r w:rsidDel="000F52FD">
          <w:rPr>
            <w:i/>
            <w:sz w:val="20"/>
            <w:szCs w:val="20"/>
          </w:rPr>
          <w:delText>R</w:delText>
        </w:r>
        <w:r w:rsidDel="000F52FD">
          <w:rPr>
            <w:sz w:val="20"/>
            <w:szCs w:val="20"/>
          </w:rPr>
          <w:delText xml:space="preserve"> unit, visualized in </w:delText>
        </w:r>
        <w:r w:rsidDel="000F52FD">
          <w:rPr>
            <w:b/>
            <w:sz w:val="20"/>
            <w:szCs w:val="20"/>
          </w:rPr>
          <w:delText>Fig. 3D</w:delText>
        </w:r>
        <w:r w:rsidDel="000F52FD">
          <w:rPr>
            <w:sz w:val="20"/>
            <w:szCs w:val="20"/>
          </w:rPr>
          <w:delText xml:space="preserve">. The nullclines of </w:delText>
        </w:r>
        <w:r w:rsidDel="000F52FD">
          <w:rPr>
            <w:i/>
            <w:sz w:val="20"/>
            <w:szCs w:val="20"/>
          </w:rPr>
          <w:delText>R</w:delText>
        </w:r>
        <w:r w:rsidDel="000F52FD">
          <w:rPr>
            <w:i/>
            <w:sz w:val="20"/>
            <w:szCs w:val="20"/>
            <w:vertAlign w:val="subscript"/>
          </w:rPr>
          <w:delText>1</w:delText>
        </w:r>
        <w:r w:rsidDel="000F52FD">
          <w:rPr>
            <w:sz w:val="20"/>
            <w:szCs w:val="20"/>
          </w:rPr>
          <w:delText xml:space="preserve"> (solid) and </w:delText>
        </w:r>
        <w:r w:rsidDel="000F52FD">
          <w:rPr>
            <w:i/>
            <w:sz w:val="20"/>
            <w:szCs w:val="20"/>
          </w:rPr>
          <w:delText>R</w:delText>
        </w:r>
        <w:r w:rsidDel="000F52FD">
          <w:rPr>
            <w:i/>
            <w:sz w:val="20"/>
            <w:szCs w:val="20"/>
            <w:vertAlign w:val="subscript"/>
          </w:rPr>
          <w:delText>2</w:delText>
        </w:r>
        <w:r w:rsidDel="000F52FD">
          <w:rPr>
            <w:sz w:val="20"/>
            <w:szCs w:val="20"/>
          </w:rPr>
          <w:delText xml:space="preserve"> (dashed) intersects at a unique point, regardless of e</w:delText>
        </w:r>
        <w:r w:rsidDel="000F52FD">
          <w:rPr>
            <w:sz w:val="20"/>
            <w:szCs w:val="20"/>
          </w:rPr>
          <w:delText>qual or unequal input values (see different panels for examples of different inputs). That indicates this dynamical system, when receiving any positive inputs, exists at a steady point. At this point, every unit settles into their equilibrium. Linearizatio</w:delText>
        </w:r>
        <w:r w:rsidDel="000F52FD">
          <w:rPr>
            <w:sz w:val="20"/>
            <w:szCs w:val="20"/>
          </w:rPr>
          <w:delText xml:space="preserve">n analysis around this point suggests that this point is attractive, indicating that given any initial values to the system, the activities of the units will converge io the unique equilibrium point (see </w:delText>
        </w:r>
        <w:r w:rsidDel="000F52FD">
          <w:rPr>
            <w:b/>
            <w:sz w:val="20"/>
            <w:szCs w:val="20"/>
          </w:rPr>
          <w:delText>Methods</w:delText>
        </w:r>
        <w:r w:rsidDel="000F52FD">
          <w:rPr>
            <w:sz w:val="20"/>
            <w:szCs w:val="20"/>
          </w:rPr>
          <w:delText xml:space="preserve"> </w:delText>
        </w:r>
        <w:r w:rsidDel="000F52FD">
          <w:rPr>
            <w:i/>
            <w:sz w:val="20"/>
            <w:szCs w:val="20"/>
          </w:rPr>
          <w:delText>Equilibria and stability analysis of the LDD</w:delText>
        </w:r>
        <w:r w:rsidDel="000F52FD">
          <w:rPr>
            <w:i/>
            <w:sz w:val="20"/>
            <w:szCs w:val="20"/>
          </w:rPr>
          <w:delText xml:space="preserve">M </w:delText>
        </w:r>
        <w:r w:rsidDel="000F52FD">
          <w:rPr>
            <w:sz w:val="20"/>
            <w:szCs w:val="20"/>
          </w:rPr>
          <w:delText>for</w:delText>
        </w:r>
        <w:r w:rsidDel="000F52FD">
          <w:rPr>
            <w:i/>
            <w:sz w:val="20"/>
            <w:szCs w:val="20"/>
          </w:rPr>
          <w:delText xml:space="preserve"> </w:delText>
        </w:r>
        <w:r w:rsidDel="000F52FD">
          <w:rPr>
            <w:sz w:val="20"/>
            <w:szCs w:val="20"/>
          </w:rPr>
          <w:delText xml:space="preserve">mathematical proof). The solution of the steady state of neural activity at the equilibrium (noted as </w:delText>
        </w:r>
        <w:r w:rsidDel="000F52FD">
          <w:rPr>
            <w:i/>
            <w:sz w:val="20"/>
            <w:szCs w:val="20"/>
          </w:rPr>
          <w:delText>R</w:delText>
        </w:r>
        <w:r w:rsidDel="000F52FD">
          <w:rPr>
            <w:sz w:val="20"/>
            <w:szCs w:val="20"/>
            <w:vertAlign w:val="subscript"/>
          </w:rPr>
          <w:delText>i</w:delText>
        </w:r>
        <w:r w:rsidDel="000F52FD">
          <w:rPr>
            <w:sz w:val="20"/>
            <w:szCs w:val="20"/>
            <w:vertAlign w:val="superscript"/>
          </w:rPr>
          <w:delText>*</w:delText>
        </w:r>
        <w:r w:rsidDel="000F52FD">
          <w:rPr>
            <w:sz w:val="20"/>
            <w:szCs w:val="20"/>
          </w:rPr>
          <w:delText>) reflects divisive normalization (</w:delText>
        </w:r>
        <w:r w:rsidDel="000F52FD">
          <w:rPr>
            <w:b/>
            <w:sz w:val="20"/>
            <w:szCs w:val="20"/>
          </w:rPr>
          <w:delText>Eq. 4</w:delText>
        </w:r>
        <w:r w:rsidDel="000F52FD">
          <w:rPr>
            <w:sz w:val="20"/>
            <w:szCs w:val="20"/>
          </w:rPr>
          <w:delText xml:space="preserve">), inheriting this property of the original DNM (LoFaro et al., 2014; Louie et al., 2014). The only </w:delText>
        </w:r>
        <w:r w:rsidDel="000F52FD">
          <w:rPr>
            <w:sz w:val="20"/>
            <w:szCs w:val="20"/>
          </w:rPr>
          <w:delText>difference at the equilibrium is the constant in the denominator (</w:delText>
        </w:r>
        <w:r w:rsidDel="000F52FD">
          <w:rPr>
            <w:i/>
            <w:sz w:val="20"/>
            <w:szCs w:val="20"/>
          </w:rPr>
          <w:delText>G</w:delText>
        </w:r>
        <w:r w:rsidDel="000F52FD">
          <w:rPr>
            <w:sz w:val="20"/>
            <w:szCs w:val="20"/>
            <w:vertAlign w:val="subscript"/>
          </w:rPr>
          <w:delText xml:space="preserve">0 </w:delText>
        </w:r>
        <w:r w:rsidDel="000F52FD">
          <w:rPr>
            <w:sz w:val="20"/>
            <w:szCs w:val="20"/>
          </w:rPr>
          <w:delText xml:space="preserve">- </w:delText>
        </w:r>
        <w:r w:rsidDel="000F52FD">
          <w:rPr>
            <w:sz w:val="20"/>
            <w:szCs w:val="20"/>
          </w:rPr>
          <w:delText>𝛼</w:delText>
        </w:r>
        <w:r w:rsidDel="000F52FD">
          <w:rPr>
            <w:sz w:val="20"/>
            <w:szCs w:val="20"/>
          </w:rPr>
          <w:delText>) introduced by baseline gain control and recurrent excitation; this change rescales the activity magnitudes but preserves normalized value coding.</w:delText>
        </w:r>
      </w:del>
      <w:r>
        <w:rPr>
          <w:sz w:val="20"/>
          <w:szCs w:val="20"/>
        </w:rPr>
        <w:t>”</w:t>
      </w:r>
    </w:p>
    <w:p w14:paraId="6AF22A47" w14:textId="77777777" w:rsidR="00EC6F31" w:rsidRDefault="00EC6F31">
      <w:pPr>
        <w:spacing w:before="240" w:after="240"/>
        <w:jc w:val="both"/>
        <w:rPr>
          <w:b/>
          <w:sz w:val="20"/>
          <w:szCs w:val="20"/>
        </w:rPr>
        <w:pPrChange w:id="681" w:author="Bo Shen" w:date="2023-03-07T11:51:00Z">
          <w:pPr>
            <w:spacing w:before="240" w:after="240"/>
          </w:pPr>
        </w:pPrChange>
      </w:pPr>
    </w:p>
    <w:p w14:paraId="674CE23F" w14:textId="77777777" w:rsidR="00EC6F31" w:rsidRDefault="001F7C64">
      <w:pPr>
        <w:spacing w:before="240" w:after="240"/>
        <w:jc w:val="both"/>
        <w:rPr>
          <w:b/>
          <w:sz w:val="20"/>
          <w:szCs w:val="20"/>
        </w:rPr>
        <w:pPrChange w:id="682" w:author="Bo Shen" w:date="2023-03-07T11:51:00Z">
          <w:pPr>
            <w:spacing w:before="240" w:after="240"/>
          </w:pPr>
        </w:pPrChange>
      </w:pPr>
      <w:r>
        <w:rPr>
          <w:b/>
          <w:sz w:val="20"/>
          <w:szCs w:val="20"/>
        </w:rPr>
        <w:t>C. The performance of the three m</w:t>
      </w:r>
      <w:r>
        <w:rPr>
          <w:b/>
          <w:sz w:val="20"/>
          <w:szCs w:val="20"/>
        </w:rPr>
        <w:t>odels (LDDM, DNM, RNM) on value normalization (Fig. 4) is inferred as LDDM and DNM do a good job at explaining the empirical data, but RNM does not. However, the fit results (as correlations) are quite good for all three, with the RNM's r^2 = 0.892. This i</w:t>
      </w:r>
      <w:r>
        <w:rPr>
          <w:b/>
          <w:sz w:val="20"/>
          <w:szCs w:val="20"/>
        </w:rPr>
        <w:t>s quite a good fit. Not sure that this is evidence that the RNM "does not capture well the magnitudes of neural activity as a function of V_{in}."</w:t>
      </w:r>
    </w:p>
    <w:p w14:paraId="0B907FDA" w14:textId="7DF490BD" w:rsidR="00EC6F31" w:rsidRDefault="001F7C64">
      <w:pPr>
        <w:spacing w:before="240" w:after="240"/>
        <w:jc w:val="both"/>
        <w:rPr>
          <w:sz w:val="20"/>
          <w:szCs w:val="20"/>
        </w:rPr>
        <w:pPrChange w:id="683" w:author="Bo Shen" w:date="2023-03-07T11:51:00Z">
          <w:pPr>
            <w:spacing w:before="240" w:after="240"/>
          </w:pPr>
        </w:pPrChange>
      </w:pPr>
      <w:r>
        <w:rPr>
          <w:sz w:val="20"/>
          <w:szCs w:val="20"/>
        </w:rPr>
        <w:t>We thank the Reviewer for bringing up this issue, as it touches on two important points we wish to emphasize.</w:t>
      </w:r>
      <w:r>
        <w:rPr>
          <w:sz w:val="20"/>
          <w:szCs w:val="20"/>
        </w:rPr>
        <w:t xml:space="preserve"> First, fitting the RNM to the value normalization data does a reasonably good job at replicating the patterns - but only at parameter values that take the RNM out of a WTA decision-making regime. This is a point that is emphasized in the Results text</w:t>
      </w:r>
      <w:ins w:id="684" w:author="Bo Shen" w:date="2023-03-07T15:42:00Z">
        <w:r w:rsidR="00774B4E">
          <w:rPr>
            <w:sz w:val="20"/>
            <w:szCs w:val="20"/>
          </w:rPr>
          <w:t xml:space="preserve"> (p. </w:t>
        </w:r>
      </w:ins>
      <w:ins w:id="685" w:author="Bo Shen" w:date="2023-03-07T15:43:00Z">
        <w:r w:rsidR="003B4909">
          <w:rPr>
            <w:sz w:val="20"/>
            <w:szCs w:val="20"/>
          </w:rPr>
          <w:t>14, lines 285-</w:t>
        </w:r>
      </w:ins>
      <w:ins w:id="686" w:author="Bo Shen" w:date="2023-03-07T15:44:00Z">
        <w:r w:rsidR="003B4909">
          <w:rPr>
            <w:sz w:val="20"/>
            <w:szCs w:val="20"/>
          </w:rPr>
          <w:t>287</w:t>
        </w:r>
      </w:ins>
      <w:ins w:id="687" w:author="Bo Shen" w:date="2023-03-07T15:42:00Z">
        <w:r w:rsidR="00774B4E">
          <w:rPr>
            <w:sz w:val="20"/>
            <w:szCs w:val="20"/>
          </w:rPr>
          <w:t>)</w:t>
        </w:r>
      </w:ins>
      <w:r>
        <w:rPr>
          <w:sz w:val="20"/>
          <w:szCs w:val="20"/>
        </w:rPr>
        <w:t>:</w:t>
      </w:r>
    </w:p>
    <w:p w14:paraId="4185966D" w14:textId="77777777" w:rsidR="00EC6F31" w:rsidRDefault="001F7C64" w:rsidP="00F12646">
      <w:pPr>
        <w:spacing w:before="240" w:after="240"/>
        <w:ind w:left="720" w:right="720"/>
        <w:jc w:val="both"/>
        <w:rPr>
          <w:sz w:val="20"/>
          <w:szCs w:val="20"/>
        </w:rPr>
      </w:pPr>
      <w:r>
        <w:rPr>
          <w:sz w:val="20"/>
          <w:szCs w:val="20"/>
        </w:rPr>
        <w:t>“Furthermore, fitting the RNM to the data results in a parameter regime that can no longer generate WTA competition; instead, the model predicts mean firing rates in a low-activity regime with maximum value ~ 3.5 Hz (</w:t>
      </w:r>
      <w:r>
        <w:rPr>
          <w:b/>
          <w:sz w:val="20"/>
          <w:szCs w:val="20"/>
        </w:rPr>
        <w:t>Fig. 4-figure suppl</w:t>
      </w:r>
      <w:r>
        <w:rPr>
          <w:b/>
          <w:sz w:val="20"/>
          <w:szCs w:val="20"/>
        </w:rPr>
        <w:t>ement 1</w:t>
      </w:r>
      <w:r>
        <w:rPr>
          <w:sz w:val="20"/>
          <w:szCs w:val="20"/>
        </w:rPr>
        <w:t>).”</w:t>
      </w:r>
    </w:p>
    <w:p w14:paraId="3CE8B155" w14:textId="5DD97E3F" w:rsidR="00EC6F31" w:rsidRDefault="001F7C64">
      <w:pPr>
        <w:spacing w:before="240" w:after="240"/>
        <w:jc w:val="both"/>
        <w:rPr>
          <w:sz w:val="20"/>
          <w:szCs w:val="20"/>
        </w:rPr>
        <w:pPrChange w:id="688" w:author="Bo Shen" w:date="2023-03-07T11:51:00Z">
          <w:pPr>
            <w:spacing w:before="240" w:after="240"/>
          </w:pPr>
        </w:pPrChange>
      </w:pPr>
      <w:r>
        <w:rPr>
          <w:sz w:val="20"/>
          <w:szCs w:val="20"/>
        </w:rPr>
        <w:t>Second, the Reviewer is correct that the RNM - when fit to the value normalization data - does a reasonable job of capturing the normalized coding. The difference between subtraction (inherent in the RNM) and division is mild, that’s why the per</w:t>
      </w:r>
      <w:r>
        <w:rPr>
          <w:sz w:val="20"/>
          <w:szCs w:val="20"/>
        </w:rPr>
        <w:t>formance of the three models was not hugely different from each other. The qualitative difference between subtractive and divisive gain control is the curvatures predicted under lateral inhibition. The divisive models (LDDM and DNM) show concave decreasing</w:t>
      </w:r>
      <w:r>
        <w:rPr>
          <w:sz w:val="20"/>
          <w:szCs w:val="20"/>
        </w:rPr>
        <w:t xml:space="preserve"> curves when </w:t>
      </w: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out</m:t>
            </m:r>
          </m:sub>
        </m:sSub>
      </m:oMath>
      <w:r>
        <w:rPr>
          <w:sz w:val="20"/>
          <w:szCs w:val="20"/>
        </w:rPr>
        <w:t xml:space="preserve"> increases; in contrast, the RNM shows linearly decreasing curves. The neural activity magnitudes also make a difference between the two types of inhibition across different levels of </w:t>
      </w: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in</m:t>
            </m:r>
          </m:sub>
        </m:sSub>
      </m:oMath>
      <w:r>
        <w:rPr>
          <w:sz w:val="20"/>
          <w:szCs w:val="20"/>
        </w:rPr>
        <w:t xml:space="preserve">. The divisive models (LDDM and DNM) predict </w:t>
      </w:r>
      <w:r>
        <w:rPr>
          <w:sz w:val="20"/>
          <w:szCs w:val="20"/>
        </w:rPr>
        <w:t xml:space="preserve">slightly better for these fine-tuned patterns than the subtractive type of inhibition (in RNM). </w:t>
      </w:r>
    </w:p>
    <w:p w14:paraId="45E7ECA2" w14:textId="26DC036A" w:rsidR="00EC6F31" w:rsidRDefault="001F7C64">
      <w:pPr>
        <w:spacing w:before="240" w:after="240"/>
        <w:jc w:val="both"/>
        <w:rPr>
          <w:sz w:val="20"/>
          <w:szCs w:val="20"/>
        </w:rPr>
        <w:pPrChange w:id="689" w:author="Bo Shen" w:date="2023-03-07T11:51:00Z">
          <w:pPr>
            <w:spacing w:before="240" w:after="240"/>
          </w:pPr>
        </w:pPrChange>
      </w:pPr>
      <w:r>
        <w:rPr>
          <w:sz w:val="20"/>
          <w:szCs w:val="20"/>
        </w:rPr>
        <w:t xml:space="preserve">In the revision, we have now tuned down </w:t>
      </w:r>
      <w:ins w:id="690" w:author="Paul Glimcher" w:date="2023-03-08T10:13:00Z">
        <w:r w:rsidR="00DD7EDE">
          <w:rPr>
            <w:sz w:val="20"/>
            <w:szCs w:val="20"/>
          </w:rPr>
          <w:t xml:space="preserve">our discussion of </w:t>
        </w:r>
      </w:ins>
      <w:r>
        <w:rPr>
          <w:sz w:val="20"/>
          <w:szCs w:val="20"/>
        </w:rPr>
        <w:t xml:space="preserve">the advantage that the divisive models </w:t>
      </w:r>
      <w:del w:id="691" w:author="Paul Glimcher" w:date="2023-03-08T10:13:00Z">
        <w:r w:rsidDel="00DD7EDE">
          <w:rPr>
            <w:sz w:val="20"/>
            <w:szCs w:val="20"/>
          </w:rPr>
          <w:delText xml:space="preserve">take </w:delText>
        </w:r>
      </w:del>
      <w:ins w:id="692" w:author="Paul Glimcher" w:date="2023-03-08T10:13:00Z">
        <w:r w:rsidR="00DD7EDE">
          <w:rPr>
            <w:sz w:val="20"/>
            <w:szCs w:val="20"/>
          </w:rPr>
          <w:t>have</w:t>
        </w:r>
        <w:r w:rsidR="00DD7EDE">
          <w:rPr>
            <w:sz w:val="20"/>
            <w:szCs w:val="20"/>
          </w:rPr>
          <w:t xml:space="preserve"> </w:t>
        </w:r>
      </w:ins>
      <w:r>
        <w:rPr>
          <w:sz w:val="20"/>
          <w:szCs w:val="20"/>
        </w:rPr>
        <w:t>and clarify more clearly the difference between divisive and subtractive fo</w:t>
      </w:r>
      <w:r>
        <w:rPr>
          <w:sz w:val="20"/>
          <w:szCs w:val="20"/>
        </w:rPr>
        <w:t xml:space="preserve">rms. Please see the revised </w:t>
      </w:r>
      <w:r w:rsidRPr="00D074D3">
        <w:rPr>
          <w:iCs/>
          <w:sz w:val="20"/>
          <w:szCs w:val="20"/>
          <w:rPrChange w:id="693" w:author="Bo Shen" w:date="2023-03-07T15:44:00Z">
            <w:rPr>
              <w:i/>
              <w:sz w:val="20"/>
              <w:szCs w:val="20"/>
            </w:rPr>
          </w:rPrChange>
        </w:rPr>
        <w:t>Results</w:t>
      </w:r>
      <w:r>
        <w:rPr>
          <w:sz w:val="20"/>
          <w:szCs w:val="20"/>
        </w:rPr>
        <w:t xml:space="preserve"> (p. 1</w:t>
      </w:r>
      <w:ins w:id="694" w:author="Bo Shen" w:date="2023-03-07T15:44:00Z">
        <w:r w:rsidR="00A46B01">
          <w:rPr>
            <w:sz w:val="20"/>
            <w:szCs w:val="20"/>
          </w:rPr>
          <w:t>3, lines 280-285</w:t>
        </w:r>
      </w:ins>
      <w:del w:id="695" w:author="Bo Shen" w:date="2023-03-07T15:44:00Z">
        <w:r w:rsidDel="00A46B01">
          <w:rPr>
            <w:sz w:val="20"/>
            <w:szCs w:val="20"/>
          </w:rPr>
          <w:delText>8</w:delText>
        </w:r>
      </w:del>
      <w:r>
        <w:rPr>
          <w:sz w:val="20"/>
          <w:szCs w:val="20"/>
        </w:rPr>
        <w:t xml:space="preserve">): </w:t>
      </w:r>
    </w:p>
    <w:p w14:paraId="6D6DEC20" w14:textId="77777777" w:rsidR="00EC6F31" w:rsidRDefault="001F7C64">
      <w:pPr>
        <w:spacing w:before="240" w:after="240"/>
        <w:ind w:left="720"/>
        <w:jc w:val="both"/>
        <w:rPr>
          <w:sz w:val="20"/>
          <w:szCs w:val="20"/>
        </w:rPr>
        <w:pPrChange w:id="696" w:author="Bo Shen" w:date="2023-03-07T11:51:00Z">
          <w:pPr>
            <w:spacing w:before="240" w:after="240"/>
            <w:ind w:left="720"/>
          </w:pPr>
        </w:pPrChange>
      </w:pPr>
      <w:r>
        <w:rPr>
          <w:sz w:val="20"/>
          <w:szCs w:val="20"/>
        </w:rPr>
        <w:t xml:space="preserve">“Fitting the standard RNM with four parameters (see </w:t>
      </w:r>
      <w:r w:rsidRPr="00B46789">
        <w:rPr>
          <w:iCs/>
          <w:sz w:val="20"/>
          <w:szCs w:val="20"/>
          <w:rPrChange w:id="697" w:author="Bo Shen" w:date="2023-03-07T15:44:00Z">
            <w:rPr>
              <w:i/>
              <w:sz w:val="20"/>
              <w:szCs w:val="20"/>
            </w:rPr>
          </w:rPrChange>
        </w:rPr>
        <w:t>Methods</w:t>
      </w:r>
      <w:r>
        <w:rPr>
          <w:sz w:val="20"/>
          <w:szCs w:val="20"/>
        </w:rPr>
        <w:t xml:space="preserve">) does not capture the neural activities as well as the LDDM and DNM (right panel in </w:t>
      </w:r>
      <w:r>
        <w:rPr>
          <w:b/>
          <w:sz w:val="20"/>
          <w:szCs w:val="20"/>
        </w:rPr>
        <w:t>Fig. 4B</w:t>
      </w:r>
      <w:r>
        <w:rPr>
          <w:sz w:val="20"/>
          <w:szCs w:val="20"/>
        </w:rPr>
        <w:t>) (</w:t>
      </w:r>
      <w:r>
        <w:rPr>
          <w:i/>
          <w:sz w:val="20"/>
          <w:szCs w:val="20"/>
        </w:rPr>
        <w:t>R</w:t>
      </w:r>
      <w:r>
        <w:rPr>
          <w:sz w:val="20"/>
          <w:szCs w:val="20"/>
          <w:vertAlign w:val="superscript"/>
        </w:rPr>
        <w:t>2</w:t>
      </w:r>
      <w:r>
        <w:rPr>
          <w:sz w:val="20"/>
          <w:szCs w:val="20"/>
        </w:rPr>
        <w:t xml:space="preserve"> = .8920). The difference of the performance between these models is mild because divisive and subtractive type of inhibition differ in a fine-tuned way. The c</w:t>
      </w:r>
      <w:r>
        <w:rPr>
          <w:sz w:val="20"/>
          <w:szCs w:val="20"/>
        </w:rPr>
        <w:t xml:space="preserve">urvature of neural activity as a function of </w:t>
      </w:r>
      <w:proofErr w:type="spellStart"/>
      <w:r w:rsidRPr="00795B05">
        <w:rPr>
          <w:i/>
          <w:iCs/>
          <w:sz w:val="20"/>
          <w:szCs w:val="20"/>
          <w:rPrChange w:id="698" w:author="Bo Shen" w:date="2023-03-07T12:33:00Z">
            <w:rPr>
              <w:sz w:val="20"/>
              <w:szCs w:val="20"/>
            </w:rPr>
          </w:rPrChange>
        </w:rPr>
        <w:t>V</w:t>
      </w:r>
      <w:r w:rsidRPr="00795B05">
        <w:rPr>
          <w:i/>
          <w:iCs/>
          <w:sz w:val="20"/>
          <w:szCs w:val="20"/>
          <w:vertAlign w:val="subscript"/>
          <w:rPrChange w:id="699" w:author="Bo Shen" w:date="2023-03-07T12:33:00Z">
            <w:rPr>
              <w:sz w:val="20"/>
              <w:szCs w:val="20"/>
              <w:vertAlign w:val="subscript"/>
            </w:rPr>
          </w:rPrChange>
        </w:rPr>
        <w:t>out</w:t>
      </w:r>
      <w:proofErr w:type="spellEnd"/>
      <w:r w:rsidRPr="00795B05">
        <w:rPr>
          <w:i/>
          <w:iCs/>
          <w:sz w:val="20"/>
          <w:szCs w:val="20"/>
          <w:rPrChange w:id="700" w:author="Bo Shen" w:date="2023-03-07T12:33:00Z">
            <w:rPr>
              <w:sz w:val="20"/>
              <w:szCs w:val="20"/>
            </w:rPr>
          </w:rPrChange>
        </w:rPr>
        <w:t xml:space="preserve"> </w:t>
      </w:r>
      <w:r>
        <w:rPr>
          <w:sz w:val="20"/>
          <w:szCs w:val="20"/>
        </w:rPr>
        <w:t>shows a linear type of lateral inhibition, contrast to the concave curvature predicted by divisive normalization in LDDM (and DNM).”</w:t>
      </w:r>
    </w:p>
    <w:p w14:paraId="2D086955" w14:textId="77777777" w:rsidR="00EC6F31" w:rsidRDefault="00EC6F31">
      <w:pPr>
        <w:spacing w:before="240" w:after="240"/>
        <w:ind w:left="720"/>
        <w:jc w:val="both"/>
        <w:rPr>
          <w:color w:val="0000FF"/>
          <w:sz w:val="20"/>
          <w:szCs w:val="20"/>
        </w:rPr>
        <w:pPrChange w:id="701" w:author="Bo Shen" w:date="2023-03-07T11:51:00Z">
          <w:pPr>
            <w:spacing w:before="240" w:after="240"/>
            <w:ind w:left="720"/>
          </w:pPr>
        </w:pPrChange>
      </w:pPr>
    </w:p>
    <w:p w14:paraId="36BDB653" w14:textId="77777777" w:rsidR="00EC6F31" w:rsidRDefault="001F7C64">
      <w:pPr>
        <w:spacing w:before="240" w:after="240"/>
        <w:jc w:val="both"/>
        <w:rPr>
          <w:color w:val="FF0000"/>
          <w:sz w:val="20"/>
          <w:szCs w:val="20"/>
        </w:rPr>
        <w:pPrChange w:id="702" w:author="Bo Shen" w:date="2023-03-07T11:51:00Z">
          <w:pPr>
            <w:spacing w:before="240" w:after="240"/>
          </w:pPr>
        </w:pPrChange>
      </w:pPr>
      <w:r>
        <w:rPr>
          <w:b/>
          <w:sz w:val="20"/>
          <w:szCs w:val="20"/>
        </w:rPr>
        <w:t xml:space="preserve">D. There appears to be an error in Figure 4B, the RNM plots. A vertical </w:t>
      </w:r>
      <w:r>
        <w:rPr>
          <w:b/>
          <w:sz w:val="20"/>
          <w:szCs w:val="20"/>
        </w:rPr>
        <w:t>line of color dots, that appears to be a duplicate from the legend, looks to be cut and pasted into several parts of the graph (when the empirical data is supposed to be the same across all 3 panels in Fig. 4B).</w:t>
      </w:r>
    </w:p>
    <w:p w14:paraId="27085CD4" w14:textId="3890BEA6" w:rsidR="00EC6F31" w:rsidRDefault="001F7C64">
      <w:pPr>
        <w:spacing w:before="240" w:after="240"/>
        <w:jc w:val="both"/>
        <w:rPr>
          <w:sz w:val="20"/>
          <w:szCs w:val="20"/>
        </w:rPr>
        <w:pPrChange w:id="703" w:author="Bo Shen" w:date="2023-03-07T11:51:00Z">
          <w:pPr>
            <w:spacing w:before="240" w:after="240"/>
          </w:pPr>
        </w:pPrChange>
      </w:pPr>
      <w:r>
        <w:rPr>
          <w:sz w:val="20"/>
          <w:szCs w:val="20"/>
        </w:rPr>
        <w:t xml:space="preserve">We greatly appreciate the reviewer pointing </w:t>
      </w:r>
      <w:r>
        <w:rPr>
          <w:sz w:val="20"/>
          <w:szCs w:val="20"/>
        </w:rPr>
        <w:t xml:space="preserve">out this mistake. There was a duplicate of the legend in </w:t>
      </w:r>
      <w:del w:id="704" w:author="Bo Shen" w:date="2023-03-07T20:56:00Z">
        <w:r w:rsidRPr="00434567" w:rsidDel="00434567">
          <w:rPr>
            <w:b/>
            <w:bCs/>
            <w:sz w:val="20"/>
            <w:szCs w:val="20"/>
            <w:rPrChange w:id="705" w:author="Bo Shen" w:date="2023-03-07T20:56:00Z">
              <w:rPr>
                <w:sz w:val="20"/>
                <w:szCs w:val="20"/>
              </w:rPr>
            </w:rPrChange>
          </w:rPr>
          <w:delText xml:space="preserve">Figure </w:delText>
        </w:r>
      </w:del>
      <w:ins w:id="706" w:author="Bo Shen" w:date="2023-03-07T20:56:00Z">
        <w:r w:rsidR="00434567" w:rsidRPr="00434567">
          <w:rPr>
            <w:b/>
            <w:bCs/>
            <w:sz w:val="20"/>
            <w:szCs w:val="20"/>
            <w:rPrChange w:id="707" w:author="Bo Shen" w:date="2023-03-07T20:56:00Z">
              <w:rPr>
                <w:sz w:val="20"/>
                <w:szCs w:val="20"/>
              </w:rPr>
            </w:rPrChange>
          </w:rPr>
          <w:t>Fig</w:t>
        </w:r>
        <w:r w:rsidR="00434567">
          <w:rPr>
            <w:b/>
            <w:bCs/>
            <w:sz w:val="20"/>
            <w:szCs w:val="20"/>
          </w:rPr>
          <w:t>.</w:t>
        </w:r>
        <w:r w:rsidR="00434567" w:rsidRPr="00434567">
          <w:rPr>
            <w:b/>
            <w:bCs/>
            <w:sz w:val="20"/>
            <w:szCs w:val="20"/>
            <w:rPrChange w:id="708" w:author="Bo Shen" w:date="2023-03-07T20:56:00Z">
              <w:rPr>
                <w:sz w:val="20"/>
                <w:szCs w:val="20"/>
              </w:rPr>
            </w:rPrChange>
          </w:rPr>
          <w:t xml:space="preserve"> </w:t>
        </w:r>
      </w:ins>
      <w:r w:rsidRPr="00434567">
        <w:rPr>
          <w:b/>
          <w:bCs/>
          <w:sz w:val="20"/>
          <w:szCs w:val="20"/>
          <w:rPrChange w:id="709" w:author="Bo Shen" w:date="2023-03-07T20:56:00Z">
            <w:rPr>
              <w:sz w:val="20"/>
              <w:szCs w:val="20"/>
            </w:rPr>
          </w:rPrChange>
        </w:rPr>
        <w:t>4B</w:t>
      </w:r>
      <w:r>
        <w:rPr>
          <w:sz w:val="20"/>
          <w:szCs w:val="20"/>
        </w:rPr>
        <w:t>. We have now fixed the figure in the revised manuscript.</w:t>
      </w:r>
    </w:p>
    <w:p w14:paraId="06DE0038" w14:textId="77777777" w:rsidR="00EC6F31" w:rsidRDefault="00EC6F31">
      <w:pPr>
        <w:spacing w:before="240" w:after="240"/>
        <w:jc w:val="both"/>
        <w:rPr>
          <w:sz w:val="20"/>
          <w:szCs w:val="20"/>
        </w:rPr>
        <w:pPrChange w:id="710" w:author="Bo Shen" w:date="2023-03-07T11:51:00Z">
          <w:pPr>
            <w:spacing w:before="240" w:after="240"/>
          </w:pPr>
        </w:pPrChange>
      </w:pPr>
    </w:p>
    <w:p w14:paraId="0DBB1799" w14:textId="77777777" w:rsidR="00EC6F31" w:rsidRDefault="001F7C64">
      <w:pPr>
        <w:spacing w:before="240" w:after="240"/>
        <w:jc w:val="both"/>
        <w:rPr>
          <w:b/>
          <w:sz w:val="20"/>
          <w:szCs w:val="20"/>
        </w:rPr>
        <w:pPrChange w:id="711" w:author="Bo Shen" w:date="2023-03-07T11:51:00Z">
          <w:pPr>
            <w:spacing w:before="240" w:after="240"/>
          </w:pPr>
        </w:pPrChange>
      </w:pPr>
      <w:r>
        <w:rPr>
          <w:b/>
          <w:sz w:val="20"/>
          <w:szCs w:val="20"/>
        </w:rPr>
        <w:t>E. The subset plots in Fig. 5C are incredibly hard to read.</w:t>
      </w:r>
    </w:p>
    <w:p w14:paraId="5D850559" w14:textId="77777777" w:rsidR="00EC6F31" w:rsidRDefault="001F7C64">
      <w:pPr>
        <w:spacing w:before="240" w:after="240"/>
        <w:jc w:val="both"/>
        <w:rPr>
          <w:sz w:val="20"/>
          <w:szCs w:val="20"/>
        </w:rPr>
        <w:pPrChange w:id="712" w:author="Bo Shen" w:date="2023-03-07T11:51:00Z">
          <w:pPr>
            <w:spacing w:before="240" w:after="240"/>
          </w:pPr>
        </w:pPrChange>
      </w:pPr>
      <w:r>
        <w:rPr>
          <w:sz w:val="20"/>
          <w:szCs w:val="20"/>
        </w:rPr>
        <w:t xml:space="preserve">We have removed this subset in our revision since it was a </w:t>
      </w:r>
      <w:r>
        <w:rPr>
          <w:sz w:val="20"/>
          <w:szCs w:val="20"/>
        </w:rPr>
        <w:t>figure in the reference.</w:t>
      </w:r>
    </w:p>
    <w:p w14:paraId="532B0D15" w14:textId="77777777" w:rsidR="00EC6F31" w:rsidRDefault="00EC6F31">
      <w:pPr>
        <w:spacing w:before="240" w:after="240"/>
        <w:jc w:val="both"/>
        <w:rPr>
          <w:sz w:val="20"/>
          <w:szCs w:val="20"/>
        </w:rPr>
        <w:pPrChange w:id="713" w:author="Bo Shen" w:date="2023-03-07T11:51:00Z">
          <w:pPr>
            <w:spacing w:before="240" w:after="240"/>
          </w:pPr>
        </w:pPrChange>
      </w:pPr>
    </w:p>
    <w:p w14:paraId="35A1D218" w14:textId="77777777" w:rsidR="00EC6F31" w:rsidRDefault="001F7C64">
      <w:pPr>
        <w:spacing w:before="240" w:after="240"/>
        <w:jc w:val="both"/>
        <w:rPr>
          <w:b/>
          <w:sz w:val="20"/>
          <w:szCs w:val="20"/>
        </w:rPr>
        <w:pPrChange w:id="714" w:author="Bo Shen" w:date="2023-03-07T11:51:00Z">
          <w:pPr>
            <w:spacing w:before="240" w:after="240"/>
          </w:pPr>
        </w:pPrChange>
      </w:pPr>
      <w:r>
        <w:rPr>
          <w:b/>
          <w:sz w:val="20"/>
          <w:szCs w:val="20"/>
        </w:rPr>
        <w:t>F. Figure 6B is not a Q-Q plot as stated in the caption (which measures empirical quintiles against theoretical quantiles as a means of assessing the type of underlying distribution of the data).</w:t>
      </w:r>
    </w:p>
    <w:p w14:paraId="1C05B90A" w14:textId="77777777" w:rsidR="00EC6F31" w:rsidRDefault="001F7C64">
      <w:pPr>
        <w:jc w:val="both"/>
        <w:rPr>
          <w:sz w:val="20"/>
          <w:szCs w:val="20"/>
        </w:rPr>
        <w:pPrChange w:id="715" w:author="Bo Shen" w:date="2023-03-07T11:51:00Z">
          <w:pPr/>
        </w:pPrChange>
      </w:pPr>
      <w:r>
        <w:rPr>
          <w:sz w:val="20"/>
          <w:szCs w:val="20"/>
        </w:rPr>
        <w:t xml:space="preserve">We thank the reviewer for noticing this error. They are correct, these plots are quantile probability plots (QPP), (Audley and Pike, 1965; Ratcliff and </w:t>
      </w:r>
      <w:proofErr w:type="spellStart"/>
      <w:r>
        <w:rPr>
          <w:sz w:val="20"/>
          <w:szCs w:val="20"/>
        </w:rPr>
        <w:t>Tuerlinckx</w:t>
      </w:r>
      <w:proofErr w:type="spellEnd"/>
      <w:r>
        <w:rPr>
          <w:sz w:val="20"/>
          <w:szCs w:val="20"/>
        </w:rPr>
        <w:t xml:space="preserve">, 2002; </w:t>
      </w:r>
      <w:proofErr w:type="spellStart"/>
      <w:r>
        <w:rPr>
          <w:sz w:val="20"/>
          <w:szCs w:val="20"/>
        </w:rPr>
        <w:t>Heitz</w:t>
      </w:r>
      <w:proofErr w:type="spellEnd"/>
      <w:r>
        <w:rPr>
          <w:sz w:val="20"/>
          <w:szCs w:val="20"/>
        </w:rPr>
        <w:t>, 2014). QPPs are particularly important in evaluating the fit of mathematical de</w:t>
      </w:r>
      <w:r>
        <w:rPr>
          <w:sz w:val="20"/>
          <w:szCs w:val="20"/>
        </w:rPr>
        <w:t>cision models because they show the distributional characteristics of the underlying RT and choice distributions.</w:t>
      </w:r>
    </w:p>
    <w:p w14:paraId="229871B4" w14:textId="77777777" w:rsidR="00EC6F31" w:rsidRDefault="00EC6F31">
      <w:pPr>
        <w:jc w:val="both"/>
        <w:rPr>
          <w:sz w:val="20"/>
          <w:szCs w:val="20"/>
        </w:rPr>
        <w:pPrChange w:id="716" w:author="Bo Shen" w:date="2023-03-07T11:51:00Z">
          <w:pPr/>
        </w:pPrChange>
      </w:pPr>
    </w:p>
    <w:p w14:paraId="4D4EBB4A" w14:textId="584495B3" w:rsidR="00EC6F31" w:rsidRDefault="001F7C64">
      <w:pPr>
        <w:jc w:val="both"/>
        <w:rPr>
          <w:sz w:val="20"/>
          <w:szCs w:val="20"/>
        </w:rPr>
        <w:pPrChange w:id="717" w:author="Bo Shen" w:date="2023-03-07T11:51:00Z">
          <w:pPr/>
        </w:pPrChange>
      </w:pPr>
      <w:r>
        <w:rPr>
          <w:sz w:val="20"/>
          <w:szCs w:val="20"/>
        </w:rPr>
        <w:t xml:space="preserve">We have corrected the description in the main text, methods, and legends for </w:t>
      </w:r>
      <w:del w:id="718" w:author="Bo Shen" w:date="2023-03-07T12:36:00Z">
        <w:r w:rsidRPr="00201563" w:rsidDel="00F2041F">
          <w:rPr>
            <w:b/>
            <w:bCs/>
            <w:sz w:val="20"/>
            <w:szCs w:val="20"/>
            <w:rPrChange w:id="719" w:author="Bo Shen" w:date="2023-03-07T20:56:00Z">
              <w:rPr>
                <w:sz w:val="20"/>
                <w:szCs w:val="20"/>
              </w:rPr>
            </w:rPrChange>
          </w:rPr>
          <w:delText xml:space="preserve">Figure </w:delText>
        </w:r>
      </w:del>
      <w:ins w:id="720" w:author="Bo Shen" w:date="2023-03-07T12:36:00Z">
        <w:r w:rsidR="00F2041F" w:rsidRPr="00201563">
          <w:rPr>
            <w:b/>
            <w:bCs/>
            <w:sz w:val="20"/>
            <w:szCs w:val="20"/>
            <w:rPrChange w:id="721" w:author="Bo Shen" w:date="2023-03-07T20:56:00Z">
              <w:rPr>
                <w:sz w:val="20"/>
                <w:szCs w:val="20"/>
              </w:rPr>
            </w:rPrChange>
          </w:rPr>
          <w:t xml:space="preserve">Fig. </w:t>
        </w:r>
      </w:ins>
      <w:r w:rsidRPr="00201563">
        <w:rPr>
          <w:b/>
          <w:bCs/>
          <w:sz w:val="20"/>
          <w:szCs w:val="20"/>
          <w:rPrChange w:id="722" w:author="Bo Shen" w:date="2023-03-07T20:56:00Z">
            <w:rPr>
              <w:sz w:val="20"/>
              <w:szCs w:val="20"/>
            </w:rPr>
          </w:rPrChange>
        </w:rPr>
        <w:t>6</w:t>
      </w:r>
      <w:r>
        <w:rPr>
          <w:sz w:val="20"/>
          <w:szCs w:val="20"/>
        </w:rPr>
        <w:t xml:space="preserve"> and </w:t>
      </w:r>
      <w:del w:id="723" w:author="Bo Shen" w:date="2023-03-07T12:36:00Z">
        <w:r w:rsidRPr="00201563" w:rsidDel="00F2041F">
          <w:rPr>
            <w:b/>
            <w:bCs/>
            <w:sz w:val="20"/>
            <w:szCs w:val="20"/>
            <w:rPrChange w:id="724" w:author="Bo Shen" w:date="2023-03-07T20:56:00Z">
              <w:rPr>
                <w:sz w:val="20"/>
                <w:szCs w:val="20"/>
              </w:rPr>
            </w:rPrChange>
          </w:rPr>
          <w:delText xml:space="preserve">Figure </w:delText>
        </w:r>
      </w:del>
      <w:ins w:id="725" w:author="Bo Shen" w:date="2023-03-07T12:36:00Z">
        <w:r w:rsidR="00F2041F" w:rsidRPr="00201563">
          <w:rPr>
            <w:b/>
            <w:bCs/>
            <w:sz w:val="20"/>
            <w:szCs w:val="20"/>
            <w:rPrChange w:id="726" w:author="Bo Shen" w:date="2023-03-07T20:56:00Z">
              <w:rPr>
                <w:sz w:val="20"/>
                <w:szCs w:val="20"/>
              </w:rPr>
            </w:rPrChange>
          </w:rPr>
          <w:t xml:space="preserve">Fig. </w:t>
        </w:r>
      </w:ins>
      <w:r w:rsidRPr="00201563">
        <w:rPr>
          <w:b/>
          <w:bCs/>
          <w:sz w:val="20"/>
          <w:szCs w:val="20"/>
          <w:rPrChange w:id="727" w:author="Bo Shen" w:date="2023-03-07T20:56:00Z">
            <w:rPr>
              <w:sz w:val="20"/>
              <w:szCs w:val="20"/>
            </w:rPr>
          </w:rPrChange>
        </w:rPr>
        <w:t>6-figure supplement 1</w:t>
      </w:r>
      <w:r>
        <w:rPr>
          <w:sz w:val="20"/>
          <w:szCs w:val="20"/>
        </w:rPr>
        <w:t>.</w:t>
      </w:r>
    </w:p>
    <w:p w14:paraId="6073E8DD" w14:textId="77777777" w:rsidR="00EC6F31" w:rsidRDefault="00EC6F31">
      <w:pPr>
        <w:jc w:val="both"/>
        <w:rPr>
          <w:sz w:val="20"/>
          <w:szCs w:val="20"/>
        </w:rPr>
        <w:pPrChange w:id="728" w:author="Bo Shen" w:date="2023-03-07T11:51:00Z">
          <w:pPr/>
        </w:pPrChange>
      </w:pPr>
    </w:p>
    <w:p w14:paraId="59B93E1A" w14:textId="77777777" w:rsidR="00EC6F31" w:rsidRDefault="001F7C64">
      <w:pPr>
        <w:spacing w:before="240" w:after="240"/>
        <w:jc w:val="both"/>
        <w:rPr>
          <w:b/>
          <w:sz w:val="20"/>
          <w:szCs w:val="20"/>
        </w:rPr>
        <w:pPrChange w:id="729" w:author="Bo Shen" w:date="2023-03-07T11:51:00Z">
          <w:pPr>
            <w:spacing w:before="240" w:after="240"/>
          </w:pPr>
        </w:pPrChange>
      </w:pPr>
      <w:r>
        <w:rPr>
          <w:b/>
          <w:sz w:val="20"/>
          <w:szCs w:val="20"/>
        </w:rPr>
        <w:t>G. The red</w:t>
      </w:r>
      <w:r>
        <w:rPr>
          <w:b/>
          <w:sz w:val="20"/>
          <w:szCs w:val="20"/>
        </w:rPr>
        <w:t>undant use of red to represent both instantaneous change rates vectors and nullclines of R_2 in the same plots (e.g., Fig. 8B, E) makes the results really hard to see.</w:t>
      </w:r>
    </w:p>
    <w:p w14:paraId="329040CA" w14:textId="743F46FB" w:rsidR="00EC6F31" w:rsidRDefault="001F7C64">
      <w:pPr>
        <w:spacing w:before="240" w:after="240"/>
        <w:jc w:val="both"/>
        <w:rPr>
          <w:sz w:val="20"/>
          <w:szCs w:val="20"/>
        </w:rPr>
        <w:pPrChange w:id="730" w:author="Bo Shen" w:date="2023-03-07T11:51:00Z">
          <w:pPr>
            <w:spacing w:before="240" w:after="240"/>
          </w:pPr>
        </w:pPrChange>
      </w:pPr>
      <w:r>
        <w:rPr>
          <w:sz w:val="20"/>
          <w:szCs w:val="20"/>
        </w:rPr>
        <w:t>We thank the Reviewer for noticing this difficulty. We have now improved the visualizati</w:t>
      </w:r>
      <w:r>
        <w:rPr>
          <w:sz w:val="20"/>
          <w:szCs w:val="20"/>
        </w:rPr>
        <w:t xml:space="preserve">on of the vector field (changed the color to black) </w:t>
      </w:r>
      <w:ins w:id="731" w:author="Bo Shen" w:date="2023-03-07T12:37:00Z">
        <w:r w:rsidR="00F2041F">
          <w:rPr>
            <w:sz w:val="20"/>
            <w:szCs w:val="20"/>
          </w:rPr>
          <w:t xml:space="preserve">to distinguish them from </w:t>
        </w:r>
      </w:ins>
      <w:del w:id="732" w:author="Bo Shen" w:date="2023-03-07T12:37:00Z">
        <w:r w:rsidDel="00F2041F">
          <w:rPr>
            <w:sz w:val="20"/>
            <w:szCs w:val="20"/>
          </w:rPr>
          <w:delText xml:space="preserve">and </w:delText>
        </w:r>
      </w:del>
      <w:r>
        <w:rPr>
          <w:sz w:val="20"/>
          <w:szCs w:val="20"/>
        </w:rPr>
        <w:t xml:space="preserve">the nullclines </w:t>
      </w:r>
      <w:del w:id="733" w:author="Bo Shen" w:date="2023-03-07T12:37:00Z">
        <w:r w:rsidDel="00F2041F">
          <w:rPr>
            <w:sz w:val="20"/>
            <w:szCs w:val="20"/>
          </w:rPr>
          <w:delText xml:space="preserve">(increased line width) </w:delText>
        </w:r>
      </w:del>
      <w:r>
        <w:rPr>
          <w:sz w:val="20"/>
          <w:szCs w:val="20"/>
        </w:rPr>
        <w:t xml:space="preserve">in </w:t>
      </w:r>
      <w:r w:rsidRPr="0058224E">
        <w:rPr>
          <w:b/>
          <w:bCs/>
          <w:sz w:val="20"/>
          <w:szCs w:val="20"/>
          <w:rPrChange w:id="734" w:author="Bo Shen" w:date="2023-03-07T20:56:00Z">
            <w:rPr>
              <w:sz w:val="20"/>
              <w:szCs w:val="20"/>
            </w:rPr>
          </w:rPrChange>
        </w:rPr>
        <w:t>Fig. 8B, E</w:t>
      </w:r>
      <w:r>
        <w:rPr>
          <w:sz w:val="20"/>
          <w:szCs w:val="20"/>
        </w:rPr>
        <w:t xml:space="preserve"> as well as other figures with the same issue (</w:t>
      </w:r>
      <w:r w:rsidRPr="0058224E">
        <w:rPr>
          <w:b/>
          <w:bCs/>
          <w:sz w:val="20"/>
          <w:szCs w:val="20"/>
          <w:rPrChange w:id="735" w:author="Bo Shen" w:date="2023-03-07T20:56:00Z">
            <w:rPr>
              <w:sz w:val="20"/>
              <w:szCs w:val="20"/>
            </w:rPr>
          </w:rPrChange>
        </w:rPr>
        <w:t>Fig</w:t>
      </w:r>
      <w:ins w:id="736" w:author="Bo Shen" w:date="2023-03-07T20:56:00Z">
        <w:r w:rsidR="006129BD">
          <w:rPr>
            <w:b/>
            <w:bCs/>
            <w:sz w:val="20"/>
            <w:szCs w:val="20"/>
          </w:rPr>
          <w:t>s</w:t>
        </w:r>
      </w:ins>
      <w:r w:rsidRPr="0058224E">
        <w:rPr>
          <w:b/>
          <w:bCs/>
          <w:sz w:val="20"/>
          <w:szCs w:val="20"/>
          <w:rPrChange w:id="737" w:author="Bo Shen" w:date="2023-03-07T20:56:00Z">
            <w:rPr>
              <w:sz w:val="20"/>
              <w:szCs w:val="20"/>
            </w:rPr>
          </w:rPrChange>
        </w:rPr>
        <w:t>. 8-figure supplement 1A-C</w:t>
      </w:r>
      <w:r>
        <w:rPr>
          <w:sz w:val="20"/>
          <w:szCs w:val="20"/>
        </w:rPr>
        <w:t xml:space="preserve"> and </w:t>
      </w:r>
      <w:r w:rsidRPr="0058224E">
        <w:rPr>
          <w:b/>
          <w:bCs/>
          <w:sz w:val="20"/>
          <w:szCs w:val="20"/>
          <w:rPrChange w:id="738" w:author="Bo Shen" w:date="2023-03-07T20:56:00Z">
            <w:rPr>
              <w:sz w:val="20"/>
              <w:szCs w:val="20"/>
            </w:rPr>
          </w:rPrChange>
        </w:rPr>
        <w:t>Fig</w:t>
      </w:r>
      <w:ins w:id="739" w:author="Bo Shen" w:date="2023-03-07T20:56:00Z">
        <w:r w:rsidR="006129BD">
          <w:rPr>
            <w:b/>
            <w:bCs/>
            <w:sz w:val="20"/>
            <w:szCs w:val="20"/>
          </w:rPr>
          <w:t>s</w:t>
        </w:r>
      </w:ins>
      <w:r w:rsidRPr="0058224E">
        <w:rPr>
          <w:b/>
          <w:bCs/>
          <w:sz w:val="20"/>
          <w:szCs w:val="20"/>
          <w:rPrChange w:id="740" w:author="Bo Shen" w:date="2023-03-07T20:56:00Z">
            <w:rPr>
              <w:sz w:val="20"/>
              <w:szCs w:val="20"/>
            </w:rPr>
          </w:rPrChange>
        </w:rPr>
        <w:t>. 8-figure supplement 2A-C</w:t>
      </w:r>
      <w:r>
        <w:rPr>
          <w:sz w:val="20"/>
          <w:szCs w:val="20"/>
        </w:rPr>
        <w:t>).</w:t>
      </w:r>
    </w:p>
    <w:p w14:paraId="63125AF3" w14:textId="77777777" w:rsidR="00EC6F31" w:rsidRDefault="00EC6F31">
      <w:pPr>
        <w:spacing w:before="240" w:after="240"/>
        <w:jc w:val="both"/>
        <w:rPr>
          <w:sz w:val="20"/>
          <w:szCs w:val="20"/>
        </w:rPr>
        <w:pPrChange w:id="741" w:author="Bo Shen" w:date="2023-03-07T11:51:00Z">
          <w:pPr>
            <w:spacing w:before="240" w:after="240"/>
          </w:pPr>
        </w:pPrChange>
      </w:pPr>
    </w:p>
    <w:p w14:paraId="523806C0" w14:textId="77777777" w:rsidR="00EC6F31" w:rsidRDefault="001F7C64">
      <w:pPr>
        <w:spacing w:before="240" w:after="240"/>
        <w:jc w:val="both"/>
        <w:rPr>
          <w:b/>
          <w:sz w:val="20"/>
          <w:szCs w:val="20"/>
        </w:rPr>
        <w:pPrChange w:id="742" w:author="Bo Shen" w:date="2023-03-07T11:51:00Z">
          <w:pPr>
            <w:spacing w:before="240" w:after="240"/>
          </w:pPr>
        </w:pPrChange>
      </w:pPr>
      <w:r>
        <w:rPr>
          <w:b/>
          <w:sz w:val="20"/>
          <w:szCs w:val="20"/>
        </w:rPr>
        <w:t>H. The e</w:t>
      </w:r>
      <w:r>
        <w:rPr>
          <w:b/>
          <w:sz w:val="20"/>
          <w:szCs w:val="20"/>
        </w:rPr>
        <w:t>nd of the results introduces GABA manipulations in the model (beginning on line 510). However, as far as I read, there is no GABA-specific inhibition in the model. The differential equations that define the LDDM are simple inhibitory/excitatory units. Ther</w:t>
      </w:r>
      <w:r>
        <w:rPr>
          <w:b/>
          <w:sz w:val="20"/>
          <w:szCs w:val="20"/>
        </w:rPr>
        <w:t xml:space="preserve">e is no modeling of GABA dynamics themselves. </w:t>
      </w:r>
      <w:proofErr w:type="gramStart"/>
      <w:r>
        <w:rPr>
          <w:b/>
          <w:sz w:val="20"/>
          <w:szCs w:val="20"/>
        </w:rPr>
        <w:t>So</w:t>
      </w:r>
      <w:proofErr w:type="gramEnd"/>
      <w:r>
        <w:rPr>
          <w:b/>
          <w:sz w:val="20"/>
          <w:szCs w:val="20"/>
        </w:rPr>
        <w:t xml:space="preserve"> this shift in calling inhibition "GABA" is confusing.</w:t>
      </w:r>
    </w:p>
    <w:p w14:paraId="4A67D1DC" w14:textId="05803658" w:rsidR="00EC6F31" w:rsidRDefault="001F7C64">
      <w:pPr>
        <w:spacing w:before="240" w:after="240"/>
        <w:jc w:val="both"/>
        <w:rPr>
          <w:sz w:val="20"/>
          <w:szCs w:val="20"/>
        </w:rPr>
        <w:pPrChange w:id="743" w:author="Bo Shen" w:date="2023-03-07T11:51:00Z">
          <w:pPr>
            <w:spacing w:before="240" w:after="240"/>
          </w:pPr>
        </w:pPrChange>
      </w:pPr>
      <w:r>
        <w:rPr>
          <w:sz w:val="20"/>
          <w:szCs w:val="20"/>
        </w:rPr>
        <w:t>We apologize for the confusion, and agree that the original shift to a GABA manipulation was a bit abrupt. In the revision, we have rephrased the GABA-re</w:t>
      </w:r>
      <w:r>
        <w:rPr>
          <w:sz w:val="20"/>
          <w:szCs w:val="20"/>
        </w:rPr>
        <w:t xml:space="preserve">lated manipulation to be a more general inhibitory potentiation, mentioning a GABA agonist as an example of pharmacological manipulation. We have revised the related labels in Fig. 10 </w:t>
      </w:r>
      <w:ins w:id="744" w:author="Bo Shen" w:date="2023-03-07T12:39:00Z">
        <w:r w:rsidR="00356C3F">
          <w:rPr>
            <w:sz w:val="20"/>
            <w:szCs w:val="20"/>
          </w:rPr>
          <w:t xml:space="preserve">and the Methods </w:t>
        </w:r>
      </w:ins>
      <w:r>
        <w:rPr>
          <w:sz w:val="20"/>
          <w:szCs w:val="20"/>
        </w:rPr>
        <w:t xml:space="preserve">accordingly. </w:t>
      </w:r>
    </w:p>
    <w:p w14:paraId="0BEAC429" w14:textId="06A91F9E" w:rsidR="00EC6F31" w:rsidRDefault="001F7C64">
      <w:pPr>
        <w:spacing w:before="240" w:after="240"/>
        <w:jc w:val="both"/>
        <w:rPr>
          <w:sz w:val="20"/>
          <w:szCs w:val="20"/>
        </w:rPr>
        <w:pPrChange w:id="745" w:author="Bo Shen" w:date="2023-03-07T11:51:00Z">
          <w:pPr>
            <w:spacing w:before="240" w:after="240"/>
          </w:pPr>
        </w:pPrChange>
      </w:pPr>
      <w:r>
        <w:rPr>
          <w:sz w:val="20"/>
          <w:szCs w:val="20"/>
        </w:rPr>
        <w:t>In Results (</w:t>
      </w:r>
      <w:r w:rsidRPr="002A477E">
        <w:rPr>
          <w:sz w:val="20"/>
          <w:szCs w:val="20"/>
          <w:rPrChange w:id="746" w:author="Bo Shen" w:date="2023-03-07T15:45:00Z">
            <w:rPr>
              <w:sz w:val="20"/>
              <w:szCs w:val="20"/>
              <w:highlight w:val="yellow"/>
            </w:rPr>
          </w:rPrChange>
        </w:rPr>
        <w:t xml:space="preserve">pp. </w:t>
      </w:r>
      <w:ins w:id="747" w:author="Bo Shen" w:date="2023-03-07T15:45:00Z">
        <w:r w:rsidR="002A477E" w:rsidRPr="002A477E">
          <w:rPr>
            <w:sz w:val="20"/>
            <w:szCs w:val="20"/>
            <w:rPrChange w:id="748" w:author="Bo Shen" w:date="2023-03-07T15:45:00Z">
              <w:rPr>
                <w:sz w:val="20"/>
                <w:szCs w:val="20"/>
                <w:highlight w:val="yellow"/>
              </w:rPr>
            </w:rPrChange>
          </w:rPr>
          <w:t>29</w:t>
        </w:r>
      </w:ins>
      <w:del w:id="749" w:author="Bo Shen" w:date="2023-03-07T15:45:00Z">
        <w:r w:rsidRPr="002A477E" w:rsidDel="002A477E">
          <w:rPr>
            <w:sz w:val="20"/>
            <w:szCs w:val="20"/>
            <w:rPrChange w:id="750" w:author="Bo Shen" w:date="2023-03-07T15:45:00Z">
              <w:rPr>
                <w:sz w:val="20"/>
                <w:szCs w:val="20"/>
                <w:highlight w:val="yellow"/>
              </w:rPr>
            </w:rPrChange>
          </w:rPr>
          <w:delText>X</w:delText>
        </w:r>
      </w:del>
      <w:r w:rsidRPr="002A477E">
        <w:rPr>
          <w:sz w:val="20"/>
          <w:szCs w:val="20"/>
          <w:rPrChange w:id="751" w:author="Bo Shen" w:date="2023-03-07T15:45:00Z">
            <w:rPr>
              <w:sz w:val="20"/>
              <w:szCs w:val="20"/>
              <w:highlight w:val="yellow"/>
            </w:rPr>
          </w:rPrChange>
        </w:rPr>
        <w:t>-</w:t>
      </w:r>
      <w:ins w:id="752" w:author="Bo Shen" w:date="2023-03-07T15:45:00Z">
        <w:r w:rsidR="002A477E" w:rsidRPr="002A477E">
          <w:rPr>
            <w:sz w:val="20"/>
            <w:szCs w:val="20"/>
            <w:rPrChange w:id="753" w:author="Bo Shen" w:date="2023-03-07T15:45:00Z">
              <w:rPr>
                <w:sz w:val="20"/>
                <w:szCs w:val="20"/>
                <w:highlight w:val="yellow"/>
              </w:rPr>
            </w:rPrChange>
          </w:rPr>
          <w:t>30</w:t>
        </w:r>
      </w:ins>
      <w:del w:id="754" w:author="Bo Shen" w:date="2023-03-07T15:45:00Z">
        <w:r w:rsidDel="002A477E">
          <w:rPr>
            <w:sz w:val="20"/>
            <w:szCs w:val="20"/>
            <w:highlight w:val="yellow"/>
          </w:rPr>
          <w:delText>X</w:delText>
        </w:r>
      </w:del>
      <w:r>
        <w:rPr>
          <w:sz w:val="20"/>
          <w:szCs w:val="20"/>
        </w:rPr>
        <w:t xml:space="preserve">), we have </w:t>
      </w:r>
      <w:r>
        <w:rPr>
          <w:sz w:val="20"/>
          <w:szCs w:val="20"/>
        </w:rPr>
        <w:t>revised the text away from using GABA and towards a general potentiation of inhibition:</w:t>
      </w:r>
    </w:p>
    <w:p w14:paraId="48740733" w14:textId="77777777" w:rsidR="00EC6F31" w:rsidRDefault="001F7C64" w:rsidP="00F12646">
      <w:pPr>
        <w:ind w:left="720"/>
        <w:jc w:val="both"/>
        <w:rPr>
          <w:b/>
          <w:i/>
          <w:sz w:val="20"/>
          <w:szCs w:val="20"/>
        </w:rPr>
      </w:pPr>
      <w:r>
        <w:rPr>
          <w:i/>
          <w:sz w:val="20"/>
          <w:szCs w:val="20"/>
        </w:rPr>
        <w:t>“Inhibitory potentiation distinguishes LDDM from earlier models</w:t>
      </w:r>
    </w:p>
    <w:p w14:paraId="2645131C" w14:textId="77777777" w:rsidR="00EC6F31" w:rsidRDefault="001F7C64">
      <w:pPr>
        <w:spacing w:before="240" w:after="240"/>
        <w:ind w:left="720"/>
        <w:jc w:val="both"/>
        <w:rPr>
          <w:sz w:val="20"/>
          <w:szCs w:val="20"/>
        </w:rPr>
        <w:pPrChange w:id="755" w:author="Bo Shen" w:date="2023-03-07T11:51:00Z">
          <w:pPr>
            <w:spacing w:before="240" w:after="240"/>
            <w:ind w:left="720"/>
          </w:pPr>
        </w:pPrChange>
      </w:pPr>
      <w:r>
        <w:rPr>
          <w:sz w:val="20"/>
          <w:szCs w:val="20"/>
        </w:rPr>
        <w:t>The architecture of disinhibition employed by the LDDM is more structured than earlier non-selective inh</w:t>
      </w:r>
      <w:r>
        <w:rPr>
          <w:sz w:val="20"/>
          <w:szCs w:val="20"/>
        </w:rPr>
        <w:t>ibition used in more standard competition networks. This distinction gives rise to the novel prediction from LDDM that the influence of global changes in inhibitory tone are non-selective during representation, but switch to being input-selective after dis</w:t>
      </w:r>
      <w:r>
        <w:rPr>
          <w:sz w:val="20"/>
          <w:szCs w:val="20"/>
        </w:rPr>
        <w:t>inhibition is increased. This reflects a fundamentally novel prediction of this class of model. To empirically test that key prediction, optogenetic/pharmacological manipulation of inhibitory connection weights (e.g., via GABAergic agonist) could be introd</w:t>
      </w:r>
      <w:r>
        <w:rPr>
          <w:sz w:val="20"/>
          <w:szCs w:val="20"/>
        </w:rPr>
        <w:t>uced. The LDDM contains two different types of inhibition and thus its reaction to inhibitory potentiation depends on both the state of the disinhibitory network and the intensity of potentiation. To highlight the importance of that prediction, we implemen</w:t>
      </w:r>
      <w:r>
        <w:rPr>
          <w:sz w:val="20"/>
          <w:szCs w:val="20"/>
        </w:rPr>
        <w:t>ted different levels of inhibitory connection weights in both the LDDM and the standard RNM.</w:t>
      </w:r>
    </w:p>
    <w:p w14:paraId="42FADC02" w14:textId="6B92FA87" w:rsidR="00EC6F31" w:rsidRDefault="001F7C64">
      <w:pPr>
        <w:ind w:left="720"/>
        <w:jc w:val="both"/>
        <w:rPr>
          <w:sz w:val="20"/>
          <w:szCs w:val="20"/>
        </w:rPr>
        <w:pPrChange w:id="756" w:author="Bo Shen" w:date="2023-03-07T11:51:00Z">
          <w:pPr>
            <w:ind w:left="720"/>
          </w:pPr>
        </w:pPrChange>
      </w:pPr>
      <w:r>
        <w:rPr>
          <w:sz w:val="20"/>
          <w:szCs w:val="20"/>
        </w:rPr>
        <w:lastRenderedPageBreak/>
        <w:t xml:space="preserve">At the neural level, the LDDM predicts a dissociable effect of potentiated inhibition on the primary (i.e., </w:t>
      </w:r>
      <w:r>
        <w:rPr>
          <w:i/>
          <w:sz w:val="20"/>
          <w:szCs w:val="20"/>
        </w:rPr>
        <w:t>R</w:t>
      </w:r>
      <w:r>
        <w:rPr>
          <w:sz w:val="20"/>
          <w:szCs w:val="20"/>
        </w:rPr>
        <w:t>) neuron’s activity (</w:t>
      </w:r>
      <w:r>
        <w:rPr>
          <w:b/>
          <w:sz w:val="20"/>
          <w:szCs w:val="20"/>
        </w:rPr>
        <w:t>Fig</w:t>
      </w:r>
      <w:ins w:id="757" w:author="Bo Shen" w:date="2023-03-07T19:12:00Z">
        <w:r w:rsidR="005D309C">
          <w:rPr>
            <w:b/>
            <w:sz w:val="20"/>
            <w:szCs w:val="20"/>
          </w:rPr>
          <w:t>.</w:t>
        </w:r>
      </w:ins>
      <w:r>
        <w:rPr>
          <w:b/>
          <w:sz w:val="20"/>
          <w:szCs w:val="20"/>
        </w:rPr>
        <w:t xml:space="preserve"> 10A</w:t>
      </w:r>
      <w:r>
        <w:rPr>
          <w:sz w:val="20"/>
          <w:szCs w:val="20"/>
        </w:rPr>
        <w:t>). During option represen</w:t>
      </w:r>
      <w:r>
        <w:rPr>
          <w:sz w:val="20"/>
          <w:szCs w:val="20"/>
        </w:rPr>
        <w:t xml:space="preserve">tation (cue interval in fixed duration trials), potentiated inhibition increases both recurrent and lateral inhibition, leading to decreased firing rates and a weaker modulation by value on the primary neurons. During option selection (go/choice intervals </w:t>
      </w:r>
      <w:r>
        <w:rPr>
          <w:sz w:val="20"/>
          <w:szCs w:val="20"/>
        </w:rPr>
        <w:t>in fixed duration trials), stimulation of local disinhibition increases WTA activity and simultaneously decreases the late-stage representation of value. As an outcome, these changes produce a speeding up of RTs but a decreased choice accuracy (</w:t>
      </w:r>
      <w:r>
        <w:rPr>
          <w:b/>
          <w:sz w:val="20"/>
          <w:szCs w:val="20"/>
        </w:rPr>
        <w:t>Fig. 10B</w:t>
      </w:r>
      <w:r>
        <w:rPr>
          <w:sz w:val="20"/>
          <w:szCs w:val="20"/>
        </w:rPr>
        <w:t xml:space="preserve">). </w:t>
      </w:r>
      <w:r>
        <w:rPr>
          <w:sz w:val="20"/>
          <w:szCs w:val="20"/>
        </w:rPr>
        <w:t>The expected differences between the control condition and the inhibitory potentiation condition would be evident in chronometric and psychometric curves across different levels of inputs (</w:t>
      </w:r>
      <w:r>
        <w:rPr>
          <w:b/>
          <w:sz w:val="20"/>
          <w:szCs w:val="20"/>
        </w:rPr>
        <w:t>Fig. 10C</w:t>
      </w:r>
      <w:r>
        <w:rPr>
          <w:sz w:val="20"/>
          <w:szCs w:val="20"/>
        </w:rPr>
        <w:t>). Note that the qualitative predictions for inhibitory pot</w:t>
      </w:r>
      <w:r>
        <w:rPr>
          <w:sz w:val="20"/>
          <w:szCs w:val="20"/>
        </w:rPr>
        <w:t>entiation effects on RT and accuracy (i.e., the direction of changes) are robust to specific LDDM parameterizations (</w:t>
      </w:r>
      <w:r>
        <w:rPr>
          <w:b/>
          <w:sz w:val="20"/>
          <w:szCs w:val="20"/>
        </w:rPr>
        <w:t>Fig. 10D</w:t>
      </w:r>
      <w:r>
        <w:rPr>
          <w:sz w:val="20"/>
          <w:szCs w:val="20"/>
        </w:rPr>
        <w:t>). In contrast, in more traditional networks like the RNM that employ non-selective inhibition, potentiated inhibition suppresses t</w:t>
      </w:r>
      <w:r>
        <w:rPr>
          <w:sz w:val="20"/>
          <w:szCs w:val="20"/>
        </w:rPr>
        <w:t>he excitatory neural activities during the WTA competition (</w:t>
      </w:r>
      <w:r>
        <w:rPr>
          <w:b/>
          <w:sz w:val="20"/>
          <w:szCs w:val="20"/>
        </w:rPr>
        <w:t>Fig. 10E</w:t>
      </w:r>
      <w:r>
        <w:rPr>
          <w:sz w:val="20"/>
          <w:szCs w:val="20"/>
        </w:rPr>
        <w:t>). The suppression in neural coding will slow down RTs but will not affect the choice accuracy (</w:t>
      </w:r>
      <w:r>
        <w:rPr>
          <w:b/>
          <w:sz w:val="20"/>
          <w:szCs w:val="20"/>
        </w:rPr>
        <w:t>Figs. 10F</w:t>
      </w:r>
      <w:del w:id="758" w:author="Bo Shen" w:date="2023-03-07T19:12:00Z">
        <w:r w:rsidDel="005D309C">
          <w:rPr>
            <w:sz w:val="20"/>
            <w:szCs w:val="20"/>
          </w:rPr>
          <w:delText xml:space="preserve"> and </w:delText>
        </w:r>
      </w:del>
      <w:ins w:id="759" w:author="Bo Shen" w:date="2023-03-07T19:12:00Z">
        <w:r w:rsidR="005D309C">
          <w:rPr>
            <w:sz w:val="20"/>
            <w:szCs w:val="20"/>
          </w:rPr>
          <w:t xml:space="preserve">, </w:t>
        </w:r>
      </w:ins>
      <w:r>
        <w:rPr>
          <w:b/>
          <w:sz w:val="20"/>
          <w:szCs w:val="20"/>
        </w:rPr>
        <w:t>G</w:t>
      </w:r>
      <w:r>
        <w:rPr>
          <w:sz w:val="20"/>
          <w:szCs w:val="20"/>
        </w:rPr>
        <w:t>). These novel predictions could be readily tested and differentiate models</w:t>
      </w:r>
      <w:r>
        <w:rPr>
          <w:sz w:val="20"/>
          <w:szCs w:val="20"/>
        </w:rPr>
        <w:t xml:space="preserve"> that rely on the structured disinhibition that we propose from models, which employs traditional changes in the E/I balance to achieve state changes.”</w:t>
      </w:r>
    </w:p>
    <w:p w14:paraId="2CD71377" w14:textId="77777777" w:rsidR="00EC6F31" w:rsidRDefault="00EC6F31">
      <w:pPr>
        <w:spacing w:before="240" w:after="240"/>
        <w:jc w:val="both"/>
        <w:rPr>
          <w:b/>
          <w:sz w:val="20"/>
          <w:szCs w:val="20"/>
        </w:rPr>
        <w:pPrChange w:id="760" w:author="Bo Shen" w:date="2023-03-07T11:51:00Z">
          <w:pPr>
            <w:spacing w:before="240" w:after="240"/>
          </w:pPr>
        </w:pPrChange>
      </w:pPr>
    </w:p>
    <w:p w14:paraId="521294CC" w14:textId="77777777" w:rsidR="00EC6F31" w:rsidRDefault="001F7C64">
      <w:pPr>
        <w:spacing w:before="240" w:after="240"/>
        <w:jc w:val="both"/>
        <w:rPr>
          <w:b/>
          <w:sz w:val="20"/>
          <w:szCs w:val="20"/>
        </w:rPr>
        <w:pPrChange w:id="761" w:author="Bo Shen" w:date="2023-03-07T11:51:00Z">
          <w:pPr>
            <w:spacing w:before="240" w:after="240"/>
          </w:pPr>
        </w:pPrChange>
      </w:pPr>
      <w:r>
        <w:rPr>
          <w:b/>
          <w:sz w:val="20"/>
          <w:szCs w:val="20"/>
        </w:rPr>
        <w:t xml:space="preserve">I. The Methods introduce E and I </w:t>
      </w:r>
      <w:proofErr w:type="gramStart"/>
      <w:r>
        <w:rPr>
          <w:b/>
          <w:sz w:val="20"/>
          <w:szCs w:val="20"/>
        </w:rPr>
        <w:t>signals</w:t>
      </w:r>
      <w:proofErr w:type="gramEnd"/>
      <w:r>
        <w:rPr>
          <w:b/>
          <w:sz w:val="20"/>
          <w:szCs w:val="20"/>
        </w:rPr>
        <w:t xml:space="preserve"> as part of the LDDM, however, this is the first time these are</w:t>
      </w:r>
      <w:r>
        <w:rPr>
          <w:b/>
          <w:sz w:val="20"/>
          <w:szCs w:val="20"/>
        </w:rPr>
        <w:t xml:space="preserve"> mentioned (in fact the differential equations in the Methods differ with the inclusion of these signals, from the equations used in the Results). These seem key (and related to my prior point about GABA). Why are these excluded from prior descriptions of </w:t>
      </w:r>
      <w:r>
        <w:rPr>
          <w:b/>
          <w:sz w:val="20"/>
          <w:szCs w:val="20"/>
        </w:rPr>
        <w:t xml:space="preserve">the model outside of the Methods? </w:t>
      </w:r>
      <w:r>
        <w:rPr>
          <w:b/>
          <w:sz w:val="20"/>
          <w:szCs w:val="20"/>
        </w:rPr>
        <w:tab/>
      </w:r>
      <w:r>
        <w:rPr>
          <w:b/>
          <w:sz w:val="20"/>
          <w:szCs w:val="20"/>
        </w:rPr>
        <w:tab/>
      </w:r>
      <w:r>
        <w:rPr>
          <w:b/>
          <w:sz w:val="20"/>
          <w:szCs w:val="20"/>
        </w:rPr>
        <w:tab/>
      </w:r>
      <w:r>
        <w:rPr>
          <w:b/>
          <w:sz w:val="20"/>
          <w:szCs w:val="20"/>
        </w:rPr>
        <w:tab/>
      </w:r>
    </w:p>
    <w:p w14:paraId="2DE32469" w14:textId="77777777" w:rsidR="00EC6F31" w:rsidRDefault="001F7C64">
      <w:pPr>
        <w:spacing w:before="240" w:after="240"/>
        <w:jc w:val="both"/>
        <w:rPr>
          <w:sz w:val="20"/>
          <w:szCs w:val="20"/>
        </w:rPr>
        <w:pPrChange w:id="762" w:author="Bo Shen" w:date="2023-03-07T11:51:00Z">
          <w:pPr>
            <w:spacing w:before="240" w:after="240"/>
          </w:pPr>
        </w:pPrChange>
      </w:pPr>
      <w:r>
        <w:rPr>
          <w:sz w:val="20"/>
          <w:szCs w:val="20"/>
        </w:rPr>
        <w:t>We apologize for the confusion raised in the original Methods section, which arose from a lack of clarity in presentation. The E and I signals are part of an expanded model from which we derived the LDDM, which is the</w:t>
      </w:r>
      <w:r>
        <w:rPr>
          <w:sz w:val="20"/>
          <w:szCs w:val="20"/>
        </w:rPr>
        <w:t xml:space="preserve"> focus of this paper; we originally presented the expanded model at the start of the Methods to highlight its role in ruling out alternative model architectures. Thus, this part of the Methods was meant to explain how we selected the LDDM among other candi</w:t>
      </w:r>
      <w:r>
        <w:rPr>
          <w:sz w:val="20"/>
          <w:szCs w:val="20"/>
        </w:rPr>
        <w:t xml:space="preserve">dates. The results in the paper, and the rest of the Methods section, are entirely about the LDDM model. The expanded version of model testing thus describes a more general architecture, of which LDDM is a subset. We included two additional units, the “E” </w:t>
      </w:r>
      <w:r>
        <w:rPr>
          <w:sz w:val="20"/>
          <w:szCs w:val="20"/>
        </w:rPr>
        <w:t>and “I”, in addition to the units that remain in the current version of the LDDM. Exploratory analysis found that the redundant “E” and “I” units are not required to drive winner-take-all choice, thus we removed them from the circuit in the principle of pa</w:t>
      </w:r>
      <w:r>
        <w:rPr>
          <w:sz w:val="20"/>
          <w:szCs w:val="20"/>
        </w:rPr>
        <w:t>rsimony.</w:t>
      </w:r>
    </w:p>
    <w:p w14:paraId="7DF8A2DD" w14:textId="785867BC" w:rsidR="00EC6F31" w:rsidRDefault="001F7C64">
      <w:pPr>
        <w:spacing w:before="240" w:after="240"/>
        <w:jc w:val="both"/>
        <w:rPr>
          <w:sz w:val="20"/>
          <w:szCs w:val="20"/>
        </w:rPr>
        <w:pPrChange w:id="763" w:author="Bo Shen" w:date="2023-03-07T11:51:00Z">
          <w:pPr>
            <w:spacing w:before="240" w:after="240"/>
          </w:pPr>
        </w:pPrChange>
      </w:pPr>
      <w:r>
        <w:rPr>
          <w:sz w:val="20"/>
          <w:szCs w:val="20"/>
        </w:rPr>
        <w:t>We agree</w:t>
      </w:r>
      <w:del w:id="764" w:author="Paul Glimcher" w:date="2023-03-08T10:15:00Z">
        <w:r w:rsidDel="00DD7EDE">
          <w:rPr>
            <w:sz w:val="20"/>
            <w:szCs w:val="20"/>
          </w:rPr>
          <w:delText>d</w:delText>
        </w:r>
      </w:del>
      <w:r>
        <w:rPr>
          <w:sz w:val="20"/>
          <w:szCs w:val="20"/>
        </w:rPr>
        <w:t xml:space="preserve"> with the Reviewer that these details are minor in the scope of the paper, which centers around the LDDM, its architecture, and its capabilities. Thus, in the revised manuscript, we have reordered the Methods and moved the model explorati</w:t>
      </w:r>
      <w:r>
        <w:rPr>
          <w:sz w:val="20"/>
          <w:szCs w:val="20"/>
        </w:rPr>
        <w:t xml:space="preserve">on section to the end of the Methods in order to reduce confusion and distraction to the readers and kept the phase plane analysis at the beginning. In addition, we corrected multiple notation issues in this part, especially on the assumption of </w:t>
      </w:r>
      <m:oMath>
        <m:r>
          <w:ins w:id="765" w:author="Bo Shen" w:date="2023-03-07T10:29:00Z">
            <w:rPr>
              <w:rFonts w:ascii="Cambria Math" w:hAnsi="Cambria Math"/>
              <w:sz w:val="20"/>
              <w:szCs w:val="20"/>
            </w:rPr>
            <m:t>β</m:t>
          </w:ins>
        </m:r>
      </m:oMath>
      <w:del w:id="766" w:author="Bo Shen" w:date="2023-03-07T10:29:00Z">
        <w:r w:rsidDel="00761945">
          <w:rPr>
            <w:sz w:val="20"/>
            <w:szCs w:val="20"/>
          </w:rPr>
          <w:delText>Beta</w:delText>
        </w:r>
      </w:del>
      <w:r>
        <w:rPr>
          <w:sz w:val="20"/>
          <w:szCs w:val="20"/>
        </w:rPr>
        <w:t xml:space="preserve">, to align with the framework of the LDDM. For more detail in the changes regarding the notation of </w:t>
      </w:r>
      <m:oMath>
        <m:r>
          <w:ins w:id="767" w:author="Bo Shen" w:date="2023-03-07T10:29:00Z">
            <w:rPr>
              <w:rFonts w:ascii="Cambria Math" w:hAnsi="Cambria Math"/>
              <w:sz w:val="20"/>
              <w:szCs w:val="20"/>
            </w:rPr>
            <m:t>β</m:t>
          </w:ins>
        </m:r>
      </m:oMath>
      <w:ins w:id="768" w:author="Bo Shen" w:date="2023-03-07T10:29:00Z">
        <w:r w:rsidR="00761945" w:rsidDel="00761945">
          <w:rPr>
            <w:sz w:val="20"/>
            <w:szCs w:val="20"/>
          </w:rPr>
          <w:t xml:space="preserve"> </w:t>
        </w:r>
      </w:ins>
      <w:del w:id="769" w:author="Bo Shen" w:date="2023-03-07T10:29:00Z">
        <w:r w:rsidDel="00761945">
          <w:rPr>
            <w:sz w:val="20"/>
            <w:szCs w:val="20"/>
          </w:rPr>
          <w:delText xml:space="preserve">Beta </w:delText>
        </w:r>
      </w:del>
      <w:r>
        <w:rPr>
          <w:sz w:val="20"/>
          <w:szCs w:val="20"/>
        </w:rPr>
        <w:t>and its function, please see the response to Reviewer #3.</w:t>
      </w:r>
    </w:p>
    <w:p w14:paraId="468CE681" w14:textId="77777777" w:rsidR="00EC6F31" w:rsidRDefault="00EC6F31">
      <w:pPr>
        <w:spacing w:before="240" w:after="240"/>
        <w:jc w:val="both"/>
        <w:rPr>
          <w:b/>
          <w:sz w:val="20"/>
          <w:szCs w:val="20"/>
        </w:rPr>
        <w:pPrChange w:id="770" w:author="Bo Shen" w:date="2023-03-07T11:51:00Z">
          <w:pPr>
            <w:spacing w:before="240" w:after="240"/>
          </w:pPr>
        </w:pPrChange>
      </w:pPr>
    </w:p>
    <w:p w14:paraId="2673C432" w14:textId="77777777" w:rsidR="00EC6F31" w:rsidRDefault="001F7C64">
      <w:pPr>
        <w:spacing w:before="240" w:after="240"/>
        <w:jc w:val="both"/>
        <w:rPr>
          <w:b/>
          <w:sz w:val="20"/>
          <w:szCs w:val="20"/>
        </w:rPr>
        <w:pPrChange w:id="771" w:author="Bo Shen" w:date="2023-03-07T11:51:00Z">
          <w:pPr>
            <w:spacing w:before="240" w:after="240"/>
          </w:pPr>
        </w:pPrChange>
      </w:pPr>
      <w:r>
        <w:rPr>
          <w:b/>
          <w:sz w:val="20"/>
          <w:szCs w:val="20"/>
        </w:rPr>
        <w:t>Reviewer #2 (Public Review):</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p>
    <w:p w14:paraId="423A8A21" w14:textId="77777777" w:rsidR="00EC6F31" w:rsidRDefault="001F7C64">
      <w:pPr>
        <w:spacing w:before="240" w:after="240"/>
        <w:jc w:val="both"/>
        <w:rPr>
          <w:b/>
          <w:sz w:val="20"/>
          <w:szCs w:val="20"/>
        </w:rPr>
        <w:pPrChange w:id="772" w:author="Bo Shen" w:date="2023-03-07T11:51:00Z">
          <w:pPr>
            <w:spacing w:before="240" w:after="240"/>
          </w:pPr>
        </w:pPrChange>
      </w:pPr>
      <w:r>
        <w:rPr>
          <w:b/>
          <w:sz w:val="20"/>
          <w:szCs w:val="20"/>
        </w:rPr>
        <w:t>The aim of this article was to create a biologically p</w:t>
      </w:r>
      <w:r>
        <w:rPr>
          <w:b/>
          <w:sz w:val="20"/>
          <w:szCs w:val="20"/>
        </w:rPr>
        <w:t>lausible model of decision-making that can both represent a choice's value and reproduce winner-take-all ramping behavior that determines the choice, two fundamental components of value- based decision-making. Both of these aspects have been studied and mo</w:t>
      </w:r>
      <w:r>
        <w:rPr>
          <w:b/>
          <w:sz w:val="20"/>
          <w:szCs w:val="20"/>
        </w:rPr>
        <w:t>deled independently but empirical studies have found that single neurons can switch between both of the aspects (i.e., from representing value to winner-take-all ramping behavior) in ways that are not well described by current biological plausible models o</w:t>
      </w:r>
      <w:r>
        <w:rPr>
          <w:b/>
          <w:sz w:val="20"/>
          <w:szCs w:val="20"/>
        </w:rPr>
        <w:t>f decision making.</w:t>
      </w:r>
      <w:r>
        <w:rPr>
          <w:b/>
          <w:sz w:val="20"/>
          <w:szCs w:val="20"/>
        </w:rPr>
        <w:tab/>
      </w:r>
      <w:r>
        <w:rPr>
          <w:b/>
          <w:sz w:val="20"/>
          <w:szCs w:val="20"/>
        </w:rPr>
        <w:tab/>
      </w:r>
      <w:r>
        <w:rPr>
          <w:b/>
          <w:sz w:val="20"/>
          <w:szCs w:val="20"/>
        </w:rPr>
        <w:tab/>
      </w:r>
      <w:r>
        <w:rPr>
          <w:b/>
          <w:sz w:val="20"/>
          <w:szCs w:val="20"/>
        </w:rPr>
        <w:tab/>
      </w:r>
      <w:r>
        <w:rPr>
          <w:b/>
          <w:sz w:val="20"/>
          <w:szCs w:val="20"/>
        </w:rPr>
        <w:tab/>
      </w:r>
    </w:p>
    <w:p w14:paraId="5AD1F744" w14:textId="77777777" w:rsidR="00EC6F31" w:rsidRDefault="001F7C64">
      <w:pPr>
        <w:spacing w:before="240" w:after="240"/>
        <w:jc w:val="both"/>
        <w:rPr>
          <w:b/>
          <w:sz w:val="20"/>
          <w:szCs w:val="20"/>
        </w:rPr>
        <w:pPrChange w:id="773" w:author="Bo Shen" w:date="2023-03-07T11:51:00Z">
          <w:pPr>
            <w:spacing w:before="240" w:after="240"/>
          </w:pPr>
        </w:pPrChange>
      </w:pPr>
      <w:r>
        <w:rPr>
          <w:b/>
          <w:sz w:val="20"/>
          <w:szCs w:val="20"/>
        </w:rPr>
        <w:t xml:space="preserve">The current article provides a thorough investigation of a new model (the local disinhibition decision model; LDDM) that has the goal of combining value representations and winner-takes-all ramping dynamics related </w:t>
      </w:r>
      <w:proofErr w:type="gramStart"/>
      <w:r>
        <w:rPr>
          <w:b/>
          <w:sz w:val="20"/>
          <w:szCs w:val="20"/>
        </w:rPr>
        <w:lastRenderedPageBreak/>
        <w:t>to choice</w:t>
      </w:r>
      <w:proofErr w:type="gramEnd"/>
      <w:r>
        <w:rPr>
          <w:b/>
          <w:sz w:val="20"/>
          <w:szCs w:val="20"/>
        </w:rPr>
        <w:t xml:space="preserve">. Their </w:t>
      </w:r>
      <w:r>
        <w:rPr>
          <w:b/>
          <w:sz w:val="20"/>
          <w:szCs w:val="20"/>
        </w:rPr>
        <w:t xml:space="preserve">model uses biologically plausible disinhibition to control the levels of inhibition in a local network of simulated neurons. Through a careful series of simulation experiments, they demonstrate that their network can first represent the value of different </w:t>
      </w:r>
      <w:r>
        <w:rPr>
          <w:b/>
          <w:sz w:val="20"/>
          <w:szCs w:val="20"/>
        </w:rPr>
        <w:t>options, then switch to winner-takes-all ramping dynamics when a choice needs to be made. They further demonstrate that their single model reproduces key components of value-based and winner-takes-all dynamics found in both neural and behavioral data. They</w:t>
      </w:r>
      <w:r>
        <w:rPr>
          <w:b/>
          <w:sz w:val="20"/>
          <w:szCs w:val="20"/>
        </w:rPr>
        <w:t xml:space="preserve"> additionally conduct simulation studies to demonstrate that recurrent excitatory properties in their network produce value-persistence behavior that could be related to memory. They end by conducting a careful simulation study of the influence of GABA ago</w:t>
      </w:r>
      <w:r>
        <w:rPr>
          <w:b/>
          <w:sz w:val="20"/>
          <w:szCs w:val="20"/>
        </w:rPr>
        <w:t xml:space="preserve">nists that provide clear and testable predictions of their proposed role of inhibition in the neural processes that underlie decision-making. This last piece is especially important as it provides a clear set of predictions and experiments to help support </w:t>
      </w:r>
      <w:r>
        <w:rPr>
          <w:b/>
          <w:sz w:val="20"/>
          <w:szCs w:val="20"/>
        </w:rPr>
        <w:t>or falsify their model.</w:t>
      </w:r>
      <w:r>
        <w:rPr>
          <w:b/>
          <w:sz w:val="20"/>
          <w:szCs w:val="20"/>
        </w:rPr>
        <w:tab/>
      </w:r>
      <w:r>
        <w:rPr>
          <w:b/>
          <w:sz w:val="20"/>
          <w:szCs w:val="20"/>
        </w:rPr>
        <w:tab/>
      </w:r>
      <w:r>
        <w:rPr>
          <w:b/>
          <w:sz w:val="20"/>
          <w:szCs w:val="20"/>
        </w:rPr>
        <w:tab/>
      </w:r>
      <w:r>
        <w:rPr>
          <w:b/>
          <w:sz w:val="20"/>
          <w:szCs w:val="20"/>
        </w:rPr>
        <w:tab/>
      </w:r>
      <w:r>
        <w:rPr>
          <w:b/>
          <w:sz w:val="20"/>
          <w:szCs w:val="20"/>
        </w:rPr>
        <w:tab/>
      </w:r>
    </w:p>
    <w:p w14:paraId="4407DF64" w14:textId="77777777" w:rsidR="00EC6F31" w:rsidRDefault="001F7C64">
      <w:pPr>
        <w:spacing w:before="240" w:after="240"/>
        <w:jc w:val="both"/>
        <w:rPr>
          <w:b/>
          <w:sz w:val="20"/>
          <w:szCs w:val="20"/>
        </w:rPr>
        <w:pPrChange w:id="774" w:author="Bo Shen" w:date="2023-03-07T11:51:00Z">
          <w:pPr>
            <w:spacing w:before="240" w:after="240"/>
          </w:pPr>
        </w:pPrChange>
      </w:pPr>
      <w:r>
        <w:rPr>
          <w:b/>
          <w:sz w:val="20"/>
          <w:szCs w:val="20"/>
        </w:rPr>
        <w:t>There are overall many strengths to this paper. As the authors note, current network models do not explain both value- based and ramping-like decision-making properties. Their thorough simulation studies and their validation ag</w:t>
      </w:r>
      <w:r>
        <w:rPr>
          <w:b/>
          <w:sz w:val="20"/>
          <w:szCs w:val="20"/>
        </w:rPr>
        <w:t>ainst empirical neural and behavioral data will be of strong interest to neuroscientists and psychologists interested in value- based decision-making. The simulations related to persistence and the GABA-agonist experiments they propose also provide very cl</w:t>
      </w:r>
      <w:r>
        <w:rPr>
          <w:b/>
          <w:sz w:val="20"/>
          <w:szCs w:val="20"/>
        </w:rPr>
        <w:t>ear guidelines for future research that would help advance the field of decision-making research.</w:t>
      </w:r>
      <w:r>
        <w:rPr>
          <w:b/>
          <w:sz w:val="20"/>
          <w:szCs w:val="20"/>
        </w:rPr>
        <w:tab/>
      </w:r>
      <w:r>
        <w:rPr>
          <w:b/>
          <w:sz w:val="20"/>
          <w:szCs w:val="20"/>
        </w:rPr>
        <w:tab/>
      </w:r>
      <w:r>
        <w:rPr>
          <w:b/>
          <w:sz w:val="20"/>
          <w:szCs w:val="20"/>
        </w:rPr>
        <w:tab/>
      </w:r>
      <w:r>
        <w:rPr>
          <w:b/>
          <w:sz w:val="20"/>
          <w:szCs w:val="20"/>
        </w:rPr>
        <w:tab/>
      </w:r>
    </w:p>
    <w:p w14:paraId="7D11EA8C" w14:textId="77777777" w:rsidR="00EC6F31" w:rsidRDefault="001F7C64">
      <w:pPr>
        <w:spacing w:before="240" w:after="240"/>
        <w:jc w:val="both"/>
        <w:rPr>
          <w:b/>
          <w:sz w:val="20"/>
          <w:szCs w:val="20"/>
        </w:rPr>
        <w:pPrChange w:id="775" w:author="Bo Shen" w:date="2023-03-07T11:51:00Z">
          <w:pPr>
            <w:spacing w:before="240" w:after="240"/>
          </w:pPr>
        </w:pPrChange>
      </w:pPr>
      <w:r>
        <w:rPr>
          <w:b/>
          <w:sz w:val="20"/>
          <w:szCs w:val="20"/>
        </w:rPr>
        <w:t>Although the methods and model were generally clear, there was a fair amount of emphasis on the role of recurrence in the LDDM, but very little evidence t</w:t>
      </w:r>
      <w:r>
        <w:rPr>
          <w:b/>
          <w:sz w:val="20"/>
          <w:szCs w:val="20"/>
        </w:rPr>
        <w:t>hat recurrence was important or necessary for any of the empirical data examined. The authors do demonstrate the importance of recurrence in some of their simulation studies (particularly in their studies of persistence), but these would need to be compare</w:t>
      </w:r>
      <w:r>
        <w:rPr>
          <w:b/>
          <w:sz w:val="20"/>
          <w:szCs w:val="20"/>
        </w:rPr>
        <w:t>d against empirical data to be validated. Nevertheless, the model and thorough simulation investigations will likely help develop more precise theories of value-based decision-making.</w:t>
      </w:r>
      <w:r>
        <w:rPr>
          <w:b/>
          <w:sz w:val="20"/>
          <w:szCs w:val="20"/>
        </w:rPr>
        <w:tab/>
      </w:r>
      <w:r>
        <w:rPr>
          <w:b/>
          <w:sz w:val="20"/>
          <w:szCs w:val="20"/>
        </w:rPr>
        <w:tab/>
      </w:r>
      <w:r>
        <w:rPr>
          <w:b/>
          <w:sz w:val="20"/>
          <w:szCs w:val="20"/>
        </w:rPr>
        <w:tab/>
      </w:r>
    </w:p>
    <w:p w14:paraId="335FFA4A" w14:textId="6EE2A8C2" w:rsidR="00EC6F31" w:rsidRDefault="001F7C64">
      <w:pPr>
        <w:spacing w:before="240" w:after="240"/>
        <w:jc w:val="both"/>
        <w:rPr>
          <w:sz w:val="20"/>
          <w:szCs w:val="20"/>
        </w:rPr>
        <w:pPrChange w:id="776" w:author="Bo Shen" w:date="2023-03-07T11:51:00Z">
          <w:pPr>
            <w:spacing w:before="240" w:after="240"/>
          </w:pPr>
        </w:pPrChange>
      </w:pPr>
      <w:r>
        <w:rPr>
          <w:sz w:val="20"/>
          <w:szCs w:val="20"/>
        </w:rPr>
        <w:t>We appreciate the Reviewer’s thoughtful comments. These comments - es</w:t>
      </w:r>
      <w:r>
        <w:rPr>
          <w:sz w:val="20"/>
          <w:szCs w:val="20"/>
        </w:rPr>
        <w:t xml:space="preserve">pecially about anatomic recurrence and its relationship to the parameter </w:t>
      </w:r>
      <m:oMath>
        <m:r>
          <w:ins w:id="777" w:author="Bo Shen" w:date="2023-03-07T10:24:00Z">
            <w:rPr>
              <w:rFonts w:ascii="Cambria Math" w:hAnsi="Cambria Math"/>
              <w:sz w:val="20"/>
              <w:szCs w:val="20"/>
            </w:rPr>
            <m:t>α</m:t>
          </w:ins>
        </m:r>
      </m:oMath>
      <w:ins w:id="778" w:author="Bo Shen" w:date="2023-03-07T10:24:00Z">
        <w:r w:rsidR="007F5B76" w:rsidDel="007F5B76">
          <w:rPr>
            <w:sz w:val="20"/>
            <w:szCs w:val="20"/>
          </w:rPr>
          <w:t xml:space="preserve"> </w:t>
        </w:r>
      </w:ins>
      <w:del w:id="779" w:author="Bo Shen" w:date="2023-03-07T10:24:00Z">
        <w:r w:rsidDel="007F5B76">
          <w:rPr>
            <w:sz w:val="20"/>
            <w:szCs w:val="20"/>
          </w:rPr>
          <w:delText xml:space="preserve">Alpha </w:delText>
        </w:r>
      </w:del>
      <w:r>
        <w:rPr>
          <w:sz w:val="20"/>
          <w:szCs w:val="20"/>
        </w:rPr>
        <w:t xml:space="preserve">- inspired us to think more about the uniqueness of the current circuit to others, especially the implications related to the parameters </w:t>
      </w:r>
      <m:oMath>
        <m:r>
          <w:ins w:id="780" w:author="Bo Shen" w:date="2023-03-07T10:24:00Z">
            <w:rPr>
              <w:rFonts w:ascii="Cambria Math" w:hAnsi="Cambria Math"/>
              <w:sz w:val="20"/>
              <w:szCs w:val="20"/>
            </w:rPr>
            <m:t>α</m:t>
          </w:ins>
        </m:r>
      </m:oMath>
      <w:ins w:id="781" w:author="Bo Shen" w:date="2023-03-07T10:24:00Z">
        <w:r w:rsidR="007F5B76" w:rsidDel="007F5B76">
          <w:rPr>
            <w:sz w:val="20"/>
            <w:szCs w:val="20"/>
          </w:rPr>
          <w:t xml:space="preserve"> </w:t>
        </w:r>
      </w:ins>
      <w:del w:id="782" w:author="Bo Shen" w:date="2023-03-07T10:24:00Z">
        <w:r w:rsidDel="007F5B76">
          <w:rPr>
            <w:sz w:val="20"/>
            <w:szCs w:val="20"/>
          </w:rPr>
          <w:delText xml:space="preserve">Alpha </w:delText>
        </w:r>
      </w:del>
      <w:r>
        <w:rPr>
          <w:sz w:val="20"/>
          <w:szCs w:val="20"/>
        </w:rPr>
        <w:t xml:space="preserve">(i.e., self-excitation) and </w:t>
      </w:r>
      <m:oMath>
        <m:r>
          <w:ins w:id="783" w:author="Bo Shen" w:date="2023-03-07T10:29:00Z">
            <w:rPr>
              <w:rFonts w:ascii="Cambria Math" w:hAnsi="Cambria Math"/>
              <w:sz w:val="20"/>
              <w:szCs w:val="20"/>
            </w:rPr>
            <m:t>β</m:t>
          </w:ins>
        </m:r>
      </m:oMath>
      <w:ins w:id="784" w:author="Bo Shen" w:date="2023-03-07T10:29:00Z">
        <w:r w:rsidR="00761945" w:rsidDel="00761945">
          <w:rPr>
            <w:sz w:val="20"/>
            <w:szCs w:val="20"/>
          </w:rPr>
          <w:t xml:space="preserve"> </w:t>
        </w:r>
      </w:ins>
      <w:del w:id="785" w:author="Bo Shen" w:date="2023-03-07T10:29:00Z">
        <w:r w:rsidDel="00761945">
          <w:rPr>
            <w:sz w:val="20"/>
            <w:szCs w:val="20"/>
          </w:rPr>
          <w:delText xml:space="preserve">Beta </w:delText>
        </w:r>
      </w:del>
      <w:r>
        <w:rPr>
          <w:sz w:val="20"/>
          <w:szCs w:val="20"/>
        </w:rPr>
        <w:t>(i.e., local disinhibition). Recurrence is required to drive winner-take-all competition in the standard RNM of decision-making. However, we show here with both analytical and numerical approaches that recurrence helps WTA competition but is not ne</w:t>
      </w:r>
      <w:r>
        <w:rPr>
          <w:sz w:val="20"/>
          <w:szCs w:val="20"/>
        </w:rPr>
        <w:t>cessary</w:t>
      </w:r>
      <w:ins w:id="786" w:author="Paul Glimcher" w:date="2023-03-08T10:16:00Z">
        <w:r w:rsidR="00DD7EDE">
          <w:rPr>
            <w:sz w:val="20"/>
            <w:szCs w:val="20"/>
          </w:rPr>
          <w:t xml:space="preserve"> in our model</w:t>
        </w:r>
      </w:ins>
      <w:r>
        <w:rPr>
          <w:sz w:val="20"/>
          <w:szCs w:val="20"/>
        </w:rPr>
        <w:t>. Instead, the key feature of the LDDM is to utilize disinhibition in conjunction with lateral inhibition to realize winner-take-all competition. That leads to many different predictions of the current model from the existing models, such as selecti</w:t>
      </w:r>
      <w:r>
        <w:rPr>
          <w:sz w:val="20"/>
          <w:szCs w:val="20"/>
        </w:rPr>
        <w:t xml:space="preserve">ve inhibition and flexible control of dynamics. </w:t>
      </w:r>
    </w:p>
    <w:p w14:paraId="0411C56C" w14:textId="08711F1A" w:rsidR="00EC6F31" w:rsidRDefault="001F7C64">
      <w:pPr>
        <w:spacing w:before="240" w:after="240"/>
        <w:jc w:val="both"/>
        <w:rPr>
          <w:sz w:val="20"/>
          <w:szCs w:val="20"/>
        </w:rPr>
        <w:pPrChange w:id="787" w:author="Bo Shen" w:date="2023-03-07T11:51:00Z">
          <w:pPr>
            <w:spacing w:before="240" w:after="240"/>
          </w:pPr>
        </w:pPrChange>
      </w:pPr>
      <w:r>
        <w:rPr>
          <w:sz w:val="20"/>
          <w:szCs w:val="20"/>
        </w:rPr>
        <w:t xml:space="preserve">In response to the Reviewer’s points and after careful consideration of the differential equations, we realized that in our model fitting, the </w:t>
      </w:r>
      <m:oMath>
        <m:r>
          <w:ins w:id="788" w:author="Bo Shen" w:date="2023-03-07T10:24:00Z">
            <w:rPr>
              <w:rFonts w:ascii="Cambria Math" w:hAnsi="Cambria Math"/>
              <w:sz w:val="20"/>
              <w:szCs w:val="20"/>
            </w:rPr>
            <m:t>α</m:t>
          </w:ins>
        </m:r>
      </m:oMath>
      <w:ins w:id="789" w:author="Bo Shen" w:date="2023-03-07T10:24:00Z">
        <w:r w:rsidR="007F5B76" w:rsidDel="007F5B76">
          <w:rPr>
            <w:sz w:val="20"/>
            <w:szCs w:val="20"/>
          </w:rPr>
          <w:t xml:space="preserve"> </w:t>
        </w:r>
      </w:ins>
      <w:del w:id="790" w:author="Bo Shen" w:date="2023-03-07T10:24:00Z">
        <w:r w:rsidDel="007F5B76">
          <w:rPr>
            <w:sz w:val="20"/>
            <w:szCs w:val="20"/>
          </w:rPr>
          <w:delText xml:space="preserve">Alpha </w:delText>
        </w:r>
      </w:del>
      <w:r>
        <w:rPr>
          <w:sz w:val="20"/>
          <w:szCs w:val="20"/>
        </w:rPr>
        <w:t>parameter fitting to zero does not necessarily mean rec</w:t>
      </w:r>
      <w:r>
        <w:rPr>
          <w:sz w:val="20"/>
          <w:szCs w:val="20"/>
        </w:rPr>
        <w:t xml:space="preserve">urrence should be zero. The </w:t>
      </w:r>
      <m:oMath>
        <m:r>
          <w:ins w:id="791" w:author="Bo Shen" w:date="2023-03-07T10:24:00Z">
            <w:rPr>
              <w:rFonts w:ascii="Cambria Math" w:hAnsi="Cambria Math"/>
              <w:sz w:val="20"/>
              <w:szCs w:val="20"/>
            </w:rPr>
            <m:t>α</m:t>
          </w:ins>
        </m:r>
      </m:oMath>
      <w:ins w:id="792" w:author="Bo Shen" w:date="2023-03-07T10:24:00Z">
        <w:r w:rsidR="007F5B76" w:rsidDel="007F5B76">
          <w:rPr>
            <w:sz w:val="20"/>
            <w:szCs w:val="20"/>
          </w:rPr>
          <w:t xml:space="preserve"> </w:t>
        </w:r>
      </w:ins>
      <w:del w:id="793" w:author="Bo Shen" w:date="2023-03-07T10:24:00Z">
        <w:r w:rsidDel="007F5B76">
          <w:rPr>
            <w:sz w:val="20"/>
            <w:szCs w:val="20"/>
          </w:rPr>
          <w:delText xml:space="preserve">alpha </w:delText>
        </w:r>
      </w:del>
      <w:r>
        <w:rPr>
          <w:sz w:val="20"/>
          <w:szCs w:val="20"/>
        </w:rPr>
        <w:t xml:space="preserve">parameter shares a lot of similarity to the baseline gain control (parameter </w:t>
      </w:r>
      <w:r>
        <w:rPr>
          <w:i/>
          <w:sz w:val="20"/>
          <w:szCs w:val="20"/>
        </w:rPr>
        <w:t>B</w:t>
      </w:r>
      <w:r>
        <w:rPr>
          <w:i/>
          <w:sz w:val="20"/>
          <w:szCs w:val="20"/>
          <w:vertAlign w:val="subscript"/>
        </w:rPr>
        <w:t>G</w:t>
      </w:r>
      <w:r>
        <w:rPr>
          <w:sz w:val="20"/>
          <w:szCs w:val="20"/>
        </w:rPr>
        <w:t xml:space="preserve"> in our revision), and thus is unidentifiable in the current datase</w:t>
      </w:r>
      <w:ins w:id="794" w:author="Paul Glimcher" w:date="2023-03-08T10:16:00Z">
        <w:r w:rsidR="00DD7EDE">
          <w:rPr>
            <w:sz w:val="20"/>
            <w:szCs w:val="20"/>
          </w:rPr>
          <w:t>t</w:t>
        </w:r>
      </w:ins>
      <w:del w:id="795" w:author="Paul Glimcher" w:date="2023-03-08T10:16:00Z">
        <w:r w:rsidDel="00DD7EDE">
          <w:rPr>
            <w:sz w:val="20"/>
            <w:szCs w:val="20"/>
          </w:rPr>
          <w:delText>t that we can test on</w:delText>
        </w:r>
      </w:del>
      <w:r>
        <w:rPr>
          <w:sz w:val="20"/>
          <w:szCs w:val="20"/>
        </w:rPr>
        <w:t>. In the interest of parsimony, we did not include t</w:t>
      </w:r>
      <w:r>
        <w:rPr>
          <w:sz w:val="20"/>
          <w:szCs w:val="20"/>
        </w:rPr>
        <w:t xml:space="preserve">he parameter </w:t>
      </w:r>
      <w:r>
        <w:rPr>
          <w:i/>
          <w:sz w:val="20"/>
          <w:szCs w:val="20"/>
        </w:rPr>
        <w:t>B</w:t>
      </w:r>
      <w:r>
        <w:rPr>
          <w:i/>
          <w:sz w:val="20"/>
          <w:szCs w:val="20"/>
          <w:vertAlign w:val="subscript"/>
        </w:rPr>
        <w:t>G</w:t>
      </w:r>
      <w:r>
        <w:rPr>
          <w:sz w:val="20"/>
          <w:szCs w:val="20"/>
        </w:rPr>
        <w:t xml:space="preserve"> in the original manuscript, but now include it because it reveals the difficulty of interpreting fit </w:t>
      </w:r>
      <m:oMath>
        <m:r>
          <w:ins w:id="796" w:author="Bo Shen" w:date="2023-03-07T10:24:00Z">
            <w:rPr>
              <w:rFonts w:ascii="Cambria Math" w:hAnsi="Cambria Math"/>
              <w:sz w:val="20"/>
              <w:szCs w:val="20"/>
            </w:rPr>
            <m:t>α</m:t>
          </w:ins>
        </m:r>
      </m:oMath>
      <w:ins w:id="797" w:author="Bo Shen" w:date="2023-03-07T10:24:00Z">
        <w:r w:rsidR="007F5B76" w:rsidDel="007F5B76">
          <w:rPr>
            <w:sz w:val="20"/>
            <w:szCs w:val="20"/>
          </w:rPr>
          <w:t xml:space="preserve"> </w:t>
        </w:r>
      </w:ins>
      <w:del w:id="798" w:author="Bo Shen" w:date="2023-03-07T10:24:00Z">
        <w:r w:rsidDel="007F5B76">
          <w:rPr>
            <w:sz w:val="20"/>
            <w:szCs w:val="20"/>
          </w:rPr>
          <w:delText xml:space="preserve">Alpha </w:delText>
        </w:r>
      </w:del>
      <w:r>
        <w:rPr>
          <w:sz w:val="20"/>
          <w:szCs w:val="20"/>
        </w:rPr>
        <w:t>values as simply the level of recurrence.</w:t>
      </w:r>
    </w:p>
    <w:p w14:paraId="38CF8039" w14:textId="01074F0F" w:rsidR="00EC6F31" w:rsidRDefault="001F7C64">
      <w:pPr>
        <w:spacing w:before="240" w:after="240"/>
        <w:jc w:val="both"/>
        <w:rPr>
          <w:sz w:val="20"/>
          <w:szCs w:val="20"/>
        </w:rPr>
        <w:pPrChange w:id="799" w:author="Bo Shen" w:date="2023-03-07T11:51:00Z">
          <w:pPr>
            <w:spacing w:before="240" w:after="240"/>
          </w:pPr>
        </w:pPrChange>
      </w:pPr>
      <w:r>
        <w:rPr>
          <w:sz w:val="20"/>
          <w:szCs w:val="20"/>
        </w:rPr>
        <w:t>Overall, disinhibition (</w:t>
      </w:r>
      <m:oMath>
        <m:r>
          <w:ins w:id="800" w:author="Bo Shen" w:date="2023-03-07T10:29:00Z">
            <w:rPr>
              <w:rFonts w:ascii="Cambria Math" w:hAnsi="Cambria Math"/>
              <w:sz w:val="20"/>
              <w:szCs w:val="20"/>
            </w:rPr>
            <m:t>β</m:t>
          </w:ins>
        </m:r>
      </m:oMath>
      <w:del w:id="801" w:author="Bo Shen" w:date="2023-03-07T10:29:00Z">
        <w:r w:rsidDel="00761945">
          <w:rPr>
            <w:sz w:val="20"/>
            <w:szCs w:val="20"/>
          </w:rPr>
          <w:delText>Beta</w:delText>
        </w:r>
      </w:del>
      <w:r>
        <w:rPr>
          <w:sz w:val="20"/>
          <w:szCs w:val="20"/>
        </w:rPr>
        <w:t xml:space="preserve">) in the LDDM is required for WTA activity while </w:t>
      </w:r>
      <w:r>
        <w:rPr>
          <w:sz w:val="20"/>
          <w:szCs w:val="20"/>
        </w:rPr>
        <w:t>recurrence (</w:t>
      </w:r>
      <m:oMath>
        <m:r>
          <w:ins w:id="802" w:author="Bo Shen" w:date="2023-03-07T10:24:00Z">
            <w:rPr>
              <w:rFonts w:ascii="Cambria Math" w:hAnsi="Cambria Math"/>
              <w:sz w:val="20"/>
              <w:szCs w:val="20"/>
            </w:rPr>
            <m:t>α</m:t>
          </w:ins>
        </m:r>
      </m:oMath>
      <w:del w:id="803" w:author="Bo Shen" w:date="2023-03-07T10:24:00Z">
        <w:r w:rsidDel="007F5B76">
          <w:rPr>
            <w:sz w:val="20"/>
            <w:szCs w:val="20"/>
          </w:rPr>
          <w:delText>Alpha</w:delText>
        </w:r>
      </w:del>
      <w:r>
        <w:rPr>
          <w:sz w:val="20"/>
          <w:szCs w:val="20"/>
        </w:rPr>
        <w:t xml:space="preserve">) can contribute but is not necessary; however, </w:t>
      </w:r>
      <m:oMath>
        <m:r>
          <w:ins w:id="804" w:author="Bo Shen" w:date="2023-03-07T10:24:00Z">
            <w:rPr>
              <w:rFonts w:ascii="Cambria Math" w:hAnsi="Cambria Math"/>
              <w:sz w:val="20"/>
              <w:szCs w:val="20"/>
            </w:rPr>
            <m:t>α</m:t>
          </w:ins>
        </m:r>
      </m:oMath>
      <w:ins w:id="805" w:author="Bo Shen" w:date="2023-03-07T10:24:00Z">
        <w:r w:rsidR="007F5B76" w:rsidDel="007F5B76">
          <w:rPr>
            <w:sz w:val="20"/>
            <w:szCs w:val="20"/>
          </w:rPr>
          <w:t xml:space="preserve"> </w:t>
        </w:r>
      </w:ins>
      <w:del w:id="806" w:author="Bo Shen" w:date="2023-03-07T10:24:00Z">
        <w:r w:rsidDel="007F5B76">
          <w:rPr>
            <w:sz w:val="20"/>
            <w:szCs w:val="20"/>
          </w:rPr>
          <w:delText xml:space="preserve">Alpha </w:delText>
        </w:r>
      </w:del>
      <w:r>
        <w:rPr>
          <w:sz w:val="20"/>
          <w:szCs w:val="20"/>
        </w:rPr>
        <w:t xml:space="preserve">is theoretically important for generating persistent activity, with the caveat that in the current framework there is an unclear relationship between fit </w:t>
      </w:r>
      <m:oMath>
        <m:r>
          <w:ins w:id="807" w:author="Bo Shen" w:date="2023-03-07T10:24:00Z">
            <w:rPr>
              <w:rFonts w:ascii="Cambria Math" w:hAnsi="Cambria Math"/>
              <w:sz w:val="20"/>
              <w:szCs w:val="20"/>
            </w:rPr>
            <m:t>α</m:t>
          </w:ins>
        </m:r>
      </m:oMath>
      <w:ins w:id="808" w:author="Bo Shen" w:date="2023-03-07T10:24:00Z">
        <w:r w:rsidR="007F5B76" w:rsidDel="007F5B76">
          <w:rPr>
            <w:sz w:val="20"/>
            <w:szCs w:val="20"/>
          </w:rPr>
          <w:t xml:space="preserve"> </w:t>
        </w:r>
      </w:ins>
      <w:del w:id="809" w:author="Bo Shen" w:date="2023-03-07T10:24:00Z">
        <w:r w:rsidDel="007F5B76">
          <w:rPr>
            <w:sz w:val="20"/>
            <w:szCs w:val="20"/>
          </w:rPr>
          <w:delText xml:space="preserve">Alpha </w:delText>
        </w:r>
      </w:del>
      <w:r>
        <w:rPr>
          <w:sz w:val="20"/>
          <w:szCs w:val="20"/>
        </w:rPr>
        <w:t>and recurrence. R</w:t>
      </w:r>
      <w:r>
        <w:rPr>
          <w:sz w:val="20"/>
          <w:szCs w:val="20"/>
        </w:rPr>
        <w:t xml:space="preserve">egardless, we agree that the contribution of </w:t>
      </w:r>
      <m:oMath>
        <m:r>
          <w:ins w:id="810" w:author="Bo Shen" w:date="2023-03-07T10:24:00Z">
            <w:rPr>
              <w:rFonts w:ascii="Cambria Math" w:hAnsi="Cambria Math"/>
              <w:sz w:val="20"/>
              <w:szCs w:val="20"/>
            </w:rPr>
            <m:t>α</m:t>
          </w:ins>
        </m:r>
      </m:oMath>
      <w:ins w:id="811" w:author="Bo Shen" w:date="2023-03-07T10:24:00Z">
        <w:r w:rsidR="007F5B76" w:rsidDel="007F5B76">
          <w:rPr>
            <w:sz w:val="20"/>
            <w:szCs w:val="20"/>
          </w:rPr>
          <w:t xml:space="preserve"> </w:t>
        </w:r>
      </w:ins>
      <w:del w:id="812" w:author="Bo Shen" w:date="2023-03-07T10:24:00Z">
        <w:r w:rsidDel="007F5B76">
          <w:rPr>
            <w:sz w:val="20"/>
            <w:szCs w:val="20"/>
          </w:rPr>
          <w:delText xml:space="preserve">Alpha </w:delText>
        </w:r>
      </w:del>
      <w:r>
        <w:rPr>
          <w:sz w:val="20"/>
          <w:szCs w:val="20"/>
        </w:rPr>
        <w:t xml:space="preserve">to the LDDM framework is worth </w:t>
      </w:r>
      <w:ins w:id="813" w:author="Bo Shen" w:date="2023-03-07T12:51:00Z">
        <w:r w:rsidR="00A521CA">
          <w:rPr>
            <w:sz w:val="20"/>
            <w:szCs w:val="20"/>
          </w:rPr>
          <w:t>furth</w:t>
        </w:r>
      </w:ins>
      <w:ins w:id="814" w:author="Bo Shen" w:date="2023-03-07T12:52:00Z">
        <w:r w:rsidR="00A521CA">
          <w:rPr>
            <w:sz w:val="20"/>
            <w:szCs w:val="20"/>
          </w:rPr>
          <w:t xml:space="preserve">er </w:t>
        </w:r>
      </w:ins>
      <w:r>
        <w:rPr>
          <w:sz w:val="20"/>
          <w:szCs w:val="20"/>
        </w:rPr>
        <w:t>testing and examining with future empirical data.</w:t>
      </w:r>
    </w:p>
    <w:p w14:paraId="0B76E932" w14:textId="77777777" w:rsidR="00EC6F31" w:rsidRDefault="001F7C64">
      <w:pPr>
        <w:spacing w:before="240" w:after="240"/>
        <w:jc w:val="both"/>
        <w:rPr>
          <w:sz w:val="20"/>
          <w:szCs w:val="20"/>
        </w:rPr>
        <w:pPrChange w:id="815" w:author="Bo Shen" w:date="2023-03-07T11:51:00Z">
          <w:pPr>
            <w:spacing w:before="240" w:after="240"/>
          </w:pPr>
        </w:pPrChange>
      </w:pPr>
      <w:r>
        <w:rPr>
          <w:sz w:val="20"/>
          <w:szCs w:val="20"/>
        </w:rPr>
        <w:t>Please see response to recommendations below for a more detailed discussion of these issues.</w:t>
      </w:r>
    </w:p>
    <w:p w14:paraId="6BDCD883" w14:textId="77777777" w:rsidR="00EC6F31" w:rsidRDefault="00EC6F31">
      <w:pPr>
        <w:spacing w:before="240" w:after="240"/>
        <w:jc w:val="both"/>
        <w:rPr>
          <w:color w:val="0000FF"/>
          <w:sz w:val="20"/>
          <w:szCs w:val="20"/>
        </w:rPr>
        <w:pPrChange w:id="816" w:author="Bo Shen" w:date="2023-03-07T11:51:00Z">
          <w:pPr>
            <w:spacing w:before="240" w:after="240"/>
          </w:pPr>
        </w:pPrChange>
      </w:pPr>
    </w:p>
    <w:p w14:paraId="126B0005" w14:textId="77777777" w:rsidR="00EC6F31" w:rsidRDefault="001F7C64">
      <w:pPr>
        <w:spacing w:before="240" w:after="240"/>
        <w:jc w:val="both"/>
        <w:rPr>
          <w:b/>
          <w:sz w:val="20"/>
          <w:szCs w:val="20"/>
        </w:rPr>
        <w:pPrChange w:id="817" w:author="Bo Shen" w:date="2023-03-07T11:51:00Z">
          <w:pPr>
            <w:spacing w:before="240" w:after="240"/>
          </w:pPr>
        </w:pPrChange>
      </w:pPr>
      <w:r>
        <w:rPr>
          <w:b/>
          <w:sz w:val="20"/>
          <w:szCs w:val="20"/>
        </w:rPr>
        <w:t>Reviewer #2 (Recomm</w:t>
      </w:r>
      <w:r>
        <w:rPr>
          <w:b/>
          <w:sz w:val="20"/>
          <w:szCs w:val="20"/>
        </w:rPr>
        <w:t>endations for the authors):</w:t>
      </w:r>
      <w:r>
        <w:rPr>
          <w:b/>
          <w:sz w:val="20"/>
          <w:szCs w:val="20"/>
        </w:rPr>
        <w:tab/>
      </w:r>
      <w:r>
        <w:rPr>
          <w:b/>
          <w:sz w:val="20"/>
          <w:szCs w:val="20"/>
        </w:rPr>
        <w:tab/>
      </w:r>
      <w:r>
        <w:rPr>
          <w:b/>
          <w:sz w:val="20"/>
          <w:szCs w:val="20"/>
        </w:rPr>
        <w:tab/>
      </w:r>
      <w:r>
        <w:rPr>
          <w:b/>
          <w:sz w:val="20"/>
          <w:szCs w:val="20"/>
        </w:rPr>
        <w:tab/>
      </w:r>
      <w:r>
        <w:rPr>
          <w:b/>
          <w:sz w:val="20"/>
          <w:szCs w:val="20"/>
        </w:rPr>
        <w:tab/>
      </w:r>
    </w:p>
    <w:p w14:paraId="2DEC7EFB" w14:textId="77777777" w:rsidR="00EC6F31" w:rsidRDefault="001F7C64">
      <w:pPr>
        <w:spacing w:before="240" w:after="240"/>
        <w:jc w:val="both"/>
        <w:rPr>
          <w:b/>
          <w:sz w:val="20"/>
          <w:szCs w:val="20"/>
        </w:rPr>
        <w:pPrChange w:id="818" w:author="Bo Shen" w:date="2023-03-07T11:51:00Z">
          <w:pPr>
            <w:spacing w:before="240" w:after="240"/>
          </w:pPr>
        </w:pPrChange>
      </w:pPr>
      <w:r>
        <w:rPr>
          <w:b/>
          <w:sz w:val="20"/>
          <w:szCs w:val="20"/>
        </w:rPr>
        <w:lastRenderedPageBreak/>
        <w:t>The manuscript and figures are overall very clear but I have a few minor comments/questions mainly related to the role/need of recurrent connections in the R units:</w:t>
      </w:r>
    </w:p>
    <w:p w14:paraId="64D041BE" w14:textId="77777777" w:rsidR="00EC6F31" w:rsidRDefault="001F7C64">
      <w:pPr>
        <w:spacing w:before="240" w:after="240"/>
        <w:jc w:val="both"/>
        <w:rPr>
          <w:b/>
          <w:sz w:val="20"/>
          <w:szCs w:val="20"/>
        </w:rPr>
        <w:pPrChange w:id="819" w:author="Bo Shen" w:date="2023-03-07T11:51:00Z">
          <w:pPr>
            <w:spacing w:before="240" w:after="240"/>
          </w:pPr>
        </w:pPrChange>
      </w:pPr>
      <w:r>
        <w:rPr>
          <w:b/>
          <w:sz w:val="20"/>
          <w:szCs w:val="20"/>
        </w:rPr>
        <w:t xml:space="preserve">1) In their simulations, the authors explore how the LDDM </w:t>
      </w:r>
      <w:r>
        <w:rPr>
          <w:b/>
          <w:sz w:val="20"/>
          <w:szCs w:val="20"/>
        </w:rPr>
        <w:t>behaves under a wide range of different parameter values. However, there seems to be some correlation between the recurrent alpha and disinhibitory beta behavior in situations where no persistent neural behavior is needed. These parameters have an influenc</w:t>
      </w:r>
      <w:r>
        <w:rPr>
          <w:b/>
          <w:sz w:val="20"/>
          <w:szCs w:val="20"/>
        </w:rPr>
        <w:t>e primarily during the choice phases and both seem like they could account for winner-takes-all ramping-like behavior. The LDDM model fits in the data sets that only measure value-based and winner-takes-all phases suggesting that recurrence is not needed (</w:t>
      </w:r>
      <w:r>
        <w:rPr>
          <w:b/>
          <w:sz w:val="20"/>
          <w:szCs w:val="20"/>
        </w:rPr>
        <w:t>alpha fits in both cases = 0; this may be different for the third case study of the Churchland et al. 2008 data set but I did not see any fit values). For value-based decision-making and WTA dynamics, is recurrence necessary?</w:t>
      </w:r>
      <w:r>
        <w:rPr>
          <w:b/>
          <w:sz w:val="20"/>
          <w:szCs w:val="20"/>
        </w:rPr>
        <w:tab/>
      </w:r>
    </w:p>
    <w:p w14:paraId="2476F8B5" w14:textId="37CC5D04" w:rsidR="00EC6F31" w:rsidRDefault="001F7C64">
      <w:pPr>
        <w:spacing w:before="240" w:after="240"/>
        <w:jc w:val="both"/>
        <w:rPr>
          <w:sz w:val="20"/>
          <w:szCs w:val="20"/>
        </w:rPr>
        <w:pPrChange w:id="820" w:author="Bo Shen" w:date="2023-03-07T11:51:00Z">
          <w:pPr>
            <w:spacing w:before="240" w:after="240"/>
          </w:pPr>
        </w:pPrChange>
      </w:pPr>
      <w:r>
        <w:rPr>
          <w:sz w:val="20"/>
          <w:szCs w:val="20"/>
        </w:rPr>
        <w:t xml:space="preserve">The Reviewer makes an excellent point about the contribution of </w:t>
      </w:r>
      <m:oMath>
        <m:r>
          <w:ins w:id="821" w:author="Bo Shen" w:date="2023-03-07T10:24:00Z">
            <w:rPr>
              <w:rFonts w:ascii="Cambria Math" w:hAnsi="Cambria Math"/>
              <w:sz w:val="20"/>
              <w:szCs w:val="20"/>
            </w:rPr>
            <m:t>α</m:t>
          </w:ins>
        </m:r>
      </m:oMath>
      <w:ins w:id="822" w:author="Bo Shen" w:date="2023-03-07T10:24:00Z">
        <w:r w:rsidR="007F5B76" w:rsidDel="007F5B76">
          <w:rPr>
            <w:sz w:val="20"/>
            <w:szCs w:val="20"/>
          </w:rPr>
          <w:t xml:space="preserve"> </w:t>
        </w:r>
      </w:ins>
      <w:del w:id="823" w:author="Bo Shen" w:date="2023-03-07T10:24:00Z">
        <w:r w:rsidDel="007F5B76">
          <w:rPr>
            <w:sz w:val="20"/>
            <w:szCs w:val="20"/>
          </w:rPr>
          <w:delText xml:space="preserve">Alpha </w:delText>
        </w:r>
      </w:del>
      <w:r>
        <w:rPr>
          <w:sz w:val="20"/>
          <w:szCs w:val="20"/>
        </w:rPr>
        <w:t xml:space="preserve">and </w:t>
      </w:r>
      <m:oMath>
        <m:r>
          <w:ins w:id="824" w:author="Bo Shen" w:date="2023-03-07T10:30:00Z">
            <w:rPr>
              <w:rFonts w:ascii="Cambria Math" w:hAnsi="Cambria Math"/>
              <w:sz w:val="20"/>
              <w:szCs w:val="20"/>
            </w:rPr>
            <m:t>β</m:t>
          </w:ins>
        </m:r>
      </m:oMath>
      <w:ins w:id="825" w:author="Bo Shen" w:date="2023-03-07T10:30:00Z">
        <w:r w:rsidR="00761945" w:rsidDel="00761945">
          <w:rPr>
            <w:sz w:val="20"/>
            <w:szCs w:val="20"/>
          </w:rPr>
          <w:t xml:space="preserve"> </w:t>
        </w:r>
      </w:ins>
      <w:del w:id="826" w:author="Bo Shen" w:date="2023-03-07T10:30:00Z">
        <w:r w:rsidDel="00761945">
          <w:rPr>
            <w:sz w:val="20"/>
            <w:szCs w:val="20"/>
          </w:rPr>
          <w:delText xml:space="preserve">Beta </w:delText>
        </w:r>
      </w:del>
      <w:r>
        <w:rPr>
          <w:sz w:val="20"/>
          <w:szCs w:val="20"/>
        </w:rPr>
        <w:t xml:space="preserve">in the LDDM circuit. Conceptually, they play similar roles during WTA selection: by enhancing the activity of an option-specific </w:t>
      </w:r>
      <w:r w:rsidRPr="00D14188">
        <w:rPr>
          <w:i/>
          <w:iCs/>
          <w:sz w:val="20"/>
          <w:szCs w:val="20"/>
          <w:rPrChange w:id="827" w:author="Bo Shen" w:date="2023-03-07T12:53:00Z">
            <w:rPr>
              <w:sz w:val="20"/>
              <w:szCs w:val="20"/>
            </w:rPr>
          </w:rPrChange>
        </w:rPr>
        <w:t>R</w:t>
      </w:r>
      <w:r>
        <w:rPr>
          <w:sz w:val="20"/>
          <w:szCs w:val="20"/>
        </w:rPr>
        <w:t xml:space="preserve"> neuron in an </w:t>
      </w:r>
      <w:r w:rsidRPr="00D14188">
        <w:rPr>
          <w:i/>
          <w:iCs/>
          <w:sz w:val="20"/>
          <w:szCs w:val="20"/>
          <w:rPrChange w:id="828" w:author="Bo Shen" w:date="2023-03-07T12:53:00Z">
            <w:rPr>
              <w:sz w:val="20"/>
              <w:szCs w:val="20"/>
            </w:rPr>
          </w:rPrChange>
        </w:rPr>
        <w:t>R</w:t>
      </w:r>
      <w:r>
        <w:rPr>
          <w:sz w:val="20"/>
          <w:szCs w:val="20"/>
        </w:rPr>
        <w:t xml:space="preserve"> activity-dependent manner</w:t>
      </w:r>
      <w:r>
        <w:rPr>
          <w:sz w:val="20"/>
          <w:szCs w:val="20"/>
        </w:rPr>
        <w:t xml:space="preserve"> (either through recurrent activation or disinhibition), both parameters contribute to the competition process. We have shown in our previous version of the manuscript that </w:t>
      </w:r>
      <m:oMath>
        <m:r>
          <w:ins w:id="829" w:author="Bo Shen" w:date="2023-03-07T10:24:00Z">
            <w:rPr>
              <w:rFonts w:ascii="Cambria Math" w:hAnsi="Cambria Math"/>
              <w:sz w:val="20"/>
              <w:szCs w:val="20"/>
            </w:rPr>
            <m:t>α</m:t>
          </w:ins>
        </m:r>
      </m:oMath>
      <w:ins w:id="830" w:author="Bo Shen" w:date="2023-03-07T10:24:00Z">
        <w:r w:rsidR="007F5B76" w:rsidDel="007F5B76">
          <w:rPr>
            <w:sz w:val="20"/>
            <w:szCs w:val="20"/>
          </w:rPr>
          <w:t xml:space="preserve"> </w:t>
        </w:r>
      </w:ins>
      <w:del w:id="831" w:author="Bo Shen" w:date="2023-03-07T10:24:00Z">
        <w:r w:rsidDel="007F5B76">
          <w:rPr>
            <w:sz w:val="20"/>
            <w:szCs w:val="20"/>
          </w:rPr>
          <w:delText xml:space="preserve">Alpha </w:delText>
        </w:r>
      </w:del>
      <w:r>
        <w:rPr>
          <w:sz w:val="20"/>
          <w:szCs w:val="20"/>
        </w:rPr>
        <w:t xml:space="preserve">and </w:t>
      </w:r>
      <m:oMath>
        <m:r>
          <w:ins w:id="832" w:author="Bo Shen" w:date="2023-03-07T10:30:00Z">
            <w:rPr>
              <w:rFonts w:ascii="Cambria Math" w:hAnsi="Cambria Math"/>
              <w:sz w:val="20"/>
              <w:szCs w:val="20"/>
            </w:rPr>
            <m:t>β</m:t>
          </w:ins>
        </m:r>
      </m:oMath>
      <w:ins w:id="833" w:author="Bo Shen" w:date="2023-03-07T10:30:00Z">
        <w:r w:rsidR="00761945" w:rsidDel="00761945">
          <w:rPr>
            <w:sz w:val="20"/>
            <w:szCs w:val="20"/>
          </w:rPr>
          <w:t xml:space="preserve"> </w:t>
        </w:r>
      </w:ins>
      <w:del w:id="834" w:author="Bo Shen" w:date="2023-03-07T10:30:00Z">
        <w:r w:rsidDel="00761945">
          <w:rPr>
            <w:sz w:val="20"/>
            <w:szCs w:val="20"/>
          </w:rPr>
          <w:delText xml:space="preserve">Beta </w:delText>
        </w:r>
      </w:del>
      <w:r>
        <w:rPr>
          <w:sz w:val="20"/>
          <w:szCs w:val="20"/>
        </w:rPr>
        <w:t>have qualitative differences in predicting the dynamics of the</w:t>
      </w:r>
      <w:r>
        <w:rPr>
          <w:sz w:val="20"/>
          <w:szCs w:val="20"/>
        </w:rPr>
        <w:t xml:space="preserve"> circuit. Non-zero </w:t>
      </w:r>
      <m:oMath>
        <m:r>
          <w:ins w:id="835" w:author="Bo Shen" w:date="2023-03-07T10:30:00Z">
            <w:rPr>
              <w:rFonts w:ascii="Cambria Math" w:hAnsi="Cambria Math"/>
              <w:sz w:val="20"/>
              <w:szCs w:val="20"/>
            </w:rPr>
            <m:t>β</m:t>
          </w:ins>
        </m:r>
      </m:oMath>
      <w:ins w:id="836" w:author="Bo Shen" w:date="2023-03-07T10:30:00Z">
        <w:r w:rsidR="00761945" w:rsidDel="00761945">
          <w:rPr>
            <w:sz w:val="20"/>
            <w:szCs w:val="20"/>
          </w:rPr>
          <w:t xml:space="preserve"> </w:t>
        </w:r>
      </w:ins>
      <w:del w:id="837" w:author="Bo Shen" w:date="2023-03-07T10:30:00Z">
        <w:r w:rsidDel="00761945">
          <w:rPr>
            <w:sz w:val="20"/>
            <w:szCs w:val="20"/>
          </w:rPr>
          <w:delText xml:space="preserve">Beta </w:delText>
        </w:r>
      </w:del>
      <w:r>
        <w:rPr>
          <w:sz w:val="20"/>
          <w:szCs w:val="20"/>
        </w:rPr>
        <w:t xml:space="preserve">is required for WTA competition; as the Reviewer intuits, </w:t>
      </w:r>
      <m:oMath>
        <m:r>
          <w:ins w:id="838" w:author="Bo Shen" w:date="2023-03-07T10:24:00Z">
            <w:rPr>
              <w:rFonts w:ascii="Cambria Math" w:hAnsi="Cambria Math"/>
              <w:sz w:val="20"/>
              <w:szCs w:val="20"/>
            </w:rPr>
            <m:t>α</m:t>
          </w:ins>
        </m:r>
      </m:oMath>
      <w:ins w:id="839" w:author="Bo Shen" w:date="2023-03-07T10:24:00Z">
        <w:r w:rsidR="007F5B76" w:rsidDel="007F5B76">
          <w:rPr>
            <w:sz w:val="20"/>
            <w:szCs w:val="20"/>
          </w:rPr>
          <w:t xml:space="preserve"> </w:t>
        </w:r>
      </w:ins>
      <w:del w:id="840" w:author="Bo Shen" w:date="2023-03-07T10:24:00Z">
        <w:r w:rsidDel="007F5B76">
          <w:rPr>
            <w:sz w:val="20"/>
            <w:szCs w:val="20"/>
          </w:rPr>
          <w:delText xml:space="preserve">Alpha </w:delText>
        </w:r>
      </w:del>
      <w:r>
        <w:rPr>
          <w:sz w:val="20"/>
          <w:szCs w:val="20"/>
        </w:rPr>
        <w:t>will facilitate WTA competition but is not required (</w:t>
      </w:r>
      <w:r>
        <w:rPr>
          <w:b/>
          <w:sz w:val="20"/>
          <w:szCs w:val="20"/>
        </w:rPr>
        <w:t>Fig. 5E</w:t>
      </w:r>
      <w:r>
        <w:rPr>
          <w:sz w:val="20"/>
          <w:szCs w:val="20"/>
        </w:rPr>
        <w:t xml:space="preserve">). Since in the numerical simulation of WTA choice behavior, both </w:t>
      </w:r>
      <m:oMath>
        <m:r>
          <w:ins w:id="841" w:author="Bo Shen" w:date="2023-03-07T10:24:00Z">
            <w:rPr>
              <w:rFonts w:ascii="Cambria Math" w:hAnsi="Cambria Math"/>
              <w:sz w:val="20"/>
              <w:szCs w:val="20"/>
            </w:rPr>
            <m:t>α</m:t>
          </w:ins>
        </m:r>
      </m:oMath>
      <w:ins w:id="842" w:author="Bo Shen" w:date="2023-03-07T10:24:00Z">
        <w:r w:rsidR="007F5B76" w:rsidDel="007F5B76">
          <w:rPr>
            <w:sz w:val="20"/>
            <w:szCs w:val="20"/>
          </w:rPr>
          <w:t xml:space="preserve"> </w:t>
        </w:r>
      </w:ins>
      <w:del w:id="843" w:author="Bo Shen" w:date="2023-03-07T10:24:00Z">
        <w:r w:rsidDel="007F5B76">
          <w:rPr>
            <w:sz w:val="20"/>
            <w:szCs w:val="20"/>
          </w:rPr>
          <w:delText xml:space="preserve">Alpha </w:delText>
        </w:r>
      </w:del>
      <w:r>
        <w:rPr>
          <w:sz w:val="20"/>
          <w:szCs w:val="20"/>
        </w:rPr>
        <w:t xml:space="preserve">and </w:t>
      </w:r>
      <m:oMath>
        <m:r>
          <w:ins w:id="844" w:author="Bo Shen" w:date="2023-03-07T10:30:00Z">
            <w:rPr>
              <w:rFonts w:ascii="Cambria Math" w:hAnsi="Cambria Math"/>
              <w:sz w:val="20"/>
              <w:szCs w:val="20"/>
            </w:rPr>
            <m:t>β</m:t>
          </w:ins>
        </m:r>
      </m:oMath>
      <w:ins w:id="845" w:author="Bo Shen" w:date="2023-03-07T10:30:00Z">
        <w:r w:rsidR="00761945" w:rsidDel="00761945">
          <w:rPr>
            <w:sz w:val="20"/>
            <w:szCs w:val="20"/>
          </w:rPr>
          <w:t xml:space="preserve"> </w:t>
        </w:r>
      </w:ins>
      <w:del w:id="846" w:author="Bo Shen" w:date="2023-03-07T10:30:00Z">
        <w:r w:rsidDel="00761945">
          <w:rPr>
            <w:sz w:val="20"/>
            <w:szCs w:val="20"/>
          </w:rPr>
          <w:delText xml:space="preserve">Beta </w:delText>
        </w:r>
      </w:del>
      <w:r>
        <w:rPr>
          <w:sz w:val="20"/>
          <w:szCs w:val="20"/>
        </w:rPr>
        <w:t>control the ram</w:t>
      </w:r>
      <w:r>
        <w:rPr>
          <w:sz w:val="20"/>
          <w:szCs w:val="20"/>
        </w:rPr>
        <w:t xml:space="preserve">ping-up speed of competition, they do show some level of collinearity in fitting the choice behavior (see the visualization of log-likelihood in the </w:t>
      </w:r>
      <m:oMath>
        <m:r>
          <w:ins w:id="847" w:author="Bo Shen" w:date="2023-03-07T10:26:00Z">
            <w:rPr>
              <w:rFonts w:ascii="Cambria Math" w:hAnsi="Cambria Math"/>
              <w:sz w:val="20"/>
              <w:szCs w:val="20"/>
            </w:rPr>
            <m:t>α</m:t>
          </w:ins>
        </m:r>
      </m:oMath>
      <w:del w:id="848" w:author="Bo Shen" w:date="2023-03-07T10:26:00Z">
        <w:r w:rsidDel="007F5B76">
          <w:rPr>
            <w:sz w:val="20"/>
            <w:szCs w:val="20"/>
          </w:rPr>
          <w:delText>alpha</w:delText>
        </w:r>
      </w:del>
      <w:r>
        <w:rPr>
          <w:sz w:val="20"/>
          <w:szCs w:val="20"/>
        </w:rPr>
        <w:t>-</w:t>
      </w:r>
      <m:oMath>
        <m:r>
          <w:ins w:id="849" w:author="Bo Shen" w:date="2023-03-07T10:31:00Z">
            <w:rPr>
              <w:rFonts w:ascii="Cambria Math" w:hAnsi="Cambria Math"/>
              <w:sz w:val="20"/>
              <w:szCs w:val="20"/>
            </w:rPr>
            <m:t>β</m:t>
          </w:ins>
        </m:r>
      </m:oMath>
      <w:ins w:id="850" w:author="Bo Shen" w:date="2023-03-07T10:31:00Z">
        <w:r w:rsidR="00761945" w:rsidDel="00761945">
          <w:rPr>
            <w:sz w:val="20"/>
            <w:szCs w:val="20"/>
          </w:rPr>
          <w:t xml:space="preserve"> </w:t>
        </w:r>
      </w:ins>
      <w:del w:id="851" w:author="Bo Shen" w:date="2023-03-07T10:31:00Z">
        <w:r w:rsidDel="00761945">
          <w:rPr>
            <w:sz w:val="20"/>
            <w:szCs w:val="20"/>
          </w:rPr>
          <w:delText xml:space="preserve">beta </w:delText>
        </w:r>
      </w:del>
      <w:r>
        <w:rPr>
          <w:sz w:val="20"/>
          <w:szCs w:val="20"/>
        </w:rPr>
        <w:t xml:space="preserve">space in revised </w:t>
      </w:r>
      <w:r>
        <w:rPr>
          <w:b/>
          <w:sz w:val="20"/>
          <w:szCs w:val="20"/>
        </w:rPr>
        <w:t>Fig. 6-figure supplement 1</w:t>
      </w:r>
      <w:r>
        <w:rPr>
          <w:sz w:val="20"/>
          <w:szCs w:val="20"/>
        </w:rPr>
        <w:t xml:space="preserve">). </w:t>
      </w:r>
    </w:p>
    <w:p w14:paraId="032FF3B3" w14:textId="1419B2A8" w:rsidR="00EC6F31" w:rsidRDefault="001F7C64">
      <w:pPr>
        <w:spacing w:before="240" w:after="240"/>
        <w:jc w:val="both"/>
        <w:rPr>
          <w:sz w:val="20"/>
          <w:szCs w:val="20"/>
        </w:rPr>
        <w:pPrChange w:id="852" w:author="Bo Shen" w:date="2023-03-07T11:51:00Z">
          <w:pPr>
            <w:spacing w:before="240" w:after="240"/>
          </w:pPr>
        </w:pPrChange>
      </w:pPr>
      <w:r>
        <w:rPr>
          <w:sz w:val="20"/>
          <w:szCs w:val="20"/>
        </w:rPr>
        <w:t xml:space="preserve">However, spurred by the Reviewer’s question, we conducted further </w:t>
      </w:r>
      <w:proofErr w:type="spellStart"/>
      <w:r>
        <w:rPr>
          <w:sz w:val="20"/>
          <w:szCs w:val="20"/>
        </w:rPr>
        <w:t>analys</w:t>
      </w:r>
      <w:del w:id="853" w:author="Paul Glimcher" w:date="2023-03-08T10:17:00Z">
        <w:r w:rsidDel="00DD7EDE">
          <w:rPr>
            <w:sz w:val="20"/>
            <w:szCs w:val="20"/>
          </w:rPr>
          <w:delText>i</w:delText>
        </w:r>
      </w:del>
      <w:r>
        <w:rPr>
          <w:sz w:val="20"/>
          <w:szCs w:val="20"/>
        </w:rPr>
        <w:t>s</w:t>
      </w:r>
      <w:proofErr w:type="spellEnd"/>
      <w:r>
        <w:rPr>
          <w:sz w:val="20"/>
          <w:szCs w:val="20"/>
        </w:rPr>
        <w:t xml:space="preserve"> showing that </w:t>
      </w:r>
      <m:oMath>
        <m:r>
          <w:ins w:id="854" w:author="Bo Shen" w:date="2023-03-07T10:25:00Z">
            <w:rPr>
              <w:rFonts w:ascii="Cambria Math" w:hAnsi="Cambria Math"/>
              <w:sz w:val="20"/>
              <w:szCs w:val="20"/>
            </w:rPr>
            <m:t>α</m:t>
          </w:ins>
        </m:r>
      </m:oMath>
      <w:ins w:id="855" w:author="Bo Shen" w:date="2023-03-07T10:25:00Z">
        <w:r w:rsidR="007F5B76" w:rsidDel="007F5B76">
          <w:rPr>
            <w:sz w:val="20"/>
            <w:szCs w:val="20"/>
          </w:rPr>
          <w:t xml:space="preserve"> </w:t>
        </w:r>
      </w:ins>
      <w:del w:id="856" w:author="Bo Shen" w:date="2023-03-07T10:25:00Z">
        <w:r w:rsidDel="007F5B76">
          <w:rPr>
            <w:sz w:val="20"/>
            <w:szCs w:val="20"/>
          </w:rPr>
          <w:delText xml:space="preserve">Alpha </w:delText>
        </w:r>
      </w:del>
      <w:r>
        <w:rPr>
          <w:sz w:val="20"/>
          <w:szCs w:val="20"/>
        </w:rPr>
        <w:t xml:space="preserve">and </w:t>
      </w:r>
      <m:oMath>
        <m:r>
          <w:ins w:id="857" w:author="Bo Shen" w:date="2023-03-07T10:30:00Z">
            <w:rPr>
              <w:rFonts w:ascii="Cambria Math" w:hAnsi="Cambria Math"/>
              <w:sz w:val="20"/>
              <w:szCs w:val="20"/>
            </w:rPr>
            <m:t>β</m:t>
          </w:ins>
        </m:r>
      </m:oMath>
      <w:ins w:id="858" w:author="Bo Shen" w:date="2023-03-07T10:30:00Z">
        <w:r w:rsidR="00761945" w:rsidDel="00761945">
          <w:rPr>
            <w:sz w:val="20"/>
            <w:szCs w:val="20"/>
          </w:rPr>
          <w:t xml:space="preserve"> </w:t>
        </w:r>
      </w:ins>
      <w:del w:id="859" w:author="Bo Shen" w:date="2023-03-07T10:30:00Z">
        <w:r w:rsidDel="00761945">
          <w:rPr>
            <w:sz w:val="20"/>
            <w:szCs w:val="20"/>
          </w:rPr>
          <w:delText xml:space="preserve">Beta </w:delText>
        </w:r>
      </w:del>
      <w:r>
        <w:rPr>
          <w:sz w:val="20"/>
          <w:szCs w:val="20"/>
        </w:rPr>
        <w:t xml:space="preserve">contribute differently to the shape of reaction-time (RT) distribution in the perceptual decision task. Increasing </w:t>
      </w:r>
      <m:oMath>
        <m:r>
          <w:ins w:id="860" w:author="Bo Shen" w:date="2023-03-07T10:31:00Z">
            <w:rPr>
              <w:rFonts w:ascii="Cambria Math" w:hAnsi="Cambria Math"/>
              <w:sz w:val="20"/>
              <w:szCs w:val="20"/>
            </w:rPr>
            <m:t>β</m:t>
          </w:ins>
        </m:r>
      </m:oMath>
      <w:ins w:id="861" w:author="Bo Shen" w:date="2023-03-07T10:31:00Z">
        <w:r w:rsidR="00761945" w:rsidDel="00761945">
          <w:rPr>
            <w:sz w:val="20"/>
            <w:szCs w:val="20"/>
          </w:rPr>
          <w:t xml:space="preserve"> </w:t>
        </w:r>
      </w:ins>
      <w:del w:id="862" w:author="Bo Shen" w:date="2023-03-07T10:31:00Z">
        <w:r w:rsidDel="00761945">
          <w:rPr>
            <w:sz w:val="20"/>
            <w:szCs w:val="20"/>
          </w:rPr>
          <w:delText xml:space="preserve">Beta </w:delText>
        </w:r>
      </w:del>
      <w:r>
        <w:rPr>
          <w:sz w:val="20"/>
          <w:szCs w:val="20"/>
        </w:rPr>
        <w:t>decreases the skewness o</w:t>
      </w:r>
      <w:r>
        <w:rPr>
          <w:sz w:val="20"/>
          <w:szCs w:val="20"/>
        </w:rPr>
        <w:t xml:space="preserve">f the reaction time distribution; whereas, increasing </w:t>
      </w:r>
      <m:oMath>
        <m:r>
          <w:ins w:id="863" w:author="Bo Shen" w:date="2023-03-07T10:25:00Z">
            <w:rPr>
              <w:rFonts w:ascii="Cambria Math" w:hAnsi="Cambria Math"/>
              <w:sz w:val="20"/>
              <w:szCs w:val="20"/>
            </w:rPr>
            <m:t>α</m:t>
          </w:ins>
        </m:r>
      </m:oMath>
      <w:ins w:id="864" w:author="Bo Shen" w:date="2023-03-07T10:25:00Z">
        <w:r w:rsidR="007F5B76" w:rsidDel="007F5B76">
          <w:rPr>
            <w:sz w:val="20"/>
            <w:szCs w:val="20"/>
          </w:rPr>
          <w:t xml:space="preserve"> </w:t>
        </w:r>
      </w:ins>
      <w:del w:id="865" w:author="Bo Shen" w:date="2023-03-07T10:25:00Z">
        <w:r w:rsidDel="007F5B76">
          <w:rPr>
            <w:sz w:val="20"/>
            <w:szCs w:val="20"/>
          </w:rPr>
          <w:delText xml:space="preserve">Alpha </w:delText>
        </w:r>
      </w:del>
      <w:r>
        <w:rPr>
          <w:sz w:val="20"/>
          <w:szCs w:val="20"/>
        </w:rPr>
        <w:t>increases the skewness of the RT distribution (</w:t>
      </w:r>
      <w:r>
        <w:rPr>
          <w:b/>
          <w:sz w:val="20"/>
          <w:szCs w:val="20"/>
        </w:rPr>
        <w:t>Fig. R</w:t>
      </w:r>
      <w:ins w:id="866" w:author="Bo Shen" w:date="2023-03-07T12:54:00Z">
        <w:r w:rsidR="00B73B06">
          <w:rPr>
            <w:b/>
            <w:sz w:val="20"/>
            <w:szCs w:val="20"/>
          </w:rPr>
          <w:t>1</w:t>
        </w:r>
      </w:ins>
      <w:del w:id="867" w:author="Bo Shen" w:date="2023-03-07T12:54:00Z">
        <w:r w:rsidDel="00B73B06">
          <w:rPr>
            <w:b/>
            <w:sz w:val="20"/>
            <w:szCs w:val="20"/>
          </w:rPr>
          <w:delText>X</w:delText>
        </w:r>
      </w:del>
      <w:r>
        <w:rPr>
          <w:sz w:val="20"/>
          <w:szCs w:val="20"/>
        </w:rPr>
        <w:t>, below). Considering the capacity of the current article, we propose to systematically investigate the shape of RT distribution in our next paper, which we are currently drafting on the topic of speed and accuracy tradeoffs in decision-making. Oftentimes,</w:t>
      </w:r>
      <w:r>
        <w:rPr>
          <w:sz w:val="20"/>
          <w:szCs w:val="20"/>
        </w:rPr>
        <w:t xml:space="preserve"> when animals or humans prioritize speed in decision-making tasks, the shape of RT distribution appears as less skewed than in a condition prioritizing accuracy over speed. The speeding up of RTs and decreasing of skewness is consistent with increasing </w:t>
      </w:r>
      <m:oMath>
        <m:r>
          <w:ins w:id="868" w:author="Bo Shen" w:date="2023-03-07T10:31:00Z">
            <w:rPr>
              <w:rFonts w:ascii="Cambria Math" w:hAnsi="Cambria Math"/>
              <w:sz w:val="20"/>
              <w:szCs w:val="20"/>
            </w:rPr>
            <m:t>β</m:t>
          </w:ins>
        </m:r>
      </m:oMath>
      <w:ins w:id="869" w:author="Bo Shen" w:date="2023-03-07T10:31:00Z">
        <w:r w:rsidR="00761945" w:rsidDel="00761945">
          <w:rPr>
            <w:sz w:val="20"/>
            <w:szCs w:val="20"/>
          </w:rPr>
          <w:t xml:space="preserve"> </w:t>
        </w:r>
      </w:ins>
      <w:del w:id="870" w:author="Bo Shen" w:date="2023-03-07T10:31:00Z">
        <w:r w:rsidDel="00761945">
          <w:rPr>
            <w:sz w:val="20"/>
            <w:szCs w:val="20"/>
          </w:rPr>
          <w:delText xml:space="preserve">Beta </w:delText>
        </w:r>
      </w:del>
      <w:r>
        <w:rPr>
          <w:sz w:val="20"/>
          <w:szCs w:val="20"/>
        </w:rPr>
        <w:t xml:space="preserve">instead of increasing </w:t>
      </w:r>
      <m:oMath>
        <m:r>
          <w:ins w:id="871" w:author="Bo Shen" w:date="2023-03-07T10:25:00Z">
            <w:rPr>
              <w:rFonts w:ascii="Cambria Math" w:hAnsi="Cambria Math"/>
              <w:sz w:val="20"/>
              <w:szCs w:val="20"/>
            </w:rPr>
            <m:t>α</m:t>
          </w:ins>
        </m:r>
      </m:oMath>
      <w:del w:id="872" w:author="Bo Shen" w:date="2023-03-07T10:25:00Z">
        <w:r w:rsidDel="007F5B76">
          <w:rPr>
            <w:sz w:val="20"/>
            <w:szCs w:val="20"/>
          </w:rPr>
          <w:delText>Alpha</w:delText>
        </w:r>
      </w:del>
      <w:r>
        <w:rPr>
          <w:sz w:val="20"/>
          <w:szCs w:val="20"/>
        </w:rPr>
        <w:t xml:space="preserve">. We believe such evidence partially supports </w:t>
      </w:r>
      <m:oMath>
        <m:r>
          <w:ins w:id="873" w:author="Bo Shen" w:date="2023-03-07T10:31:00Z">
            <w:rPr>
              <w:rFonts w:ascii="Cambria Math" w:hAnsi="Cambria Math"/>
              <w:sz w:val="20"/>
              <w:szCs w:val="20"/>
            </w:rPr>
            <m:t>β</m:t>
          </w:ins>
        </m:r>
      </m:oMath>
      <w:ins w:id="874" w:author="Bo Shen" w:date="2023-03-07T10:31:00Z">
        <w:r w:rsidR="00761945" w:rsidDel="00761945">
          <w:rPr>
            <w:sz w:val="20"/>
            <w:szCs w:val="20"/>
          </w:rPr>
          <w:t xml:space="preserve"> </w:t>
        </w:r>
      </w:ins>
      <w:del w:id="875" w:author="Bo Shen" w:date="2023-03-07T10:31:00Z">
        <w:r w:rsidDel="00761945">
          <w:rPr>
            <w:sz w:val="20"/>
            <w:szCs w:val="20"/>
          </w:rPr>
          <w:delText xml:space="preserve">Beta </w:delText>
        </w:r>
      </w:del>
      <w:r>
        <w:rPr>
          <w:sz w:val="20"/>
          <w:szCs w:val="20"/>
        </w:rPr>
        <w:t xml:space="preserve">instead of </w:t>
      </w:r>
      <m:oMath>
        <m:r>
          <w:ins w:id="876" w:author="Bo Shen" w:date="2023-03-07T10:25:00Z">
            <w:rPr>
              <w:rFonts w:ascii="Cambria Math" w:hAnsi="Cambria Math"/>
              <w:sz w:val="20"/>
              <w:szCs w:val="20"/>
            </w:rPr>
            <m:t>α</m:t>
          </w:ins>
        </m:r>
      </m:oMath>
      <w:ins w:id="877" w:author="Bo Shen" w:date="2023-03-07T10:25:00Z">
        <w:r w:rsidR="007F5B76" w:rsidDel="007F5B76">
          <w:rPr>
            <w:sz w:val="20"/>
            <w:szCs w:val="20"/>
          </w:rPr>
          <w:t xml:space="preserve"> </w:t>
        </w:r>
      </w:ins>
      <w:del w:id="878" w:author="Bo Shen" w:date="2023-03-07T10:25:00Z">
        <w:r w:rsidDel="007F5B76">
          <w:rPr>
            <w:sz w:val="20"/>
            <w:szCs w:val="20"/>
          </w:rPr>
          <w:delText xml:space="preserve">Alpha </w:delText>
        </w:r>
      </w:del>
      <w:r>
        <w:rPr>
          <w:sz w:val="20"/>
          <w:szCs w:val="20"/>
        </w:rPr>
        <w:t xml:space="preserve">being the parameter that flexibly changes over conditions and mental states. In contrast, </w:t>
      </w:r>
      <m:oMath>
        <m:r>
          <w:ins w:id="879" w:author="Bo Shen" w:date="2023-03-07T10:26:00Z">
            <w:rPr>
              <w:rFonts w:ascii="Cambria Math" w:hAnsi="Cambria Math"/>
              <w:sz w:val="20"/>
              <w:szCs w:val="20"/>
            </w:rPr>
            <m:t>α</m:t>
          </w:ins>
        </m:r>
      </m:oMath>
      <w:del w:id="880" w:author="Bo Shen" w:date="2023-03-07T10:26:00Z">
        <w:r w:rsidDel="007F5B76">
          <w:rPr>
            <w:sz w:val="20"/>
            <w:szCs w:val="20"/>
          </w:rPr>
          <w:delText>Alpha</w:delText>
        </w:r>
      </w:del>
      <w:r>
        <w:rPr>
          <w:sz w:val="20"/>
          <w:szCs w:val="20"/>
        </w:rPr>
        <w:t>, which indicates the recurrence of the circuit and</w:t>
      </w:r>
      <w:r>
        <w:rPr>
          <w:sz w:val="20"/>
          <w:szCs w:val="20"/>
        </w:rPr>
        <w:t xml:space="preserve"> most likely an anatomical property of the microcircuit, should be relatively fixed.</w:t>
      </w:r>
    </w:p>
    <w:p w14:paraId="61A4D97D" w14:textId="079D3EF7" w:rsidR="00EC6F31" w:rsidRDefault="001F7C64">
      <w:pPr>
        <w:spacing w:before="240" w:after="240"/>
        <w:jc w:val="both"/>
        <w:rPr>
          <w:sz w:val="20"/>
          <w:szCs w:val="20"/>
        </w:rPr>
        <w:pPrChange w:id="881" w:author="Bo Shen" w:date="2023-03-07T11:51:00Z">
          <w:pPr>
            <w:spacing w:before="240" w:after="240"/>
          </w:pPr>
        </w:pPrChange>
      </w:pPr>
      <w:r>
        <w:rPr>
          <w:sz w:val="20"/>
          <w:szCs w:val="20"/>
        </w:rPr>
        <w:t xml:space="preserve">While the points mentioned above suggest the importance of </w:t>
      </w:r>
      <m:oMath>
        <m:r>
          <w:ins w:id="882" w:author="Bo Shen" w:date="2023-03-07T10:31:00Z">
            <w:rPr>
              <w:rFonts w:ascii="Cambria Math" w:hAnsi="Cambria Math"/>
              <w:sz w:val="20"/>
              <w:szCs w:val="20"/>
            </w:rPr>
            <m:t>β</m:t>
          </w:ins>
        </m:r>
      </m:oMath>
      <w:ins w:id="883" w:author="Bo Shen" w:date="2023-03-07T10:31:00Z">
        <w:r w:rsidR="00761945" w:rsidDel="00761945">
          <w:rPr>
            <w:sz w:val="20"/>
            <w:szCs w:val="20"/>
          </w:rPr>
          <w:t xml:space="preserve"> </w:t>
        </w:r>
      </w:ins>
      <w:del w:id="884" w:author="Bo Shen" w:date="2023-03-07T10:31:00Z">
        <w:r w:rsidDel="00761945">
          <w:rPr>
            <w:sz w:val="20"/>
            <w:szCs w:val="20"/>
          </w:rPr>
          <w:delText xml:space="preserve">Beta </w:delText>
        </w:r>
      </w:del>
      <w:r>
        <w:rPr>
          <w:sz w:val="20"/>
          <w:szCs w:val="20"/>
        </w:rPr>
        <w:t>in the model, we point out one important note of caution regarding interpretation of the fitted value of</w:t>
      </w:r>
      <w:r>
        <w:rPr>
          <w:sz w:val="20"/>
          <w:szCs w:val="20"/>
        </w:rPr>
        <w:t xml:space="preserve"> </w:t>
      </w:r>
      <m:oMath>
        <m:r>
          <w:ins w:id="885" w:author="Bo Shen" w:date="2023-03-07T10:25:00Z">
            <w:rPr>
              <w:rFonts w:ascii="Cambria Math" w:hAnsi="Cambria Math"/>
              <w:sz w:val="20"/>
              <w:szCs w:val="20"/>
            </w:rPr>
            <m:t>α</m:t>
          </w:ins>
        </m:r>
      </m:oMath>
      <w:del w:id="886" w:author="Bo Shen" w:date="2023-03-07T10:25:00Z">
        <w:r w:rsidDel="007F5B76">
          <w:rPr>
            <w:sz w:val="20"/>
            <w:szCs w:val="20"/>
          </w:rPr>
          <w:delText>Alpha</w:delText>
        </w:r>
      </w:del>
      <w:r>
        <w:rPr>
          <w:sz w:val="20"/>
          <w:szCs w:val="20"/>
        </w:rPr>
        <w:t xml:space="preserve">. After considering the Reviewer’s points about a different </w:t>
      </w:r>
      <m:oMath>
        <m:r>
          <w:ins w:id="887" w:author="Bo Shen" w:date="2023-03-07T10:25:00Z">
            <w:rPr>
              <w:rFonts w:ascii="Cambria Math" w:hAnsi="Cambria Math"/>
              <w:sz w:val="20"/>
              <w:szCs w:val="20"/>
            </w:rPr>
            <m:t>α</m:t>
          </w:ins>
        </m:r>
      </m:oMath>
      <w:ins w:id="888" w:author="Bo Shen" w:date="2023-03-07T10:25:00Z">
        <w:r w:rsidR="007F5B76" w:rsidDel="007F5B76">
          <w:rPr>
            <w:sz w:val="20"/>
            <w:szCs w:val="20"/>
          </w:rPr>
          <w:t xml:space="preserve"> </w:t>
        </w:r>
      </w:ins>
      <w:del w:id="889" w:author="Bo Shen" w:date="2023-03-07T10:25:00Z">
        <w:r w:rsidDel="007F5B76">
          <w:rPr>
            <w:sz w:val="20"/>
            <w:szCs w:val="20"/>
          </w:rPr>
          <w:delText xml:space="preserve">Alpha </w:delText>
        </w:r>
      </w:del>
      <w:r>
        <w:rPr>
          <w:sz w:val="20"/>
          <w:szCs w:val="20"/>
        </w:rPr>
        <w:t>between persistent activity (working memory) and valuation/WTA states, we re</w:t>
      </w:r>
      <w:ins w:id="890" w:author="Bo Shen" w:date="2023-03-07T12:56:00Z">
        <w:r w:rsidR="00627826">
          <w:rPr>
            <w:sz w:val="20"/>
            <w:szCs w:val="20"/>
          </w:rPr>
          <w:t>-</w:t>
        </w:r>
      </w:ins>
      <w:r>
        <w:rPr>
          <w:sz w:val="20"/>
          <w:szCs w:val="20"/>
        </w:rPr>
        <w:t xml:space="preserve">examined the influence of incorporating a baseline or background input to the </w:t>
      </w:r>
      <w:r w:rsidRPr="003767BF">
        <w:rPr>
          <w:i/>
          <w:iCs/>
          <w:sz w:val="20"/>
          <w:szCs w:val="20"/>
          <w:rPrChange w:id="891" w:author="Bo Shen" w:date="2023-03-07T15:57:00Z">
            <w:rPr>
              <w:sz w:val="20"/>
              <w:szCs w:val="20"/>
            </w:rPr>
          </w:rPrChange>
        </w:rPr>
        <w:t>G</w:t>
      </w:r>
      <w:r>
        <w:rPr>
          <w:sz w:val="20"/>
          <w:szCs w:val="20"/>
        </w:rPr>
        <w:t xml:space="preserve"> neurons (</w:t>
      </w:r>
      <w:r>
        <w:rPr>
          <w:i/>
          <w:sz w:val="20"/>
          <w:szCs w:val="20"/>
        </w:rPr>
        <w:t>B</w:t>
      </w:r>
      <w:r>
        <w:rPr>
          <w:i/>
          <w:sz w:val="20"/>
          <w:szCs w:val="20"/>
          <w:vertAlign w:val="subscript"/>
        </w:rPr>
        <w:t>G</w:t>
      </w:r>
      <w:r>
        <w:rPr>
          <w:sz w:val="20"/>
          <w:szCs w:val="20"/>
        </w:rPr>
        <w:t xml:space="preserve">, as already exists for the </w:t>
      </w:r>
      <w:r w:rsidRPr="00627826">
        <w:rPr>
          <w:i/>
          <w:iCs/>
          <w:sz w:val="20"/>
          <w:szCs w:val="20"/>
          <w:rPrChange w:id="892" w:author="Bo Shen" w:date="2023-03-07T12:56:00Z">
            <w:rPr>
              <w:sz w:val="20"/>
              <w:szCs w:val="20"/>
            </w:rPr>
          </w:rPrChange>
        </w:rPr>
        <w:t>R</w:t>
      </w:r>
      <w:r>
        <w:rPr>
          <w:sz w:val="20"/>
          <w:szCs w:val="20"/>
        </w:rPr>
        <w:t xml:space="preserve"> neurons as </w:t>
      </w:r>
      <w:r>
        <w:rPr>
          <w:i/>
          <w:sz w:val="20"/>
          <w:szCs w:val="20"/>
        </w:rPr>
        <w:t>B</w:t>
      </w:r>
      <w:r>
        <w:rPr>
          <w:i/>
          <w:sz w:val="20"/>
          <w:szCs w:val="20"/>
          <w:vertAlign w:val="subscript"/>
        </w:rPr>
        <w:t>R</w:t>
      </w:r>
      <w:r>
        <w:rPr>
          <w:sz w:val="20"/>
          <w:szCs w:val="20"/>
        </w:rPr>
        <w:t xml:space="preserve">).  We have now included additional analyses in our revision which show that </w:t>
      </w:r>
      <m:oMath>
        <m:r>
          <w:ins w:id="893" w:author="Bo Shen" w:date="2023-03-07T10:25:00Z">
            <w:rPr>
              <w:rFonts w:ascii="Cambria Math" w:hAnsi="Cambria Math"/>
              <w:sz w:val="20"/>
              <w:szCs w:val="20"/>
            </w:rPr>
            <m:t>α</m:t>
          </w:ins>
        </m:r>
      </m:oMath>
      <w:ins w:id="894" w:author="Bo Shen" w:date="2023-03-07T10:25:00Z">
        <w:r w:rsidR="007F5B76" w:rsidDel="007F5B76">
          <w:rPr>
            <w:sz w:val="20"/>
            <w:szCs w:val="20"/>
          </w:rPr>
          <w:t xml:space="preserve"> </w:t>
        </w:r>
      </w:ins>
      <w:del w:id="895" w:author="Bo Shen" w:date="2023-03-07T10:25:00Z">
        <w:r w:rsidDel="007F5B76">
          <w:rPr>
            <w:sz w:val="20"/>
            <w:szCs w:val="20"/>
          </w:rPr>
          <w:delText xml:space="preserve">Alpha </w:delText>
        </w:r>
      </w:del>
      <w:r>
        <w:rPr>
          <w:sz w:val="20"/>
          <w:szCs w:val="20"/>
        </w:rPr>
        <w:t>is highly collinear with the baselin</w:t>
      </w:r>
      <w:r>
        <w:rPr>
          <w:sz w:val="20"/>
          <w:szCs w:val="20"/>
        </w:rPr>
        <w:t xml:space="preserve">e gain control level of the circuit </w:t>
      </w:r>
      <w:r>
        <w:rPr>
          <w:i/>
          <w:sz w:val="20"/>
          <w:szCs w:val="20"/>
        </w:rPr>
        <w:t>B</w:t>
      </w:r>
      <w:r>
        <w:rPr>
          <w:i/>
          <w:sz w:val="20"/>
          <w:szCs w:val="20"/>
          <w:vertAlign w:val="subscript"/>
        </w:rPr>
        <w:t>G</w:t>
      </w:r>
      <w:r>
        <w:rPr>
          <w:sz w:val="20"/>
          <w:szCs w:val="20"/>
        </w:rPr>
        <w:t xml:space="preserve"> (please see the response below to R</w:t>
      </w:r>
      <w:ins w:id="896" w:author="Bo Shen" w:date="2023-03-07T12:57:00Z">
        <w:r w:rsidR="00627826">
          <w:rPr>
            <w:sz w:val="20"/>
            <w:szCs w:val="20"/>
          </w:rPr>
          <w:t>eviewer #</w:t>
        </w:r>
      </w:ins>
      <w:r>
        <w:rPr>
          <w:sz w:val="20"/>
          <w:szCs w:val="20"/>
        </w:rPr>
        <w:t xml:space="preserve">3, point 3). Given this, </w:t>
      </w:r>
      <m:oMath>
        <m:r>
          <w:ins w:id="897" w:author="Bo Shen" w:date="2023-03-07T10:27:00Z">
            <w:rPr>
              <w:rFonts w:ascii="Cambria Math" w:hAnsi="Cambria Math"/>
              <w:sz w:val="20"/>
              <w:szCs w:val="20"/>
            </w:rPr>
            <m:t>α</m:t>
          </w:ins>
        </m:r>
      </m:oMath>
      <w:ins w:id="898" w:author="Bo Shen" w:date="2023-03-07T10:27:00Z">
        <w:r w:rsidR="007F5B76" w:rsidDel="007F5B76">
          <w:rPr>
            <w:sz w:val="20"/>
            <w:szCs w:val="20"/>
          </w:rPr>
          <w:t xml:space="preserve"> </w:t>
        </w:r>
      </w:ins>
      <w:del w:id="899" w:author="Bo Shen" w:date="2023-03-07T10:27:00Z">
        <w:r w:rsidDel="007F5B76">
          <w:rPr>
            <w:sz w:val="20"/>
            <w:szCs w:val="20"/>
          </w:rPr>
          <w:delText xml:space="preserve">Alpha </w:delText>
        </w:r>
      </w:del>
      <w:r>
        <w:rPr>
          <w:sz w:val="20"/>
          <w:szCs w:val="20"/>
        </w:rPr>
        <w:t xml:space="preserve">alone is generally unidentifiable under the current datasets; in </w:t>
      </w:r>
      <w:del w:id="900" w:author="Bo Shen" w:date="2023-03-07T12:57:00Z">
        <w:r w:rsidDel="00627826">
          <w:rPr>
            <w:sz w:val="20"/>
            <w:szCs w:val="20"/>
          </w:rPr>
          <w:delText>fact</w:delText>
        </w:r>
      </w:del>
      <w:ins w:id="901" w:author="Bo Shen" w:date="2023-03-07T12:57:00Z">
        <w:r w:rsidR="00627826">
          <w:rPr>
            <w:sz w:val="20"/>
            <w:szCs w:val="20"/>
          </w:rPr>
          <w:t>fact,</w:t>
        </w:r>
      </w:ins>
      <w:r>
        <w:rPr>
          <w:sz w:val="20"/>
          <w:szCs w:val="20"/>
        </w:rPr>
        <w:t xml:space="preserve"> the term (</w:t>
      </w:r>
      <w:r>
        <w:rPr>
          <w:i/>
          <w:sz w:val="20"/>
          <w:szCs w:val="20"/>
        </w:rPr>
        <w:t>B</w:t>
      </w:r>
      <w:r>
        <w:rPr>
          <w:i/>
          <w:sz w:val="20"/>
          <w:szCs w:val="20"/>
          <w:vertAlign w:val="subscript"/>
        </w:rPr>
        <w:t>G</w:t>
      </w:r>
      <w:r>
        <w:rPr>
          <w:sz w:val="20"/>
          <w:szCs w:val="20"/>
        </w:rPr>
        <w:t xml:space="preserve"> - </w:t>
      </w:r>
      <m:oMath>
        <m:r>
          <w:ins w:id="902" w:author="Bo Shen" w:date="2023-03-07T10:27:00Z">
            <w:rPr>
              <w:rFonts w:ascii="Cambria Math" w:hAnsi="Cambria Math"/>
              <w:sz w:val="20"/>
              <w:szCs w:val="20"/>
            </w:rPr>
            <m:t>α</m:t>
          </w:ins>
        </m:r>
      </m:oMath>
      <w:del w:id="903" w:author="Bo Shen" w:date="2023-03-07T10:27:00Z">
        <w:r w:rsidDel="007F5B76">
          <w:rPr>
            <w:sz w:val="20"/>
            <w:szCs w:val="20"/>
          </w:rPr>
          <w:delText>Alpha</w:delText>
        </w:r>
      </w:del>
      <w:r>
        <w:rPr>
          <w:sz w:val="20"/>
          <w:szCs w:val="20"/>
        </w:rPr>
        <w:t xml:space="preserve">) is </w:t>
      </w:r>
      <w:r>
        <w:rPr>
          <w:sz w:val="20"/>
          <w:szCs w:val="20"/>
        </w:rPr>
        <w:t xml:space="preserve">identifiable. Thus, the fitted value of </w:t>
      </w:r>
      <m:oMath>
        <m:r>
          <w:ins w:id="904" w:author="Bo Shen" w:date="2023-03-07T10:25:00Z">
            <w:rPr>
              <w:rFonts w:ascii="Cambria Math" w:hAnsi="Cambria Math"/>
              <w:sz w:val="20"/>
              <w:szCs w:val="20"/>
            </w:rPr>
            <m:t>α</m:t>
          </w:ins>
        </m:r>
      </m:oMath>
      <w:ins w:id="905" w:author="Bo Shen" w:date="2023-03-07T10:25:00Z">
        <w:r w:rsidR="007F5B76" w:rsidDel="007F5B76">
          <w:rPr>
            <w:sz w:val="20"/>
            <w:szCs w:val="20"/>
          </w:rPr>
          <w:t xml:space="preserve"> </w:t>
        </w:r>
      </w:ins>
      <w:del w:id="906" w:author="Bo Shen" w:date="2023-03-07T10:25:00Z">
        <w:r w:rsidDel="007F5B76">
          <w:rPr>
            <w:sz w:val="20"/>
            <w:szCs w:val="20"/>
          </w:rPr>
          <w:delText xml:space="preserve">Alpha </w:delText>
        </w:r>
      </w:del>
      <w:r>
        <w:rPr>
          <w:sz w:val="20"/>
          <w:szCs w:val="20"/>
        </w:rPr>
        <w:t xml:space="preserve">does not reflect the exact level of recurrence of the network. </w:t>
      </w:r>
      <w:del w:id="907" w:author="Paul Glimcher" w:date="2023-03-08T10:18:00Z">
        <w:r w:rsidDel="00867591">
          <w:rPr>
            <w:sz w:val="20"/>
            <w:szCs w:val="20"/>
          </w:rPr>
          <w:delText>Thus, a</w:delText>
        </w:r>
      </w:del>
      <w:ins w:id="908" w:author="Paul Glimcher" w:date="2023-03-08T10:18:00Z">
        <w:r w:rsidR="00867591">
          <w:rPr>
            <w:sz w:val="20"/>
            <w:szCs w:val="20"/>
          </w:rPr>
          <w:t>A</w:t>
        </w:r>
      </w:ins>
      <w:r>
        <w:rPr>
          <w:sz w:val="20"/>
          <w:szCs w:val="20"/>
        </w:rPr>
        <w:t>t this point we believe it is difficult to make any conclusions about how the level of recurrence changes across conditions or datas</w:t>
      </w:r>
      <w:r>
        <w:rPr>
          <w:sz w:val="20"/>
          <w:szCs w:val="20"/>
        </w:rPr>
        <w:t>ets</w:t>
      </w:r>
      <w:ins w:id="909" w:author="Paul Glimcher" w:date="2023-03-08T10:18:00Z">
        <w:r w:rsidR="00867591">
          <w:rPr>
            <w:sz w:val="20"/>
            <w:szCs w:val="20"/>
          </w:rPr>
          <w:t xml:space="preserve"> and so temper our text in this area</w:t>
        </w:r>
      </w:ins>
      <w:r>
        <w:rPr>
          <w:sz w:val="20"/>
          <w:szCs w:val="20"/>
        </w:rPr>
        <w:t>.</w:t>
      </w:r>
    </w:p>
    <w:p w14:paraId="0C388AD9" w14:textId="77777777" w:rsidR="00EC6F31" w:rsidRDefault="001F7C64">
      <w:pPr>
        <w:spacing w:before="240" w:after="240"/>
        <w:jc w:val="both"/>
        <w:rPr>
          <w:color w:val="0000FF"/>
          <w:sz w:val="20"/>
          <w:szCs w:val="20"/>
        </w:rPr>
        <w:pPrChange w:id="910" w:author="Bo Shen" w:date="2023-03-07T11:51:00Z">
          <w:pPr>
            <w:spacing w:before="240" w:after="240"/>
          </w:pPr>
        </w:pPrChange>
      </w:pPr>
      <w:r>
        <w:rPr>
          <w:noProof/>
          <w:color w:val="0000FF"/>
          <w:sz w:val="20"/>
          <w:szCs w:val="20"/>
        </w:rPr>
        <w:lastRenderedPageBreak/>
        <w:drawing>
          <wp:inline distT="114300" distB="114300" distL="114300" distR="114300" wp14:anchorId="327A9EC3" wp14:editId="252973E3">
            <wp:extent cx="6492240" cy="36703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492240" cy="3670300"/>
                    </a:xfrm>
                    <a:prstGeom prst="rect">
                      <a:avLst/>
                    </a:prstGeom>
                    <a:ln/>
                  </pic:spPr>
                </pic:pic>
              </a:graphicData>
            </a:graphic>
          </wp:inline>
        </w:drawing>
      </w:r>
    </w:p>
    <w:p w14:paraId="703369AA" w14:textId="44B78482" w:rsidR="00EC6F31" w:rsidRDefault="001F7C64">
      <w:pPr>
        <w:spacing w:before="240" w:after="240"/>
        <w:ind w:left="1440" w:right="1440"/>
        <w:jc w:val="both"/>
        <w:rPr>
          <w:sz w:val="20"/>
          <w:szCs w:val="20"/>
        </w:rPr>
        <w:pPrChange w:id="911" w:author="Bo Shen" w:date="2023-03-07T11:51:00Z">
          <w:pPr>
            <w:spacing w:before="240" w:after="240"/>
            <w:ind w:left="1440" w:right="1440"/>
          </w:pPr>
        </w:pPrChange>
      </w:pPr>
      <w:r>
        <w:rPr>
          <w:b/>
          <w:sz w:val="20"/>
          <w:szCs w:val="20"/>
        </w:rPr>
        <w:t>Figure R</w:t>
      </w:r>
      <w:ins w:id="912" w:author="Bo Shen" w:date="2023-03-07T12:54:00Z">
        <w:r w:rsidR="00164632">
          <w:rPr>
            <w:b/>
            <w:sz w:val="20"/>
            <w:szCs w:val="20"/>
          </w:rPr>
          <w:t>1</w:t>
        </w:r>
      </w:ins>
      <w:del w:id="913" w:author="Bo Shen" w:date="2023-03-07T12:54:00Z">
        <w:r w:rsidDel="00164632">
          <w:rPr>
            <w:b/>
            <w:sz w:val="20"/>
            <w:szCs w:val="20"/>
          </w:rPr>
          <w:delText>X</w:delText>
        </w:r>
      </w:del>
      <w:r>
        <w:rPr>
          <w:b/>
          <w:sz w:val="20"/>
          <w:szCs w:val="20"/>
        </w:rPr>
        <w:t>.</w:t>
      </w:r>
      <w:r>
        <w:rPr>
          <w:sz w:val="20"/>
          <w:szCs w:val="20"/>
        </w:rPr>
        <w:t xml:space="preserve"> The shape of predicted reaction-time distribution over a wide range of </w:t>
      </w:r>
      <m:oMath>
        <m:r>
          <w:ins w:id="914" w:author="Bo Shen" w:date="2023-03-07T10:25:00Z">
            <w:rPr>
              <w:rFonts w:ascii="Cambria Math" w:hAnsi="Cambria Math"/>
              <w:sz w:val="20"/>
              <w:szCs w:val="20"/>
            </w:rPr>
            <m:t>α</m:t>
          </w:ins>
        </m:r>
      </m:oMath>
      <w:ins w:id="915" w:author="Bo Shen" w:date="2023-03-07T10:25:00Z">
        <w:r w:rsidR="007F5B76" w:rsidDel="007F5B76">
          <w:rPr>
            <w:sz w:val="20"/>
            <w:szCs w:val="20"/>
          </w:rPr>
          <w:t xml:space="preserve"> </w:t>
        </w:r>
      </w:ins>
      <w:del w:id="916" w:author="Bo Shen" w:date="2023-03-07T10:25:00Z">
        <w:r w:rsidDel="007F5B76">
          <w:rPr>
            <w:sz w:val="20"/>
            <w:szCs w:val="20"/>
          </w:rPr>
          <w:delText xml:space="preserve">alpha </w:delText>
        </w:r>
      </w:del>
      <w:r>
        <w:rPr>
          <w:sz w:val="20"/>
          <w:szCs w:val="20"/>
        </w:rPr>
        <w:t xml:space="preserve">and </w:t>
      </w:r>
      <m:oMath>
        <m:r>
          <w:ins w:id="917" w:author="Bo Shen" w:date="2023-03-07T10:31:00Z">
            <w:rPr>
              <w:rFonts w:ascii="Cambria Math" w:hAnsi="Cambria Math"/>
              <w:sz w:val="20"/>
              <w:szCs w:val="20"/>
            </w:rPr>
            <m:t>β</m:t>
          </w:ins>
        </m:r>
      </m:oMath>
      <w:ins w:id="918" w:author="Bo Shen" w:date="2023-03-07T10:31:00Z">
        <w:r w:rsidR="00761945" w:rsidDel="00761945">
          <w:rPr>
            <w:sz w:val="20"/>
            <w:szCs w:val="20"/>
          </w:rPr>
          <w:t xml:space="preserve"> </w:t>
        </w:r>
      </w:ins>
      <w:del w:id="919" w:author="Bo Shen" w:date="2023-03-07T10:31:00Z">
        <w:r w:rsidDel="00761945">
          <w:rPr>
            <w:sz w:val="20"/>
            <w:szCs w:val="20"/>
          </w:rPr>
          <w:delText xml:space="preserve">beta </w:delText>
        </w:r>
      </w:del>
      <w:r>
        <w:rPr>
          <w:sz w:val="20"/>
          <w:szCs w:val="20"/>
        </w:rPr>
        <w:t xml:space="preserve">values by LDDM. Each grid indicates the predicted RT histogram normalized in the range of minimum and maximum RTs. The shape of RT distribution exhibits a pattern of increasing skewness when </w:t>
      </w:r>
      <m:oMath>
        <m:r>
          <w:ins w:id="920" w:author="Bo Shen" w:date="2023-03-07T10:25:00Z">
            <w:rPr>
              <w:rFonts w:ascii="Cambria Math" w:hAnsi="Cambria Math"/>
              <w:sz w:val="20"/>
              <w:szCs w:val="20"/>
            </w:rPr>
            <m:t>α</m:t>
          </w:ins>
        </m:r>
      </m:oMath>
      <w:ins w:id="921" w:author="Bo Shen" w:date="2023-03-07T10:25:00Z">
        <w:r w:rsidR="007F5B76" w:rsidDel="007F5B76">
          <w:rPr>
            <w:sz w:val="20"/>
            <w:szCs w:val="20"/>
          </w:rPr>
          <w:t xml:space="preserve"> </w:t>
        </w:r>
      </w:ins>
      <w:del w:id="922" w:author="Bo Shen" w:date="2023-03-07T10:25:00Z">
        <w:r w:rsidDel="007F5B76">
          <w:rPr>
            <w:sz w:val="20"/>
            <w:szCs w:val="20"/>
          </w:rPr>
          <w:delText xml:space="preserve">alpha </w:delText>
        </w:r>
      </w:del>
      <w:r>
        <w:rPr>
          <w:sz w:val="20"/>
          <w:szCs w:val="20"/>
        </w:rPr>
        <w:t xml:space="preserve">increases and decreasing </w:t>
      </w:r>
      <w:del w:id="923" w:author="Bo Shen" w:date="2023-03-07T12:58:00Z">
        <w:r w:rsidDel="005A77BD">
          <w:rPr>
            <w:sz w:val="20"/>
            <w:szCs w:val="20"/>
          </w:rPr>
          <w:delText xml:space="preserve">of </w:delText>
        </w:r>
      </w:del>
      <w:r>
        <w:rPr>
          <w:sz w:val="20"/>
          <w:szCs w:val="20"/>
        </w:rPr>
        <w:t xml:space="preserve">skewness when </w:t>
      </w:r>
      <m:oMath>
        <m:r>
          <w:ins w:id="924" w:author="Bo Shen" w:date="2023-03-07T10:31:00Z">
            <w:rPr>
              <w:rFonts w:ascii="Cambria Math" w:hAnsi="Cambria Math"/>
              <w:sz w:val="20"/>
              <w:szCs w:val="20"/>
            </w:rPr>
            <m:t>β</m:t>
          </w:ins>
        </m:r>
      </m:oMath>
      <w:ins w:id="925" w:author="Bo Shen" w:date="2023-03-07T10:31:00Z">
        <w:r w:rsidR="00761945" w:rsidDel="00761945">
          <w:rPr>
            <w:sz w:val="20"/>
            <w:szCs w:val="20"/>
          </w:rPr>
          <w:t xml:space="preserve"> </w:t>
        </w:r>
      </w:ins>
      <w:del w:id="926" w:author="Bo Shen" w:date="2023-03-07T10:31:00Z">
        <w:r w:rsidDel="00761945">
          <w:rPr>
            <w:sz w:val="20"/>
            <w:szCs w:val="20"/>
          </w:rPr>
          <w:delText xml:space="preserve">beta </w:delText>
        </w:r>
      </w:del>
      <w:r>
        <w:rPr>
          <w:sz w:val="20"/>
          <w:szCs w:val="20"/>
        </w:rPr>
        <w:t>increa</w:t>
      </w:r>
      <w:r>
        <w:rPr>
          <w:sz w:val="20"/>
          <w:szCs w:val="20"/>
        </w:rPr>
        <w:t>ses.</w:t>
      </w:r>
    </w:p>
    <w:p w14:paraId="7F699FDB" w14:textId="77777777" w:rsidR="00EC6F31" w:rsidRDefault="00EC6F31">
      <w:pPr>
        <w:spacing w:before="240" w:after="240"/>
        <w:jc w:val="both"/>
        <w:rPr>
          <w:sz w:val="20"/>
          <w:szCs w:val="20"/>
        </w:rPr>
        <w:pPrChange w:id="927" w:author="Bo Shen" w:date="2023-03-07T11:51:00Z">
          <w:pPr>
            <w:spacing w:before="240" w:after="240"/>
          </w:pPr>
        </w:pPrChange>
      </w:pPr>
    </w:p>
    <w:p w14:paraId="12269391" w14:textId="77777777" w:rsidR="00EC6F31" w:rsidRDefault="001F7C64">
      <w:pPr>
        <w:spacing w:before="240" w:after="240"/>
        <w:jc w:val="both"/>
        <w:rPr>
          <w:b/>
          <w:sz w:val="20"/>
          <w:szCs w:val="20"/>
        </w:rPr>
        <w:pPrChange w:id="928" w:author="Bo Shen" w:date="2023-03-07T11:51:00Z">
          <w:pPr>
            <w:spacing w:before="240" w:after="240"/>
          </w:pPr>
        </w:pPrChange>
      </w:pPr>
      <w:r>
        <w:rPr>
          <w:b/>
          <w:sz w:val="20"/>
          <w:szCs w:val="20"/>
        </w:rPr>
        <w:t xml:space="preserve">2) Following the previous comment, can the model parameters be recovered in situations where there </w:t>
      </w:r>
      <w:proofErr w:type="gramStart"/>
      <w:r>
        <w:rPr>
          <w:b/>
          <w:sz w:val="20"/>
          <w:szCs w:val="20"/>
        </w:rPr>
        <w:t>are</w:t>
      </w:r>
      <w:proofErr w:type="gramEnd"/>
      <w:r>
        <w:rPr>
          <w:b/>
          <w:sz w:val="20"/>
          <w:szCs w:val="20"/>
        </w:rPr>
        <w:t xml:space="preserve"> only value- based and/or WTA dynamics (especially the alpha and beta parameters)? Showing that these parameters are recoverable would help support </w:t>
      </w:r>
      <w:r>
        <w:rPr>
          <w:b/>
          <w:sz w:val="20"/>
          <w:szCs w:val="20"/>
        </w:rPr>
        <w:t xml:space="preserve">that these parameters have a specific and identifiable role within the network (see Wilson and Collins, 2019, </w:t>
      </w:r>
      <w:proofErr w:type="spellStart"/>
      <w:r>
        <w:rPr>
          <w:b/>
          <w:sz w:val="20"/>
          <w:szCs w:val="20"/>
        </w:rPr>
        <w:t>eLife</w:t>
      </w:r>
      <w:proofErr w:type="spellEnd"/>
      <w:r>
        <w:rPr>
          <w:b/>
          <w:sz w:val="20"/>
          <w:szCs w:val="20"/>
        </w:rPr>
        <w:t>).</w:t>
      </w:r>
    </w:p>
    <w:p w14:paraId="37288C70" w14:textId="602D243A" w:rsidR="005D309C" w:rsidRDefault="001F7C64">
      <w:pPr>
        <w:spacing w:before="240" w:after="240"/>
        <w:jc w:val="both"/>
        <w:rPr>
          <w:ins w:id="929" w:author="Bo Shen" w:date="2023-03-07T19:10:00Z"/>
          <w:sz w:val="20"/>
          <w:szCs w:val="20"/>
        </w:rPr>
      </w:pPr>
      <w:r>
        <w:rPr>
          <w:sz w:val="20"/>
          <w:szCs w:val="20"/>
        </w:rPr>
        <w:t>We agree with the Reviewer that parameter recovery is important to verify both the identifiability and specificity of model parameters. In</w:t>
      </w:r>
      <w:r>
        <w:rPr>
          <w:sz w:val="20"/>
          <w:szCs w:val="20"/>
        </w:rPr>
        <w:t xml:space="preserve"> this revision, we now present parameter recovery results for both the value normalization neural activity fit and the perceptual choice data fit. Both these parameter-recovery results suggest that the model parameters are </w:t>
      </w:r>
      <w:ins w:id="930" w:author="Paul Glimcher" w:date="2023-03-08T10:19:00Z">
        <w:r w:rsidR="00867591">
          <w:rPr>
            <w:sz w:val="20"/>
            <w:szCs w:val="20"/>
          </w:rPr>
          <w:t xml:space="preserve">generally </w:t>
        </w:r>
      </w:ins>
      <w:r>
        <w:rPr>
          <w:sz w:val="20"/>
          <w:szCs w:val="20"/>
        </w:rPr>
        <w:t>specific an</w:t>
      </w:r>
      <w:ins w:id="931" w:author="Bo Shen" w:date="2023-03-07T19:08:00Z">
        <w:r w:rsidR="005D309C">
          <w:rPr>
            <w:sz w:val="20"/>
            <w:szCs w:val="20"/>
          </w:rPr>
          <w:t>d</w:t>
        </w:r>
      </w:ins>
      <w:r>
        <w:rPr>
          <w:sz w:val="20"/>
          <w:szCs w:val="20"/>
        </w:rPr>
        <w:t xml:space="preserve"> identifiable</w:t>
      </w:r>
      <w:ins w:id="932" w:author="Paul Glimcher" w:date="2023-03-08T10:19:00Z">
        <w:r w:rsidR="00867591">
          <w:rPr>
            <w:sz w:val="20"/>
            <w:szCs w:val="20"/>
          </w:rPr>
          <w:t>, with the exception noted below</w:t>
        </w:r>
      </w:ins>
      <w:r>
        <w:rPr>
          <w:sz w:val="20"/>
          <w:szCs w:val="20"/>
        </w:rPr>
        <w:t xml:space="preserve">. </w:t>
      </w:r>
    </w:p>
    <w:p w14:paraId="6CF7D0A7" w14:textId="59F96202" w:rsidR="00EC6F31" w:rsidRDefault="001F7C64">
      <w:pPr>
        <w:spacing w:before="240" w:after="240"/>
        <w:jc w:val="both"/>
        <w:rPr>
          <w:sz w:val="20"/>
          <w:szCs w:val="20"/>
          <w:highlight w:val="yellow"/>
        </w:rPr>
        <w:pPrChange w:id="933" w:author="Bo Shen" w:date="2023-03-07T11:51:00Z">
          <w:pPr>
            <w:spacing w:before="240" w:after="240"/>
          </w:pPr>
        </w:pPrChange>
      </w:pPr>
      <w:r>
        <w:rPr>
          <w:sz w:val="20"/>
          <w:szCs w:val="20"/>
        </w:rPr>
        <w:t>In te</w:t>
      </w:r>
      <w:r>
        <w:rPr>
          <w:sz w:val="20"/>
          <w:szCs w:val="20"/>
        </w:rPr>
        <w:t>rms of LDDM fits to the value normalization data,</w:t>
      </w:r>
      <w:r w:rsidRPr="004A18B1">
        <w:rPr>
          <w:sz w:val="20"/>
          <w:szCs w:val="20"/>
          <w:rPrChange w:id="934" w:author="Bo Shen" w:date="2023-03-07T19:19:00Z">
            <w:rPr>
              <w:sz w:val="20"/>
              <w:szCs w:val="20"/>
              <w:highlight w:val="yellow"/>
            </w:rPr>
          </w:rPrChange>
        </w:rPr>
        <w:t xml:space="preserve"> </w:t>
      </w:r>
      <w:ins w:id="935" w:author="Bo Shen" w:date="2023-03-07T19:08:00Z">
        <w:r w:rsidR="005D309C" w:rsidRPr="004A18B1">
          <w:rPr>
            <w:sz w:val="20"/>
            <w:szCs w:val="20"/>
            <w:rPrChange w:id="936" w:author="Bo Shen" w:date="2023-03-07T19:19:00Z">
              <w:rPr>
                <w:sz w:val="20"/>
                <w:szCs w:val="20"/>
                <w:highlight w:val="yellow"/>
              </w:rPr>
            </w:rPrChange>
          </w:rPr>
          <w:t>the</w:t>
        </w:r>
      </w:ins>
      <w:ins w:id="937" w:author="Bo Shen" w:date="2023-03-07T19:10:00Z">
        <w:r w:rsidR="005D309C" w:rsidRPr="004A18B1">
          <w:rPr>
            <w:sz w:val="20"/>
            <w:szCs w:val="20"/>
            <w:rPrChange w:id="938" w:author="Bo Shen" w:date="2023-03-07T19:19:00Z">
              <w:rPr>
                <w:sz w:val="20"/>
                <w:szCs w:val="20"/>
                <w:highlight w:val="yellow"/>
              </w:rPr>
            </w:rPrChange>
          </w:rPr>
          <w:t xml:space="preserve"> </w:t>
        </w:r>
      </w:ins>
      <w:ins w:id="939" w:author="Bo Shen" w:date="2023-03-07T19:17:00Z">
        <w:r w:rsidR="006C7DCC" w:rsidRPr="004A18B1">
          <w:rPr>
            <w:sz w:val="20"/>
            <w:szCs w:val="20"/>
            <w:rPrChange w:id="940" w:author="Bo Shen" w:date="2023-03-07T19:19:00Z">
              <w:rPr>
                <w:sz w:val="20"/>
                <w:szCs w:val="20"/>
                <w:highlight w:val="yellow"/>
              </w:rPr>
            </w:rPrChange>
          </w:rPr>
          <w:t xml:space="preserve">refitted </w:t>
        </w:r>
      </w:ins>
      <w:ins w:id="941" w:author="Bo Shen" w:date="2023-03-07T19:08:00Z">
        <w:r w:rsidR="005D309C" w:rsidRPr="004A18B1">
          <w:rPr>
            <w:sz w:val="20"/>
            <w:szCs w:val="20"/>
            <w:rPrChange w:id="942" w:author="Bo Shen" w:date="2023-03-07T19:19:00Z">
              <w:rPr>
                <w:sz w:val="20"/>
                <w:szCs w:val="20"/>
                <w:highlight w:val="yellow"/>
              </w:rPr>
            </w:rPrChange>
          </w:rPr>
          <w:t xml:space="preserve">parameter </w:t>
        </w:r>
      </w:ins>
      <m:oMath>
        <m:sSub>
          <m:sSubPr>
            <m:ctrlPr>
              <w:ins w:id="943" w:author="Bo Shen" w:date="2023-03-07T19:21:00Z">
                <w:rPr>
                  <w:rFonts w:ascii="Cambria Math" w:hAnsi="Cambria Math"/>
                  <w:i/>
                  <w:sz w:val="20"/>
                  <w:szCs w:val="20"/>
                </w:rPr>
              </w:ins>
            </m:ctrlPr>
          </m:sSubPr>
          <m:e>
            <m:r>
              <w:ins w:id="944" w:author="Bo Shen" w:date="2023-03-07T19:21:00Z">
                <w:rPr>
                  <w:rFonts w:ascii="Cambria Math" w:hAnsi="Cambria Math"/>
                  <w:sz w:val="20"/>
                  <w:szCs w:val="20"/>
                </w:rPr>
                <m:t>B</m:t>
              </w:ins>
            </m:r>
          </m:e>
          <m:sub>
            <m:r>
              <w:ins w:id="945" w:author="Bo Shen" w:date="2023-03-07T19:21:00Z">
                <w:rPr>
                  <w:rFonts w:ascii="Cambria Math" w:hAnsi="Cambria Math"/>
                  <w:sz w:val="20"/>
                  <w:szCs w:val="20"/>
                </w:rPr>
                <m:t>G</m:t>
              </w:ins>
            </m:r>
          </m:sub>
        </m:sSub>
        <m:r>
          <w:ins w:id="946" w:author="Bo Shen" w:date="2023-03-07T19:21:00Z">
            <w:rPr>
              <w:rFonts w:ascii="Cambria Math" w:hAnsi="Cambria Math"/>
              <w:sz w:val="20"/>
              <w:szCs w:val="20"/>
            </w:rPr>
            <m:t>-</m:t>
          </w:ins>
        </m:r>
        <m:r>
          <w:ins w:id="947" w:author="Bo Shen" w:date="2023-03-07T19:09:00Z">
            <w:rPr>
              <w:rFonts w:ascii="Cambria Math" w:hAnsi="Cambria Math"/>
              <w:sz w:val="20"/>
              <w:szCs w:val="20"/>
              <w:rPrChange w:id="948" w:author="Bo Shen" w:date="2023-03-07T19:19:00Z">
                <w:rPr>
                  <w:rFonts w:ascii="Cambria Math" w:hAnsi="Cambria Math"/>
                  <w:sz w:val="20"/>
                  <w:szCs w:val="20"/>
                  <w:highlight w:val="yellow"/>
                </w:rPr>
              </w:rPrChange>
            </w:rPr>
            <m:t>α</m:t>
          </w:ins>
        </m:r>
      </m:oMath>
      <w:ins w:id="949" w:author="Bo Shen" w:date="2023-03-07T19:13:00Z">
        <w:r w:rsidR="006C7DCC">
          <w:rPr>
            <w:sz w:val="20"/>
            <w:szCs w:val="20"/>
          </w:rPr>
          <w:t xml:space="preserve"> (see </w:t>
        </w:r>
      </w:ins>
      <w:ins w:id="950" w:author="Bo Shen" w:date="2023-03-07T19:16:00Z">
        <w:r w:rsidR="006C7DCC">
          <w:rPr>
            <w:sz w:val="20"/>
            <w:szCs w:val="20"/>
          </w:rPr>
          <w:t>above</w:t>
        </w:r>
      </w:ins>
      <w:ins w:id="951" w:author="Bo Shen" w:date="2023-03-07T19:13:00Z">
        <w:r w:rsidR="006C7DCC">
          <w:rPr>
            <w:sz w:val="20"/>
            <w:szCs w:val="20"/>
          </w:rPr>
          <w:t>)</w:t>
        </w:r>
      </w:ins>
      <w:ins w:id="952" w:author="Bo Shen" w:date="2023-03-07T19:09:00Z">
        <w:r w:rsidR="005D309C">
          <w:rPr>
            <w:sz w:val="20"/>
            <w:szCs w:val="20"/>
          </w:rPr>
          <w:t xml:space="preserve"> </w:t>
        </w:r>
      </w:ins>
      <w:ins w:id="953" w:author="Bo Shen" w:date="2023-03-07T19:17:00Z">
        <w:r w:rsidR="006C7DCC">
          <w:rPr>
            <w:sz w:val="20"/>
            <w:szCs w:val="20"/>
          </w:rPr>
          <w:t>keeps</w:t>
        </w:r>
      </w:ins>
      <w:ins w:id="954" w:author="Bo Shen" w:date="2023-03-07T19:09:00Z">
        <w:r w:rsidR="005D309C">
          <w:rPr>
            <w:sz w:val="20"/>
            <w:szCs w:val="20"/>
          </w:rPr>
          <w:t xml:space="preserve"> consistent </w:t>
        </w:r>
      </w:ins>
      <w:ins w:id="955" w:author="Bo Shen" w:date="2023-03-07T19:16:00Z">
        <w:r w:rsidR="006C7DCC">
          <w:rPr>
            <w:sz w:val="20"/>
            <w:szCs w:val="20"/>
          </w:rPr>
          <w:t xml:space="preserve">with the generated values </w:t>
        </w:r>
      </w:ins>
      <w:ins w:id="956" w:author="Bo Shen" w:date="2023-03-07T19:09:00Z">
        <w:r w:rsidR="005D309C">
          <w:rPr>
            <w:sz w:val="20"/>
            <w:szCs w:val="20"/>
          </w:rPr>
          <w:t>within a reasonable range</w:t>
        </w:r>
      </w:ins>
      <w:ins w:id="957" w:author="Bo Shen" w:date="2023-03-07T19:18:00Z">
        <w:r w:rsidR="006C7DCC">
          <w:rPr>
            <w:sz w:val="20"/>
            <w:szCs w:val="20"/>
          </w:rPr>
          <w:t xml:space="preserve"> (</w:t>
        </w:r>
      </w:ins>
      <w:ins w:id="958" w:author="Bo Shen" w:date="2023-03-07T19:19:00Z">
        <w:r w:rsidR="007228D0">
          <w:rPr>
            <w:sz w:val="20"/>
            <w:szCs w:val="20"/>
          </w:rPr>
          <w:t>from</w:t>
        </w:r>
      </w:ins>
      <w:ins w:id="959" w:author="Bo Shen" w:date="2023-03-07T19:18:00Z">
        <w:r w:rsidR="006C7DCC">
          <w:rPr>
            <w:sz w:val="20"/>
            <w:szCs w:val="20"/>
          </w:rPr>
          <w:t xml:space="preserve"> -20 to 20)</w:t>
        </w:r>
      </w:ins>
      <w:ins w:id="960" w:author="Bo Shen" w:date="2023-03-07T19:09:00Z">
        <w:r w:rsidR="005D309C">
          <w:rPr>
            <w:sz w:val="20"/>
            <w:szCs w:val="20"/>
          </w:rPr>
          <w:t xml:space="preserve">; and the </w:t>
        </w:r>
      </w:ins>
      <w:ins w:id="961" w:author="Bo Shen" w:date="2023-03-07T19:18:00Z">
        <w:r w:rsidR="006C7DCC">
          <w:rPr>
            <w:sz w:val="20"/>
            <w:szCs w:val="20"/>
          </w:rPr>
          <w:t xml:space="preserve">refitted </w:t>
        </w:r>
      </w:ins>
      <w:ins w:id="962" w:author="Bo Shen" w:date="2023-03-07T19:16:00Z">
        <w:r w:rsidR="006C7DCC">
          <w:rPr>
            <w:sz w:val="20"/>
            <w:szCs w:val="20"/>
          </w:rPr>
          <w:t xml:space="preserve">baseline input </w:t>
        </w:r>
      </w:ins>
      <m:oMath>
        <m:sSub>
          <m:sSubPr>
            <m:ctrlPr>
              <w:ins w:id="963" w:author="Bo Shen" w:date="2023-03-07T19:17:00Z">
                <w:rPr>
                  <w:rFonts w:ascii="Cambria Math" w:hAnsi="Cambria Math"/>
                  <w:i/>
                  <w:sz w:val="20"/>
                  <w:szCs w:val="20"/>
                </w:rPr>
              </w:ins>
            </m:ctrlPr>
          </m:sSubPr>
          <m:e>
            <m:r>
              <w:ins w:id="964" w:author="Bo Shen" w:date="2023-03-07T19:16:00Z">
                <w:rPr>
                  <w:rFonts w:ascii="Cambria Math" w:hAnsi="Cambria Math"/>
                  <w:sz w:val="20"/>
                  <w:szCs w:val="20"/>
                </w:rPr>
                <m:t>B</m:t>
              </w:ins>
            </m:r>
          </m:e>
          <m:sub>
            <m:r>
              <w:ins w:id="965" w:author="Bo Shen" w:date="2023-03-07T19:17:00Z">
                <w:rPr>
                  <w:rFonts w:ascii="Cambria Math" w:hAnsi="Cambria Math"/>
                  <w:sz w:val="20"/>
                  <w:szCs w:val="20"/>
                </w:rPr>
                <m:t>R</m:t>
              </w:ins>
            </m:r>
          </m:sub>
        </m:sSub>
      </m:oMath>
      <w:ins w:id="966" w:author="Bo Shen" w:date="2023-03-07T19:17:00Z">
        <w:r w:rsidR="006C7DCC">
          <w:rPr>
            <w:sz w:val="20"/>
            <w:szCs w:val="20"/>
          </w:rPr>
          <w:t xml:space="preserve"> is highly consistent</w:t>
        </w:r>
      </w:ins>
      <w:ins w:id="967" w:author="Bo Shen" w:date="2023-03-07T19:18:00Z">
        <w:r w:rsidR="006C7DCC">
          <w:rPr>
            <w:sz w:val="20"/>
            <w:szCs w:val="20"/>
          </w:rPr>
          <w:t xml:space="preserve"> with the generated values</w:t>
        </w:r>
      </w:ins>
      <w:ins w:id="968" w:author="Bo Shen" w:date="2023-03-07T19:17:00Z">
        <w:r w:rsidR="006C7DCC">
          <w:rPr>
            <w:sz w:val="20"/>
            <w:szCs w:val="20"/>
          </w:rPr>
          <w:t xml:space="preserve"> across a wide range </w:t>
        </w:r>
      </w:ins>
      <w:ins w:id="969" w:author="Bo Shen" w:date="2023-03-07T19:18:00Z">
        <w:r w:rsidR="006C7DCC">
          <w:rPr>
            <w:sz w:val="20"/>
            <w:szCs w:val="20"/>
          </w:rPr>
          <w:t>(</w:t>
        </w:r>
      </w:ins>
      <w:ins w:id="970" w:author="Bo Shen" w:date="2023-03-07T19:19:00Z">
        <w:r w:rsidR="00B1436F">
          <w:rPr>
            <w:sz w:val="20"/>
            <w:szCs w:val="20"/>
          </w:rPr>
          <w:t xml:space="preserve">tested </w:t>
        </w:r>
      </w:ins>
      <w:ins w:id="971" w:author="Bo Shen" w:date="2023-03-07T19:18:00Z">
        <w:r w:rsidR="006C7DCC">
          <w:rPr>
            <w:sz w:val="20"/>
            <w:szCs w:val="20"/>
          </w:rPr>
          <w:t>from 0 to 140)</w:t>
        </w:r>
      </w:ins>
      <w:ins w:id="972" w:author="Bo Shen" w:date="2023-03-07T19:17:00Z">
        <w:r w:rsidR="006C7DCC">
          <w:rPr>
            <w:sz w:val="20"/>
            <w:szCs w:val="20"/>
          </w:rPr>
          <w:t>.</w:t>
        </w:r>
      </w:ins>
      <w:ins w:id="973" w:author="Bo Shen" w:date="2023-03-07T19:19:00Z">
        <w:r w:rsidR="00651446">
          <w:rPr>
            <w:sz w:val="20"/>
            <w:szCs w:val="20"/>
          </w:rPr>
          <w:t xml:space="preserve"> The best-fit paramete</w:t>
        </w:r>
        <w:r w:rsidR="00651446" w:rsidRPr="00651446">
          <w:rPr>
            <w:sz w:val="20"/>
            <w:szCs w:val="20"/>
          </w:rPr>
          <w:t xml:space="preserve">rs </w:t>
        </w:r>
      </w:ins>
      <m:oMath>
        <m:sSub>
          <m:sSubPr>
            <m:ctrlPr>
              <w:ins w:id="974" w:author="Bo Shen" w:date="2023-03-07T19:20:00Z">
                <w:rPr>
                  <w:rFonts w:ascii="Cambria Math" w:hAnsi="Cambria Math"/>
                  <w:i/>
                  <w:sz w:val="20"/>
                  <w:szCs w:val="20"/>
                </w:rPr>
              </w:ins>
            </m:ctrlPr>
          </m:sSubPr>
          <m:e>
            <m:r>
              <w:ins w:id="975" w:author="Bo Shen" w:date="2023-03-07T19:20:00Z">
                <w:rPr>
                  <w:rFonts w:ascii="Cambria Math" w:hAnsi="Cambria Math"/>
                  <w:sz w:val="20"/>
                  <w:szCs w:val="20"/>
                </w:rPr>
                <m:t>B</m:t>
              </w:ins>
            </m:r>
          </m:e>
          <m:sub>
            <m:r>
              <w:ins w:id="976" w:author="Bo Shen" w:date="2023-03-07T19:20:00Z">
                <w:rPr>
                  <w:rFonts w:ascii="Cambria Math" w:hAnsi="Cambria Math"/>
                  <w:sz w:val="20"/>
                  <w:szCs w:val="20"/>
                </w:rPr>
                <m:t>G</m:t>
              </w:ins>
            </m:r>
          </m:sub>
        </m:sSub>
        <m:r>
          <w:ins w:id="977" w:author="Bo Shen" w:date="2023-03-07T19:20:00Z">
            <w:rPr>
              <w:rFonts w:ascii="Cambria Math" w:hAnsi="Cambria Math"/>
              <w:sz w:val="20"/>
              <w:szCs w:val="20"/>
            </w:rPr>
            <m:t>-</m:t>
          </w:ins>
        </m:r>
        <m:r>
          <w:ins w:id="978" w:author="Bo Shen" w:date="2023-03-07T19:19:00Z">
            <w:rPr>
              <w:rFonts w:ascii="Cambria Math" w:hAnsi="Cambria Math"/>
              <w:sz w:val="20"/>
              <w:szCs w:val="20"/>
            </w:rPr>
            <m:t>α</m:t>
          </w:ins>
        </m:r>
        <m:r>
          <w:ins w:id="979" w:author="Bo Shen" w:date="2023-03-07T19:19:00Z">
            <w:rPr>
              <w:rFonts w:ascii="Cambria Math" w:hAnsi="Cambria Math"/>
              <w:sz w:val="20"/>
              <w:szCs w:val="20"/>
              <w:rPrChange w:id="980" w:author="Bo Shen" w:date="2023-03-07T19:21:00Z">
                <w:rPr>
                  <w:rFonts w:ascii="Cambria Math" w:hAnsi="Cambria Math"/>
                  <w:sz w:val="20"/>
                  <w:szCs w:val="20"/>
                  <w:highlight w:val="yellow"/>
                </w:rPr>
              </w:rPrChange>
            </w:rPr>
            <m:t>=</m:t>
          </w:ins>
        </m:r>
        <m:r>
          <w:ins w:id="981" w:author="Bo Shen" w:date="2023-03-07T19:20:00Z">
            <w:rPr>
              <w:rFonts w:ascii="Cambria Math" w:hAnsi="Cambria Math"/>
              <w:sz w:val="20"/>
              <w:szCs w:val="20"/>
              <w:rPrChange w:id="982" w:author="Bo Shen" w:date="2023-03-07T19:21:00Z">
                <w:rPr>
                  <w:rFonts w:ascii="Cambria Math" w:hAnsi="Cambria Math"/>
                  <w:sz w:val="20"/>
                  <w:szCs w:val="20"/>
                  <w:highlight w:val="yellow"/>
                </w:rPr>
              </w:rPrChange>
            </w:rPr>
            <m:t>3</m:t>
          </w:ins>
        </m:r>
        <m:r>
          <w:ins w:id="983" w:author="Bo Shen" w:date="2023-03-07T19:19:00Z">
            <w:rPr>
              <w:rFonts w:ascii="Cambria Math" w:hAnsi="Cambria Math"/>
              <w:sz w:val="20"/>
              <w:szCs w:val="20"/>
              <w:rPrChange w:id="984" w:author="Bo Shen" w:date="2023-03-07T19:21:00Z">
                <w:rPr>
                  <w:rFonts w:ascii="Cambria Math" w:hAnsi="Cambria Math"/>
                  <w:sz w:val="20"/>
                  <w:szCs w:val="20"/>
                  <w:highlight w:val="yellow"/>
                </w:rPr>
              </w:rPrChange>
            </w:rPr>
            <m:t>.</m:t>
          </w:ins>
        </m:r>
        <m:r>
          <w:ins w:id="985" w:author="Bo Shen" w:date="2023-03-07T19:20:00Z">
            <w:rPr>
              <w:rFonts w:ascii="Cambria Math" w:hAnsi="Cambria Math"/>
              <w:sz w:val="20"/>
              <w:szCs w:val="20"/>
              <w:rPrChange w:id="986" w:author="Bo Shen" w:date="2023-03-07T19:21:00Z">
                <w:rPr>
                  <w:rFonts w:ascii="Cambria Math" w:hAnsi="Cambria Math"/>
                  <w:sz w:val="20"/>
                  <w:szCs w:val="20"/>
                  <w:highlight w:val="yellow"/>
                </w:rPr>
              </w:rPrChange>
            </w:rPr>
            <m:t>82</m:t>
          </w:ins>
        </m:r>
      </m:oMath>
      <w:ins w:id="987" w:author="Bo Shen" w:date="2023-03-07T19:20:00Z">
        <w:r w:rsidR="00651446" w:rsidRPr="00651446">
          <w:rPr>
            <w:sz w:val="20"/>
            <w:szCs w:val="20"/>
            <w:rPrChange w:id="988" w:author="Bo Shen" w:date="2023-03-07T19:21:00Z">
              <w:rPr>
                <w:sz w:val="20"/>
                <w:szCs w:val="20"/>
                <w:highlight w:val="yellow"/>
              </w:rPr>
            </w:rPrChange>
          </w:rPr>
          <w:t xml:space="preserve"> and </w:t>
        </w:r>
      </w:ins>
      <m:oMath>
        <m:sSub>
          <m:sSubPr>
            <m:ctrlPr>
              <w:ins w:id="989" w:author="Bo Shen" w:date="2023-03-07T19:20:00Z">
                <w:rPr>
                  <w:rFonts w:ascii="Cambria Math" w:hAnsi="Cambria Math"/>
                  <w:i/>
                  <w:sz w:val="20"/>
                  <w:szCs w:val="20"/>
                </w:rPr>
              </w:ins>
            </m:ctrlPr>
          </m:sSubPr>
          <m:e>
            <m:r>
              <w:ins w:id="990" w:author="Bo Shen" w:date="2023-03-07T19:20:00Z">
                <w:rPr>
                  <w:rFonts w:ascii="Cambria Math" w:hAnsi="Cambria Math"/>
                  <w:sz w:val="20"/>
                  <w:szCs w:val="20"/>
                </w:rPr>
                <m:t>B</m:t>
              </w:ins>
            </m:r>
          </m:e>
          <m:sub>
            <m:r>
              <w:ins w:id="991" w:author="Bo Shen" w:date="2023-03-07T19:20:00Z">
                <w:rPr>
                  <w:rFonts w:ascii="Cambria Math" w:hAnsi="Cambria Math"/>
                  <w:sz w:val="20"/>
                  <w:szCs w:val="20"/>
                </w:rPr>
                <m:t>R</m:t>
              </w:ins>
            </m:r>
          </m:sub>
        </m:sSub>
        <m:r>
          <w:ins w:id="992" w:author="Bo Shen" w:date="2023-03-07T19:20:00Z">
            <w:rPr>
              <w:rFonts w:ascii="Cambria Math" w:hAnsi="Cambria Math"/>
              <w:sz w:val="20"/>
              <w:szCs w:val="20"/>
            </w:rPr>
            <m:t>=71.53</m:t>
          </w:ins>
        </m:r>
      </m:oMath>
      <w:ins w:id="993" w:author="Bo Shen" w:date="2023-03-07T19:20:00Z">
        <w:r w:rsidR="00651446" w:rsidRPr="00651446">
          <w:rPr>
            <w:sz w:val="20"/>
            <w:szCs w:val="20"/>
          </w:rPr>
          <w:t xml:space="preserve">. Both of them </w:t>
        </w:r>
      </w:ins>
      <w:ins w:id="994" w:author="Bo Shen" w:date="2023-03-07T19:21:00Z">
        <w:r w:rsidR="00651446" w:rsidRPr="00651446">
          <w:rPr>
            <w:sz w:val="20"/>
            <w:szCs w:val="20"/>
          </w:rPr>
          <w:t>are in the range of</w:t>
        </w:r>
      </w:ins>
      <w:ins w:id="995" w:author="Bo Shen" w:date="2023-03-07T19:20:00Z">
        <w:r w:rsidR="00651446" w:rsidRPr="00651446" w:rsidDel="006C7DCC">
          <w:rPr>
            <w:sz w:val="20"/>
            <w:szCs w:val="20"/>
            <w:rPrChange w:id="996" w:author="Bo Shen" w:date="2023-03-07T19:21:00Z">
              <w:rPr>
                <w:sz w:val="20"/>
                <w:szCs w:val="20"/>
                <w:highlight w:val="yellow"/>
              </w:rPr>
            </w:rPrChange>
          </w:rPr>
          <w:t xml:space="preserve"> </w:t>
        </w:r>
      </w:ins>
      <w:ins w:id="997" w:author="Bo Shen" w:date="2023-03-07T19:21:00Z">
        <w:r w:rsidR="00651446" w:rsidRPr="00651446">
          <w:rPr>
            <w:sz w:val="20"/>
            <w:szCs w:val="20"/>
            <w:rPrChange w:id="998" w:author="Bo Shen" w:date="2023-03-07T19:21:00Z">
              <w:rPr>
                <w:sz w:val="20"/>
                <w:szCs w:val="20"/>
                <w:highlight w:val="yellow"/>
              </w:rPr>
            </w:rPrChange>
          </w:rPr>
          <w:t>high recovery.</w:t>
        </w:r>
      </w:ins>
      <w:ins w:id="999" w:author="Paul Glimcher" w:date="2023-03-08T10:19:00Z">
        <w:r w:rsidR="00867591">
          <w:rPr>
            <w:sz w:val="20"/>
            <w:szCs w:val="20"/>
          </w:rPr>
          <w:t xml:space="preserve"> By shifting to </w:t>
        </w:r>
      </w:ins>
      <m:oMath>
        <m:sSub>
          <m:sSubPr>
            <m:ctrlPr>
              <w:ins w:id="1000" w:author="Paul Glimcher" w:date="2023-03-08T10:20:00Z">
                <w:rPr>
                  <w:rFonts w:ascii="Cambria Math" w:hAnsi="Cambria Math"/>
                  <w:i/>
                  <w:sz w:val="20"/>
                  <w:szCs w:val="20"/>
                </w:rPr>
              </w:ins>
            </m:ctrlPr>
          </m:sSubPr>
          <m:e>
            <m:r>
              <w:ins w:id="1001" w:author="Paul Glimcher" w:date="2023-03-08T10:20:00Z">
                <w:rPr>
                  <w:rFonts w:ascii="Cambria Math" w:hAnsi="Cambria Math"/>
                  <w:sz w:val="20"/>
                  <w:szCs w:val="20"/>
                </w:rPr>
                <m:t>B</m:t>
              </w:ins>
            </m:r>
          </m:e>
          <m:sub>
            <m:r>
              <w:ins w:id="1002" w:author="Paul Glimcher" w:date="2023-03-08T10:20:00Z">
                <w:rPr>
                  <w:rFonts w:ascii="Cambria Math" w:hAnsi="Cambria Math"/>
                  <w:sz w:val="20"/>
                  <w:szCs w:val="20"/>
                </w:rPr>
                <m:t>G</m:t>
              </w:ins>
            </m:r>
          </m:sub>
        </m:sSub>
        <m:r>
          <w:ins w:id="1003" w:author="Paul Glimcher" w:date="2023-03-08T10:20:00Z">
            <w:rPr>
              <w:rFonts w:ascii="Cambria Math" w:hAnsi="Cambria Math"/>
              <w:sz w:val="20"/>
              <w:szCs w:val="20"/>
            </w:rPr>
            <m:t>-</m:t>
          </w:ins>
        </m:r>
        <m:r>
          <w:ins w:id="1004" w:author="Paul Glimcher" w:date="2023-03-08T10:20:00Z">
            <w:rPr>
              <w:rFonts w:ascii="Cambria Math" w:hAnsi="Cambria Math"/>
              <w:sz w:val="20"/>
              <w:szCs w:val="20"/>
            </w:rPr>
            <m:t>α</m:t>
          </w:ins>
        </m:r>
      </m:oMath>
      <w:ins w:id="1005" w:author="Paul Glimcher" w:date="2023-03-08T10:20:00Z">
        <w:r w:rsidR="00867591">
          <w:rPr>
            <w:sz w:val="20"/>
            <w:szCs w:val="20"/>
          </w:rPr>
          <w:t xml:space="preserve"> </w:t>
        </w:r>
      </w:ins>
      <w:ins w:id="1006" w:author="Paul Glimcher" w:date="2023-03-08T10:19:00Z">
        <w:r w:rsidR="00867591">
          <w:rPr>
            <w:sz w:val="20"/>
            <w:szCs w:val="20"/>
          </w:rPr>
          <w:t xml:space="preserve">we this </w:t>
        </w:r>
      </w:ins>
      <w:proofErr w:type="gramStart"/>
      <w:ins w:id="1007" w:author="Paul Glimcher" w:date="2023-03-08T10:20:00Z">
        <w:r w:rsidR="00867591">
          <w:rPr>
            <w:sz w:val="20"/>
            <w:szCs w:val="20"/>
          </w:rPr>
          <w:t>maintain</w:t>
        </w:r>
        <w:proofErr w:type="gramEnd"/>
        <w:r w:rsidR="00867591">
          <w:rPr>
            <w:sz w:val="20"/>
            <w:szCs w:val="20"/>
          </w:rPr>
          <w:t xml:space="preserve"> full identifiability as now noted in the manuscript</w:t>
        </w:r>
      </w:ins>
      <w:del w:id="1008" w:author="Bo Shen" w:date="2023-03-07T19:16:00Z">
        <w:r w:rsidDel="006C7DCC">
          <w:rPr>
            <w:sz w:val="20"/>
            <w:szCs w:val="20"/>
            <w:highlight w:val="yellow"/>
          </w:rPr>
          <w:delText>[MORE TEXT HERE WHEN BO HAS RESULTS]</w:delText>
        </w:r>
      </w:del>
    </w:p>
    <w:p w14:paraId="7A0C9299" w14:textId="744355D5" w:rsidR="00EC6F31" w:rsidRPr="00583244" w:rsidRDefault="001F7C64">
      <w:pPr>
        <w:spacing w:before="240" w:after="240"/>
        <w:jc w:val="both"/>
        <w:rPr>
          <w:sz w:val="20"/>
          <w:szCs w:val="20"/>
        </w:rPr>
        <w:pPrChange w:id="1009" w:author="Bo Shen" w:date="2023-03-07T11:51:00Z">
          <w:pPr>
            <w:spacing w:before="240" w:after="240"/>
          </w:pPr>
        </w:pPrChange>
      </w:pPr>
      <w:r w:rsidRPr="00583244">
        <w:rPr>
          <w:sz w:val="20"/>
          <w:szCs w:val="20"/>
        </w:rPr>
        <w:t xml:space="preserve">Model-recovery for the value normalization fits </w:t>
      </w:r>
      <w:del w:id="1010" w:author="Bo Shen" w:date="2023-03-07T19:33:00Z">
        <w:r w:rsidRPr="00583244" w:rsidDel="00247E0B">
          <w:rPr>
            <w:sz w:val="20"/>
            <w:szCs w:val="20"/>
          </w:rPr>
          <w:delText>are</w:delText>
        </w:r>
      </w:del>
      <w:ins w:id="1011" w:author="Bo Shen" w:date="2023-03-07T19:33:00Z">
        <w:r w:rsidR="00247E0B" w:rsidRPr="00583244">
          <w:rPr>
            <w:sz w:val="20"/>
            <w:szCs w:val="20"/>
          </w:rPr>
          <w:t>is</w:t>
        </w:r>
      </w:ins>
      <w:r w:rsidRPr="00583244">
        <w:rPr>
          <w:sz w:val="20"/>
          <w:szCs w:val="20"/>
        </w:rPr>
        <w:t xml:space="preserve"> presented in the revised manuscript</w:t>
      </w:r>
      <w:del w:id="1012" w:author="Bo Shen" w:date="2023-03-07T19:22:00Z">
        <w:r w:rsidRPr="00583244" w:rsidDel="00583244">
          <w:rPr>
            <w:sz w:val="20"/>
            <w:szCs w:val="20"/>
          </w:rPr>
          <w:delText xml:space="preserve"> is presented</w:delText>
        </w:r>
      </w:del>
      <w:r w:rsidRPr="00583244">
        <w:rPr>
          <w:sz w:val="20"/>
          <w:szCs w:val="20"/>
        </w:rPr>
        <w:t xml:space="preserve"> in</w:t>
      </w:r>
      <w:r w:rsidRPr="00583244">
        <w:rPr>
          <w:b/>
          <w:sz w:val="20"/>
          <w:szCs w:val="20"/>
        </w:rPr>
        <w:t xml:space="preserve"> </w:t>
      </w:r>
      <w:r w:rsidRPr="00583244">
        <w:rPr>
          <w:b/>
          <w:sz w:val="20"/>
          <w:szCs w:val="20"/>
          <w:rPrChange w:id="1013" w:author="Bo Shen" w:date="2023-03-07T19:23:00Z">
            <w:rPr>
              <w:b/>
              <w:sz w:val="20"/>
              <w:szCs w:val="20"/>
              <w:highlight w:val="yellow"/>
            </w:rPr>
          </w:rPrChange>
        </w:rPr>
        <w:t>Fig</w:t>
      </w:r>
      <w:ins w:id="1014" w:author="Bo Shen" w:date="2023-03-07T19:22:00Z">
        <w:r w:rsidR="00583244" w:rsidRPr="00583244">
          <w:rPr>
            <w:b/>
            <w:sz w:val="20"/>
            <w:szCs w:val="20"/>
            <w:rPrChange w:id="1015" w:author="Bo Shen" w:date="2023-03-07T19:23:00Z">
              <w:rPr>
                <w:b/>
                <w:sz w:val="20"/>
                <w:szCs w:val="20"/>
                <w:highlight w:val="yellow"/>
              </w:rPr>
            </w:rPrChange>
          </w:rPr>
          <w:t>. 4</w:t>
        </w:r>
      </w:ins>
      <w:r w:rsidRPr="00583244">
        <w:rPr>
          <w:b/>
          <w:sz w:val="20"/>
          <w:szCs w:val="20"/>
          <w:rPrChange w:id="1016" w:author="Bo Shen" w:date="2023-03-07T19:23:00Z">
            <w:rPr>
              <w:b/>
              <w:sz w:val="20"/>
              <w:szCs w:val="20"/>
              <w:highlight w:val="yellow"/>
            </w:rPr>
          </w:rPrChange>
        </w:rPr>
        <w:t>-</w:t>
      </w:r>
      <w:ins w:id="1017" w:author="Bo Shen" w:date="2023-03-07T19:22:00Z">
        <w:r w:rsidR="00583244" w:rsidRPr="00583244">
          <w:rPr>
            <w:b/>
            <w:sz w:val="20"/>
            <w:szCs w:val="20"/>
            <w:rPrChange w:id="1018" w:author="Bo Shen" w:date="2023-03-07T19:23:00Z">
              <w:rPr>
                <w:b/>
                <w:sz w:val="20"/>
                <w:szCs w:val="20"/>
                <w:highlight w:val="yellow"/>
              </w:rPr>
            </w:rPrChange>
          </w:rPr>
          <w:t>figure supplement 1</w:t>
        </w:r>
      </w:ins>
      <w:del w:id="1019" w:author="Bo Shen" w:date="2023-03-07T19:22:00Z">
        <w:r w:rsidRPr="00583244" w:rsidDel="00583244">
          <w:rPr>
            <w:b/>
            <w:sz w:val="20"/>
            <w:szCs w:val="20"/>
            <w:rPrChange w:id="1020" w:author="Bo Shen" w:date="2023-03-07T19:23:00Z">
              <w:rPr>
                <w:b/>
                <w:sz w:val="20"/>
                <w:szCs w:val="20"/>
                <w:highlight w:val="yellow"/>
              </w:rPr>
            </w:rPrChange>
          </w:rPr>
          <w:delText>? supplement ?</w:delText>
        </w:r>
      </w:del>
      <w:r w:rsidRPr="00583244">
        <w:rPr>
          <w:b/>
          <w:sz w:val="20"/>
          <w:szCs w:val="20"/>
          <w:rPrChange w:id="1021" w:author="Bo Shen" w:date="2023-03-07T19:23:00Z">
            <w:rPr>
              <w:b/>
              <w:sz w:val="20"/>
              <w:szCs w:val="20"/>
              <w:highlight w:val="yellow"/>
            </w:rPr>
          </w:rPrChange>
        </w:rPr>
        <w:t xml:space="preserve"> </w:t>
      </w:r>
      <w:r w:rsidRPr="00583244">
        <w:rPr>
          <w:sz w:val="20"/>
          <w:szCs w:val="20"/>
        </w:rPr>
        <w:t xml:space="preserve">and briefly mentioned in the Results text </w:t>
      </w:r>
      <w:r w:rsidRPr="00583244">
        <w:rPr>
          <w:sz w:val="20"/>
          <w:szCs w:val="20"/>
          <w:rPrChange w:id="1022" w:author="Bo Shen" w:date="2023-03-07T19:23:00Z">
            <w:rPr>
              <w:sz w:val="20"/>
              <w:szCs w:val="20"/>
              <w:highlight w:val="yellow"/>
            </w:rPr>
          </w:rPrChange>
        </w:rPr>
        <w:t>(p</w:t>
      </w:r>
      <w:del w:id="1023" w:author="Bo Shen" w:date="2023-03-07T19:23:00Z">
        <w:r w:rsidRPr="00583244" w:rsidDel="00583244">
          <w:rPr>
            <w:sz w:val="20"/>
            <w:szCs w:val="20"/>
            <w:rPrChange w:id="1024" w:author="Bo Shen" w:date="2023-03-07T19:23:00Z">
              <w:rPr>
                <w:sz w:val="20"/>
                <w:szCs w:val="20"/>
                <w:highlight w:val="yellow"/>
              </w:rPr>
            </w:rPrChange>
          </w:rPr>
          <w:delText>p</w:delText>
        </w:r>
      </w:del>
      <w:r w:rsidRPr="00583244">
        <w:rPr>
          <w:sz w:val="20"/>
          <w:szCs w:val="20"/>
          <w:rPrChange w:id="1025" w:author="Bo Shen" w:date="2023-03-07T19:23:00Z">
            <w:rPr>
              <w:sz w:val="20"/>
              <w:szCs w:val="20"/>
              <w:highlight w:val="yellow"/>
            </w:rPr>
          </w:rPrChange>
        </w:rPr>
        <w:t xml:space="preserve">. </w:t>
      </w:r>
      <w:ins w:id="1026" w:author="Bo Shen" w:date="2023-03-07T19:23:00Z">
        <w:r w:rsidR="00583244" w:rsidRPr="00583244">
          <w:rPr>
            <w:sz w:val="20"/>
            <w:szCs w:val="20"/>
            <w:rPrChange w:id="1027" w:author="Bo Shen" w:date="2023-03-07T19:23:00Z">
              <w:rPr>
                <w:sz w:val="20"/>
                <w:szCs w:val="20"/>
                <w:highlight w:val="yellow"/>
              </w:rPr>
            </w:rPrChange>
          </w:rPr>
          <w:t>13, lines 273-274</w:t>
        </w:r>
      </w:ins>
      <w:del w:id="1028" w:author="Bo Shen" w:date="2023-03-07T19:23:00Z">
        <w:r w:rsidRPr="00583244" w:rsidDel="00583244">
          <w:rPr>
            <w:sz w:val="20"/>
            <w:szCs w:val="20"/>
            <w:rPrChange w:id="1029" w:author="Bo Shen" w:date="2023-03-07T19:23:00Z">
              <w:rPr>
                <w:sz w:val="20"/>
                <w:szCs w:val="20"/>
                <w:highlight w:val="yellow"/>
              </w:rPr>
            </w:rPrChange>
          </w:rPr>
          <w:delText>X</w:delText>
        </w:r>
      </w:del>
      <w:r w:rsidRPr="00583244">
        <w:rPr>
          <w:sz w:val="20"/>
          <w:szCs w:val="20"/>
          <w:rPrChange w:id="1030" w:author="Bo Shen" w:date="2023-03-07T19:23:00Z">
            <w:rPr>
              <w:sz w:val="20"/>
              <w:szCs w:val="20"/>
              <w:highlight w:val="yellow"/>
            </w:rPr>
          </w:rPrChange>
        </w:rPr>
        <w:t>)</w:t>
      </w:r>
      <w:r w:rsidRPr="00583244">
        <w:rPr>
          <w:sz w:val="20"/>
          <w:szCs w:val="20"/>
        </w:rPr>
        <w:t>:</w:t>
      </w:r>
    </w:p>
    <w:p w14:paraId="4F60E234" w14:textId="4D558A8E" w:rsidR="00EC6F31" w:rsidRPr="00583244" w:rsidRDefault="001F7C64">
      <w:pPr>
        <w:spacing w:before="240" w:after="240"/>
        <w:ind w:left="720" w:right="720"/>
        <w:jc w:val="both"/>
        <w:rPr>
          <w:sz w:val="20"/>
          <w:szCs w:val="20"/>
          <w:rPrChange w:id="1031" w:author="Bo Shen" w:date="2023-03-07T19:23:00Z">
            <w:rPr>
              <w:sz w:val="20"/>
              <w:szCs w:val="20"/>
              <w:highlight w:val="yellow"/>
            </w:rPr>
          </w:rPrChange>
        </w:rPr>
        <w:pPrChange w:id="1032" w:author="Bo Shen" w:date="2023-03-07T11:51:00Z">
          <w:pPr>
            <w:spacing w:before="240" w:after="240"/>
            <w:ind w:left="720" w:right="720"/>
          </w:pPr>
        </w:pPrChange>
      </w:pPr>
      <w:r w:rsidRPr="00583244">
        <w:rPr>
          <w:sz w:val="20"/>
          <w:szCs w:val="20"/>
          <w:rPrChange w:id="1033" w:author="Bo Shen" w:date="2023-03-07T19:23:00Z">
            <w:rPr>
              <w:sz w:val="20"/>
              <w:szCs w:val="20"/>
              <w:highlight w:val="yellow"/>
            </w:rPr>
          </w:rPrChange>
        </w:rPr>
        <w:t>“</w:t>
      </w:r>
      <w:ins w:id="1034" w:author="Bo Shen" w:date="2023-03-07T19:23:00Z">
        <w:r w:rsidR="00583244" w:rsidRPr="00583244">
          <w:rPr>
            <w:sz w:val="20"/>
            <w:szCs w:val="20"/>
          </w:rPr>
          <w:t>…</w:t>
        </w:r>
        <w:r w:rsidR="00583244" w:rsidRPr="00583244">
          <w:rPr>
            <w:color w:val="000000" w:themeColor="text1"/>
            <w:sz w:val="20"/>
            <w:szCs w:val="20"/>
            <w:rPrChange w:id="1035" w:author="Bo Shen" w:date="2023-03-07T19:23:00Z">
              <w:rPr>
                <w:rFonts w:ascii="Times New Roman" w:hAnsi="Times New Roman" w:cs="Times New Roman"/>
                <w:color w:val="000000" w:themeColor="text1"/>
              </w:rPr>
            </w:rPrChange>
          </w:rPr>
          <w:t xml:space="preserve">parameter recovery analysis shows that the LDDM is highly robust in the data fitting, </w:t>
        </w:r>
        <w:r w:rsidR="00583244" w:rsidRPr="00583244">
          <w:rPr>
            <w:b/>
            <w:color w:val="000000" w:themeColor="text1"/>
            <w:sz w:val="20"/>
            <w:szCs w:val="20"/>
            <w:rPrChange w:id="1036" w:author="Bo Shen" w:date="2023-03-07T19:23:00Z">
              <w:rPr>
                <w:rFonts w:ascii="Times New Roman" w:hAnsi="Times New Roman" w:cs="Times New Roman"/>
                <w:b/>
                <w:color w:val="000000" w:themeColor="text1"/>
              </w:rPr>
            </w:rPrChange>
          </w:rPr>
          <w:t>Fig. 4-figure supplement 1</w:t>
        </w:r>
      </w:ins>
      <w:del w:id="1037" w:author="Bo Shen" w:date="2023-03-07T19:23:00Z">
        <w:r w:rsidRPr="00583244" w:rsidDel="00583244">
          <w:rPr>
            <w:sz w:val="20"/>
            <w:szCs w:val="20"/>
            <w:rPrChange w:id="1038" w:author="Bo Shen" w:date="2023-03-07T19:23:00Z">
              <w:rPr>
                <w:sz w:val="20"/>
                <w:szCs w:val="20"/>
                <w:highlight w:val="yellow"/>
              </w:rPr>
            </w:rPrChange>
          </w:rPr>
          <w:delText>NEW TEXT HERE</w:delText>
        </w:r>
      </w:del>
      <w:r w:rsidRPr="00583244">
        <w:rPr>
          <w:sz w:val="20"/>
          <w:szCs w:val="20"/>
          <w:rPrChange w:id="1039" w:author="Bo Shen" w:date="2023-03-07T19:23:00Z">
            <w:rPr>
              <w:sz w:val="20"/>
              <w:szCs w:val="20"/>
              <w:highlight w:val="yellow"/>
            </w:rPr>
          </w:rPrChange>
        </w:rPr>
        <w:t>”</w:t>
      </w:r>
    </w:p>
    <w:p w14:paraId="52D2D103" w14:textId="1ACCC3B8" w:rsidR="00EC6F31" w:rsidRDefault="001F7C64">
      <w:pPr>
        <w:spacing w:before="240" w:after="240"/>
        <w:jc w:val="both"/>
        <w:rPr>
          <w:sz w:val="20"/>
          <w:szCs w:val="20"/>
        </w:rPr>
        <w:pPrChange w:id="1040" w:author="Bo Shen" w:date="2023-03-07T11:51:00Z">
          <w:pPr>
            <w:spacing w:before="240" w:after="240"/>
          </w:pPr>
        </w:pPrChange>
      </w:pPr>
      <w:r>
        <w:rPr>
          <w:sz w:val="20"/>
          <w:szCs w:val="20"/>
        </w:rPr>
        <w:lastRenderedPageBreak/>
        <w:t xml:space="preserve">For the fits to perceptual choice data, we took a </w:t>
      </w:r>
      <w:del w:id="1041" w:author="Bo Shen" w:date="2023-03-07T19:24:00Z">
        <w:r w:rsidDel="00FD1CCC">
          <w:rPr>
            <w:sz w:val="20"/>
            <w:szCs w:val="20"/>
          </w:rPr>
          <w:delText>more narrow</w:delText>
        </w:r>
      </w:del>
      <w:ins w:id="1042" w:author="Bo Shen" w:date="2023-03-07T19:24:00Z">
        <w:r w:rsidR="00FD1CCC">
          <w:rPr>
            <w:sz w:val="20"/>
            <w:szCs w:val="20"/>
          </w:rPr>
          <w:t>narrower</w:t>
        </w:r>
      </w:ins>
      <w:r>
        <w:rPr>
          <w:sz w:val="20"/>
          <w:szCs w:val="20"/>
        </w:rPr>
        <w:t xml:space="preserve"> approach since model fitting to every new (simulated) datas</w:t>
      </w:r>
      <w:r>
        <w:rPr>
          <w:sz w:val="20"/>
          <w:szCs w:val="20"/>
        </w:rPr>
        <w:t>et takes ~3 days even on our high-performance cluster; conducting an analysis as in Wilson and Collins (2019) to examine, for example 100 pairs of simulated and fitted values would require an unreasonable amount of time (about one year). Fortunately, it is</w:t>
      </w:r>
      <w:r>
        <w:rPr>
          <w:sz w:val="20"/>
          <w:szCs w:val="20"/>
        </w:rPr>
        <w:t xml:space="preserve"> possible to examine how well the model can recover the set of best fitting parameters. To do so, we (1) generated a simulated dataset of reaction time and choice behavior using the best fitting parameters, and (2) re-fit the LDDM to that simulated dataset</w:t>
      </w:r>
      <w:r>
        <w:rPr>
          <w:sz w:val="20"/>
          <w:szCs w:val="20"/>
        </w:rPr>
        <w:t>. We visualized the log-likelihood as the goodness of re-fit in the space of each pair of parameters across wide ranges of parameter values. All of the log-likelihood spaces show smooth</w:t>
      </w:r>
      <w:del w:id="1043" w:author="Bo Shen" w:date="2023-03-07T19:26:00Z">
        <w:r w:rsidDel="005F337E">
          <w:rPr>
            <w:sz w:val="20"/>
            <w:szCs w:val="20"/>
          </w:rPr>
          <w:delText>ed</w:delText>
        </w:r>
      </w:del>
      <w:r>
        <w:rPr>
          <w:sz w:val="20"/>
          <w:szCs w:val="20"/>
        </w:rPr>
        <w:t xml:space="preserve"> and single-maximum topography (</w:t>
      </w:r>
      <w:r>
        <w:rPr>
          <w:b/>
          <w:sz w:val="20"/>
          <w:szCs w:val="20"/>
        </w:rPr>
        <w:t>Fig. 6-figure supplement 2</w:t>
      </w:r>
      <w:r>
        <w:rPr>
          <w:sz w:val="20"/>
          <w:szCs w:val="20"/>
        </w:rPr>
        <w:t xml:space="preserve">), similar </w:t>
      </w:r>
      <w:r>
        <w:rPr>
          <w:sz w:val="20"/>
          <w:szCs w:val="20"/>
        </w:rPr>
        <w:t>to the likelihood spaces that we showed in fitting to the empirical data (</w:t>
      </w:r>
      <w:r>
        <w:rPr>
          <w:b/>
          <w:sz w:val="20"/>
          <w:szCs w:val="20"/>
        </w:rPr>
        <w:t>Fig. 6-figure supplement 1</w:t>
      </w:r>
      <w:r>
        <w:rPr>
          <w:sz w:val="20"/>
          <w:szCs w:val="20"/>
        </w:rPr>
        <w:t xml:space="preserve">). The parameter values on the peaks of log-likelihood, i.e., the best fitting parameters given the precisions of the grids, precisely matched the </w:t>
      </w:r>
      <w:r>
        <w:rPr>
          <w:sz w:val="20"/>
          <w:szCs w:val="20"/>
        </w:rPr>
        <w:t xml:space="preserve">values on the peaks in fitting to the data. These results suggest that the model parameters are recoverable and identifiable. We would also like to point out that the well-featured model recovery may benefit from the quantile maximum likelihood estimation </w:t>
      </w:r>
      <w:r>
        <w:rPr>
          <w:sz w:val="20"/>
          <w:szCs w:val="20"/>
        </w:rPr>
        <w:t>(QMLE) technique (Heathcote et al., 2002; Brown and Heathcote, 2003) we implemented here.</w:t>
      </w:r>
      <w:del w:id="1044" w:author="Bo Shen" w:date="2023-03-07T19:26:00Z">
        <w:r w:rsidDel="005F337E">
          <w:rPr>
            <w:sz w:val="20"/>
            <w:szCs w:val="20"/>
          </w:rPr>
          <w:delText xml:space="preserve"> </w:delText>
        </w:r>
      </w:del>
      <w:r>
        <w:rPr>
          <w:sz w:val="20"/>
          <w:szCs w:val="20"/>
        </w:rPr>
        <w:t xml:space="preserve"> QMLE captures the 9 quantiles of reaction-time distribution instead of the full distribution, and therefore reduces the influence of extreme values and outliers and </w:t>
      </w:r>
      <w:r>
        <w:rPr>
          <w:sz w:val="20"/>
          <w:szCs w:val="20"/>
        </w:rPr>
        <w:t xml:space="preserve">prevents overfitting (Ratcliff, 1979; Ratcliff &amp; </w:t>
      </w:r>
      <w:proofErr w:type="spellStart"/>
      <w:r>
        <w:rPr>
          <w:sz w:val="20"/>
          <w:szCs w:val="20"/>
        </w:rPr>
        <w:t>McKoon</w:t>
      </w:r>
      <w:proofErr w:type="spellEnd"/>
      <w:r>
        <w:rPr>
          <w:sz w:val="20"/>
          <w:szCs w:val="20"/>
        </w:rPr>
        <w:t>, 2008).</w:t>
      </w:r>
    </w:p>
    <w:p w14:paraId="7CA93E0C" w14:textId="127AAA35" w:rsidR="00EC6F31" w:rsidRDefault="001F7C64">
      <w:pPr>
        <w:spacing w:before="240" w:after="240"/>
        <w:jc w:val="both"/>
        <w:rPr>
          <w:sz w:val="20"/>
          <w:szCs w:val="20"/>
        </w:rPr>
        <w:pPrChange w:id="1045" w:author="Bo Shen" w:date="2023-03-07T11:51:00Z">
          <w:pPr>
            <w:spacing w:before="240" w:after="240"/>
          </w:pPr>
        </w:pPrChange>
      </w:pPr>
      <w:r>
        <w:rPr>
          <w:sz w:val="20"/>
          <w:szCs w:val="20"/>
        </w:rPr>
        <w:t xml:space="preserve">Model-recovery in the revised manuscript is </w:t>
      </w:r>
      <w:ins w:id="1046" w:author="Paul Glimcher" w:date="2023-03-08T10:21:00Z">
        <w:r w:rsidR="00867591">
          <w:rPr>
            <w:sz w:val="20"/>
            <w:szCs w:val="20"/>
          </w:rPr>
          <w:t xml:space="preserve">now </w:t>
        </w:r>
      </w:ins>
      <w:r>
        <w:rPr>
          <w:sz w:val="20"/>
          <w:szCs w:val="20"/>
        </w:rPr>
        <w:t>presented in</w:t>
      </w:r>
      <w:r>
        <w:rPr>
          <w:b/>
          <w:sz w:val="20"/>
          <w:szCs w:val="20"/>
        </w:rPr>
        <w:t xml:space="preserve"> Fig-6 supplement 2 </w:t>
      </w:r>
      <w:r>
        <w:rPr>
          <w:sz w:val="20"/>
          <w:szCs w:val="20"/>
        </w:rPr>
        <w:t xml:space="preserve">and briefly mentioned in the Results text </w:t>
      </w:r>
      <w:r w:rsidRPr="002A3E99">
        <w:rPr>
          <w:sz w:val="20"/>
          <w:szCs w:val="20"/>
          <w:rPrChange w:id="1047" w:author="Bo Shen" w:date="2023-03-07T19:28:00Z">
            <w:rPr>
              <w:sz w:val="20"/>
              <w:szCs w:val="20"/>
              <w:highlight w:val="yellow"/>
            </w:rPr>
          </w:rPrChange>
        </w:rPr>
        <w:t>(p</w:t>
      </w:r>
      <w:del w:id="1048" w:author="Bo Shen" w:date="2023-03-07T19:28:00Z">
        <w:r w:rsidRPr="002A3E99" w:rsidDel="00CE7094">
          <w:rPr>
            <w:sz w:val="20"/>
            <w:szCs w:val="20"/>
            <w:rPrChange w:id="1049" w:author="Bo Shen" w:date="2023-03-07T19:28:00Z">
              <w:rPr>
                <w:sz w:val="20"/>
                <w:szCs w:val="20"/>
                <w:highlight w:val="yellow"/>
              </w:rPr>
            </w:rPrChange>
          </w:rPr>
          <w:delText>p</w:delText>
        </w:r>
      </w:del>
      <w:r w:rsidRPr="002A3E99">
        <w:rPr>
          <w:sz w:val="20"/>
          <w:szCs w:val="20"/>
          <w:rPrChange w:id="1050" w:author="Bo Shen" w:date="2023-03-07T19:28:00Z">
            <w:rPr>
              <w:sz w:val="20"/>
              <w:szCs w:val="20"/>
              <w:highlight w:val="yellow"/>
            </w:rPr>
          </w:rPrChange>
        </w:rPr>
        <w:t xml:space="preserve">. </w:t>
      </w:r>
      <w:ins w:id="1051" w:author="Bo Shen" w:date="2023-03-07T19:28:00Z">
        <w:r w:rsidR="00CE7094" w:rsidRPr="002A3E99">
          <w:rPr>
            <w:sz w:val="20"/>
            <w:szCs w:val="20"/>
            <w:rPrChange w:id="1052" w:author="Bo Shen" w:date="2023-03-07T19:28:00Z">
              <w:rPr>
                <w:sz w:val="20"/>
                <w:szCs w:val="20"/>
                <w:highlight w:val="yellow"/>
              </w:rPr>
            </w:rPrChange>
          </w:rPr>
          <w:t>19, lines 399-400</w:t>
        </w:r>
      </w:ins>
      <w:del w:id="1053" w:author="Bo Shen" w:date="2023-03-07T19:28:00Z">
        <w:r w:rsidRPr="002A3E99" w:rsidDel="00CE7094">
          <w:rPr>
            <w:sz w:val="20"/>
            <w:szCs w:val="20"/>
            <w:rPrChange w:id="1054" w:author="Bo Shen" w:date="2023-03-07T19:28:00Z">
              <w:rPr>
                <w:sz w:val="20"/>
                <w:szCs w:val="20"/>
                <w:highlight w:val="yellow"/>
              </w:rPr>
            </w:rPrChange>
          </w:rPr>
          <w:delText>X</w:delText>
        </w:r>
      </w:del>
      <w:r w:rsidRPr="002A3E99">
        <w:rPr>
          <w:sz w:val="20"/>
          <w:szCs w:val="20"/>
          <w:rPrChange w:id="1055" w:author="Bo Shen" w:date="2023-03-07T19:28:00Z">
            <w:rPr>
              <w:sz w:val="20"/>
              <w:szCs w:val="20"/>
              <w:highlight w:val="yellow"/>
            </w:rPr>
          </w:rPrChange>
        </w:rPr>
        <w:t>)</w:t>
      </w:r>
      <w:r w:rsidRPr="002A3E99">
        <w:rPr>
          <w:sz w:val="20"/>
          <w:szCs w:val="20"/>
        </w:rPr>
        <w:t>:</w:t>
      </w:r>
    </w:p>
    <w:p w14:paraId="03BE4A06" w14:textId="77777777" w:rsidR="00EC6F31" w:rsidRDefault="001F7C64" w:rsidP="00F12646">
      <w:pPr>
        <w:spacing w:before="240" w:after="240"/>
        <w:ind w:left="720" w:right="720"/>
        <w:jc w:val="both"/>
        <w:rPr>
          <w:sz w:val="20"/>
          <w:szCs w:val="20"/>
        </w:rPr>
      </w:pPr>
      <w:r>
        <w:rPr>
          <w:sz w:val="20"/>
          <w:szCs w:val="20"/>
        </w:rPr>
        <w:t>“Model recovery on the best-fitted parameters in</w:t>
      </w:r>
      <w:r>
        <w:rPr>
          <w:sz w:val="20"/>
          <w:szCs w:val="20"/>
        </w:rPr>
        <w:t>dicated that the parameters are recoverable and identifiable within the network (</w:t>
      </w:r>
      <w:r>
        <w:rPr>
          <w:b/>
          <w:sz w:val="20"/>
          <w:szCs w:val="20"/>
        </w:rPr>
        <w:t>Fig. 6-figure supplement 2</w:t>
      </w:r>
      <w:r>
        <w:rPr>
          <w:sz w:val="20"/>
          <w:szCs w:val="20"/>
        </w:rPr>
        <w:t>).”</w:t>
      </w:r>
    </w:p>
    <w:p w14:paraId="362A7ECE" w14:textId="77777777" w:rsidR="00EC6F31" w:rsidRDefault="00EC6F31" w:rsidP="00F12646">
      <w:pPr>
        <w:spacing w:before="240" w:after="240"/>
        <w:ind w:left="720" w:right="720"/>
        <w:jc w:val="both"/>
        <w:rPr>
          <w:sz w:val="20"/>
          <w:szCs w:val="20"/>
        </w:rPr>
      </w:pPr>
    </w:p>
    <w:p w14:paraId="174F6846" w14:textId="77777777" w:rsidR="00EC6F31" w:rsidRDefault="001F7C64">
      <w:pPr>
        <w:spacing w:before="240" w:after="240"/>
        <w:jc w:val="both"/>
        <w:rPr>
          <w:b/>
          <w:sz w:val="20"/>
          <w:szCs w:val="20"/>
        </w:rPr>
        <w:pPrChange w:id="1056" w:author="Bo Shen" w:date="2023-03-07T11:51:00Z">
          <w:pPr>
            <w:spacing w:before="240" w:after="240"/>
          </w:pPr>
        </w:pPrChange>
      </w:pPr>
      <w:r>
        <w:rPr>
          <w:b/>
          <w:sz w:val="20"/>
          <w:szCs w:val="20"/>
        </w:rPr>
        <w:t>3) The authors demonstrate that recurrence can simulate persistence-like behavior in neural populations if alpha&gt;=1 in R units. The authors' fit</w:t>
      </w:r>
      <w:r>
        <w:rPr>
          <w:b/>
          <w:sz w:val="20"/>
          <w:szCs w:val="20"/>
        </w:rPr>
        <w:t>s found that alpha=0 in cases that did not require persistence (the value-based and WTA studies) - however, alpha would need to be &gt;=1 in cases that require persistent activity, suggesting that the network would need to modulate the levels of recurrence in</w:t>
      </w:r>
      <w:r>
        <w:rPr>
          <w:b/>
          <w:sz w:val="20"/>
          <w:szCs w:val="20"/>
        </w:rPr>
        <w:t xml:space="preserve"> R units when persistence is necessary. This does not seem plausible in my mind without some outside influence. How do the authors make sense of these differences?</w:t>
      </w:r>
    </w:p>
    <w:p w14:paraId="5C600B30" w14:textId="3347D255" w:rsidR="00EC6F31" w:rsidRDefault="001F7C64">
      <w:pPr>
        <w:spacing w:before="240" w:after="240"/>
        <w:jc w:val="both"/>
        <w:rPr>
          <w:sz w:val="20"/>
          <w:szCs w:val="20"/>
        </w:rPr>
        <w:pPrChange w:id="1057" w:author="Bo Shen" w:date="2023-03-07T11:51:00Z">
          <w:pPr>
            <w:spacing w:before="240" w:after="240"/>
          </w:pPr>
        </w:pPrChange>
      </w:pPr>
      <w:r>
        <w:rPr>
          <w:sz w:val="20"/>
          <w:szCs w:val="20"/>
        </w:rPr>
        <w:t xml:space="preserve">The Reviewer makes a great point about how to interpret the </w:t>
      </w:r>
      <m:oMath>
        <m:r>
          <w:ins w:id="1058" w:author="Bo Shen" w:date="2023-03-07T10:25:00Z">
            <w:rPr>
              <w:rFonts w:ascii="Cambria Math" w:hAnsi="Cambria Math"/>
              <w:sz w:val="20"/>
              <w:szCs w:val="20"/>
            </w:rPr>
            <m:t>α</m:t>
          </w:ins>
        </m:r>
      </m:oMath>
      <w:ins w:id="1059" w:author="Bo Shen" w:date="2023-03-07T10:25:00Z">
        <w:r w:rsidR="007F5B76" w:rsidDel="007F5B76">
          <w:rPr>
            <w:sz w:val="20"/>
            <w:szCs w:val="20"/>
          </w:rPr>
          <w:t xml:space="preserve"> </w:t>
        </w:r>
      </w:ins>
      <w:del w:id="1060" w:author="Bo Shen" w:date="2023-03-07T10:25:00Z">
        <w:r w:rsidDel="007F5B76">
          <w:rPr>
            <w:sz w:val="20"/>
            <w:szCs w:val="20"/>
          </w:rPr>
          <w:delText xml:space="preserve">Alpha </w:delText>
        </w:r>
      </w:del>
      <w:r>
        <w:rPr>
          <w:sz w:val="20"/>
          <w:szCs w:val="20"/>
        </w:rPr>
        <w:t xml:space="preserve">parameter and the plausibility of a changing level of recurrence. Given this point, for the revision we have carefully examined the recurrence parameter </w:t>
      </w:r>
      <m:oMath>
        <m:r>
          <w:ins w:id="1061" w:author="Bo Shen" w:date="2023-03-07T10:25:00Z">
            <w:rPr>
              <w:rFonts w:ascii="Cambria Math" w:hAnsi="Cambria Math"/>
              <w:sz w:val="20"/>
              <w:szCs w:val="20"/>
            </w:rPr>
            <m:t>α</m:t>
          </w:ins>
        </m:r>
      </m:oMath>
      <w:ins w:id="1062" w:author="Bo Shen" w:date="2023-03-07T10:25:00Z">
        <w:r w:rsidR="007F5B76" w:rsidDel="007F5B76">
          <w:rPr>
            <w:sz w:val="20"/>
            <w:szCs w:val="20"/>
          </w:rPr>
          <w:t xml:space="preserve"> </w:t>
        </w:r>
      </w:ins>
      <w:del w:id="1063" w:author="Bo Shen" w:date="2023-03-07T10:25:00Z">
        <w:r w:rsidDel="007F5B76">
          <w:rPr>
            <w:sz w:val="20"/>
            <w:szCs w:val="20"/>
          </w:rPr>
          <w:delText xml:space="preserve">Alpha </w:delText>
        </w:r>
      </w:del>
      <w:r>
        <w:rPr>
          <w:sz w:val="20"/>
          <w:szCs w:val="20"/>
        </w:rPr>
        <w:t>with other parameters, pa</w:t>
      </w:r>
      <w:r>
        <w:rPr>
          <w:sz w:val="20"/>
          <w:szCs w:val="20"/>
        </w:rPr>
        <w:t xml:space="preserve">rticularly with a parameter corresponding to baseline or background input to </w:t>
      </w:r>
      <w:r w:rsidRPr="00804D50">
        <w:rPr>
          <w:i/>
          <w:iCs/>
          <w:sz w:val="20"/>
          <w:szCs w:val="20"/>
          <w:rPrChange w:id="1064" w:author="Bo Shen" w:date="2023-03-07T19:29:00Z">
            <w:rPr>
              <w:sz w:val="20"/>
              <w:szCs w:val="20"/>
            </w:rPr>
          </w:rPrChange>
        </w:rPr>
        <w:t>G</w:t>
      </w:r>
      <w:r>
        <w:rPr>
          <w:sz w:val="20"/>
          <w:szCs w:val="20"/>
        </w:rPr>
        <w:t xml:space="preserve"> neurons (</w:t>
      </w:r>
      <w:r>
        <w:rPr>
          <w:i/>
          <w:sz w:val="20"/>
          <w:szCs w:val="20"/>
        </w:rPr>
        <w:t>B</w:t>
      </w:r>
      <w:r>
        <w:rPr>
          <w:i/>
          <w:sz w:val="20"/>
          <w:szCs w:val="20"/>
          <w:vertAlign w:val="subscript"/>
        </w:rPr>
        <w:t>G</w:t>
      </w:r>
      <w:r>
        <w:rPr>
          <w:sz w:val="20"/>
          <w:szCs w:val="20"/>
        </w:rPr>
        <w:t xml:space="preserve">), which is analogous to the baseline parameter for </w:t>
      </w:r>
      <w:r w:rsidRPr="00804D50">
        <w:rPr>
          <w:i/>
          <w:iCs/>
          <w:sz w:val="20"/>
          <w:szCs w:val="20"/>
          <w:rPrChange w:id="1065" w:author="Bo Shen" w:date="2023-03-07T19:29:00Z">
            <w:rPr>
              <w:sz w:val="20"/>
              <w:szCs w:val="20"/>
            </w:rPr>
          </w:rPrChange>
        </w:rPr>
        <w:t>R</w:t>
      </w:r>
      <w:r>
        <w:rPr>
          <w:sz w:val="20"/>
          <w:szCs w:val="20"/>
        </w:rPr>
        <w:t xml:space="preserve"> neurons (</w:t>
      </w:r>
      <w:r>
        <w:rPr>
          <w:i/>
          <w:sz w:val="20"/>
          <w:szCs w:val="20"/>
        </w:rPr>
        <w:t>B</w:t>
      </w:r>
      <w:r>
        <w:rPr>
          <w:i/>
          <w:sz w:val="20"/>
          <w:szCs w:val="20"/>
          <w:vertAlign w:val="subscript"/>
        </w:rPr>
        <w:t>R</w:t>
      </w:r>
      <w:r>
        <w:rPr>
          <w:sz w:val="20"/>
          <w:szCs w:val="20"/>
        </w:rPr>
        <w:t xml:space="preserve">). In these new analyses, we find that </w:t>
      </w:r>
      <m:oMath>
        <m:r>
          <w:ins w:id="1066" w:author="Bo Shen" w:date="2023-03-07T10:27:00Z">
            <w:rPr>
              <w:rFonts w:ascii="Cambria Math" w:hAnsi="Cambria Math"/>
              <w:sz w:val="20"/>
              <w:szCs w:val="20"/>
            </w:rPr>
            <m:t>α</m:t>
          </w:ins>
        </m:r>
      </m:oMath>
      <w:ins w:id="1067" w:author="Bo Shen" w:date="2023-03-07T10:27:00Z">
        <w:r w:rsidR="007F5B76" w:rsidDel="007F5B76">
          <w:rPr>
            <w:sz w:val="20"/>
            <w:szCs w:val="20"/>
          </w:rPr>
          <w:t xml:space="preserve"> </w:t>
        </w:r>
      </w:ins>
      <w:del w:id="1068" w:author="Bo Shen" w:date="2023-03-07T10:27:00Z">
        <w:r w:rsidDel="007F5B76">
          <w:rPr>
            <w:sz w:val="20"/>
            <w:szCs w:val="20"/>
          </w:rPr>
          <w:delText xml:space="preserve">Alpha </w:delText>
        </w:r>
      </w:del>
      <w:r>
        <w:rPr>
          <w:sz w:val="20"/>
          <w:szCs w:val="20"/>
        </w:rPr>
        <w:t xml:space="preserve">is highly collinear with the baseline gain control parameter </w:t>
      </w:r>
      <w:r>
        <w:rPr>
          <w:i/>
          <w:sz w:val="20"/>
          <w:szCs w:val="20"/>
        </w:rPr>
        <w:t>B</w:t>
      </w:r>
      <w:r>
        <w:rPr>
          <w:i/>
          <w:sz w:val="20"/>
          <w:szCs w:val="20"/>
          <w:vertAlign w:val="subscript"/>
        </w:rPr>
        <w:t>G</w:t>
      </w:r>
      <w:r>
        <w:rPr>
          <w:sz w:val="20"/>
          <w:szCs w:val="20"/>
        </w:rPr>
        <w:t xml:space="preserve">, in both fitting to the equilibrium activities during representation (revised </w:t>
      </w:r>
      <w:r w:rsidRPr="00804D50">
        <w:rPr>
          <w:iCs/>
          <w:sz w:val="20"/>
          <w:szCs w:val="20"/>
          <w:rPrChange w:id="1069" w:author="Bo Shen" w:date="2023-03-07T19:29:00Z">
            <w:rPr>
              <w:i/>
              <w:sz w:val="20"/>
              <w:szCs w:val="20"/>
            </w:rPr>
          </w:rPrChange>
        </w:rPr>
        <w:t>Results</w:t>
      </w:r>
      <w:r>
        <w:rPr>
          <w:sz w:val="20"/>
          <w:szCs w:val="20"/>
        </w:rPr>
        <w:t xml:space="preserve">, p. </w:t>
      </w:r>
      <w:ins w:id="1070" w:author="Bo Shen" w:date="2023-03-07T19:29:00Z">
        <w:r w:rsidR="00804D50">
          <w:rPr>
            <w:sz w:val="20"/>
            <w:szCs w:val="20"/>
          </w:rPr>
          <w:t>13</w:t>
        </w:r>
      </w:ins>
      <w:del w:id="1071" w:author="Bo Shen" w:date="2023-03-07T19:29:00Z">
        <w:r w:rsidDel="00804D50">
          <w:rPr>
            <w:sz w:val="20"/>
            <w:szCs w:val="20"/>
          </w:rPr>
          <w:delText>XX</w:delText>
        </w:r>
      </w:del>
      <w:r>
        <w:rPr>
          <w:sz w:val="20"/>
          <w:szCs w:val="20"/>
        </w:rPr>
        <w:t xml:space="preserve">) and predicting winner-take-all choice behavior (revised </w:t>
      </w:r>
      <w:r w:rsidRPr="00821E5D">
        <w:rPr>
          <w:iCs/>
          <w:sz w:val="20"/>
          <w:szCs w:val="20"/>
          <w:rPrChange w:id="1072" w:author="Bo Shen" w:date="2023-03-07T19:30:00Z">
            <w:rPr>
              <w:i/>
              <w:sz w:val="20"/>
              <w:szCs w:val="20"/>
            </w:rPr>
          </w:rPrChange>
        </w:rPr>
        <w:t>Results</w:t>
      </w:r>
      <w:r>
        <w:rPr>
          <w:sz w:val="20"/>
          <w:szCs w:val="20"/>
        </w:rPr>
        <w:t>, p</w:t>
      </w:r>
      <w:ins w:id="1073" w:author="Bo Shen" w:date="2023-03-07T19:30:00Z">
        <w:r w:rsidR="00E633E9">
          <w:rPr>
            <w:sz w:val="20"/>
            <w:szCs w:val="20"/>
          </w:rPr>
          <w:t>p</w:t>
        </w:r>
      </w:ins>
      <w:r>
        <w:rPr>
          <w:sz w:val="20"/>
          <w:szCs w:val="20"/>
        </w:rPr>
        <w:t xml:space="preserve">. </w:t>
      </w:r>
      <w:ins w:id="1074" w:author="Bo Shen" w:date="2023-03-07T19:30:00Z">
        <w:r w:rsidR="00E633E9">
          <w:rPr>
            <w:sz w:val="20"/>
            <w:szCs w:val="20"/>
          </w:rPr>
          <w:t>18-19</w:t>
        </w:r>
      </w:ins>
      <w:del w:id="1075" w:author="Bo Shen" w:date="2023-03-07T19:30:00Z">
        <w:r w:rsidDel="00E633E9">
          <w:rPr>
            <w:sz w:val="20"/>
            <w:szCs w:val="20"/>
          </w:rPr>
          <w:delText>XX</w:delText>
        </w:r>
      </w:del>
      <w:r>
        <w:rPr>
          <w:sz w:val="20"/>
          <w:szCs w:val="20"/>
        </w:rPr>
        <w:t>). I</w:t>
      </w:r>
      <w:ins w:id="1076" w:author="Bo Shen" w:date="2023-03-07T19:30:00Z">
        <w:r w:rsidR="006B0A25">
          <w:rPr>
            <w:sz w:val="20"/>
            <w:szCs w:val="20"/>
          </w:rPr>
          <w:t>n</w:t>
        </w:r>
      </w:ins>
      <w:del w:id="1077" w:author="Bo Shen" w:date="2023-03-07T19:30:00Z">
        <w:r w:rsidDel="006B0A25">
          <w:rPr>
            <w:sz w:val="20"/>
            <w:szCs w:val="20"/>
          </w:rPr>
          <w:delText>N</w:delText>
        </w:r>
      </w:del>
      <w:r>
        <w:rPr>
          <w:sz w:val="20"/>
          <w:szCs w:val="20"/>
        </w:rPr>
        <w:t xml:space="preserve"> light of thes</w:t>
      </w:r>
      <w:r>
        <w:rPr>
          <w:sz w:val="20"/>
          <w:szCs w:val="20"/>
        </w:rPr>
        <w:t xml:space="preserve">e results, the previous identification of </w:t>
      </w:r>
      <m:oMath>
        <m:r>
          <w:ins w:id="1078" w:author="Bo Shen" w:date="2023-03-07T10:25:00Z">
            <w:rPr>
              <w:rFonts w:ascii="Cambria Math" w:hAnsi="Cambria Math"/>
              <w:sz w:val="20"/>
              <w:szCs w:val="20"/>
            </w:rPr>
            <m:t>α</m:t>
          </w:ins>
        </m:r>
      </m:oMath>
      <w:ins w:id="1079" w:author="Bo Shen" w:date="2023-03-07T10:25:00Z">
        <w:r w:rsidR="007F5B76" w:rsidDel="007F5B76">
          <w:rPr>
            <w:sz w:val="20"/>
            <w:szCs w:val="20"/>
          </w:rPr>
          <w:t xml:space="preserve"> </w:t>
        </w:r>
      </w:ins>
      <w:del w:id="1080" w:author="Bo Shen" w:date="2023-03-07T10:25:00Z">
        <w:r w:rsidDel="007F5B76">
          <w:rPr>
            <w:sz w:val="20"/>
            <w:szCs w:val="20"/>
          </w:rPr>
          <w:delText xml:space="preserve">Alpha </w:delText>
        </w:r>
      </w:del>
      <w:r>
        <w:rPr>
          <w:sz w:val="20"/>
          <w:szCs w:val="20"/>
        </w:rPr>
        <w:t xml:space="preserve">as zero in the original manuscript arose because we assumed </w:t>
      </w:r>
      <w:r>
        <w:rPr>
          <w:i/>
          <w:sz w:val="20"/>
          <w:szCs w:val="20"/>
        </w:rPr>
        <w:t>B</w:t>
      </w:r>
      <w:r>
        <w:rPr>
          <w:i/>
          <w:sz w:val="20"/>
          <w:szCs w:val="20"/>
          <w:vertAlign w:val="subscript"/>
        </w:rPr>
        <w:t xml:space="preserve">G </w:t>
      </w:r>
      <w:r>
        <w:rPr>
          <w:sz w:val="20"/>
          <w:szCs w:val="20"/>
        </w:rPr>
        <w:t xml:space="preserve">= 0. If we instead set </w:t>
      </w:r>
      <w:r>
        <w:rPr>
          <w:i/>
          <w:sz w:val="20"/>
          <w:szCs w:val="20"/>
        </w:rPr>
        <w:t>B</w:t>
      </w:r>
      <w:r>
        <w:rPr>
          <w:i/>
          <w:sz w:val="20"/>
          <w:szCs w:val="20"/>
          <w:vertAlign w:val="subscript"/>
        </w:rPr>
        <w:t xml:space="preserve">G </w:t>
      </w:r>
      <w:r>
        <w:rPr>
          <w:sz w:val="20"/>
          <w:szCs w:val="20"/>
        </w:rPr>
        <w:t xml:space="preserve">to a higher value (for example, an arbitrary value of 20), the best fitting </w:t>
      </w:r>
      <m:oMath>
        <m:r>
          <w:ins w:id="1081" w:author="Bo Shen" w:date="2023-03-07T10:25:00Z">
            <w:rPr>
              <w:rFonts w:ascii="Cambria Math" w:hAnsi="Cambria Math"/>
              <w:sz w:val="20"/>
              <w:szCs w:val="20"/>
            </w:rPr>
            <m:t>α</m:t>
          </w:ins>
        </m:r>
      </m:oMath>
      <w:ins w:id="1082" w:author="Bo Shen" w:date="2023-03-07T10:25:00Z">
        <w:r w:rsidR="007F5B76" w:rsidDel="007F5B76">
          <w:rPr>
            <w:sz w:val="20"/>
            <w:szCs w:val="20"/>
          </w:rPr>
          <w:t xml:space="preserve"> </w:t>
        </w:r>
      </w:ins>
      <w:del w:id="1083" w:author="Bo Shen" w:date="2023-03-07T10:25:00Z">
        <w:r w:rsidDel="007F5B76">
          <w:rPr>
            <w:sz w:val="20"/>
            <w:szCs w:val="20"/>
          </w:rPr>
          <w:delText xml:space="preserve">Alpha </w:delText>
        </w:r>
      </w:del>
      <w:r>
        <w:rPr>
          <w:sz w:val="20"/>
          <w:szCs w:val="20"/>
        </w:rPr>
        <w:t>will increase and become larger than zero (see</w:t>
      </w:r>
      <w:r>
        <w:rPr>
          <w:b/>
          <w:sz w:val="20"/>
          <w:szCs w:val="20"/>
        </w:rPr>
        <w:t xml:space="preserve"> Fig</w:t>
      </w:r>
      <w:ins w:id="1084" w:author="Bo Shen" w:date="2023-03-07T19:31:00Z">
        <w:r w:rsidR="00E83BF9">
          <w:rPr>
            <w:b/>
            <w:sz w:val="20"/>
            <w:szCs w:val="20"/>
          </w:rPr>
          <w:t>.</w:t>
        </w:r>
      </w:ins>
      <w:r>
        <w:rPr>
          <w:b/>
          <w:sz w:val="20"/>
          <w:szCs w:val="20"/>
        </w:rPr>
        <w:t xml:space="preserve"> R</w:t>
      </w:r>
      <w:ins w:id="1085" w:author="Bo Shen" w:date="2023-03-07T19:31:00Z">
        <w:r w:rsidR="00E83BF9">
          <w:rPr>
            <w:b/>
            <w:sz w:val="20"/>
            <w:szCs w:val="20"/>
          </w:rPr>
          <w:t>2</w:t>
        </w:r>
        <w:r w:rsidR="00B24FF4" w:rsidRPr="00B24FF4">
          <w:rPr>
            <w:bCs/>
            <w:sz w:val="20"/>
            <w:szCs w:val="20"/>
            <w:rPrChange w:id="1086" w:author="Bo Shen" w:date="2023-03-07T19:31:00Z">
              <w:rPr>
                <w:b/>
                <w:sz w:val="20"/>
                <w:szCs w:val="20"/>
              </w:rPr>
            </w:rPrChange>
          </w:rPr>
          <w:t xml:space="preserve"> attached below</w:t>
        </w:r>
      </w:ins>
      <w:del w:id="1087" w:author="Bo Shen" w:date="2023-03-07T19:31:00Z">
        <w:r w:rsidDel="00E83BF9">
          <w:rPr>
            <w:b/>
            <w:sz w:val="20"/>
            <w:szCs w:val="20"/>
          </w:rPr>
          <w:delText>X</w:delText>
        </w:r>
      </w:del>
      <w:r>
        <w:rPr>
          <w:sz w:val="20"/>
          <w:szCs w:val="20"/>
        </w:rPr>
        <w:t>). In the revision, we now show the collinearity test results between each pair of parameters, highli</w:t>
      </w:r>
      <w:r>
        <w:rPr>
          <w:sz w:val="20"/>
          <w:szCs w:val="20"/>
        </w:rPr>
        <w:t xml:space="preserve">ghting the collinearity between </w:t>
      </w:r>
      <m:oMath>
        <m:r>
          <w:ins w:id="1088" w:author="Bo Shen" w:date="2023-03-07T10:25:00Z">
            <w:rPr>
              <w:rFonts w:ascii="Cambria Math" w:hAnsi="Cambria Math"/>
              <w:sz w:val="20"/>
              <w:szCs w:val="20"/>
            </w:rPr>
            <m:t>α</m:t>
          </w:ins>
        </m:r>
      </m:oMath>
      <w:ins w:id="1089" w:author="Bo Shen" w:date="2023-03-07T10:25:00Z">
        <w:r w:rsidR="007F5B76" w:rsidDel="007F5B76">
          <w:rPr>
            <w:sz w:val="20"/>
            <w:szCs w:val="20"/>
          </w:rPr>
          <w:t xml:space="preserve"> </w:t>
        </w:r>
      </w:ins>
      <w:del w:id="1090" w:author="Bo Shen" w:date="2023-03-07T10:25:00Z">
        <w:r w:rsidDel="007F5B76">
          <w:rPr>
            <w:sz w:val="20"/>
            <w:szCs w:val="20"/>
          </w:rPr>
          <w:delText xml:space="preserve">Alpha </w:delText>
        </w:r>
      </w:del>
      <w:r>
        <w:rPr>
          <w:sz w:val="20"/>
          <w:szCs w:val="20"/>
        </w:rPr>
        <w:t xml:space="preserve">and </w:t>
      </w:r>
      <w:r>
        <w:rPr>
          <w:i/>
          <w:sz w:val="20"/>
          <w:szCs w:val="20"/>
        </w:rPr>
        <w:t>B</w:t>
      </w:r>
      <w:r>
        <w:rPr>
          <w:i/>
          <w:sz w:val="20"/>
          <w:szCs w:val="20"/>
          <w:vertAlign w:val="subscript"/>
        </w:rPr>
        <w:t xml:space="preserve">G </w:t>
      </w:r>
      <w:r>
        <w:rPr>
          <w:sz w:val="20"/>
          <w:szCs w:val="20"/>
        </w:rPr>
        <w:t xml:space="preserve">(please see the revised </w:t>
      </w:r>
      <w:r>
        <w:rPr>
          <w:b/>
          <w:sz w:val="20"/>
          <w:szCs w:val="20"/>
        </w:rPr>
        <w:t>Fig. 6-figure supplement 3</w:t>
      </w:r>
      <w:r>
        <w:rPr>
          <w:sz w:val="20"/>
          <w:szCs w:val="20"/>
        </w:rPr>
        <w:t xml:space="preserve">). As mentioned above in the response to point (1), the key conclusion is that the fitted value of </w:t>
      </w:r>
      <m:oMath>
        <m:r>
          <w:ins w:id="1091" w:author="Bo Shen" w:date="2023-03-07T10:27:00Z">
            <w:rPr>
              <w:rFonts w:ascii="Cambria Math" w:hAnsi="Cambria Math"/>
              <w:sz w:val="20"/>
              <w:szCs w:val="20"/>
            </w:rPr>
            <m:t>α</m:t>
          </w:ins>
        </m:r>
      </m:oMath>
      <w:ins w:id="1092" w:author="Bo Shen" w:date="2023-03-07T10:27:00Z">
        <w:r w:rsidR="007F5B76" w:rsidDel="007F5B76">
          <w:rPr>
            <w:sz w:val="20"/>
            <w:szCs w:val="20"/>
          </w:rPr>
          <w:t xml:space="preserve"> </w:t>
        </w:r>
      </w:ins>
      <w:del w:id="1093" w:author="Bo Shen" w:date="2023-03-07T10:27:00Z">
        <w:r w:rsidDel="007F5B76">
          <w:rPr>
            <w:sz w:val="20"/>
            <w:szCs w:val="20"/>
          </w:rPr>
          <w:delText xml:space="preserve">Alpha </w:delText>
        </w:r>
      </w:del>
      <w:r>
        <w:rPr>
          <w:sz w:val="20"/>
          <w:szCs w:val="20"/>
        </w:rPr>
        <w:t xml:space="preserve">does not reflect the exact level of recurrence of the network, and we believe it is difficult to make any conclusions about how the level of recurrence changes across conditions or datasets based on fit </w:t>
      </w:r>
      <m:oMath>
        <m:r>
          <w:ins w:id="1094" w:author="Bo Shen" w:date="2023-03-07T10:27:00Z">
            <w:rPr>
              <w:rFonts w:ascii="Cambria Math" w:hAnsi="Cambria Math"/>
              <w:sz w:val="20"/>
              <w:szCs w:val="20"/>
            </w:rPr>
            <m:t>α</m:t>
          </w:ins>
        </m:r>
      </m:oMath>
      <w:ins w:id="1095" w:author="Bo Shen" w:date="2023-03-07T10:27:00Z">
        <w:r w:rsidR="007F5B76" w:rsidDel="007F5B76">
          <w:rPr>
            <w:sz w:val="20"/>
            <w:szCs w:val="20"/>
          </w:rPr>
          <w:t xml:space="preserve"> </w:t>
        </w:r>
      </w:ins>
      <w:del w:id="1096" w:author="Bo Shen" w:date="2023-03-07T10:27:00Z">
        <w:r w:rsidDel="007F5B76">
          <w:rPr>
            <w:sz w:val="20"/>
            <w:szCs w:val="20"/>
          </w:rPr>
          <w:delText xml:space="preserve">Alpha </w:delText>
        </w:r>
      </w:del>
      <w:r>
        <w:rPr>
          <w:sz w:val="20"/>
          <w:szCs w:val="20"/>
        </w:rPr>
        <w:t xml:space="preserve">values. </w:t>
      </w:r>
    </w:p>
    <w:p w14:paraId="6B9A0E65" w14:textId="3D461231" w:rsidR="00EC6F31" w:rsidRDefault="001F7C64">
      <w:pPr>
        <w:spacing w:before="240" w:after="240"/>
        <w:jc w:val="both"/>
        <w:rPr>
          <w:sz w:val="20"/>
          <w:szCs w:val="20"/>
        </w:rPr>
        <w:pPrChange w:id="1097" w:author="Bo Shen" w:date="2023-03-07T11:51:00Z">
          <w:pPr>
            <w:spacing w:before="240" w:after="240"/>
          </w:pPr>
        </w:pPrChange>
      </w:pPr>
      <w:r>
        <w:rPr>
          <w:sz w:val="20"/>
          <w:szCs w:val="20"/>
        </w:rPr>
        <w:t>It is interesting to consider the s</w:t>
      </w:r>
      <w:r>
        <w:rPr>
          <w:sz w:val="20"/>
          <w:szCs w:val="20"/>
        </w:rPr>
        <w:t xml:space="preserve">ource of the collinearity between </w:t>
      </w:r>
      <m:oMath>
        <m:r>
          <w:ins w:id="1098" w:author="Bo Shen" w:date="2023-03-07T10:25:00Z">
            <w:rPr>
              <w:rFonts w:ascii="Cambria Math" w:hAnsi="Cambria Math"/>
              <w:sz w:val="20"/>
              <w:szCs w:val="20"/>
            </w:rPr>
            <m:t>α</m:t>
          </w:ins>
        </m:r>
      </m:oMath>
      <w:ins w:id="1099" w:author="Bo Shen" w:date="2023-03-07T10:25:00Z">
        <w:r w:rsidR="007F5B76" w:rsidDel="007F5B76">
          <w:rPr>
            <w:sz w:val="20"/>
            <w:szCs w:val="20"/>
          </w:rPr>
          <w:t xml:space="preserve"> </w:t>
        </w:r>
      </w:ins>
      <w:del w:id="1100" w:author="Bo Shen" w:date="2023-03-07T10:25:00Z">
        <w:r w:rsidDel="007F5B76">
          <w:rPr>
            <w:sz w:val="20"/>
            <w:szCs w:val="20"/>
          </w:rPr>
          <w:delText xml:space="preserve">Alpha </w:delText>
        </w:r>
      </w:del>
      <w:r>
        <w:rPr>
          <w:sz w:val="20"/>
          <w:szCs w:val="20"/>
        </w:rPr>
        <w:t xml:space="preserve">and </w:t>
      </w:r>
      <w:r>
        <w:rPr>
          <w:i/>
          <w:sz w:val="20"/>
          <w:szCs w:val="20"/>
        </w:rPr>
        <w:t>B</w:t>
      </w:r>
      <w:r>
        <w:rPr>
          <w:i/>
          <w:sz w:val="20"/>
          <w:szCs w:val="20"/>
          <w:vertAlign w:val="subscript"/>
        </w:rPr>
        <w:t>G</w:t>
      </w:r>
      <w:r>
        <w:rPr>
          <w:sz w:val="20"/>
          <w:szCs w:val="20"/>
        </w:rPr>
        <w:t xml:space="preserve">. We believe this collinearity may reflect E-I balance in the network, with </w:t>
      </w:r>
      <m:oMath>
        <m:r>
          <w:ins w:id="1101" w:author="Bo Shen" w:date="2023-03-07T10:27:00Z">
            <w:rPr>
              <w:rFonts w:ascii="Cambria Math" w:hAnsi="Cambria Math"/>
              <w:sz w:val="20"/>
              <w:szCs w:val="20"/>
            </w:rPr>
            <m:t>α</m:t>
          </w:ins>
        </m:r>
      </m:oMath>
      <w:ins w:id="1102" w:author="Bo Shen" w:date="2023-03-07T10:27:00Z">
        <w:r w:rsidR="007F5B76" w:rsidDel="007F5B76">
          <w:rPr>
            <w:sz w:val="20"/>
            <w:szCs w:val="20"/>
          </w:rPr>
          <w:t xml:space="preserve"> </w:t>
        </w:r>
      </w:ins>
      <w:del w:id="1103" w:author="Bo Shen" w:date="2023-03-07T10:27:00Z">
        <w:r w:rsidDel="007F5B76">
          <w:rPr>
            <w:sz w:val="20"/>
            <w:szCs w:val="20"/>
          </w:rPr>
          <w:delText xml:space="preserve">Alpha </w:delText>
        </w:r>
      </w:del>
      <w:r>
        <w:rPr>
          <w:sz w:val="20"/>
          <w:szCs w:val="20"/>
        </w:rPr>
        <w:t xml:space="preserve">controlling the recurrent/excitatory degree of the network and </w:t>
      </w:r>
      <w:r>
        <w:rPr>
          <w:i/>
          <w:sz w:val="20"/>
          <w:szCs w:val="20"/>
        </w:rPr>
        <w:t>B</w:t>
      </w:r>
      <w:r>
        <w:rPr>
          <w:i/>
          <w:sz w:val="20"/>
          <w:szCs w:val="20"/>
          <w:vertAlign w:val="subscript"/>
        </w:rPr>
        <w:t xml:space="preserve">G </w:t>
      </w:r>
      <w:del w:id="1104" w:author="Bo Shen" w:date="2023-03-07T19:33:00Z">
        <w:r w:rsidDel="00971331">
          <w:rPr>
            <w:sz w:val="20"/>
            <w:szCs w:val="20"/>
          </w:rPr>
          <w:delText xml:space="preserve"> </w:delText>
        </w:r>
      </w:del>
      <w:r>
        <w:rPr>
          <w:sz w:val="20"/>
          <w:szCs w:val="20"/>
        </w:rPr>
        <w:t>controlling the baseline/default status of inhibition t</w:t>
      </w:r>
      <w:r>
        <w:rPr>
          <w:sz w:val="20"/>
          <w:szCs w:val="20"/>
        </w:rPr>
        <w:t>o the network that balances the excitation. Given this collinearity, our analyses show that persistent activity in the LDDM requires a sufficiently large (</w:t>
      </w:r>
      <w:r>
        <w:rPr>
          <w:i/>
          <w:sz w:val="20"/>
          <w:szCs w:val="20"/>
        </w:rPr>
        <w:t>B</w:t>
      </w:r>
      <w:r>
        <w:rPr>
          <w:i/>
          <w:sz w:val="20"/>
          <w:szCs w:val="20"/>
          <w:vertAlign w:val="subscript"/>
        </w:rPr>
        <w:t>G</w:t>
      </w:r>
      <w:r>
        <w:rPr>
          <w:i/>
          <w:sz w:val="20"/>
          <w:szCs w:val="20"/>
        </w:rPr>
        <w:t xml:space="preserve"> - </w:t>
      </w:r>
      <m:oMath>
        <m:r>
          <w:ins w:id="1105" w:author="Bo Shen" w:date="2023-03-07T10:25:00Z">
            <w:rPr>
              <w:rFonts w:ascii="Cambria Math" w:hAnsi="Cambria Math"/>
              <w:sz w:val="20"/>
              <w:szCs w:val="20"/>
            </w:rPr>
            <m:t>α</m:t>
          </w:ins>
        </m:r>
      </m:oMath>
      <w:del w:id="1106" w:author="Bo Shen" w:date="2023-03-07T10:25:00Z">
        <w:r w:rsidDel="007F5B76">
          <w:rPr>
            <w:sz w:val="20"/>
            <w:szCs w:val="20"/>
          </w:rPr>
          <w:delText>Alpha</w:delText>
        </w:r>
      </w:del>
      <w:r>
        <w:rPr>
          <w:sz w:val="20"/>
          <w:szCs w:val="20"/>
        </w:rPr>
        <w:t>) term (please see the revised analytical analysis for persistent activit</w:t>
      </w:r>
      <w:r w:rsidRPr="00BA1440">
        <w:rPr>
          <w:sz w:val="20"/>
          <w:szCs w:val="20"/>
        </w:rPr>
        <w:t>y;</w:t>
      </w:r>
      <w:r w:rsidRPr="00BA1440">
        <w:rPr>
          <w:sz w:val="20"/>
          <w:szCs w:val="20"/>
          <w:rPrChange w:id="1107" w:author="Bo Shen" w:date="2023-03-07T19:36:00Z">
            <w:rPr>
              <w:sz w:val="20"/>
              <w:szCs w:val="20"/>
              <w:highlight w:val="yellow"/>
            </w:rPr>
          </w:rPrChange>
        </w:rPr>
        <w:t xml:space="preserve"> p</w:t>
      </w:r>
      <w:ins w:id="1108" w:author="Bo Shen" w:date="2023-03-07T19:35:00Z">
        <w:r w:rsidR="003B7172" w:rsidRPr="00BA1440">
          <w:rPr>
            <w:sz w:val="20"/>
            <w:szCs w:val="20"/>
            <w:rPrChange w:id="1109" w:author="Bo Shen" w:date="2023-03-07T19:36:00Z">
              <w:rPr>
                <w:sz w:val="20"/>
                <w:szCs w:val="20"/>
                <w:highlight w:val="yellow"/>
              </w:rPr>
            </w:rPrChange>
          </w:rPr>
          <w:t>p</w:t>
        </w:r>
      </w:ins>
      <w:r w:rsidRPr="00BA1440">
        <w:rPr>
          <w:sz w:val="20"/>
          <w:szCs w:val="20"/>
          <w:rPrChange w:id="1110" w:author="Bo Shen" w:date="2023-03-07T19:36:00Z">
            <w:rPr>
              <w:sz w:val="20"/>
              <w:szCs w:val="20"/>
              <w:highlight w:val="yellow"/>
            </w:rPr>
          </w:rPrChange>
        </w:rPr>
        <w:t xml:space="preserve">. </w:t>
      </w:r>
      <w:del w:id="1111" w:author="Bo Shen" w:date="2023-03-07T19:35:00Z">
        <w:r w:rsidRPr="00BA1440" w:rsidDel="003B7172">
          <w:rPr>
            <w:sz w:val="20"/>
            <w:szCs w:val="20"/>
            <w:rPrChange w:id="1112" w:author="Bo Shen" w:date="2023-03-07T19:36:00Z">
              <w:rPr>
                <w:sz w:val="20"/>
                <w:szCs w:val="20"/>
                <w:highlight w:val="yellow"/>
              </w:rPr>
            </w:rPrChange>
          </w:rPr>
          <w:delText>XX</w:delText>
        </w:r>
      </w:del>
      <w:ins w:id="1113" w:author="Bo Shen" w:date="2023-03-07T19:35:00Z">
        <w:r w:rsidR="003B7172" w:rsidRPr="00BA1440">
          <w:rPr>
            <w:sz w:val="20"/>
            <w:szCs w:val="20"/>
          </w:rPr>
          <w:t>5</w:t>
        </w:r>
        <w:r w:rsidR="003B7172">
          <w:rPr>
            <w:sz w:val="20"/>
            <w:szCs w:val="20"/>
          </w:rPr>
          <w:t>0-51</w:t>
        </w:r>
      </w:ins>
      <w:r>
        <w:rPr>
          <w:sz w:val="20"/>
          <w:szCs w:val="20"/>
        </w:rPr>
        <w:t xml:space="preserve">). However, the collinearity between </w:t>
      </w:r>
      <m:oMath>
        <m:r>
          <w:ins w:id="1114" w:author="Bo Shen" w:date="2023-03-07T10:27:00Z">
            <w:rPr>
              <w:rFonts w:ascii="Cambria Math" w:hAnsi="Cambria Math"/>
              <w:sz w:val="20"/>
              <w:szCs w:val="20"/>
            </w:rPr>
            <m:t>α</m:t>
          </w:ins>
        </m:r>
      </m:oMath>
      <w:ins w:id="1115" w:author="Bo Shen" w:date="2023-03-07T10:27:00Z">
        <w:r w:rsidR="00761945" w:rsidDel="00761945">
          <w:rPr>
            <w:sz w:val="20"/>
            <w:szCs w:val="20"/>
          </w:rPr>
          <w:t xml:space="preserve"> </w:t>
        </w:r>
      </w:ins>
      <w:del w:id="1116" w:author="Bo Shen" w:date="2023-03-07T10:27:00Z">
        <w:r w:rsidDel="00761945">
          <w:rPr>
            <w:sz w:val="20"/>
            <w:szCs w:val="20"/>
          </w:rPr>
          <w:delText xml:space="preserve">Alpha </w:delText>
        </w:r>
      </w:del>
      <w:r>
        <w:rPr>
          <w:sz w:val="20"/>
          <w:szCs w:val="20"/>
        </w:rPr>
        <w:t xml:space="preserve">and </w:t>
      </w:r>
      <w:r>
        <w:rPr>
          <w:i/>
          <w:sz w:val="20"/>
          <w:szCs w:val="20"/>
        </w:rPr>
        <w:t>B</w:t>
      </w:r>
      <w:r>
        <w:rPr>
          <w:i/>
          <w:sz w:val="20"/>
          <w:szCs w:val="20"/>
          <w:vertAlign w:val="subscript"/>
        </w:rPr>
        <w:t xml:space="preserve">G </w:t>
      </w:r>
      <w:del w:id="1117" w:author="Bo Shen" w:date="2023-03-07T19:35:00Z">
        <w:r w:rsidDel="003B7172">
          <w:rPr>
            <w:sz w:val="20"/>
            <w:szCs w:val="20"/>
          </w:rPr>
          <w:delText xml:space="preserve"> </w:delText>
        </w:r>
      </w:del>
      <w:r>
        <w:rPr>
          <w:sz w:val="20"/>
          <w:szCs w:val="20"/>
        </w:rPr>
        <w:t xml:space="preserve">in the model fittings means that the exact value of </w:t>
      </w:r>
      <m:oMath>
        <m:r>
          <w:ins w:id="1118" w:author="Bo Shen" w:date="2023-03-07T10:27:00Z">
            <w:rPr>
              <w:rFonts w:ascii="Cambria Math" w:hAnsi="Cambria Math"/>
              <w:sz w:val="20"/>
              <w:szCs w:val="20"/>
            </w:rPr>
            <m:t>α</m:t>
          </w:ins>
        </m:r>
      </m:oMath>
      <w:ins w:id="1119" w:author="Bo Shen" w:date="2023-03-07T10:27:00Z">
        <w:r w:rsidR="007F5B76" w:rsidDel="007F5B76">
          <w:rPr>
            <w:sz w:val="20"/>
            <w:szCs w:val="20"/>
          </w:rPr>
          <w:t xml:space="preserve"> </w:t>
        </w:r>
      </w:ins>
      <w:del w:id="1120" w:author="Bo Shen" w:date="2023-03-07T10:27:00Z">
        <w:r w:rsidDel="007F5B76">
          <w:rPr>
            <w:sz w:val="20"/>
            <w:szCs w:val="20"/>
          </w:rPr>
          <w:delText xml:space="preserve">Alpha </w:delText>
        </w:r>
      </w:del>
      <w:r>
        <w:rPr>
          <w:sz w:val="20"/>
          <w:szCs w:val="20"/>
        </w:rPr>
        <w:t xml:space="preserve">or </w:t>
      </w:r>
      <w:r>
        <w:rPr>
          <w:i/>
          <w:sz w:val="20"/>
          <w:szCs w:val="20"/>
        </w:rPr>
        <w:t>B</w:t>
      </w:r>
      <w:r>
        <w:rPr>
          <w:i/>
          <w:sz w:val="20"/>
          <w:szCs w:val="20"/>
          <w:vertAlign w:val="subscript"/>
        </w:rPr>
        <w:t>G</w:t>
      </w:r>
      <w:r>
        <w:rPr>
          <w:sz w:val="20"/>
          <w:szCs w:val="20"/>
        </w:rPr>
        <w:t xml:space="preserve"> </w:t>
      </w:r>
      <w:del w:id="1121" w:author="Bo Shen" w:date="2023-03-07T19:35:00Z">
        <w:r w:rsidDel="003B7172">
          <w:rPr>
            <w:sz w:val="20"/>
            <w:szCs w:val="20"/>
          </w:rPr>
          <w:delText>can not</w:delText>
        </w:r>
      </w:del>
      <w:ins w:id="1122" w:author="Bo Shen" w:date="2023-03-07T19:35:00Z">
        <w:r w:rsidR="003B7172">
          <w:rPr>
            <w:sz w:val="20"/>
            <w:szCs w:val="20"/>
          </w:rPr>
          <w:t>cannot</w:t>
        </w:r>
      </w:ins>
      <w:r>
        <w:rPr>
          <w:sz w:val="20"/>
          <w:szCs w:val="20"/>
        </w:rPr>
        <w:t xml:space="preserve"> be identified given the existing datasets. Future empirical work is needed to identify the features of these paramete</w:t>
      </w:r>
      <w:r>
        <w:rPr>
          <w:sz w:val="20"/>
          <w:szCs w:val="20"/>
        </w:rPr>
        <w:t xml:space="preserve">rs. For example, one possible observation in the near future is to measure the </w:t>
      </w:r>
      <w:r>
        <w:rPr>
          <w:sz w:val="20"/>
          <w:szCs w:val="20"/>
        </w:rPr>
        <w:lastRenderedPageBreak/>
        <w:t>neural activities of different types of neurons, e.g., primary neurons, SST/PV interneurons, and VIP neurons, using advanced neural imaging techniques (e.g.</w:t>
      </w:r>
      <w:ins w:id="1123" w:author="Bo Shen" w:date="2023-03-07T19:36:00Z">
        <w:r w:rsidR="00BA1440">
          <w:rPr>
            <w:sz w:val="20"/>
            <w:szCs w:val="20"/>
          </w:rPr>
          <w:t>,</w:t>
        </w:r>
      </w:ins>
      <w:r>
        <w:rPr>
          <w:sz w:val="20"/>
          <w:szCs w:val="20"/>
        </w:rPr>
        <w:t xml:space="preserve"> optogenetics, cell-specific targeting, high-density recording arrays, optical imaging). Since we propose that baseline gain control is </w:t>
      </w:r>
      <w:proofErr w:type="spellStart"/>
      <w:r>
        <w:rPr>
          <w:sz w:val="20"/>
          <w:szCs w:val="20"/>
        </w:rPr>
        <w:t>kinked</w:t>
      </w:r>
      <w:proofErr w:type="spellEnd"/>
      <w:r>
        <w:rPr>
          <w:sz w:val="20"/>
          <w:szCs w:val="20"/>
        </w:rPr>
        <w:t xml:space="preserve"> to the activity of SST/PV interneurons, a direct test can be measuring the activities of SST and PV neurons acros</w:t>
      </w:r>
      <w:r>
        <w:rPr>
          <w:sz w:val="20"/>
          <w:szCs w:val="20"/>
        </w:rPr>
        <w:t xml:space="preserve">s the full dynamics of decision-making tasks. That will help the identification of </w:t>
      </w:r>
      <w:r>
        <w:rPr>
          <w:i/>
          <w:sz w:val="20"/>
          <w:szCs w:val="20"/>
        </w:rPr>
        <w:t>B</w:t>
      </w:r>
      <w:r>
        <w:rPr>
          <w:i/>
          <w:sz w:val="20"/>
          <w:szCs w:val="20"/>
          <w:vertAlign w:val="subscript"/>
        </w:rPr>
        <w:t>G</w:t>
      </w:r>
      <w:del w:id="1124" w:author="Bo Shen" w:date="2023-03-07T19:39:00Z">
        <w:r w:rsidDel="00D57E2E">
          <w:rPr>
            <w:i/>
            <w:sz w:val="20"/>
            <w:szCs w:val="20"/>
            <w:vertAlign w:val="subscript"/>
          </w:rPr>
          <w:delText xml:space="preserve"> </w:delText>
        </w:r>
      </w:del>
      <w:r>
        <w:rPr>
          <w:sz w:val="20"/>
          <w:szCs w:val="20"/>
        </w:rPr>
        <w:t>, helping to dissociate its contribution from that of recurrence.</w:t>
      </w:r>
    </w:p>
    <w:p w14:paraId="1027305B" w14:textId="0B8B1BB3" w:rsidR="00EC6F31" w:rsidRDefault="001F7C64">
      <w:pPr>
        <w:spacing w:before="240" w:after="240"/>
        <w:jc w:val="both"/>
        <w:rPr>
          <w:sz w:val="20"/>
          <w:szCs w:val="20"/>
        </w:rPr>
        <w:pPrChange w:id="1125" w:author="Bo Shen" w:date="2023-03-07T11:51:00Z">
          <w:pPr>
            <w:spacing w:before="240" w:after="240"/>
          </w:pPr>
        </w:pPrChange>
      </w:pPr>
      <w:r>
        <w:rPr>
          <w:sz w:val="20"/>
          <w:szCs w:val="20"/>
        </w:rPr>
        <w:t>To address these issues, the revised manuscript includes the new anal</w:t>
      </w:r>
      <w:r w:rsidRPr="003D01D0">
        <w:rPr>
          <w:sz w:val="20"/>
          <w:szCs w:val="20"/>
        </w:rPr>
        <w:t xml:space="preserve">yses and results about the </w:t>
      </w:r>
      <m:oMath>
        <m:r>
          <w:ins w:id="1126" w:author="Bo Shen" w:date="2023-03-07T10:25:00Z">
            <w:rPr>
              <w:rFonts w:ascii="Cambria Math" w:hAnsi="Cambria Math"/>
              <w:sz w:val="20"/>
              <w:szCs w:val="20"/>
            </w:rPr>
            <m:t>α</m:t>
          </w:ins>
        </m:r>
      </m:oMath>
      <w:del w:id="1127" w:author="Bo Shen" w:date="2023-03-07T10:25:00Z">
        <w:r w:rsidRPr="003D01D0" w:rsidDel="007F5B76">
          <w:rPr>
            <w:sz w:val="20"/>
            <w:szCs w:val="20"/>
          </w:rPr>
          <w:delText>Alpha</w:delText>
        </w:r>
      </w:del>
      <w:ins w:id="1128" w:author="Bo Shen" w:date="2023-03-07T19:40:00Z">
        <w:r w:rsidR="00D57E2E" w:rsidRPr="003D01D0">
          <w:rPr>
            <w:sz w:val="20"/>
            <w:szCs w:val="20"/>
          </w:rPr>
          <w:t xml:space="preserve"> </w:t>
        </w:r>
      </w:ins>
      <w:del w:id="1129" w:author="Bo Shen" w:date="2023-03-07T19:40:00Z">
        <w:r w:rsidRPr="003D01D0" w:rsidDel="00D57E2E">
          <w:rPr>
            <w:sz w:val="20"/>
            <w:szCs w:val="20"/>
          </w:rPr>
          <w:delText>-</w:delText>
        </w:r>
      </w:del>
      <w:ins w:id="1130" w:author="Bo Shen" w:date="2023-03-07T19:40:00Z">
        <w:r w:rsidR="00D57E2E" w:rsidRPr="003D01D0">
          <w:rPr>
            <w:sz w:val="20"/>
            <w:szCs w:val="20"/>
          </w:rPr>
          <w:t xml:space="preserve">and </w:t>
        </w:r>
      </w:ins>
      <w:del w:id="1131" w:author="Bo Shen" w:date="2023-03-07T19:41:00Z">
        <w:r w:rsidRPr="003D01D0" w:rsidDel="00D93DFD">
          <w:rPr>
            <w:i/>
            <w:sz w:val="20"/>
            <w:szCs w:val="20"/>
          </w:rPr>
          <w:delText>B</w:delText>
        </w:r>
        <w:r w:rsidRPr="003D01D0" w:rsidDel="00D93DFD">
          <w:rPr>
            <w:i/>
            <w:sz w:val="20"/>
            <w:szCs w:val="20"/>
            <w:vertAlign w:val="subscript"/>
          </w:rPr>
          <w:delText xml:space="preserve">G </w:delText>
        </w:r>
        <w:r w:rsidRPr="003D01D0" w:rsidDel="00D93DFD">
          <w:rPr>
            <w:sz w:val="20"/>
            <w:szCs w:val="20"/>
          </w:rPr>
          <w:delText xml:space="preserve"> collinearity</w:delText>
        </w:r>
      </w:del>
      <w:ins w:id="1132" w:author="Bo Shen" w:date="2023-03-07T19:41:00Z">
        <w:r w:rsidR="00D93DFD" w:rsidRPr="003D01D0">
          <w:rPr>
            <w:i/>
            <w:sz w:val="20"/>
            <w:szCs w:val="20"/>
          </w:rPr>
          <w:t>B</w:t>
        </w:r>
        <w:r w:rsidR="00D93DFD" w:rsidRPr="003D01D0">
          <w:rPr>
            <w:i/>
            <w:sz w:val="20"/>
            <w:szCs w:val="20"/>
            <w:vertAlign w:val="subscript"/>
          </w:rPr>
          <w:t xml:space="preserve">G </w:t>
        </w:r>
        <w:r w:rsidR="00D93DFD" w:rsidRPr="003D01D0">
          <w:rPr>
            <w:sz w:val="20"/>
            <w:szCs w:val="20"/>
          </w:rPr>
          <w:t>collinearity</w:t>
        </w:r>
      </w:ins>
      <w:r w:rsidRPr="003D01D0">
        <w:rPr>
          <w:sz w:val="20"/>
          <w:szCs w:val="20"/>
        </w:rPr>
        <w:t xml:space="preserve">, with the limitation on the identification of </w:t>
      </w:r>
      <m:oMath>
        <m:r>
          <w:ins w:id="1133" w:author="Bo Shen" w:date="2023-03-07T10:26:00Z">
            <w:rPr>
              <w:rFonts w:ascii="Cambria Math" w:hAnsi="Cambria Math"/>
              <w:sz w:val="20"/>
              <w:szCs w:val="20"/>
            </w:rPr>
            <m:t>α</m:t>
          </w:ins>
        </m:r>
      </m:oMath>
      <w:ins w:id="1134" w:author="Bo Shen" w:date="2023-03-07T10:26:00Z">
        <w:r w:rsidR="007F5B76" w:rsidRPr="003D01D0" w:rsidDel="007F5B76">
          <w:rPr>
            <w:sz w:val="20"/>
            <w:szCs w:val="20"/>
          </w:rPr>
          <w:t xml:space="preserve"> </w:t>
        </w:r>
      </w:ins>
      <w:del w:id="1135" w:author="Bo Shen" w:date="2023-03-07T10:26:00Z">
        <w:r w:rsidRPr="003D01D0" w:rsidDel="007F5B76">
          <w:rPr>
            <w:sz w:val="20"/>
            <w:szCs w:val="20"/>
          </w:rPr>
          <w:delText xml:space="preserve">Alpha </w:delText>
        </w:r>
      </w:del>
      <w:r w:rsidRPr="003D01D0">
        <w:rPr>
          <w:sz w:val="20"/>
          <w:szCs w:val="20"/>
        </w:rPr>
        <w:t xml:space="preserve">and </w:t>
      </w:r>
      <w:del w:id="1136" w:author="Bo Shen" w:date="2023-03-07T19:41:00Z">
        <w:r w:rsidRPr="003D01D0" w:rsidDel="00D93DFD">
          <w:rPr>
            <w:i/>
            <w:sz w:val="20"/>
            <w:szCs w:val="20"/>
          </w:rPr>
          <w:delText>B</w:delText>
        </w:r>
        <w:r w:rsidRPr="003D01D0" w:rsidDel="00D93DFD">
          <w:rPr>
            <w:i/>
            <w:sz w:val="20"/>
            <w:szCs w:val="20"/>
            <w:vertAlign w:val="subscript"/>
          </w:rPr>
          <w:delText xml:space="preserve">G </w:delText>
        </w:r>
        <w:r w:rsidRPr="003D01D0" w:rsidDel="00D93DFD">
          <w:rPr>
            <w:sz w:val="20"/>
            <w:szCs w:val="20"/>
          </w:rPr>
          <w:delText xml:space="preserve"> discussed</w:delText>
        </w:r>
      </w:del>
      <w:ins w:id="1137" w:author="Bo Shen" w:date="2023-03-07T19:41:00Z">
        <w:r w:rsidR="00D93DFD" w:rsidRPr="003D01D0">
          <w:rPr>
            <w:i/>
            <w:sz w:val="20"/>
            <w:szCs w:val="20"/>
          </w:rPr>
          <w:t>B</w:t>
        </w:r>
        <w:r w:rsidR="00D93DFD" w:rsidRPr="003D01D0">
          <w:rPr>
            <w:i/>
            <w:sz w:val="20"/>
            <w:szCs w:val="20"/>
            <w:vertAlign w:val="subscript"/>
          </w:rPr>
          <w:t xml:space="preserve">G </w:t>
        </w:r>
        <w:r w:rsidR="00D93DFD" w:rsidRPr="003D01D0">
          <w:rPr>
            <w:sz w:val="20"/>
            <w:szCs w:val="20"/>
          </w:rPr>
          <w:t>discussed</w:t>
        </w:r>
      </w:ins>
      <w:r w:rsidRPr="003D01D0">
        <w:rPr>
          <w:sz w:val="20"/>
          <w:szCs w:val="20"/>
        </w:rPr>
        <w:t xml:space="preserve"> in the Results (</w:t>
      </w:r>
      <w:r w:rsidRPr="003D01D0">
        <w:rPr>
          <w:sz w:val="20"/>
          <w:szCs w:val="20"/>
          <w:rPrChange w:id="1138" w:author="Bo Shen" w:date="2023-03-07T19:43:00Z">
            <w:rPr>
              <w:sz w:val="20"/>
              <w:szCs w:val="20"/>
              <w:highlight w:val="yellow"/>
            </w:rPr>
          </w:rPrChange>
        </w:rPr>
        <w:t xml:space="preserve">p. </w:t>
      </w:r>
      <w:del w:id="1139" w:author="Bo Shen" w:date="2023-03-07T19:42:00Z">
        <w:r w:rsidRPr="003D01D0" w:rsidDel="00FC5D57">
          <w:rPr>
            <w:sz w:val="20"/>
            <w:szCs w:val="20"/>
            <w:rPrChange w:id="1140" w:author="Bo Shen" w:date="2023-03-07T19:43:00Z">
              <w:rPr>
                <w:sz w:val="20"/>
                <w:szCs w:val="20"/>
                <w:highlight w:val="yellow"/>
              </w:rPr>
            </w:rPrChange>
          </w:rPr>
          <w:delText>XX</w:delText>
        </w:r>
        <w:r w:rsidRPr="003D01D0" w:rsidDel="00FC5D57">
          <w:rPr>
            <w:sz w:val="20"/>
            <w:szCs w:val="20"/>
          </w:rPr>
          <w:delText xml:space="preserve"> </w:delText>
        </w:r>
      </w:del>
      <w:ins w:id="1141" w:author="Bo Shen" w:date="2023-03-07T19:42:00Z">
        <w:r w:rsidR="00FC5D57" w:rsidRPr="003D01D0">
          <w:rPr>
            <w:sz w:val="20"/>
            <w:szCs w:val="20"/>
          </w:rPr>
          <w:t xml:space="preserve">13, lines 274-278 </w:t>
        </w:r>
      </w:ins>
      <w:r w:rsidRPr="003D01D0">
        <w:rPr>
          <w:sz w:val="20"/>
          <w:szCs w:val="20"/>
        </w:rPr>
        <w:t xml:space="preserve">and </w:t>
      </w:r>
      <w:r w:rsidRPr="003D01D0">
        <w:rPr>
          <w:sz w:val="20"/>
          <w:szCs w:val="20"/>
          <w:rPrChange w:id="1142" w:author="Bo Shen" w:date="2023-03-07T19:43:00Z">
            <w:rPr>
              <w:sz w:val="20"/>
              <w:szCs w:val="20"/>
              <w:highlight w:val="yellow"/>
            </w:rPr>
          </w:rPrChange>
        </w:rPr>
        <w:t>p.</w:t>
      </w:r>
      <w:ins w:id="1143" w:author="Bo Shen" w:date="2023-03-07T19:43:00Z">
        <w:r w:rsidR="003D01D0" w:rsidRPr="003D01D0">
          <w:rPr>
            <w:sz w:val="20"/>
            <w:szCs w:val="20"/>
            <w:rPrChange w:id="1144" w:author="Bo Shen" w:date="2023-03-07T19:43:00Z">
              <w:rPr>
                <w:sz w:val="20"/>
                <w:szCs w:val="20"/>
                <w:highlight w:val="yellow"/>
              </w:rPr>
            </w:rPrChange>
          </w:rPr>
          <w:t xml:space="preserve"> 19, lines 408-410</w:t>
        </w:r>
      </w:ins>
      <w:del w:id="1145" w:author="Bo Shen" w:date="2023-03-07T19:43:00Z">
        <w:r w:rsidRPr="003D01D0" w:rsidDel="003D01D0">
          <w:rPr>
            <w:sz w:val="20"/>
            <w:szCs w:val="20"/>
            <w:rPrChange w:id="1146" w:author="Bo Shen" w:date="2023-03-07T19:43:00Z">
              <w:rPr>
                <w:sz w:val="20"/>
                <w:szCs w:val="20"/>
                <w:highlight w:val="yellow"/>
              </w:rPr>
            </w:rPrChange>
          </w:rPr>
          <w:delText xml:space="preserve"> XX</w:delText>
        </w:r>
      </w:del>
      <w:r w:rsidRPr="003D01D0">
        <w:rPr>
          <w:sz w:val="20"/>
          <w:szCs w:val="20"/>
        </w:rPr>
        <w:t>):</w:t>
      </w:r>
    </w:p>
    <w:p w14:paraId="4A76C9AE" w14:textId="0BC3E95B" w:rsidR="00EC6F31" w:rsidRDefault="001F7C64">
      <w:pPr>
        <w:spacing w:before="240" w:after="240"/>
        <w:ind w:left="720" w:right="720"/>
        <w:jc w:val="both"/>
        <w:rPr>
          <w:sz w:val="20"/>
          <w:szCs w:val="20"/>
        </w:rPr>
        <w:pPrChange w:id="1147" w:author="Bo Shen" w:date="2023-03-07T11:51:00Z">
          <w:pPr>
            <w:spacing w:before="240" w:after="240"/>
            <w:ind w:left="720" w:right="720"/>
          </w:pPr>
        </w:pPrChange>
      </w:pPr>
      <w:r>
        <w:rPr>
          <w:sz w:val="20"/>
          <w:szCs w:val="20"/>
        </w:rPr>
        <w:t xml:space="preserve">“Note that fitting to the current dataset is not able to differentiate the contributions of </w:t>
      </w:r>
      <w:r>
        <w:rPr>
          <w:sz w:val="20"/>
          <w:szCs w:val="20"/>
        </w:rPr>
        <w:t>𝛼</w:t>
      </w:r>
      <w:r>
        <w:rPr>
          <w:sz w:val="20"/>
          <w:szCs w:val="20"/>
        </w:rPr>
        <w:t xml:space="preserve"> and </w:t>
      </w:r>
      <w:r>
        <w:rPr>
          <w:i/>
          <w:sz w:val="20"/>
          <w:szCs w:val="20"/>
        </w:rPr>
        <w:t>B</w:t>
      </w:r>
      <w:r>
        <w:rPr>
          <w:i/>
          <w:sz w:val="20"/>
          <w:szCs w:val="20"/>
          <w:vertAlign w:val="subscript"/>
        </w:rPr>
        <w:t>G</w:t>
      </w:r>
      <w:r>
        <w:rPr>
          <w:sz w:val="20"/>
          <w:szCs w:val="20"/>
        </w:rPr>
        <w:t xml:space="preserve"> to the neural dynamics (see proof in </w:t>
      </w:r>
      <w:r w:rsidRPr="00990982">
        <w:rPr>
          <w:iCs/>
          <w:sz w:val="20"/>
          <w:szCs w:val="20"/>
          <w:rPrChange w:id="1148" w:author="Bo Shen" w:date="2023-03-07T19:41:00Z">
            <w:rPr>
              <w:i/>
              <w:sz w:val="20"/>
              <w:szCs w:val="20"/>
            </w:rPr>
          </w:rPrChange>
        </w:rPr>
        <w:t>Methods</w:t>
      </w:r>
      <w:r>
        <w:rPr>
          <w:sz w:val="20"/>
          <w:szCs w:val="20"/>
        </w:rPr>
        <w:t xml:space="preserve">); </w:t>
      </w:r>
      <w:proofErr w:type="gramStart"/>
      <w:r>
        <w:rPr>
          <w:sz w:val="20"/>
          <w:szCs w:val="20"/>
        </w:rPr>
        <w:t>thus</w:t>
      </w:r>
      <w:proofErr w:type="gramEnd"/>
      <w:r>
        <w:rPr>
          <w:sz w:val="20"/>
          <w:szCs w:val="20"/>
        </w:rPr>
        <w:t xml:space="preserve"> more empirical data will be needed to draw conclusions about the specific role of recurrent self-excit</w:t>
      </w:r>
      <w:r>
        <w:rPr>
          <w:sz w:val="20"/>
          <w:szCs w:val="20"/>
        </w:rPr>
        <w:t xml:space="preserve">ation in value coding. However, we do show below that self-excitation is critical for generating persistent activities (see section </w:t>
      </w:r>
      <w:del w:id="1149" w:author="Bo Shen" w:date="2023-03-07T19:45:00Z">
        <w:r w:rsidDel="003F3DA5">
          <w:rPr>
            <w:i/>
            <w:sz w:val="20"/>
            <w:szCs w:val="20"/>
          </w:rPr>
          <w:delText>line-attractor persistent activity</w:delText>
        </w:r>
      </w:del>
      <w:ins w:id="1150" w:author="Bo Shen" w:date="2023-03-07T19:45:00Z">
        <w:r w:rsidR="003F3DA5" w:rsidRPr="003F3DA5">
          <w:rPr>
            <w:i/>
            <w:sz w:val="20"/>
            <w:szCs w:val="20"/>
          </w:rPr>
          <w:t>Disinhibition controls point versus line attractor dynamics in persistent activity</w:t>
        </w:r>
      </w:ins>
      <w:r>
        <w:rPr>
          <w:sz w:val="20"/>
          <w:szCs w:val="20"/>
        </w:rPr>
        <w:t>).”</w:t>
      </w:r>
    </w:p>
    <w:p w14:paraId="4A240202" w14:textId="77777777" w:rsidR="00EC6F31" w:rsidRDefault="001F7C64">
      <w:pPr>
        <w:spacing w:before="240" w:after="240"/>
        <w:ind w:left="720" w:right="720"/>
        <w:jc w:val="both"/>
        <w:rPr>
          <w:sz w:val="20"/>
          <w:szCs w:val="20"/>
        </w:rPr>
        <w:pPrChange w:id="1151" w:author="Bo Shen" w:date="2023-03-07T11:51:00Z">
          <w:pPr>
            <w:spacing w:before="240" w:after="240"/>
            <w:ind w:left="720" w:right="720"/>
          </w:pPr>
        </w:pPrChange>
      </w:pPr>
      <w:r>
        <w:rPr>
          <w:sz w:val="20"/>
          <w:szCs w:val="20"/>
        </w:rPr>
        <w:t>“Giv</w:t>
      </w:r>
      <w:r>
        <w:rPr>
          <w:sz w:val="20"/>
          <w:szCs w:val="20"/>
        </w:rPr>
        <w:t xml:space="preserve">en the collinearity issue between </w:t>
      </w:r>
      <w:r>
        <w:rPr>
          <w:i/>
          <w:sz w:val="20"/>
          <w:szCs w:val="20"/>
        </w:rPr>
        <w:t>B</w:t>
      </w:r>
      <w:r>
        <w:rPr>
          <w:i/>
          <w:sz w:val="20"/>
          <w:szCs w:val="20"/>
          <w:vertAlign w:val="subscript"/>
        </w:rPr>
        <w:t>G</w:t>
      </w:r>
      <w:r>
        <w:rPr>
          <w:sz w:val="20"/>
          <w:szCs w:val="20"/>
        </w:rPr>
        <w:t xml:space="preserve"> and </w:t>
      </w:r>
      <w:r>
        <w:rPr>
          <w:sz w:val="20"/>
          <w:szCs w:val="20"/>
        </w:rPr>
        <w:t>𝛼</w:t>
      </w:r>
      <w:r>
        <w:rPr>
          <w:sz w:val="20"/>
          <w:szCs w:val="20"/>
        </w:rPr>
        <w:t xml:space="preserve">, the fitted value of </w:t>
      </w:r>
      <w:r>
        <w:rPr>
          <w:sz w:val="20"/>
          <w:szCs w:val="20"/>
        </w:rPr>
        <w:t>𝛼</w:t>
      </w:r>
      <w:r>
        <w:rPr>
          <w:sz w:val="20"/>
          <w:szCs w:val="20"/>
        </w:rPr>
        <w:t xml:space="preserve"> does not reflect the exact level of recurrence in the circuit, and future empirical data will be needed to differentiate how recurrence and baseline inhibition contribute to LDDM WTA selec</w:t>
      </w:r>
      <w:r>
        <w:rPr>
          <w:sz w:val="20"/>
          <w:szCs w:val="20"/>
        </w:rPr>
        <w:t>tion.”</w:t>
      </w:r>
    </w:p>
    <w:p w14:paraId="626DF2D9" w14:textId="77777777" w:rsidR="00EC6F31" w:rsidRDefault="00EC6F31">
      <w:pPr>
        <w:spacing w:before="240" w:after="240"/>
        <w:jc w:val="both"/>
        <w:rPr>
          <w:color w:val="0000FF"/>
          <w:sz w:val="20"/>
          <w:szCs w:val="20"/>
        </w:rPr>
        <w:pPrChange w:id="1152" w:author="Bo Shen" w:date="2023-03-07T11:51:00Z">
          <w:pPr>
            <w:spacing w:before="240" w:after="240"/>
          </w:pPr>
        </w:pPrChange>
      </w:pPr>
    </w:p>
    <w:p w14:paraId="2F0A4CCB" w14:textId="77777777" w:rsidR="00EC6F31" w:rsidRDefault="00EC6F31">
      <w:pPr>
        <w:spacing w:before="240" w:after="240"/>
        <w:jc w:val="both"/>
        <w:rPr>
          <w:sz w:val="20"/>
          <w:szCs w:val="20"/>
        </w:rPr>
        <w:pPrChange w:id="1153" w:author="Bo Shen" w:date="2023-03-07T11:51:00Z">
          <w:pPr>
            <w:spacing w:before="240" w:after="240"/>
          </w:pPr>
        </w:pPrChange>
      </w:pPr>
    </w:p>
    <w:p w14:paraId="3930D90B" w14:textId="77777777" w:rsidR="00EC6F31" w:rsidRDefault="001F7C64" w:rsidP="00A16282">
      <w:pPr>
        <w:spacing w:before="240" w:after="240"/>
        <w:jc w:val="center"/>
        <w:rPr>
          <w:color w:val="0000FF"/>
          <w:sz w:val="20"/>
          <w:szCs w:val="20"/>
        </w:rPr>
      </w:pPr>
      <w:r>
        <w:rPr>
          <w:noProof/>
          <w:color w:val="0000FF"/>
          <w:sz w:val="20"/>
          <w:szCs w:val="20"/>
        </w:rPr>
        <w:drawing>
          <wp:inline distT="114300" distB="114300" distL="114300" distR="114300" wp14:anchorId="424F8529" wp14:editId="7FB44A7C">
            <wp:extent cx="3638128" cy="2821091"/>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638128" cy="2821091"/>
                    </a:xfrm>
                    <a:prstGeom prst="rect">
                      <a:avLst/>
                    </a:prstGeom>
                    <a:ln/>
                  </pic:spPr>
                </pic:pic>
              </a:graphicData>
            </a:graphic>
          </wp:inline>
        </w:drawing>
      </w:r>
    </w:p>
    <w:p w14:paraId="220357E9" w14:textId="3EEA9174" w:rsidR="00EC6F31" w:rsidRDefault="001F7C64">
      <w:pPr>
        <w:ind w:left="1440" w:right="1440"/>
        <w:jc w:val="both"/>
        <w:rPr>
          <w:sz w:val="20"/>
          <w:szCs w:val="20"/>
        </w:rPr>
        <w:pPrChange w:id="1154" w:author="Bo Shen" w:date="2023-03-07T11:51:00Z">
          <w:pPr>
            <w:ind w:left="1440" w:right="1440"/>
          </w:pPr>
        </w:pPrChange>
      </w:pPr>
      <w:r>
        <w:rPr>
          <w:b/>
          <w:sz w:val="20"/>
          <w:szCs w:val="20"/>
        </w:rPr>
        <w:t>Figure R</w:t>
      </w:r>
      <w:ins w:id="1155" w:author="Bo Shen" w:date="2023-03-07T19:45:00Z">
        <w:r w:rsidR="00B85AAB">
          <w:rPr>
            <w:b/>
            <w:sz w:val="20"/>
            <w:szCs w:val="20"/>
          </w:rPr>
          <w:t>2</w:t>
        </w:r>
      </w:ins>
      <w:del w:id="1156" w:author="Bo Shen" w:date="2023-03-07T19:45:00Z">
        <w:r w:rsidDel="00B85AAB">
          <w:rPr>
            <w:b/>
            <w:sz w:val="20"/>
            <w:szCs w:val="20"/>
          </w:rPr>
          <w:delText>X</w:delText>
        </w:r>
      </w:del>
      <w:r>
        <w:rPr>
          <w:b/>
          <w:sz w:val="20"/>
          <w:szCs w:val="20"/>
        </w:rPr>
        <w:t>.</w:t>
      </w:r>
      <w:r>
        <w:rPr>
          <w:sz w:val="20"/>
          <w:szCs w:val="20"/>
        </w:rPr>
        <w:t xml:space="preserve"> Fit </w:t>
      </w:r>
      <m:oMath>
        <m:r>
          <w:ins w:id="1157" w:author="Bo Shen" w:date="2023-03-07T10:26:00Z">
            <w:rPr>
              <w:rFonts w:ascii="Cambria Math" w:hAnsi="Cambria Math"/>
              <w:sz w:val="20"/>
              <w:szCs w:val="20"/>
            </w:rPr>
            <m:t>α</m:t>
          </w:ins>
        </m:r>
      </m:oMath>
      <w:ins w:id="1158" w:author="Bo Shen" w:date="2023-03-07T10:26:00Z">
        <w:r w:rsidR="007F5B76" w:rsidDel="007F5B76">
          <w:rPr>
            <w:sz w:val="20"/>
            <w:szCs w:val="20"/>
          </w:rPr>
          <w:t xml:space="preserve"> </w:t>
        </w:r>
      </w:ins>
      <w:del w:id="1159" w:author="Bo Shen" w:date="2023-03-07T10:26:00Z">
        <w:r w:rsidDel="007F5B76">
          <w:rPr>
            <w:sz w:val="20"/>
            <w:szCs w:val="20"/>
          </w:rPr>
          <w:delText xml:space="preserve">Alphas </w:delText>
        </w:r>
      </w:del>
      <w:r>
        <w:rPr>
          <w:sz w:val="20"/>
          <w:szCs w:val="20"/>
        </w:rPr>
        <w:t xml:space="preserve">values depend on assumed </w:t>
      </w:r>
      <w:r>
        <w:rPr>
          <w:i/>
          <w:sz w:val="20"/>
          <w:szCs w:val="20"/>
        </w:rPr>
        <w:t>B</w:t>
      </w:r>
      <w:r>
        <w:rPr>
          <w:i/>
          <w:sz w:val="20"/>
          <w:szCs w:val="20"/>
          <w:vertAlign w:val="subscript"/>
        </w:rPr>
        <w:t>G</w:t>
      </w:r>
      <w:r>
        <w:rPr>
          <w:sz w:val="20"/>
          <w:szCs w:val="20"/>
        </w:rPr>
        <w:t xml:space="preserve"> magnitude. The best fitting </w:t>
      </w:r>
      <m:oMath>
        <m:r>
          <w:ins w:id="1160" w:author="Bo Shen" w:date="2023-03-07T10:26:00Z">
            <w:rPr>
              <w:rFonts w:ascii="Cambria Math" w:hAnsi="Cambria Math"/>
              <w:sz w:val="20"/>
              <w:szCs w:val="20"/>
            </w:rPr>
            <m:t>α</m:t>
          </w:ins>
        </m:r>
      </m:oMath>
      <w:ins w:id="1161" w:author="Bo Shen" w:date="2023-03-07T10:26:00Z">
        <w:r w:rsidR="007F5B76" w:rsidDel="007F5B76">
          <w:rPr>
            <w:sz w:val="20"/>
            <w:szCs w:val="20"/>
          </w:rPr>
          <w:t xml:space="preserve"> </w:t>
        </w:r>
      </w:ins>
      <w:del w:id="1162" w:author="Bo Shen" w:date="2023-03-07T10:26:00Z">
        <w:r w:rsidDel="007F5B76">
          <w:rPr>
            <w:sz w:val="20"/>
            <w:szCs w:val="20"/>
          </w:rPr>
          <w:delText xml:space="preserve">Alpha </w:delText>
        </w:r>
      </w:del>
      <w:r>
        <w:rPr>
          <w:sz w:val="20"/>
          <w:szCs w:val="20"/>
        </w:rPr>
        <w:t xml:space="preserve">value shifts higher when </w:t>
      </w:r>
      <w:ins w:id="1163" w:author="Bo Shen" w:date="2023-03-07T19:46:00Z">
        <w:r w:rsidR="00287D55">
          <w:rPr>
            <w:i/>
            <w:sz w:val="20"/>
            <w:szCs w:val="20"/>
          </w:rPr>
          <w:t>B</w:t>
        </w:r>
        <w:r w:rsidR="00287D55">
          <w:rPr>
            <w:i/>
            <w:sz w:val="20"/>
            <w:szCs w:val="20"/>
            <w:vertAlign w:val="subscript"/>
          </w:rPr>
          <w:t>G</w:t>
        </w:r>
        <w:r w:rsidR="00287D55" w:rsidDel="00287D55">
          <w:rPr>
            <w:i/>
            <w:sz w:val="20"/>
            <w:szCs w:val="20"/>
          </w:rPr>
          <w:t xml:space="preserve"> </w:t>
        </w:r>
      </w:ins>
      <w:del w:id="1164" w:author="Bo Shen" w:date="2023-03-07T19:45:00Z">
        <w:r w:rsidDel="00287D55">
          <w:rPr>
            <w:i/>
            <w:sz w:val="20"/>
            <w:szCs w:val="20"/>
          </w:rPr>
          <w:delText>G</w:delText>
        </w:r>
      </w:del>
      <w:del w:id="1165" w:author="Bo Shen" w:date="2023-03-07T19:46:00Z">
        <w:r w:rsidDel="00287D55">
          <w:rPr>
            <w:i/>
            <w:sz w:val="20"/>
            <w:szCs w:val="20"/>
            <w:vertAlign w:val="subscript"/>
          </w:rPr>
          <w:delText>0</w:delText>
        </w:r>
        <w:r w:rsidDel="00287D55">
          <w:rPr>
            <w:sz w:val="20"/>
            <w:szCs w:val="20"/>
          </w:rPr>
          <w:delText xml:space="preserve"> </w:delText>
        </w:r>
      </w:del>
      <w:r>
        <w:rPr>
          <w:sz w:val="20"/>
          <w:szCs w:val="20"/>
        </w:rPr>
        <w:t xml:space="preserve">was set to 20 instead of zero. The space shows the goodness of fit (log-likelihood) of LDDM to </w:t>
      </w:r>
      <w:proofErr w:type="spellStart"/>
      <w:r>
        <w:rPr>
          <w:sz w:val="20"/>
          <w:szCs w:val="20"/>
        </w:rPr>
        <w:t>Roitman</w:t>
      </w:r>
      <w:proofErr w:type="spellEnd"/>
      <w:r>
        <w:rPr>
          <w:sz w:val="20"/>
          <w:szCs w:val="20"/>
        </w:rPr>
        <w:t xml:space="preserve"> &amp; </w:t>
      </w:r>
      <w:proofErr w:type="spellStart"/>
      <w:r>
        <w:rPr>
          <w:sz w:val="20"/>
          <w:szCs w:val="20"/>
        </w:rPr>
        <w:t>Shadlen’s</w:t>
      </w:r>
      <w:proofErr w:type="spellEnd"/>
      <w:r>
        <w:rPr>
          <w:sz w:val="20"/>
          <w:szCs w:val="20"/>
        </w:rPr>
        <w:t xml:space="preserve"> (2006) dataset as a function of </w:t>
      </w:r>
      <m:oMath>
        <m:r>
          <w:ins w:id="1166" w:author="Bo Shen" w:date="2023-03-07T10:26:00Z">
            <w:rPr>
              <w:rFonts w:ascii="Cambria Math" w:hAnsi="Cambria Math"/>
              <w:sz w:val="20"/>
              <w:szCs w:val="20"/>
            </w:rPr>
            <m:t>α</m:t>
          </w:ins>
        </m:r>
      </m:oMath>
      <w:ins w:id="1167" w:author="Bo Shen" w:date="2023-03-07T10:26:00Z">
        <w:r w:rsidR="007F5B76" w:rsidDel="007F5B76">
          <w:rPr>
            <w:sz w:val="20"/>
            <w:szCs w:val="20"/>
          </w:rPr>
          <w:t xml:space="preserve"> </w:t>
        </w:r>
      </w:ins>
      <w:del w:id="1168" w:author="Bo Shen" w:date="2023-03-07T10:26:00Z">
        <w:r w:rsidDel="007F5B76">
          <w:rPr>
            <w:sz w:val="20"/>
            <w:szCs w:val="20"/>
          </w:rPr>
          <w:delText xml:space="preserve">Alpha </w:delText>
        </w:r>
      </w:del>
      <w:r>
        <w:rPr>
          <w:sz w:val="20"/>
          <w:szCs w:val="20"/>
        </w:rPr>
        <w:t xml:space="preserve">and </w:t>
      </w:r>
      <m:oMath>
        <m:r>
          <w:ins w:id="1169" w:author="Bo Shen" w:date="2023-03-07T10:31:00Z">
            <w:rPr>
              <w:rFonts w:ascii="Cambria Math" w:hAnsi="Cambria Math"/>
              <w:sz w:val="20"/>
              <w:szCs w:val="20"/>
            </w:rPr>
            <m:t>β</m:t>
          </w:ins>
        </m:r>
      </m:oMath>
      <w:del w:id="1170" w:author="Bo Shen" w:date="2023-03-07T10:31:00Z">
        <w:r w:rsidDel="00761945">
          <w:rPr>
            <w:sz w:val="20"/>
            <w:szCs w:val="20"/>
          </w:rPr>
          <w:delText>Beta</w:delText>
        </w:r>
      </w:del>
      <w:r>
        <w:rPr>
          <w:sz w:val="20"/>
          <w:szCs w:val="20"/>
        </w:rPr>
        <w:t xml:space="preserve">. Contour lines indicate the isolines of log-likelihood, with colors indicating value and </w:t>
      </w:r>
      <w:r>
        <w:rPr>
          <w:sz w:val="20"/>
          <w:szCs w:val="20"/>
        </w:rPr>
        <w:t>the red cross indicating the maximal log-likelihood.</w:t>
      </w:r>
    </w:p>
    <w:p w14:paraId="7550421C" w14:textId="77777777" w:rsidR="00EC6F31" w:rsidRDefault="001F7C64">
      <w:pPr>
        <w:spacing w:before="240" w:after="240"/>
        <w:jc w:val="both"/>
        <w:rPr>
          <w:b/>
          <w:sz w:val="20"/>
          <w:szCs w:val="20"/>
        </w:rPr>
        <w:pPrChange w:id="1171" w:author="Bo Shen" w:date="2023-03-07T11:51:00Z">
          <w:pPr>
            <w:spacing w:before="240" w:after="240"/>
          </w:pPr>
        </w:pPrChange>
      </w:pPr>
      <w:r>
        <w:rPr>
          <w:b/>
          <w:sz w:val="20"/>
          <w:szCs w:val="20"/>
        </w:rPr>
        <w:t>4) The manuscript and figures are overall very clear but I have one minor request: the caption in Figure 6 suggests that there is neurophysiological data being fit, but I see none in the figures (from wh</w:t>
      </w:r>
      <w:r>
        <w:rPr>
          <w:b/>
          <w:sz w:val="20"/>
          <w:szCs w:val="20"/>
        </w:rPr>
        <w:t>at I can see, panels A-C are behavioral, and D-F are simulations). Could the neurophysiological data being fit be added to this figure (or more clearly identified if it is indeed there)?</w:t>
      </w:r>
    </w:p>
    <w:p w14:paraId="23051C6B" w14:textId="5A07CF41" w:rsidR="00EC6F31" w:rsidRDefault="001F7C64">
      <w:pPr>
        <w:spacing w:before="240" w:after="240"/>
        <w:jc w:val="both"/>
        <w:rPr>
          <w:sz w:val="20"/>
          <w:szCs w:val="20"/>
        </w:rPr>
        <w:pPrChange w:id="1172" w:author="Bo Shen" w:date="2023-03-07T11:51:00Z">
          <w:pPr>
            <w:spacing w:before="240" w:after="240"/>
          </w:pPr>
        </w:pPrChange>
      </w:pPr>
      <w:r>
        <w:rPr>
          <w:sz w:val="20"/>
          <w:szCs w:val="20"/>
        </w:rPr>
        <w:lastRenderedPageBreak/>
        <w:t xml:space="preserve">We apologize for the lack of clarity. In </w:t>
      </w:r>
      <w:del w:id="1173" w:author="Bo Shen" w:date="2023-03-07T19:50:00Z">
        <w:r w:rsidRPr="00ED3124" w:rsidDel="0031174D">
          <w:rPr>
            <w:b/>
            <w:bCs/>
            <w:sz w:val="20"/>
            <w:szCs w:val="20"/>
            <w:rPrChange w:id="1174" w:author="Bo Shen" w:date="2023-03-07T20:57:00Z">
              <w:rPr>
                <w:sz w:val="20"/>
                <w:szCs w:val="20"/>
              </w:rPr>
            </w:rPrChange>
          </w:rPr>
          <w:delText xml:space="preserve">Figure </w:delText>
        </w:r>
      </w:del>
      <w:ins w:id="1175" w:author="Bo Shen" w:date="2023-03-07T19:50:00Z">
        <w:r w:rsidR="0031174D" w:rsidRPr="00ED3124">
          <w:rPr>
            <w:b/>
            <w:bCs/>
            <w:sz w:val="20"/>
            <w:szCs w:val="20"/>
            <w:rPrChange w:id="1176" w:author="Bo Shen" w:date="2023-03-07T20:57:00Z">
              <w:rPr>
                <w:sz w:val="20"/>
                <w:szCs w:val="20"/>
              </w:rPr>
            </w:rPrChange>
          </w:rPr>
          <w:t xml:space="preserve">Fig. </w:t>
        </w:r>
      </w:ins>
      <w:r w:rsidRPr="00ED3124">
        <w:rPr>
          <w:b/>
          <w:bCs/>
          <w:sz w:val="20"/>
          <w:szCs w:val="20"/>
          <w:rPrChange w:id="1177" w:author="Bo Shen" w:date="2023-03-07T20:57:00Z">
            <w:rPr>
              <w:sz w:val="20"/>
              <w:szCs w:val="20"/>
            </w:rPr>
          </w:rPrChange>
        </w:rPr>
        <w:t>6</w:t>
      </w:r>
      <w:r>
        <w:rPr>
          <w:sz w:val="20"/>
          <w:szCs w:val="20"/>
        </w:rPr>
        <w:t xml:space="preserve"> (and supplemen</w:t>
      </w:r>
      <w:r>
        <w:rPr>
          <w:sz w:val="20"/>
          <w:szCs w:val="20"/>
        </w:rPr>
        <w:t>ts), the models were fit to behavior (choice and RT) only, and then models with the best fitting parameters used to generate the simulated neural dynamics. That is to say, the neural dynamics shown here do not result from a fit to the neural dynamics. This</w:t>
      </w:r>
      <w:r>
        <w:rPr>
          <w:sz w:val="20"/>
          <w:szCs w:val="20"/>
        </w:rPr>
        <w:t xml:space="preserve"> is </w:t>
      </w:r>
      <w:del w:id="1178" w:author="Paul Glimcher" w:date="2023-03-08T10:22:00Z">
        <w:r w:rsidDel="00867591">
          <w:rPr>
            <w:sz w:val="20"/>
            <w:szCs w:val="20"/>
          </w:rPr>
          <w:delText xml:space="preserve">currently </w:delText>
        </w:r>
      </w:del>
      <w:ins w:id="1179" w:author="Paul Glimcher" w:date="2023-03-08T10:22:00Z">
        <w:r w:rsidR="00867591">
          <w:rPr>
            <w:sz w:val="20"/>
            <w:szCs w:val="20"/>
          </w:rPr>
          <w:t>now</w:t>
        </w:r>
        <w:r w:rsidR="00867591">
          <w:rPr>
            <w:sz w:val="20"/>
            <w:szCs w:val="20"/>
          </w:rPr>
          <w:t xml:space="preserve"> </w:t>
        </w:r>
      </w:ins>
      <w:r>
        <w:rPr>
          <w:sz w:val="20"/>
          <w:szCs w:val="20"/>
        </w:rPr>
        <w:t>pointed out in the Results text</w:t>
      </w:r>
      <w:ins w:id="1180" w:author="Bo Shen" w:date="2023-03-07T19:49:00Z">
        <w:r w:rsidR="00316117">
          <w:rPr>
            <w:sz w:val="20"/>
            <w:szCs w:val="20"/>
          </w:rPr>
          <w:t xml:space="preserve"> (p. 20, lines 422-423)</w:t>
        </w:r>
      </w:ins>
      <w:r>
        <w:rPr>
          <w:sz w:val="20"/>
          <w:szCs w:val="20"/>
        </w:rPr>
        <w:t>:</w:t>
      </w:r>
    </w:p>
    <w:p w14:paraId="161FEC3F" w14:textId="77777777" w:rsidR="00EC6F31" w:rsidRDefault="001F7C64">
      <w:pPr>
        <w:spacing w:before="240" w:after="240"/>
        <w:ind w:left="720" w:right="720"/>
        <w:jc w:val="both"/>
        <w:rPr>
          <w:sz w:val="20"/>
          <w:szCs w:val="20"/>
        </w:rPr>
        <w:pPrChange w:id="1181" w:author="Bo Shen" w:date="2023-03-07T11:51:00Z">
          <w:pPr>
            <w:spacing w:before="240" w:after="240"/>
            <w:ind w:left="720" w:right="720"/>
          </w:pPr>
        </w:pPrChange>
      </w:pPr>
      <w:r>
        <w:rPr>
          <w:sz w:val="20"/>
          <w:szCs w:val="20"/>
        </w:rPr>
        <w:t>“Importantly, the LDDM – fit only to behavior – generates predictions about the underlying neural dynamics that can be compared to electrophysiological findings.”</w:t>
      </w:r>
    </w:p>
    <w:p w14:paraId="61B6E947" w14:textId="62585032" w:rsidR="00EC6F31" w:rsidRDefault="001F7C64">
      <w:pPr>
        <w:spacing w:before="240" w:after="240"/>
        <w:jc w:val="both"/>
        <w:rPr>
          <w:sz w:val="20"/>
          <w:szCs w:val="20"/>
        </w:rPr>
        <w:pPrChange w:id="1182" w:author="Bo Shen" w:date="2023-03-07T11:51:00Z">
          <w:pPr>
            <w:spacing w:before="240" w:after="240"/>
          </w:pPr>
        </w:pPrChange>
      </w:pPr>
      <w:r>
        <w:rPr>
          <w:sz w:val="20"/>
          <w:szCs w:val="20"/>
        </w:rPr>
        <w:t xml:space="preserve">In addition, we have revised the caption title in </w:t>
      </w:r>
      <w:del w:id="1183" w:author="Bo Shen" w:date="2023-03-07T19:50:00Z">
        <w:r w:rsidRPr="00ED3124" w:rsidDel="0031174D">
          <w:rPr>
            <w:b/>
            <w:bCs/>
            <w:sz w:val="20"/>
            <w:szCs w:val="20"/>
            <w:rPrChange w:id="1184" w:author="Bo Shen" w:date="2023-03-07T20:58:00Z">
              <w:rPr>
                <w:sz w:val="20"/>
                <w:szCs w:val="20"/>
              </w:rPr>
            </w:rPrChange>
          </w:rPr>
          <w:delText xml:space="preserve">Figure </w:delText>
        </w:r>
      </w:del>
      <w:ins w:id="1185" w:author="Bo Shen" w:date="2023-03-07T19:50:00Z">
        <w:r w:rsidR="0031174D" w:rsidRPr="00ED3124">
          <w:rPr>
            <w:b/>
            <w:bCs/>
            <w:sz w:val="20"/>
            <w:szCs w:val="20"/>
            <w:rPrChange w:id="1186" w:author="Bo Shen" w:date="2023-03-07T20:58:00Z">
              <w:rPr>
                <w:sz w:val="20"/>
                <w:szCs w:val="20"/>
              </w:rPr>
            </w:rPrChange>
          </w:rPr>
          <w:t xml:space="preserve">Fig. </w:t>
        </w:r>
      </w:ins>
      <w:r w:rsidRPr="00ED3124">
        <w:rPr>
          <w:b/>
          <w:bCs/>
          <w:sz w:val="20"/>
          <w:szCs w:val="20"/>
          <w:rPrChange w:id="1187" w:author="Bo Shen" w:date="2023-03-07T20:58:00Z">
            <w:rPr>
              <w:sz w:val="20"/>
              <w:szCs w:val="20"/>
            </w:rPr>
          </w:rPrChange>
        </w:rPr>
        <w:t>6</w:t>
      </w:r>
      <w:r>
        <w:rPr>
          <w:sz w:val="20"/>
          <w:szCs w:val="20"/>
        </w:rPr>
        <w:t xml:space="preserve"> to convey this point more clearly (note that in response to other Reviewer points, the revised </w:t>
      </w:r>
      <w:r w:rsidRPr="00ED3124">
        <w:rPr>
          <w:b/>
          <w:bCs/>
          <w:sz w:val="20"/>
          <w:szCs w:val="20"/>
          <w:rPrChange w:id="1188" w:author="Bo Shen" w:date="2023-03-07T20:58:00Z">
            <w:rPr>
              <w:sz w:val="20"/>
              <w:szCs w:val="20"/>
            </w:rPr>
          </w:rPrChange>
        </w:rPr>
        <w:t>Fig. 6</w:t>
      </w:r>
      <w:r>
        <w:rPr>
          <w:sz w:val="20"/>
          <w:szCs w:val="20"/>
        </w:rPr>
        <w:t xml:space="preserve"> only includes LDDM results, while additional figure supplements present RNM and LCA model </w:t>
      </w:r>
      <w:r>
        <w:rPr>
          <w:sz w:val="20"/>
          <w:szCs w:val="20"/>
        </w:rPr>
        <w:t xml:space="preserve">results). The relevant portion of the revised caption for </w:t>
      </w:r>
      <w:del w:id="1189" w:author="Bo Shen" w:date="2023-03-07T19:51:00Z">
        <w:r w:rsidRPr="00ED3124" w:rsidDel="00DC54A5">
          <w:rPr>
            <w:b/>
            <w:bCs/>
            <w:sz w:val="20"/>
            <w:szCs w:val="20"/>
            <w:rPrChange w:id="1190" w:author="Bo Shen" w:date="2023-03-07T20:58:00Z">
              <w:rPr>
                <w:sz w:val="20"/>
                <w:szCs w:val="20"/>
              </w:rPr>
            </w:rPrChange>
          </w:rPr>
          <w:delText xml:space="preserve">Figure </w:delText>
        </w:r>
      </w:del>
      <w:ins w:id="1191" w:author="Bo Shen" w:date="2023-03-07T19:51:00Z">
        <w:r w:rsidR="00DC54A5" w:rsidRPr="00ED3124">
          <w:rPr>
            <w:b/>
            <w:bCs/>
            <w:sz w:val="20"/>
            <w:szCs w:val="20"/>
            <w:rPrChange w:id="1192" w:author="Bo Shen" w:date="2023-03-07T20:58:00Z">
              <w:rPr>
                <w:sz w:val="20"/>
                <w:szCs w:val="20"/>
              </w:rPr>
            </w:rPrChange>
          </w:rPr>
          <w:t xml:space="preserve">Fig. </w:t>
        </w:r>
      </w:ins>
      <w:r w:rsidRPr="00ED3124">
        <w:rPr>
          <w:b/>
          <w:bCs/>
          <w:sz w:val="20"/>
          <w:szCs w:val="20"/>
          <w:rPrChange w:id="1193" w:author="Bo Shen" w:date="2023-03-07T20:58:00Z">
            <w:rPr>
              <w:sz w:val="20"/>
              <w:szCs w:val="20"/>
            </w:rPr>
          </w:rPrChange>
        </w:rPr>
        <w:t>6</w:t>
      </w:r>
      <w:r>
        <w:rPr>
          <w:sz w:val="20"/>
          <w:szCs w:val="20"/>
        </w:rPr>
        <w:t xml:space="preserve"> states:</w:t>
      </w:r>
    </w:p>
    <w:p w14:paraId="41203211" w14:textId="5FAAC907" w:rsidR="00EC6F31" w:rsidRPr="00AF0EE9" w:rsidRDefault="001F7C64">
      <w:pPr>
        <w:spacing w:before="240" w:after="240"/>
        <w:ind w:left="720" w:right="720"/>
        <w:jc w:val="both"/>
        <w:rPr>
          <w:sz w:val="20"/>
          <w:szCs w:val="20"/>
          <w:rPrChange w:id="1194" w:author="Bo Shen" w:date="2023-03-07T19:52:00Z">
            <w:rPr>
              <w:sz w:val="20"/>
              <w:szCs w:val="20"/>
              <w:highlight w:val="yellow"/>
            </w:rPr>
          </w:rPrChange>
        </w:rPr>
        <w:pPrChange w:id="1195" w:author="Bo Shen" w:date="2023-03-07T11:51:00Z">
          <w:pPr>
            <w:spacing w:before="240" w:after="240"/>
            <w:ind w:left="720" w:right="720"/>
          </w:pPr>
        </w:pPrChange>
      </w:pPr>
      <w:r w:rsidRPr="00AF0EE9">
        <w:rPr>
          <w:sz w:val="20"/>
          <w:szCs w:val="20"/>
          <w:rPrChange w:id="1196" w:author="Bo Shen" w:date="2023-03-07T19:52:00Z">
            <w:rPr>
              <w:sz w:val="20"/>
              <w:szCs w:val="20"/>
              <w:highlight w:val="yellow"/>
            </w:rPr>
          </w:rPrChange>
        </w:rPr>
        <w:t>“</w:t>
      </w:r>
      <w:del w:id="1197" w:author="Bo Shen" w:date="2023-03-07T19:52:00Z">
        <w:r w:rsidRPr="00AF0EE9" w:rsidDel="00D13B9B">
          <w:rPr>
            <w:sz w:val="20"/>
            <w:szCs w:val="20"/>
            <w:rPrChange w:id="1198" w:author="Bo Shen" w:date="2023-03-07T19:52:00Z">
              <w:rPr>
                <w:sz w:val="20"/>
                <w:szCs w:val="20"/>
                <w:highlight w:val="yellow"/>
              </w:rPr>
            </w:rPrChange>
          </w:rPr>
          <w:delText>[N</w:delText>
        </w:r>
      </w:del>
      <w:ins w:id="1199" w:author="Bo Shen" w:date="2023-03-07T19:52:00Z">
        <w:r w:rsidR="00D13B9B" w:rsidRPr="00AF0EE9">
          <w:rPr>
            <w:b/>
            <w:color w:val="000000" w:themeColor="text1"/>
            <w:sz w:val="20"/>
            <w:szCs w:val="20"/>
            <w:rPrChange w:id="1200" w:author="Bo Shen" w:date="2023-03-07T19:52:00Z">
              <w:rPr>
                <w:rFonts w:ascii="Times New Roman" w:hAnsi="Times New Roman" w:cs="Times New Roman"/>
                <w:b/>
                <w:color w:val="000000" w:themeColor="text1"/>
              </w:rPr>
            </w:rPrChange>
          </w:rPr>
          <w:t>D</w:t>
        </w:r>
        <w:r w:rsidR="00D13B9B" w:rsidRPr="00AF0EE9">
          <w:rPr>
            <w:color w:val="000000" w:themeColor="text1"/>
            <w:sz w:val="20"/>
            <w:szCs w:val="20"/>
            <w:rPrChange w:id="1201" w:author="Bo Shen" w:date="2023-03-07T19:52:00Z">
              <w:rPr>
                <w:rFonts w:ascii="Times New Roman" w:hAnsi="Times New Roman" w:cs="Times New Roman"/>
                <w:color w:val="000000" w:themeColor="text1"/>
              </w:rPr>
            </w:rPrChange>
          </w:rPr>
          <w:t xml:space="preserve">. The </w:t>
        </w:r>
        <w:r w:rsidR="00D13B9B" w:rsidRPr="00AF0EE9">
          <w:rPr>
            <w:iCs/>
            <w:color w:val="000000" w:themeColor="text1"/>
            <w:sz w:val="20"/>
            <w:szCs w:val="20"/>
            <w:rPrChange w:id="1202" w:author="Bo Shen" w:date="2023-03-07T19:52:00Z">
              <w:rPr>
                <w:rFonts w:ascii="Times New Roman" w:hAnsi="Times New Roman" w:cs="Times New Roman"/>
                <w:iCs/>
                <w:color w:val="000000" w:themeColor="text1"/>
              </w:rPr>
            </w:rPrChange>
          </w:rPr>
          <w:t xml:space="preserve">model with best-fitting parameters </w:t>
        </w:r>
        <w:del w:id="1203" w:author="Bo Shen" w:date="2023-02-02T17:15:00Z">
          <w:r w:rsidR="00D13B9B" w:rsidRPr="00AF0EE9" w:rsidDel="000D7F3A">
            <w:rPr>
              <w:color w:val="000000" w:themeColor="text1"/>
              <w:sz w:val="20"/>
              <w:szCs w:val="20"/>
              <w:rPrChange w:id="1204" w:author="Bo Shen" w:date="2023-03-07T19:52:00Z">
                <w:rPr>
                  <w:rFonts w:ascii="Times New Roman" w:hAnsi="Times New Roman" w:cs="Times New Roman"/>
                  <w:color w:val="000000" w:themeColor="text1"/>
                </w:rPr>
              </w:rPrChange>
            </w:rPr>
            <w:delText>best-fitting model</w:delText>
          </w:r>
        </w:del>
        <w:r w:rsidR="00D13B9B" w:rsidRPr="00AF0EE9">
          <w:rPr>
            <w:color w:val="000000" w:themeColor="text1"/>
            <w:sz w:val="20"/>
            <w:szCs w:val="20"/>
            <w:rPrChange w:id="1205" w:author="Bo Shen" w:date="2023-03-07T19:52:00Z">
              <w:rPr>
                <w:rFonts w:ascii="Times New Roman" w:hAnsi="Times New Roman" w:cs="Times New Roman"/>
                <w:color w:val="000000" w:themeColor="text1"/>
              </w:rPr>
            </w:rPrChange>
          </w:rPr>
          <w:t>to the behavior</w:t>
        </w:r>
        <w:del w:id="1206" w:author="Microsoft Office User" w:date="2023-03-07T12:58:00Z">
          <w:r w:rsidR="00D13B9B" w:rsidRPr="00AF0EE9" w:rsidDel="00B1606A">
            <w:rPr>
              <w:color w:val="000000" w:themeColor="text1"/>
              <w:sz w:val="20"/>
              <w:szCs w:val="20"/>
              <w:rPrChange w:id="1207" w:author="Bo Shen" w:date="2023-03-07T19:52:00Z">
                <w:rPr>
                  <w:rFonts w:ascii="Times New Roman" w:hAnsi="Times New Roman" w:cs="Times New Roman"/>
                  <w:color w:val="000000" w:themeColor="text1"/>
                </w:rPr>
              </w:rPrChange>
            </w:rPr>
            <w:delText>s</w:delText>
          </w:r>
        </w:del>
        <w:r w:rsidR="00D13B9B" w:rsidRPr="00AF0EE9">
          <w:rPr>
            <w:color w:val="000000" w:themeColor="text1"/>
            <w:sz w:val="20"/>
            <w:szCs w:val="20"/>
            <w:rPrChange w:id="1208" w:author="Bo Shen" w:date="2023-03-07T19:52:00Z">
              <w:rPr>
                <w:rFonts w:ascii="Times New Roman" w:hAnsi="Times New Roman" w:cs="Times New Roman"/>
                <w:color w:val="000000" w:themeColor="text1"/>
              </w:rPr>
            </w:rPrChange>
          </w:rPr>
          <w:t xml:space="preserve"> replicates the neural dynamic features of the recorded neural activity.</w:t>
        </w:r>
      </w:ins>
      <w:del w:id="1209" w:author="Bo Shen" w:date="2023-03-07T19:52:00Z">
        <w:r w:rsidRPr="00AF0EE9" w:rsidDel="00D13B9B">
          <w:rPr>
            <w:sz w:val="20"/>
            <w:szCs w:val="20"/>
            <w:rPrChange w:id="1210" w:author="Bo Shen" w:date="2023-03-07T19:52:00Z">
              <w:rPr>
                <w:sz w:val="20"/>
                <w:szCs w:val="20"/>
                <w:highlight w:val="yellow"/>
              </w:rPr>
            </w:rPrChange>
          </w:rPr>
          <w:delText>EW CAPTION FOR FIG 6 LEGEND]</w:delText>
        </w:r>
      </w:del>
      <w:r w:rsidRPr="00AF0EE9">
        <w:rPr>
          <w:sz w:val="20"/>
          <w:szCs w:val="20"/>
          <w:rPrChange w:id="1211" w:author="Bo Shen" w:date="2023-03-07T19:52:00Z">
            <w:rPr>
              <w:sz w:val="20"/>
              <w:szCs w:val="20"/>
              <w:highlight w:val="yellow"/>
            </w:rPr>
          </w:rPrChange>
        </w:rPr>
        <w:t>”</w:t>
      </w:r>
    </w:p>
    <w:p w14:paraId="0B2D97E3" w14:textId="443A7601" w:rsidR="00EC6F31" w:rsidRDefault="00A42483">
      <w:pPr>
        <w:spacing w:before="240" w:after="240"/>
        <w:jc w:val="both"/>
        <w:rPr>
          <w:sz w:val="20"/>
          <w:szCs w:val="20"/>
        </w:rPr>
        <w:pPrChange w:id="1212" w:author="Bo Shen" w:date="2023-03-07T11:51:00Z">
          <w:pPr>
            <w:spacing w:before="240" w:after="240"/>
          </w:pPr>
        </w:pPrChange>
      </w:pPr>
      <w:ins w:id="1213" w:author="Bo Shen" w:date="2023-03-07T19:54:00Z">
        <w:r>
          <w:rPr>
            <w:sz w:val="20"/>
            <w:szCs w:val="20"/>
          </w:rPr>
          <w:t xml:space="preserve">In regards </w:t>
        </w:r>
      </w:ins>
      <w:ins w:id="1214" w:author="Bo Shen" w:date="2023-03-07T20:01:00Z">
        <w:r w:rsidR="000514FD">
          <w:rPr>
            <w:sz w:val="20"/>
            <w:szCs w:val="20"/>
          </w:rPr>
          <w:t>to</w:t>
        </w:r>
      </w:ins>
      <w:ins w:id="1215" w:author="Bo Shen" w:date="2023-03-07T19:54:00Z">
        <w:r>
          <w:rPr>
            <w:sz w:val="20"/>
            <w:szCs w:val="20"/>
          </w:rPr>
          <w:t xml:space="preserve"> fitting to the neurophysiological data, we </w:t>
        </w:r>
      </w:ins>
      <w:ins w:id="1216" w:author="Bo Shen" w:date="2023-03-07T19:59:00Z">
        <w:r w:rsidR="00EB6461">
          <w:rPr>
            <w:sz w:val="20"/>
            <w:szCs w:val="20"/>
          </w:rPr>
          <w:t xml:space="preserve">mentioned above that Adequately fitting the model(s) to neurophysiological data – particularly the fully dynamics of decision-related activity – will require more work and empirical observations, and given current technical limitations we do not address fitting the models to neural data in the current manuscript. However, we believe there are informative aspects of the approach we currently take – fitting the models to behavioral (choice and RT) data, and then examining the neural activity of the best fitting model units. </w:t>
        </w:r>
      </w:ins>
      <w:ins w:id="1217" w:author="Bo Shen" w:date="2023-03-07T20:00:00Z">
        <w:r w:rsidR="00EB6461">
          <w:rPr>
            <w:sz w:val="20"/>
            <w:szCs w:val="20"/>
          </w:rPr>
          <w:t xml:space="preserve">We now quantify how well different model excitatory unit activity – with model parameters fit to behavior – matches empirically recorded data (from Roitman &amp; Shadlen), focusing on how population average activity varies with stimulus level (coherence) at different timepoints in the trial. </w:t>
        </w:r>
      </w:ins>
      <w:ins w:id="1218" w:author="Bo Shen" w:date="2023-03-07T19:55:00Z">
        <w:r w:rsidR="008040A2">
          <w:rPr>
            <w:sz w:val="20"/>
            <w:szCs w:val="20"/>
          </w:rPr>
          <w:t xml:space="preserve">Please see our response to Reviewer #1, </w:t>
        </w:r>
      </w:ins>
      <w:ins w:id="1219" w:author="Bo Shen" w:date="2023-03-07T20:00:00Z">
        <w:r w:rsidR="00EB6461">
          <w:rPr>
            <w:sz w:val="20"/>
            <w:szCs w:val="20"/>
          </w:rPr>
          <w:t xml:space="preserve">recommendation </w:t>
        </w:r>
      </w:ins>
      <w:ins w:id="1220" w:author="Bo Shen" w:date="2023-03-07T19:55:00Z">
        <w:r w:rsidR="008040A2">
          <w:rPr>
            <w:sz w:val="20"/>
            <w:szCs w:val="20"/>
          </w:rPr>
          <w:t xml:space="preserve">point </w:t>
        </w:r>
      </w:ins>
      <w:ins w:id="1221" w:author="Bo Shen" w:date="2023-03-07T20:00:00Z">
        <w:r w:rsidR="00EB6461">
          <w:rPr>
            <w:sz w:val="20"/>
            <w:szCs w:val="20"/>
          </w:rPr>
          <w:t xml:space="preserve">4 </w:t>
        </w:r>
      </w:ins>
      <w:ins w:id="1222" w:author="Bo Shen" w:date="2023-03-07T19:55:00Z">
        <w:r w:rsidR="008040A2">
          <w:rPr>
            <w:sz w:val="20"/>
            <w:szCs w:val="20"/>
          </w:rPr>
          <w:t>for more details.</w:t>
        </w:r>
      </w:ins>
      <w:ins w:id="1223" w:author="Bo Shen" w:date="2023-03-07T19:58:00Z">
        <w:r w:rsidR="00EB6461">
          <w:rPr>
            <w:sz w:val="20"/>
            <w:szCs w:val="20"/>
          </w:rPr>
          <w:t xml:space="preserve"> </w:t>
        </w:r>
      </w:ins>
    </w:p>
    <w:p w14:paraId="6F288D8B" w14:textId="77777777" w:rsidR="00EC6F31" w:rsidRDefault="001F7C64">
      <w:pPr>
        <w:spacing w:before="240" w:after="240"/>
        <w:jc w:val="both"/>
        <w:rPr>
          <w:b/>
          <w:sz w:val="20"/>
          <w:szCs w:val="20"/>
        </w:rPr>
        <w:pPrChange w:id="1224" w:author="Bo Shen" w:date="2023-03-07T11:51:00Z">
          <w:pPr>
            <w:spacing w:before="240" w:after="240"/>
          </w:pPr>
        </w:pPrChange>
      </w:pPr>
      <w:r>
        <w:rPr>
          <w:sz w:val="20"/>
          <w:szCs w:val="20"/>
        </w:rPr>
        <w:tab/>
      </w:r>
      <w:r>
        <w:rPr>
          <w:b/>
          <w:sz w:val="20"/>
          <w:szCs w:val="20"/>
        </w:rPr>
        <w:tab/>
      </w:r>
      <w:r>
        <w:rPr>
          <w:b/>
          <w:sz w:val="20"/>
          <w:szCs w:val="20"/>
        </w:rPr>
        <w:tab/>
      </w:r>
      <w:r>
        <w:rPr>
          <w:b/>
          <w:sz w:val="20"/>
          <w:szCs w:val="20"/>
        </w:rPr>
        <w:tab/>
      </w:r>
      <w:r>
        <w:rPr>
          <w:b/>
          <w:sz w:val="20"/>
          <w:szCs w:val="20"/>
        </w:rPr>
        <w:tab/>
      </w:r>
    </w:p>
    <w:p w14:paraId="01CB028A" w14:textId="77777777" w:rsidR="00EC6F31" w:rsidRDefault="001F7C64">
      <w:pPr>
        <w:spacing w:before="240" w:after="240"/>
        <w:jc w:val="both"/>
        <w:rPr>
          <w:b/>
          <w:sz w:val="20"/>
          <w:szCs w:val="20"/>
        </w:rPr>
        <w:pPrChange w:id="1225" w:author="Bo Shen" w:date="2023-03-07T11:51:00Z">
          <w:pPr>
            <w:spacing w:before="240" w:after="240"/>
          </w:pPr>
        </w:pPrChange>
      </w:pPr>
      <w:r>
        <w:rPr>
          <w:b/>
          <w:sz w:val="20"/>
          <w:szCs w:val="20"/>
        </w:rPr>
        <w:t>Reviewer #3 (Public Review):</w:t>
      </w:r>
      <w:r>
        <w:rPr>
          <w:b/>
          <w:sz w:val="20"/>
          <w:szCs w:val="20"/>
        </w:rPr>
        <w:tab/>
      </w:r>
    </w:p>
    <w:p w14:paraId="642D111E" w14:textId="77777777" w:rsidR="00EC6F31" w:rsidRDefault="001F7C64">
      <w:pPr>
        <w:spacing w:before="240" w:after="240"/>
        <w:jc w:val="both"/>
        <w:rPr>
          <w:b/>
          <w:sz w:val="20"/>
          <w:szCs w:val="20"/>
        </w:rPr>
        <w:pPrChange w:id="1226" w:author="Bo Shen" w:date="2023-03-07T11:51:00Z">
          <w:pPr>
            <w:spacing w:before="240" w:after="240"/>
          </w:pPr>
        </w:pPrChange>
      </w:pPr>
      <w:r>
        <w:rPr>
          <w:b/>
          <w:sz w:val="20"/>
          <w:szCs w:val="20"/>
        </w:rPr>
        <w:t>Shen et al. attempt to reconcile two distinct features of neural responses in frontoparietal areas during perceptual and value-guided decision-making into a single biologically r</w:t>
      </w:r>
      <w:r>
        <w:rPr>
          <w:b/>
          <w:sz w:val="20"/>
          <w:szCs w:val="20"/>
        </w:rPr>
        <w:t xml:space="preserve">ealistic circuit model. First, previous work has demonstrated that value coding in the parietal cortex is relative (dependent on the value of all available choice options) and that this feature can be explained by divisive normalization, implemented using </w:t>
      </w:r>
      <w:r>
        <w:rPr>
          <w:b/>
          <w:sz w:val="20"/>
          <w:szCs w:val="20"/>
        </w:rPr>
        <w:t>adaptive gain control in a recurrently connected circuit model (Louie et al, 2011). Second, a wealth of previous studies on perceptual decision-making (Gold &amp; Shadlen 2007) have provided strong evidence that competitive winner-take-all dynamics implemented</w:t>
      </w:r>
      <w:r>
        <w:rPr>
          <w:b/>
          <w:sz w:val="20"/>
          <w:szCs w:val="20"/>
        </w:rPr>
        <w:t xml:space="preserve"> through recurrent dynamics characterized by mutual inhibition (Wang 2008) can account for categorical choice coding. The authors propose a circuit model whose key feature is the flexible gating of 'disinhibition', which captures both types of computation </w:t>
      </w:r>
      <w:r>
        <w:rPr>
          <w:b/>
          <w:sz w:val="20"/>
          <w:szCs w:val="20"/>
        </w:rPr>
        <w:t xml:space="preserve">- divisive normalization and winner-take-all competition. The model is qualitatively able to explain the 'early' transients in parietal neural responses, which show signatures of divisive normalization indicating a relative value code, persistent activity </w:t>
      </w:r>
      <w:r>
        <w:rPr>
          <w:b/>
          <w:sz w:val="20"/>
          <w:szCs w:val="20"/>
        </w:rPr>
        <w:t>during delay periods, and 'late' accumulation-to-bound type categorical responses prior to the report of choice/action onset.</w:t>
      </w:r>
    </w:p>
    <w:p w14:paraId="2FF69374" w14:textId="77777777" w:rsidR="00EC6F31" w:rsidRDefault="001F7C64">
      <w:pPr>
        <w:spacing w:before="240" w:after="240"/>
        <w:jc w:val="both"/>
        <w:rPr>
          <w:b/>
          <w:sz w:val="20"/>
          <w:szCs w:val="20"/>
        </w:rPr>
        <w:pPrChange w:id="1227" w:author="Bo Shen" w:date="2023-03-07T11:51:00Z">
          <w:pPr>
            <w:spacing w:before="240" w:after="240"/>
          </w:pPr>
        </w:pPrChange>
      </w:pPr>
      <w:r>
        <w:rPr>
          <w:b/>
          <w:sz w:val="20"/>
          <w:szCs w:val="20"/>
        </w:rPr>
        <w:t>The attempt to integrate these two sets of findings by a unified circuit model is certainly interesting and would be useful to tho</w:t>
      </w:r>
      <w:r>
        <w:rPr>
          <w:b/>
          <w:sz w:val="20"/>
          <w:szCs w:val="20"/>
        </w:rPr>
        <w:t>se who seek a tighter link between biologically realistic recurrent neural network models and neural recordings. I also appreciate the effort undertaken by the authors in using analytical tools to gain an understanding of the underlying dynamical mechanism</w:t>
      </w:r>
      <w:r>
        <w:rPr>
          <w:b/>
          <w:sz w:val="20"/>
          <w:szCs w:val="20"/>
        </w:rPr>
        <w:t xml:space="preserve"> of the proposed model. However, I have two major concerns. First, the manuscript in its current form lacks sufficient clarity, specifically in how some of the key parameters of the model are supposed to be interpreted (see point 1 below). Second, the auth</w:t>
      </w:r>
      <w:r>
        <w:rPr>
          <w:b/>
          <w:sz w:val="20"/>
          <w:szCs w:val="20"/>
        </w:rPr>
        <w:t>ors overlook important previous work that is closely related to the ideas that are being presented in this paper (see point 2 below).</w:t>
      </w:r>
    </w:p>
    <w:p w14:paraId="218394AC" w14:textId="77777777" w:rsidR="00EC6F31" w:rsidRDefault="001F7C64">
      <w:pPr>
        <w:spacing w:before="240" w:after="240"/>
        <w:jc w:val="both"/>
        <w:rPr>
          <w:b/>
          <w:sz w:val="20"/>
          <w:szCs w:val="20"/>
        </w:rPr>
        <w:pPrChange w:id="1228" w:author="Bo Shen" w:date="2023-03-07T11:51:00Z">
          <w:pPr>
            <w:spacing w:before="240" w:after="240"/>
          </w:pPr>
        </w:pPrChange>
      </w:pPr>
      <w:r>
        <w:rPr>
          <w:b/>
          <w:sz w:val="20"/>
          <w:szCs w:val="20"/>
        </w:rPr>
        <w:lastRenderedPageBreak/>
        <w:t>1) The behavior of the proposed model is critically dependent on a single parameter 'beta' whose value, the authors claim,</w:t>
      </w:r>
      <w:r>
        <w:rPr>
          <w:b/>
          <w:sz w:val="20"/>
          <w:szCs w:val="20"/>
        </w:rPr>
        <w:t xml:space="preserve"> controls the switch from value-coding </w:t>
      </w:r>
      <w:proofErr w:type="gramStart"/>
      <w:r>
        <w:rPr>
          <w:b/>
          <w:sz w:val="20"/>
          <w:szCs w:val="20"/>
        </w:rPr>
        <w:t>to choice</w:t>
      </w:r>
      <w:proofErr w:type="gramEnd"/>
      <w:r>
        <w:rPr>
          <w:b/>
          <w:sz w:val="20"/>
          <w:szCs w:val="20"/>
        </w:rPr>
        <w:t>-coding. However, the precise definition/interpretation of 'beta' seems inconsistent in different parts of the text. I elaborate on this issue in sub-points (1a-b) below:</w:t>
      </w:r>
    </w:p>
    <w:p w14:paraId="4FEB418E" w14:textId="77777777" w:rsidR="00EC6F31" w:rsidRDefault="001F7C64">
      <w:pPr>
        <w:spacing w:before="240" w:after="240"/>
        <w:jc w:val="both"/>
        <w:rPr>
          <w:b/>
          <w:sz w:val="20"/>
          <w:szCs w:val="20"/>
        </w:rPr>
        <w:pPrChange w:id="1229" w:author="Bo Shen" w:date="2023-03-07T11:51:00Z">
          <w:pPr>
            <w:spacing w:before="240" w:after="240"/>
          </w:pPr>
        </w:pPrChange>
      </w:pPr>
      <w:r>
        <w:rPr>
          <w:b/>
          <w:sz w:val="20"/>
          <w:szCs w:val="20"/>
        </w:rPr>
        <w:t>1a). For instance, in the equations o</w:t>
      </w:r>
      <w:r>
        <w:rPr>
          <w:b/>
          <w:sz w:val="20"/>
          <w:szCs w:val="20"/>
        </w:rPr>
        <w:t>f the main text (Equations 1-3), 'beta' is used to denote the coupling from the excitatory units (R) to the disinhibitory units (D) in Equations 1-3. However, in the main figures (Fig 2) and in the methods (Equation 5-8), 'beta' is instead used to refer to</w:t>
      </w:r>
      <w:r>
        <w:rPr>
          <w:b/>
          <w:sz w:val="20"/>
          <w:szCs w:val="20"/>
        </w:rPr>
        <w:t xml:space="preserve"> the coupling between the disinhibitory (D) and the inhibitory gain control units (G). Based on my reading of the text (and the predominant definition used by the authors themselves in the main figures and the methods), it seems that 'beta' should be the c</w:t>
      </w:r>
      <w:r>
        <w:rPr>
          <w:b/>
          <w:sz w:val="20"/>
          <w:szCs w:val="20"/>
        </w:rPr>
        <w:t>oupling between the D and G units.</w:t>
      </w:r>
      <w:r>
        <w:rPr>
          <w:b/>
          <w:sz w:val="20"/>
          <w:szCs w:val="20"/>
        </w:rPr>
        <w:tab/>
      </w:r>
    </w:p>
    <w:p w14:paraId="0F3ED1D6" w14:textId="77777777" w:rsidR="00EC6F31" w:rsidRDefault="001F7C64">
      <w:pPr>
        <w:spacing w:before="240" w:after="240"/>
        <w:jc w:val="both"/>
        <w:rPr>
          <w:b/>
          <w:sz w:val="20"/>
          <w:szCs w:val="20"/>
        </w:rPr>
        <w:pPrChange w:id="1230" w:author="Bo Shen" w:date="2023-03-07T11:51:00Z">
          <w:pPr>
            <w:spacing w:before="240" w:after="240"/>
          </w:pPr>
        </w:pPrChange>
      </w:pPr>
      <w:r>
        <w:rPr>
          <w:b/>
          <w:sz w:val="20"/>
          <w:szCs w:val="20"/>
        </w:rPr>
        <w:t>1b). A more general and critical issue is the failure to clearly specify whether this coupling of D-G units (parameterized by 'beta') should be interpreted as a 'functional' one, or an 'anatomical' one. A straightforward</w:t>
      </w:r>
      <w:r>
        <w:rPr>
          <w:b/>
          <w:sz w:val="20"/>
          <w:szCs w:val="20"/>
        </w:rPr>
        <w:t xml:space="preserve"> interpretation of the model equations (Equations 5-8) suggests that 'beta' is the synaptic weight (anatomical coupling) between the D and G units/populations. However, significant portions of the text seem to indicate otherwise (</w:t>
      </w:r>
      <w:proofErr w:type="spellStart"/>
      <w:r>
        <w:rPr>
          <w:b/>
          <w:sz w:val="20"/>
          <w:szCs w:val="20"/>
        </w:rPr>
        <w:t>i.e</w:t>
      </w:r>
      <w:proofErr w:type="spellEnd"/>
      <w:r>
        <w:rPr>
          <w:b/>
          <w:sz w:val="20"/>
          <w:szCs w:val="20"/>
        </w:rPr>
        <w:t xml:space="preserve"> a 'functional' couplin</w:t>
      </w:r>
      <w:r>
        <w:rPr>
          <w:b/>
          <w:sz w:val="20"/>
          <w:szCs w:val="20"/>
        </w:rPr>
        <w:t>g). I elaborate on this in subpoints (</w:t>
      </w:r>
      <w:proofErr w:type="spellStart"/>
      <w:r>
        <w:rPr>
          <w:b/>
          <w:sz w:val="20"/>
          <w:szCs w:val="20"/>
        </w:rPr>
        <w:t>i</w:t>
      </w:r>
      <w:proofErr w:type="spellEnd"/>
      <w:r>
        <w:rPr>
          <w:b/>
          <w:sz w:val="20"/>
          <w:szCs w:val="20"/>
        </w:rPr>
        <w:t>-iii) below:</w:t>
      </w:r>
    </w:p>
    <w:p w14:paraId="7804ABC5" w14:textId="77777777" w:rsidR="00EC6F31" w:rsidRDefault="001F7C64">
      <w:pPr>
        <w:spacing w:before="240" w:after="240"/>
        <w:jc w:val="both"/>
        <w:rPr>
          <w:b/>
          <w:sz w:val="20"/>
          <w:szCs w:val="20"/>
        </w:rPr>
        <w:pPrChange w:id="1231" w:author="Bo Shen" w:date="2023-03-07T11:51:00Z">
          <w:pPr>
            <w:spacing w:before="240" w:after="240"/>
          </w:pPr>
        </w:pPrChange>
      </w:pPr>
      <w:r>
        <w:rPr>
          <w:b/>
          <w:sz w:val="20"/>
          <w:szCs w:val="20"/>
        </w:rPr>
        <w:t>(1b-i). One of the main claims of the paper is that the value of 'beta' is under 'external' top-down control (Figure 2 caption, lines 124-126). When 'beta' equals zero, the model is consistent with the pr</w:t>
      </w:r>
      <w:r>
        <w:rPr>
          <w:b/>
          <w:sz w:val="20"/>
          <w:szCs w:val="20"/>
        </w:rPr>
        <w:t>evious DNM model (dynamic normalization, Louie et al 2011), but for moderate/large non-zero values of 'beta', the network exhibits WTA dynamics. If 'beta' is indeed the anatomical coupling between D and G (as suggested by the equations of the model), then,</w:t>
      </w:r>
      <w:r>
        <w:rPr>
          <w:b/>
          <w:sz w:val="20"/>
          <w:szCs w:val="20"/>
        </w:rPr>
        <w:t xml:space="preserve"> are we to interpret that the synaptic weight between D-G is changed by the top-down control signal within a trial? My understanding of the text suggests that this is not in fact the case. Instead, the authors seem to want to convey that top-down input "fu</w:t>
      </w:r>
      <w:r>
        <w:rPr>
          <w:b/>
          <w:sz w:val="20"/>
          <w:szCs w:val="20"/>
        </w:rPr>
        <w:t>nctionally" gates the activity of D units. When the top-down control signal is "off", the disinhibitory units (D) are "effectively absent" (</w:t>
      </w:r>
      <w:proofErr w:type="spellStart"/>
      <w:r>
        <w:rPr>
          <w:b/>
          <w:sz w:val="20"/>
          <w:szCs w:val="20"/>
        </w:rPr>
        <w:t>i.e</w:t>
      </w:r>
      <w:proofErr w:type="spellEnd"/>
      <w:r>
        <w:rPr>
          <w:b/>
          <w:sz w:val="20"/>
          <w:szCs w:val="20"/>
        </w:rPr>
        <w:t xml:space="preserve"> their activity is clamped at zero as in the schematic in Fig 2B), and therefore do not drive the G units. This w</w:t>
      </w:r>
      <w:r>
        <w:rPr>
          <w:b/>
          <w:sz w:val="20"/>
          <w:szCs w:val="20"/>
        </w:rPr>
        <w:t xml:space="preserve">ould in- turn be equivalent to there being no "anatomical coupling" between D and G. </w:t>
      </w:r>
      <w:proofErr w:type="gramStart"/>
      <w:r>
        <w:rPr>
          <w:b/>
          <w:sz w:val="20"/>
          <w:szCs w:val="20"/>
        </w:rPr>
        <w:t>However</w:t>
      </w:r>
      <w:proofErr w:type="gramEnd"/>
      <w:r>
        <w:rPr>
          <w:b/>
          <w:sz w:val="20"/>
          <w:szCs w:val="20"/>
        </w:rPr>
        <w:t xml:space="preserve"> when the top-down signal is "on", D units have non-zero activity (schematic in Fig 2B), and therefore drive the G units, ultimately resulting in WTA-like dynamics.</w:t>
      </w:r>
    </w:p>
    <w:p w14:paraId="663EAB23" w14:textId="77777777" w:rsidR="00EC6F31" w:rsidRDefault="001F7C64">
      <w:pPr>
        <w:spacing w:before="240" w:after="240"/>
        <w:jc w:val="both"/>
        <w:rPr>
          <w:b/>
          <w:sz w:val="20"/>
          <w:szCs w:val="20"/>
        </w:rPr>
        <w:pPrChange w:id="1232" w:author="Bo Shen" w:date="2023-03-07T11:51:00Z">
          <w:pPr>
            <w:spacing w:before="240" w:after="240"/>
          </w:pPr>
        </w:pPrChange>
      </w:pPr>
      <w:r>
        <w:rPr>
          <w:b/>
          <w:sz w:val="20"/>
          <w:szCs w:val="20"/>
        </w:rPr>
        <w:t xml:space="preserve">(1b-ii). Therefore, it seems like when the authors say that beta equals zero during the value coding </w:t>
      </w:r>
      <w:proofErr w:type="gramStart"/>
      <w:r>
        <w:rPr>
          <w:b/>
          <w:sz w:val="20"/>
          <w:szCs w:val="20"/>
        </w:rPr>
        <w:t>phase</w:t>
      </w:r>
      <w:proofErr w:type="gramEnd"/>
      <w:r>
        <w:rPr>
          <w:b/>
          <w:sz w:val="20"/>
          <w:szCs w:val="20"/>
        </w:rPr>
        <w:t xml:space="preserve"> they are almost certainly referring to a functional coupling from D to G, or else it would be inconsistent with their other claim that the proposed </w:t>
      </w:r>
      <w:r>
        <w:rPr>
          <w:b/>
          <w:sz w:val="20"/>
          <w:szCs w:val="20"/>
        </w:rPr>
        <w:t>model flexibly reconfigures dynamics only through a single top-down input but without a change to the circuit architecture (reiterated in lines 398-399, 442-444, 544-546, 557-558, 579-590). However, such a 'functional' definition of 'beta' would seem incon</w:t>
      </w:r>
      <w:r>
        <w:rPr>
          <w:b/>
          <w:sz w:val="20"/>
          <w:szCs w:val="20"/>
        </w:rPr>
        <w:t>sistent with how it should actually be interpreted based on the model equations, and also somewhat misleading considering the claim that the proposed network is a biologically realistic circuit model.</w:t>
      </w:r>
    </w:p>
    <w:p w14:paraId="0D384040" w14:textId="77777777" w:rsidR="00EC6F31" w:rsidRDefault="001F7C64">
      <w:pPr>
        <w:spacing w:before="240" w:after="240"/>
        <w:jc w:val="both"/>
        <w:rPr>
          <w:b/>
          <w:sz w:val="20"/>
          <w:szCs w:val="20"/>
        </w:rPr>
        <w:pPrChange w:id="1233" w:author="Bo Shen" w:date="2023-03-07T11:51:00Z">
          <w:pPr>
            <w:spacing w:before="240" w:after="240"/>
          </w:pPr>
        </w:pPrChange>
      </w:pPr>
      <w:r>
        <w:rPr>
          <w:b/>
          <w:sz w:val="20"/>
          <w:szCs w:val="20"/>
        </w:rPr>
        <w:t xml:space="preserve">(1b-iii). The only way to reconcile the results </w:t>
      </w:r>
      <w:r>
        <w:rPr>
          <w:b/>
          <w:sz w:val="20"/>
          <w:szCs w:val="20"/>
        </w:rPr>
        <w:t xml:space="preserve">with an 'anatomical' interpretation of 'beta' is if there is a way to clamp the values of the 'D' units to zero when the top-down control signal is 'off'. Considering that the D units also integrate feed- forward inputs from the excitatory R units (Fig 2, </w:t>
      </w:r>
      <w:r>
        <w:rPr>
          <w:b/>
          <w:sz w:val="20"/>
          <w:szCs w:val="20"/>
        </w:rPr>
        <w:t>Equations 1-3 or 5-8), this can be achieved either via a non-linearity, or if the top-down control input multiplicatively gates the synapse (consistent with the argument made in lines 115-116 and 585-586 that this top-down control signal is 'neuromodulator</w:t>
      </w:r>
      <w:r>
        <w:rPr>
          <w:b/>
          <w:sz w:val="20"/>
          <w:szCs w:val="20"/>
        </w:rPr>
        <w:t>y' in nature). Neither of these two scenarios seems to be consistent with the basic definition of the model (Equations 1-3), which therefore confirms my suspicion that the interpretation of 'beta' being used in the text is more consistent with a 'functiona</w:t>
      </w:r>
      <w:r>
        <w:rPr>
          <w:b/>
          <w:sz w:val="20"/>
          <w:szCs w:val="20"/>
        </w:rPr>
        <w:t>l' coupling from D to G.</w:t>
      </w:r>
      <w:r>
        <w:rPr>
          <w:b/>
          <w:sz w:val="20"/>
          <w:szCs w:val="20"/>
        </w:rPr>
        <w:tab/>
      </w:r>
    </w:p>
    <w:p w14:paraId="42058542" w14:textId="76640E1E" w:rsidR="00EC6F31" w:rsidRDefault="001F7C64">
      <w:pPr>
        <w:jc w:val="both"/>
        <w:rPr>
          <w:sz w:val="20"/>
          <w:szCs w:val="20"/>
        </w:rPr>
        <w:pPrChange w:id="1234" w:author="Bo Shen" w:date="2023-03-07T11:51:00Z">
          <w:pPr/>
        </w:pPrChange>
      </w:pPr>
      <w:r>
        <w:rPr>
          <w:sz w:val="20"/>
          <w:szCs w:val="20"/>
        </w:rPr>
        <w:t>We thank the reviewer for pointing out this confusion. We apologize that the original illustrations (</w:t>
      </w:r>
      <w:r w:rsidRPr="00555425">
        <w:rPr>
          <w:b/>
          <w:bCs/>
          <w:sz w:val="20"/>
          <w:szCs w:val="20"/>
          <w:rPrChange w:id="1235" w:author="Bo Shen" w:date="2023-03-07T20:02:00Z">
            <w:rPr>
              <w:sz w:val="20"/>
              <w:szCs w:val="20"/>
            </w:rPr>
          </w:rPrChange>
        </w:rPr>
        <w:t>Fig. 2A</w:t>
      </w:r>
      <w:r>
        <w:rPr>
          <w:sz w:val="20"/>
          <w:szCs w:val="20"/>
        </w:rPr>
        <w:t>) and the differential equations in Methods (</w:t>
      </w:r>
      <w:proofErr w:type="spellStart"/>
      <w:r>
        <w:rPr>
          <w:sz w:val="20"/>
          <w:szCs w:val="20"/>
        </w:rPr>
        <w:t>Eqs</w:t>
      </w:r>
      <w:proofErr w:type="spellEnd"/>
      <w:r>
        <w:rPr>
          <w:sz w:val="20"/>
          <w:szCs w:val="20"/>
        </w:rPr>
        <w:t xml:space="preserve">. 5-8) did not convey very well our ideas. </w:t>
      </w:r>
      <m:oMath>
        <m:r>
          <w:ins w:id="1236" w:author="Bo Shen" w:date="2023-03-07T10:31:00Z">
            <w:rPr>
              <w:rFonts w:ascii="Cambria Math" w:hAnsi="Cambria Math"/>
              <w:sz w:val="20"/>
              <w:szCs w:val="20"/>
            </w:rPr>
            <m:t>β</m:t>
          </w:ins>
        </m:r>
      </m:oMath>
      <w:ins w:id="1237" w:author="Bo Shen" w:date="2023-03-07T10:31:00Z">
        <w:r w:rsidR="00761945" w:rsidDel="00761945">
          <w:rPr>
            <w:sz w:val="20"/>
            <w:szCs w:val="20"/>
          </w:rPr>
          <w:t xml:space="preserve"> </w:t>
        </w:r>
      </w:ins>
      <w:del w:id="1238" w:author="Bo Shen" w:date="2023-03-07T10:31:00Z">
        <w:r w:rsidDel="00761945">
          <w:rPr>
            <w:sz w:val="20"/>
            <w:szCs w:val="20"/>
          </w:rPr>
          <w:delText xml:space="preserve">Beta </w:delText>
        </w:r>
      </w:del>
      <w:r>
        <w:rPr>
          <w:sz w:val="20"/>
          <w:szCs w:val="20"/>
        </w:rPr>
        <w:t>is intended to referenc</w:t>
      </w:r>
      <w:r>
        <w:rPr>
          <w:sz w:val="20"/>
          <w:szCs w:val="20"/>
        </w:rPr>
        <w:t xml:space="preserve">e the coupling from </w:t>
      </w:r>
      <w:r w:rsidRPr="00555425">
        <w:rPr>
          <w:i/>
          <w:iCs/>
          <w:sz w:val="20"/>
          <w:szCs w:val="20"/>
          <w:rPrChange w:id="1239" w:author="Bo Shen" w:date="2023-03-07T20:02:00Z">
            <w:rPr>
              <w:sz w:val="20"/>
              <w:szCs w:val="20"/>
            </w:rPr>
          </w:rPrChange>
        </w:rPr>
        <w:t>R</w:t>
      </w:r>
      <w:r>
        <w:rPr>
          <w:sz w:val="20"/>
          <w:szCs w:val="20"/>
        </w:rPr>
        <w:t xml:space="preserve"> to </w:t>
      </w:r>
      <w:r w:rsidRPr="00555425">
        <w:rPr>
          <w:i/>
          <w:iCs/>
          <w:sz w:val="20"/>
          <w:szCs w:val="20"/>
          <w:rPrChange w:id="1240" w:author="Bo Shen" w:date="2023-03-07T20:02:00Z">
            <w:rPr>
              <w:sz w:val="20"/>
              <w:szCs w:val="20"/>
            </w:rPr>
          </w:rPrChange>
        </w:rPr>
        <w:t>D</w:t>
      </w:r>
      <w:r>
        <w:rPr>
          <w:sz w:val="20"/>
          <w:szCs w:val="20"/>
        </w:rPr>
        <w:t xml:space="preserve">, not a change in the weights between </w:t>
      </w:r>
      <w:r w:rsidRPr="00555425">
        <w:rPr>
          <w:i/>
          <w:iCs/>
          <w:sz w:val="20"/>
          <w:szCs w:val="20"/>
          <w:rPrChange w:id="1241" w:author="Bo Shen" w:date="2023-03-07T20:02:00Z">
            <w:rPr>
              <w:sz w:val="20"/>
              <w:szCs w:val="20"/>
            </w:rPr>
          </w:rPrChange>
        </w:rPr>
        <w:t>D</w:t>
      </w:r>
      <w:r>
        <w:rPr>
          <w:sz w:val="20"/>
          <w:szCs w:val="20"/>
        </w:rPr>
        <w:t xml:space="preserve"> and </w:t>
      </w:r>
      <w:r w:rsidRPr="00555425">
        <w:rPr>
          <w:i/>
          <w:iCs/>
          <w:sz w:val="20"/>
          <w:szCs w:val="20"/>
          <w:rPrChange w:id="1242" w:author="Bo Shen" w:date="2023-03-07T20:02:00Z">
            <w:rPr>
              <w:sz w:val="20"/>
              <w:szCs w:val="20"/>
            </w:rPr>
          </w:rPrChange>
        </w:rPr>
        <w:t>G</w:t>
      </w:r>
      <w:r>
        <w:rPr>
          <w:sz w:val="20"/>
          <w:szCs w:val="20"/>
        </w:rPr>
        <w:t xml:space="preserve"> units. We realize there was some confusion on this part due to inconsistency between our original figures, text, and supplementary material.</w:t>
      </w:r>
    </w:p>
    <w:p w14:paraId="68D5FCAE" w14:textId="77777777" w:rsidR="00EC6F31" w:rsidRDefault="00EC6F31">
      <w:pPr>
        <w:jc w:val="both"/>
        <w:rPr>
          <w:sz w:val="20"/>
          <w:szCs w:val="20"/>
        </w:rPr>
        <w:pPrChange w:id="1243" w:author="Bo Shen" w:date="2023-03-07T11:51:00Z">
          <w:pPr/>
        </w:pPrChange>
      </w:pPr>
    </w:p>
    <w:p w14:paraId="744B98E4" w14:textId="6154D996" w:rsidR="00EC6F31" w:rsidRDefault="001F7C64">
      <w:pPr>
        <w:jc w:val="both"/>
        <w:rPr>
          <w:sz w:val="20"/>
          <w:szCs w:val="20"/>
        </w:rPr>
        <w:pPrChange w:id="1244" w:author="Bo Shen" w:date="2023-03-07T11:51:00Z">
          <w:pPr/>
        </w:pPrChange>
      </w:pPr>
      <w:r>
        <w:rPr>
          <w:sz w:val="20"/>
          <w:szCs w:val="20"/>
        </w:rPr>
        <w:t xml:space="preserve">Given the lack of clarity in the previous </w:t>
      </w:r>
      <w:r>
        <w:rPr>
          <w:sz w:val="20"/>
          <w:szCs w:val="20"/>
        </w:rPr>
        <w:t xml:space="preserve">version as well as the Reviewer’s questions, we </w:t>
      </w:r>
      <w:ins w:id="1245" w:author="Paul Glimcher" w:date="2023-03-08T10:23:00Z">
        <w:r w:rsidR="00867591">
          <w:rPr>
            <w:sz w:val="20"/>
            <w:szCs w:val="20"/>
          </w:rPr>
          <w:t xml:space="preserve">now </w:t>
        </w:r>
      </w:ins>
      <w:r>
        <w:rPr>
          <w:sz w:val="20"/>
          <w:szCs w:val="20"/>
        </w:rPr>
        <w:t xml:space="preserve">emphasize </w:t>
      </w:r>
      <w:del w:id="1246" w:author="Paul Glimcher" w:date="2023-03-08T10:23:00Z">
        <w:r w:rsidDel="00867591">
          <w:rPr>
            <w:sz w:val="20"/>
            <w:szCs w:val="20"/>
          </w:rPr>
          <w:delText xml:space="preserve">here </w:delText>
        </w:r>
      </w:del>
      <w:r>
        <w:rPr>
          <w:sz w:val="20"/>
          <w:szCs w:val="20"/>
        </w:rPr>
        <w:t xml:space="preserve">that </w:t>
      </w:r>
      <m:oMath>
        <m:r>
          <w:ins w:id="1247" w:author="Bo Shen" w:date="2023-03-07T10:31:00Z">
            <w:rPr>
              <w:rFonts w:ascii="Cambria Math" w:hAnsi="Cambria Math"/>
              <w:sz w:val="20"/>
              <w:szCs w:val="20"/>
            </w:rPr>
            <m:t>β</m:t>
          </w:ins>
        </m:r>
      </m:oMath>
      <w:ins w:id="1248" w:author="Bo Shen" w:date="2023-03-07T10:31:00Z">
        <w:r w:rsidR="00761945" w:rsidDel="00761945">
          <w:rPr>
            <w:sz w:val="20"/>
            <w:szCs w:val="20"/>
          </w:rPr>
          <w:t xml:space="preserve"> </w:t>
        </w:r>
      </w:ins>
      <w:del w:id="1249" w:author="Bo Shen" w:date="2023-03-07T10:31:00Z">
        <w:r w:rsidDel="00761945">
          <w:rPr>
            <w:sz w:val="20"/>
            <w:szCs w:val="20"/>
          </w:rPr>
          <w:delText xml:space="preserve">Beta </w:delText>
        </w:r>
      </w:del>
      <w:r>
        <w:rPr>
          <w:sz w:val="20"/>
          <w:szCs w:val="20"/>
        </w:rPr>
        <w:t>represent</w:t>
      </w:r>
      <w:ins w:id="1250" w:author="Paul Glimcher" w:date="2023-03-08T10:23:00Z">
        <w:r w:rsidR="00867591">
          <w:rPr>
            <w:sz w:val="20"/>
            <w:szCs w:val="20"/>
          </w:rPr>
          <w:t>s</w:t>
        </w:r>
      </w:ins>
      <w:del w:id="1251" w:author="Paul Glimcher" w:date="2023-03-08T10:23:00Z">
        <w:r w:rsidDel="00867591">
          <w:rPr>
            <w:sz w:val="20"/>
            <w:szCs w:val="20"/>
          </w:rPr>
          <w:delText>ed</w:delText>
        </w:r>
      </w:del>
      <w:r>
        <w:rPr>
          <w:sz w:val="20"/>
          <w:szCs w:val="20"/>
        </w:rPr>
        <w:t xml:space="preserve"> a functional coupling between the </w:t>
      </w:r>
      <w:r w:rsidRPr="00555425">
        <w:rPr>
          <w:i/>
          <w:iCs/>
          <w:sz w:val="20"/>
          <w:szCs w:val="20"/>
          <w:rPrChange w:id="1252" w:author="Bo Shen" w:date="2023-03-07T20:03:00Z">
            <w:rPr>
              <w:sz w:val="20"/>
              <w:szCs w:val="20"/>
            </w:rPr>
          </w:rPrChange>
        </w:rPr>
        <w:t>R</w:t>
      </w:r>
      <w:r>
        <w:rPr>
          <w:sz w:val="20"/>
          <w:szCs w:val="20"/>
        </w:rPr>
        <w:t xml:space="preserve"> and </w:t>
      </w:r>
      <w:r w:rsidRPr="00555425">
        <w:rPr>
          <w:i/>
          <w:iCs/>
          <w:sz w:val="20"/>
          <w:szCs w:val="20"/>
          <w:rPrChange w:id="1253" w:author="Bo Shen" w:date="2023-03-07T20:03:00Z">
            <w:rPr>
              <w:sz w:val="20"/>
              <w:szCs w:val="20"/>
            </w:rPr>
          </w:rPrChange>
        </w:rPr>
        <w:t>D</w:t>
      </w:r>
      <w:r>
        <w:rPr>
          <w:sz w:val="20"/>
          <w:szCs w:val="20"/>
        </w:rPr>
        <w:t xml:space="preserve"> neurons. The biological assumption of the </w:t>
      </w:r>
      <w:del w:id="1254" w:author="Bo Shen" w:date="2023-03-07T20:03:00Z">
        <w:r w:rsidDel="00555425">
          <w:rPr>
            <w:sz w:val="20"/>
            <w:szCs w:val="20"/>
          </w:rPr>
          <w:delText>disinhibitionary</w:delText>
        </w:r>
      </w:del>
      <w:ins w:id="1255" w:author="Bo Shen" w:date="2023-03-07T20:03:00Z">
        <w:r w:rsidR="00555425">
          <w:rPr>
            <w:sz w:val="20"/>
            <w:szCs w:val="20"/>
          </w:rPr>
          <w:t>disinhibitory</w:t>
        </w:r>
      </w:ins>
      <w:r>
        <w:rPr>
          <w:sz w:val="20"/>
          <w:szCs w:val="20"/>
        </w:rPr>
        <w:t xml:space="preserve"> architecture is built based on recent findings that VIP neurons in the cortex always inhibit other neighboring inhibitory cells, such as SST and PV neurons, and consequently disinhibit the neighboring primary neurons (e.g., Fu et al., 2014; </w:t>
      </w:r>
      <w:proofErr w:type="spellStart"/>
      <w:r>
        <w:rPr>
          <w:sz w:val="20"/>
          <w:szCs w:val="20"/>
        </w:rPr>
        <w:t>Karnani</w:t>
      </w:r>
      <w:proofErr w:type="spellEnd"/>
      <w:r>
        <w:rPr>
          <w:sz w:val="20"/>
          <w:szCs w:val="20"/>
        </w:rPr>
        <w:t xml:space="preserve"> et al.</w:t>
      </w:r>
      <w:r>
        <w:rPr>
          <w:sz w:val="20"/>
          <w:szCs w:val="20"/>
        </w:rPr>
        <w:t>, 2014, 2016). We did not see evidence in the literature of fast-changing (anatomic) connections between VIP and SST/PV. However, there is evidence that the responsiveness of VIP neurons to excitatory neurons can be modulated by changing the concentrations</w:t>
      </w:r>
      <w:r>
        <w:rPr>
          <w:sz w:val="20"/>
          <w:szCs w:val="20"/>
        </w:rPr>
        <w:t xml:space="preserve"> of neuromodulators, such as acetylcholine and serotonin (</w:t>
      </w:r>
      <w:proofErr w:type="spellStart"/>
      <w:r>
        <w:rPr>
          <w:sz w:val="20"/>
          <w:szCs w:val="20"/>
        </w:rPr>
        <w:t>Prönneke</w:t>
      </w:r>
      <w:proofErr w:type="spellEnd"/>
      <w:r>
        <w:rPr>
          <w:sz w:val="20"/>
          <w:szCs w:val="20"/>
        </w:rPr>
        <w:t xml:space="preserve"> et al., 2020). While the stereotype of neuromodulator action is slow dynamics, recent findings show that for example basal forebrain cholinergic neurons respond to reward and punishment wit</w:t>
      </w:r>
      <w:r>
        <w:rPr>
          <w:sz w:val="20"/>
          <w:szCs w:val="20"/>
        </w:rPr>
        <w:t>h surprising speed and precision (18 ± 3ms) (</w:t>
      </w:r>
      <w:proofErr w:type="spellStart"/>
      <w:r>
        <w:rPr>
          <w:sz w:val="20"/>
          <w:szCs w:val="20"/>
        </w:rPr>
        <w:t>Hangya</w:t>
      </w:r>
      <w:proofErr w:type="spellEnd"/>
      <w:r>
        <w:rPr>
          <w:sz w:val="20"/>
          <w:szCs w:val="20"/>
        </w:rPr>
        <w:t xml:space="preserve"> et al., 2015) to modulate arousal, attention, and learning in the neocortex. Given the large number of studies that identify long-term projections and neuromodulatory inputs to VIP neurons (e.g., Pfeffer </w:t>
      </w:r>
      <w:r>
        <w:rPr>
          <w:sz w:val="20"/>
          <w:szCs w:val="20"/>
        </w:rPr>
        <w:t xml:space="preserve">et al., 2013; Pi et al., 2013; </w:t>
      </w:r>
      <w:proofErr w:type="spellStart"/>
      <w:r>
        <w:rPr>
          <w:sz w:val="20"/>
          <w:szCs w:val="20"/>
        </w:rPr>
        <w:t>Alitto</w:t>
      </w:r>
      <w:proofErr w:type="spellEnd"/>
      <w:r>
        <w:rPr>
          <w:sz w:val="20"/>
          <w:szCs w:val="20"/>
        </w:rPr>
        <w:t xml:space="preserve"> &amp; Dan, 2013; Tremblay et al., 2016), we believe that it will be more plausible to assume the connection weights between </w:t>
      </w:r>
      <w:r w:rsidRPr="00BE7B33">
        <w:rPr>
          <w:i/>
          <w:iCs/>
          <w:sz w:val="20"/>
          <w:szCs w:val="20"/>
          <w:rPrChange w:id="1256" w:author="Bo Shen" w:date="2023-03-07T20:04:00Z">
            <w:rPr>
              <w:sz w:val="20"/>
              <w:szCs w:val="20"/>
            </w:rPr>
          </w:rPrChange>
        </w:rPr>
        <w:t>R</w:t>
      </w:r>
      <w:r>
        <w:rPr>
          <w:sz w:val="20"/>
          <w:szCs w:val="20"/>
        </w:rPr>
        <w:t xml:space="preserve"> and </w:t>
      </w:r>
      <w:r w:rsidRPr="00BE7B33">
        <w:rPr>
          <w:i/>
          <w:iCs/>
          <w:sz w:val="20"/>
          <w:szCs w:val="20"/>
          <w:rPrChange w:id="1257" w:author="Bo Shen" w:date="2023-03-07T20:04:00Z">
            <w:rPr>
              <w:sz w:val="20"/>
              <w:szCs w:val="20"/>
            </w:rPr>
          </w:rPrChange>
        </w:rPr>
        <w:t>D</w:t>
      </w:r>
      <w:r>
        <w:rPr>
          <w:sz w:val="20"/>
          <w:szCs w:val="20"/>
        </w:rPr>
        <w:t xml:space="preserve"> in our case is quickly modulated within a trial.</w:t>
      </w:r>
    </w:p>
    <w:p w14:paraId="1335626F" w14:textId="77777777" w:rsidR="00EC6F31" w:rsidRDefault="001F7C64">
      <w:pPr>
        <w:spacing w:before="240" w:after="240"/>
        <w:jc w:val="both"/>
        <w:rPr>
          <w:sz w:val="20"/>
          <w:szCs w:val="20"/>
        </w:rPr>
        <w:pPrChange w:id="1258" w:author="Bo Shen" w:date="2023-03-07T11:51:00Z">
          <w:pPr>
            <w:spacing w:before="240" w:after="240"/>
          </w:pPr>
        </w:pPrChange>
      </w:pPr>
      <w:r>
        <w:rPr>
          <w:sz w:val="20"/>
          <w:szCs w:val="20"/>
        </w:rPr>
        <w:t>To clarify this issue in the revised manu</w:t>
      </w:r>
      <w:r>
        <w:rPr>
          <w:sz w:val="20"/>
          <w:szCs w:val="20"/>
        </w:rPr>
        <w:t>script, we made the following corrections:</w:t>
      </w:r>
    </w:p>
    <w:p w14:paraId="020DFCB1" w14:textId="61E65711" w:rsidR="00EC6F31" w:rsidRDefault="001F7C64">
      <w:pPr>
        <w:numPr>
          <w:ilvl w:val="0"/>
          <w:numId w:val="1"/>
        </w:numPr>
        <w:spacing w:before="240"/>
        <w:jc w:val="both"/>
        <w:rPr>
          <w:sz w:val="20"/>
          <w:szCs w:val="20"/>
        </w:rPr>
        <w:pPrChange w:id="1259" w:author="Bo Shen" w:date="2023-03-07T11:51:00Z">
          <w:pPr>
            <w:numPr>
              <w:numId w:val="1"/>
            </w:numPr>
            <w:spacing w:before="240"/>
            <w:ind w:left="720" w:hanging="360"/>
          </w:pPr>
        </w:pPrChange>
      </w:pPr>
      <w:r>
        <w:rPr>
          <w:sz w:val="20"/>
          <w:szCs w:val="20"/>
        </w:rPr>
        <w:t xml:space="preserve">We repositioned the </w:t>
      </w:r>
      <m:oMath>
        <m:r>
          <w:ins w:id="1260" w:author="Bo Shen" w:date="2023-03-07T10:32:00Z">
            <w:rPr>
              <w:rFonts w:ascii="Cambria Math" w:hAnsi="Cambria Math"/>
              <w:sz w:val="20"/>
              <w:szCs w:val="20"/>
            </w:rPr>
            <m:t>β</m:t>
          </w:ins>
        </m:r>
      </m:oMath>
      <w:ins w:id="1261" w:author="Bo Shen" w:date="2023-03-07T10:32:00Z">
        <w:r w:rsidR="00761945" w:rsidDel="00761945">
          <w:rPr>
            <w:sz w:val="20"/>
            <w:szCs w:val="20"/>
          </w:rPr>
          <w:t xml:space="preserve"> </w:t>
        </w:r>
      </w:ins>
      <w:del w:id="1262" w:author="Bo Shen" w:date="2023-03-07T10:32:00Z">
        <w:r w:rsidDel="00761945">
          <w:rPr>
            <w:sz w:val="20"/>
            <w:szCs w:val="20"/>
          </w:rPr>
          <w:delText xml:space="preserve">beta </w:delText>
        </w:r>
      </w:del>
      <w:r>
        <w:rPr>
          <w:sz w:val="20"/>
          <w:szCs w:val="20"/>
        </w:rPr>
        <w:t xml:space="preserve">parameter in </w:t>
      </w:r>
      <w:r w:rsidRPr="00BE7B33">
        <w:rPr>
          <w:b/>
          <w:bCs/>
          <w:sz w:val="20"/>
          <w:szCs w:val="20"/>
          <w:rPrChange w:id="1263" w:author="Bo Shen" w:date="2023-03-07T20:04:00Z">
            <w:rPr>
              <w:sz w:val="20"/>
              <w:szCs w:val="20"/>
            </w:rPr>
          </w:rPrChange>
        </w:rPr>
        <w:t xml:space="preserve">Fig. 2A </w:t>
      </w:r>
      <w:r>
        <w:rPr>
          <w:sz w:val="20"/>
          <w:szCs w:val="20"/>
        </w:rPr>
        <w:t xml:space="preserve">between the connection from </w:t>
      </w:r>
      <w:r w:rsidRPr="00BE7B33">
        <w:rPr>
          <w:i/>
          <w:iCs/>
          <w:sz w:val="20"/>
          <w:szCs w:val="20"/>
          <w:rPrChange w:id="1264" w:author="Bo Shen" w:date="2023-03-07T20:04:00Z">
            <w:rPr>
              <w:sz w:val="20"/>
              <w:szCs w:val="20"/>
            </w:rPr>
          </w:rPrChange>
        </w:rPr>
        <w:t>R</w:t>
      </w:r>
      <w:r>
        <w:rPr>
          <w:sz w:val="20"/>
          <w:szCs w:val="20"/>
        </w:rPr>
        <w:t xml:space="preserve"> to </w:t>
      </w:r>
      <w:r w:rsidRPr="00BE7B33">
        <w:rPr>
          <w:i/>
          <w:iCs/>
          <w:sz w:val="20"/>
          <w:szCs w:val="20"/>
          <w:rPrChange w:id="1265" w:author="Bo Shen" w:date="2023-03-07T20:04:00Z">
            <w:rPr>
              <w:sz w:val="20"/>
              <w:szCs w:val="20"/>
            </w:rPr>
          </w:rPrChange>
        </w:rPr>
        <w:t>D</w:t>
      </w:r>
      <w:r>
        <w:rPr>
          <w:sz w:val="20"/>
          <w:szCs w:val="20"/>
        </w:rPr>
        <w:t xml:space="preserve">, to align the description of </w:t>
      </w:r>
      <m:oMath>
        <m:r>
          <w:ins w:id="1266" w:author="Bo Shen" w:date="2023-03-07T10:32:00Z">
            <w:rPr>
              <w:rFonts w:ascii="Cambria Math" w:hAnsi="Cambria Math"/>
              <w:sz w:val="20"/>
              <w:szCs w:val="20"/>
            </w:rPr>
            <m:t>β</m:t>
          </w:ins>
        </m:r>
      </m:oMath>
      <w:ins w:id="1267" w:author="Bo Shen" w:date="2023-03-07T10:32:00Z">
        <w:r w:rsidR="00761945" w:rsidDel="00761945">
          <w:rPr>
            <w:sz w:val="20"/>
            <w:szCs w:val="20"/>
          </w:rPr>
          <w:t xml:space="preserve"> </w:t>
        </w:r>
      </w:ins>
      <w:del w:id="1268" w:author="Bo Shen" w:date="2023-03-07T10:32:00Z">
        <w:r w:rsidDel="00761945">
          <w:rPr>
            <w:sz w:val="20"/>
            <w:szCs w:val="20"/>
          </w:rPr>
          <w:delText xml:space="preserve">beta </w:delText>
        </w:r>
      </w:del>
      <w:r>
        <w:rPr>
          <w:sz w:val="20"/>
          <w:szCs w:val="20"/>
        </w:rPr>
        <w:t xml:space="preserve">modulating </w:t>
      </w:r>
      <w:r w:rsidRPr="00EA460E">
        <w:rPr>
          <w:i/>
          <w:iCs/>
          <w:sz w:val="20"/>
          <w:szCs w:val="20"/>
          <w:rPrChange w:id="1269" w:author="Bo Shen" w:date="2023-03-07T20:04:00Z">
            <w:rPr>
              <w:sz w:val="20"/>
              <w:szCs w:val="20"/>
            </w:rPr>
          </w:rPrChange>
        </w:rPr>
        <w:t>R</w:t>
      </w:r>
      <w:r>
        <w:rPr>
          <w:sz w:val="20"/>
          <w:szCs w:val="20"/>
        </w:rPr>
        <w:t xml:space="preserve"> to </w:t>
      </w:r>
      <w:r w:rsidRPr="00EA460E">
        <w:rPr>
          <w:i/>
          <w:iCs/>
          <w:sz w:val="20"/>
          <w:szCs w:val="20"/>
          <w:rPrChange w:id="1270" w:author="Bo Shen" w:date="2023-03-07T20:04:00Z">
            <w:rPr>
              <w:sz w:val="20"/>
              <w:szCs w:val="20"/>
            </w:rPr>
          </w:rPrChange>
        </w:rPr>
        <w:t>D</w:t>
      </w:r>
      <w:r>
        <w:rPr>
          <w:sz w:val="20"/>
          <w:szCs w:val="20"/>
        </w:rPr>
        <w:t xml:space="preserve"> in the main text.</w:t>
      </w:r>
    </w:p>
    <w:p w14:paraId="6DA3C6E6" w14:textId="00F3FAC3" w:rsidR="00EC6F31" w:rsidRDefault="001F7C64">
      <w:pPr>
        <w:numPr>
          <w:ilvl w:val="0"/>
          <w:numId w:val="1"/>
        </w:numPr>
        <w:jc w:val="both"/>
        <w:rPr>
          <w:sz w:val="20"/>
          <w:szCs w:val="20"/>
        </w:rPr>
        <w:pPrChange w:id="1271" w:author="Bo Shen" w:date="2023-03-07T11:51:00Z">
          <w:pPr>
            <w:numPr>
              <w:numId w:val="1"/>
            </w:numPr>
            <w:ind w:left="720" w:hanging="360"/>
          </w:pPr>
        </w:pPrChange>
      </w:pPr>
      <w:r>
        <w:rPr>
          <w:sz w:val="20"/>
          <w:szCs w:val="20"/>
        </w:rPr>
        <w:t xml:space="preserve">We modified the differential equations 5-8 in Methods </w:t>
      </w:r>
      <w:ins w:id="1272" w:author="Bo Shen" w:date="2023-03-07T20:12:00Z">
        <w:r w:rsidR="00A539D3">
          <w:rPr>
            <w:sz w:val="20"/>
            <w:szCs w:val="20"/>
          </w:rPr>
          <w:t>(</w:t>
        </w:r>
        <w:proofErr w:type="spellStart"/>
        <w:r w:rsidR="00A539D3">
          <w:rPr>
            <w:sz w:val="20"/>
            <w:szCs w:val="20"/>
          </w:rPr>
          <w:t>Eqs</w:t>
        </w:r>
        <w:proofErr w:type="spellEnd"/>
        <w:r w:rsidR="00A539D3">
          <w:rPr>
            <w:sz w:val="20"/>
            <w:szCs w:val="20"/>
          </w:rPr>
          <w:t>. 28-32, p</w:t>
        </w:r>
      </w:ins>
      <w:ins w:id="1273" w:author="Bo Shen" w:date="2023-03-07T20:14:00Z">
        <w:r w:rsidR="001A4D84">
          <w:rPr>
            <w:sz w:val="20"/>
            <w:szCs w:val="20"/>
          </w:rPr>
          <w:t>p</w:t>
        </w:r>
      </w:ins>
      <w:ins w:id="1274" w:author="Bo Shen" w:date="2023-03-07T20:12:00Z">
        <w:r w:rsidR="00A539D3">
          <w:rPr>
            <w:sz w:val="20"/>
            <w:szCs w:val="20"/>
          </w:rPr>
          <w:t xml:space="preserve">. 58-60) </w:t>
        </w:r>
      </w:ins>
      <w:r>
        <w:rPr>
          <w:sz w:val="20"/>
          <w:szCs w:val="20"/>
        </w:rPr>
        <w:t xml:space="preserve">to include the disinhibitory unit </w:t>
      </w:r>
      <w:r w:rsidRPr="00376CEC">
        <w:rPr>
          <w:i/>
          <w:iCs/>
          <w:sz w:val="20"/>
          <w:szCs w:val="20"/>
          <w:rPrChange w:id="1275" w:author="Bo Shen" w:date="2023-03-07T20:05:00Z">
            <w:rPr>
              <w:sz w:val="20"/>
              <w:szCs w:val="20"/>
            </w:rPr>
          </w:rPrChange>
        </w:rPr>
        <w:t>D</w:t>
      </w:r>
      <w:r>
        <w:rPr>
          <w:sz w:val="20"/>
          <w:szCs w:val="20"/>
        </w:rPr>
        <w:t xml:space="preserve"> as an independent control from the inhibitory unit </w:t>
      </w:r>
      <w:r w:rsidRPr="00376CEC">
        <w:rPr>
          <w:i/>
          <w:iCs/>
          <w:sz w:val="20"/>
          <w:szCs w:val="20"/>
          <w:rPrChange w:id="1276" w:author="Bo Shen" w:date="2023-03-07T20:05:00Z">
            <w:rPr>
              <w:sz w:val="20"/>
              <w:szCs w:val="20"/>
            </w:rPr>
          </w:rPrChange>
        </w:rPr>
        <w:t>I</w:t>
      </w:r>
      <w:r>
        <w:rPr>
          <w:sz w:val="20"/>
          <w:szCs w:val="20"/>
        </w:rPr>
        <w:t>, in order to be consistent with the</w:t>
      </w:r>
      <w:ins w:id="1277" w:author="Bo Shen" w:date="2023-03-07T20:13:00Z">
        <w:r w:rsidR="002F6659">
          <w:rPr>
            <w:sz w:val="20"/>
            <w:szCs w:val="20"/>
          </w:rPr>
          <w:t xml:space="preserve"> disinhibitory</w:t>
        </w:r>
      </w:ins>
      <w:r>
        <w:rPr>
          <w:sz w:val="20"/>
          <w:szCs w:val="20"/>
        </w:rPr>
        <w:t xml:space="preserve"> </w:t>
      </w:r>
      <w:r w:rsidRPr="00376CEC">
        <w:rPr>
          <w:i/>
          <w:iCs/>
          <w:sz w:val="20"/>
          <w:szCs w:val="20"/>
          <w:rPrChange w:id="1278" w:author="Bo Shen" w:date="2023-03-07T20:05:00Z">
            <w:rPr>
              <w:sz w:val="20"/>
              <w:szCs w:val="20"/>
            </w:rPr>
          </w:rPrChange>
        </w:rPr>
        <w:t>D</w:t>
      </w:r>
      <w:r>
        <w:rPr>
          <w:sz w:val="20"/>
          <w:szCs w:val="20"/>
        </w:rPr>
        <w:t xml:space="preserve"> units in LDDM. Such a change makes tiny differences in the model predictions (please see dynamics simulated after the change in </w:t>
      </w:r>
      <w:r w:rsidRPr="000D4600">
        <w:rPr>
          <w:b/>
          <w:bCs/>
          <w:sz w:val="20"/>
          <w:szCs w:val="20"/>
          <w:rPrChange w:id="1279" w:author="Bo Shen" w:date="2023-03-07T20:05:00Z">
            <w:rPr>
              <w:sz w:val="20"/>
              <w:szCs w:val="20"/>
            </w:rPr>
          </w:rPrChange>
        </w:rPr>
        <w:t>Fig. 2-</w:t>
      </w:r>
      <w:ins w:id="1280" w:author="Bo Shen" w:date="2023-03-07T20:11:00Z">
        <w:r w:rsidR="00E0113A">
          <w:rPr>
            <w:b/>
            <w:bCs/>
            <w:sz w:val="20"/>
            <w:szCs w:val="20"/>
          </w:rPr>
          <w:t>figure supplement 1</w:t>
        </w:r>
      </w:ins>
      <w:del w:id="1281" w:author="Bo Shen" w:date="2023-03-07T20:11:00Z">
        <w:r w:rsidRPr="000D4600" w:rsidDel="00E0113A">
          <w:rPr>
            <w:b/>
            <w:bCs/>
            <w:sz w:val="20"/>
            <w:szCs w:val="20"/>
            <w:rPrChange w:id="1282" w:author="Bo Shen" w:date="2023-03-07T20:05:00Z">
              <w:rPr>
                <w:sz w:val="20"/>
                <w:szCs w:val="20"/>
              </w:rPr>
            </w:rPrChange>
          </w:rPr>
          <w:delText>S1</w:delText>
        </w:r>
      </w:del>
      <w:r w:rsidRPr="000D4600">
        <w:rPr>
          <w:b/>
          <w:bCs/>
          <w:sz w:val="20"/>
          <w:szCs w:val="20"/>
          <w:rPrChange w:id="1283" w:author="Bo Shen" w:date="2023-03-07T20:05:00Z">
            <w:rPr>
              <w:sz w:val="20"/>
              <w:szCs w:val="20"/>
            </w:rPr>
          </w:rPrChange>
        </w:rPr>
        <w:t>B</w:t>
      </w:r>
      <w:r>
        <w:rPr>
          <w:sz w:val="20"/>
          <w:szCs w:val="20"/>
        </w:rPr>
        <w:t>).</w:t>
      </w:r>
    </w:p>
    <w:p w14:paraId="3F125307" w14:textId="556B06B0" w:rsidR="00EC6F31" w:rsidRDefault="001F7C64">
      <w:pPr>
        <w:numPr>
          <w:ilvl w:val="0"/>
          <w:numId w:val="1"/>
        </w:numPr>
        <w:spacing w:after="240"/>
        <w:jc w:val="both"/>
        <w:rPr>
          <w:sz w:val="20"/>
          <w:szCs w:val="20"/>
        </w:rPr>
        <w:pPrChange w:id="1284" w:author="Bo Shen" w:date="2023-03-07T11:51:00Z">
          <w:pPr>
            <w:numPr>
              <w:numId w:val="1"/>
            </w:numPr>
            <w:spacing w:after="240"/>
            <w:ind w:left="720" w:hanging="360"/>
          </w:pPr>
        </w:pPrChange>
      </w:pPr>
      <w:r>
        <w:rPr>
          <w:sz w:val="20"/>
          <w:szCs w:val="20"/>
        </w:rPr>
        <w:t xml:space="preserve">We updated the neural circuit motif in </w:t>
      </w:r>
      <w:r w:rsidRPr="00EC6B0C">
        <w:rPr>
          <w:b/>
          <w:bCs/>
          <w:sz w:val="20"/>
          <w:szCs w:val="20"/>
          <w:rPrChange w:id="1285" w:author="Bo Shen" w:date="2023-03-07T20:05:00Z">
            <w:rPr>
              <w:sz w:val="20"/>
              <w:szCs w:val="20"/>
            </w:rPr>
          </w:rPrChange>
        </w:rPr>
        <w:t xml:space="preserve">Fig. 2 </w:t>
      </w:r>
      <w:ins w:id="1286" w:author="Bo Shen" w:date="2023-03-07T20:11:00Z">
        <w:r w:rsidR="00E0113A">
          <w:rPr>
            <w:b/>
            <w:bCs/>
            <w:sz w:val="20"/>
            <w:szCs w:val="20"/>
          </w:rPr>
          <w:t>-</w:t>
        </w:r>
      </w:ins>
      <w:del w:id="1287" w:author="Bo Shen" w:date="2023-03-07T20:07:00Z">
        <w:r w:rsidRPr="00EC6B0C" w:rsidDel="005F76A6">
          <w:rPr>
            <w:b/>
            <w:bCs/>
            <w:sz w:val="20"/>
            <w:szCs w:val="20"/>
            <w:rPrChange w:id="1288" w:author="Bo Shen" w:date="2023-03-07T20:05:00Z">
              <w:rPr>
                <w:sz w:val="20"/>
                <w:szCs w:val="20"/>
              </w:rPr>
            </w:rPrChange>
          </w:rPr>
          <w:delText>-</w:delText>
        </w:r>
      </w:del>
      <w:del w:id="1289" w:author="Bo Shen" w:date="2023-03-07T20:11:00Z">
        <w:r w:rsidRPr="00EC6B0C" w:rsidDel="00E0113A">
          <w:rPr>
            <w:b/>
            <w:bCs/>
            <w:sz w:val="20"/>
            <w:szCs w:val="20"/>
            <w:rPrChange w:id="1290" w:author="Bo Shen" w:date="2023-03-07T20:05:00Z">
              <w:rPr>
                <w:sz w:val="20"/>
                <w:szCs w:val="20"/>
              </w:rPr>
            </w:rPrChange>
          </w:rPr>
          <w:delText xml:space="preserve"> </w:delText>
        </w:r>
      </w:del>
      <w:ins w:id="1291" w:author="Bo Shen" w:date="2023-03-07T20:07:00Z">
        <w:r w:rsidR="005F76A6">
          <w:rPr>
            <w:b/>
            <w:bCs/>
            <w:sz w:val="20"/>
            <w:szCs w:val="20"/>
          </w:rPr>
          <w:t>figure supplement 1</w:t>
        </w:r>
      </w:ins>
      <w:del w:id="1292" w:author="Bo Shen" w:date="2023-03-07T20:07:00Z">
        <w:r w:rsidRPr="00EC6B0C" w:rsidDel="005F76A6">
          <w:rPr>
            <w:b/>
            <w:bCs/>
            <w:sz w:val="20"/>
            <w:szCs w:val="20"/>
            <w:rPrChange w:id="1293" w:author="Bo Shen" w:date="2023-03-07T20:05:00Z">
              <w:rPr>
                <w:sz w:val="20"/>
                <w:szCs w:val="20"/>
              </w:rPr>
            </w:rPrChange>
          </w:rPr>
          <w:delText>S1</w:delText>
        </w:r>
      </w:del>
      <w:r w:rsidRPr="00EC6B0C">
        <w:rPr>
          <w:b/>
          <w:bCs/>
          <w:sz w:val="20"/>
          <w:szCs w:val="20"/>
          <w:rPrChange w:id="1294" w:author="Bo Shen" w:date="2023-03-07T20:05:00Z">
            <w:rPr>
              <w:sz w:val="20"/>
              <w:szCs w:val="20"/>
            </w:rPr>
          </w:rPrChange>
        </w:rPr>
        <w:t>A</w:t>
      </w:r>
      <w:r>
        <w:rPr>
          <w:sz w:val="20"/>
          <w:szCs w:val="20"/>
        </w:rPr>
        <w:t xml:space="preserve"> accordingly.</w:t>
      </w:r>
    </w:p>
    <w:p w14:paraId="55AD81AD" w14:textId="77777777" w:rsidR="005F76A6" w:rsidRDefault="005F76A6">
      <w:pPr>
        <w:spacing w:before="240" w:after="240"/>
        <w:ind w:left="720"/>
        <w:jc w:val="both"/>
        <w:rPr>
          <w:ins w:id="1295" w:author="Bo Shen" w:date="2023-03-07T20:06:00Z"/>
          <w:sz w:val="20"/>
          <w:szCs w:val="20"/>
        </w:rPr>
        <w:sectPr w:rsidR="005F76A6">
          <w:headerReference w:type="even" r:id="rId13"/>
          <w:headerReference w:type="default" r:id="rId14"/>
          <w:footerReference w:type="even" r:id="rId15"/>
          <w:footerReference w:type="default" r:id="rId16"/>
          <w:headerReference w:type="first" r:id="rId17"/>
          <w:footerReference w:type="first" r:id="rId18"/>
          <w:pgSz w:w="12240" w:h="15840"/>
          <w:pgMar w:top="1008" w:right="1008" w:bottom="1008" w:left="1008" w:header="720" w:footer="720" w:gutter="0"/>
          <w:pgNumType w:start="1"/>
          <w:cols w:space="720"/>
        </w:sectPr>
      </w:pPr>
    </w:p>
    <w:p w14:paraId="4951C0D6" w14:textId="0375CEE0" w:rsidR="005F76A6" w:rsidRDefault="005F76A6">
      <w:pPr>
        <w:spacing w:before="240" w:after="240"/>
        <w:ind w:left="720"/>
        <w:jc w:val="both"/>
        <w:rPr>
          <w:sz w:val="20"/>
          <w:szCs w:val="20"/>
        </w:rPr>
        <w:sectPr w:rsidR="005F76A6" w:rsidSect="005F76A6">
          <w:type w:val="continuous"/>
          <w:pgSz w:w="12240" w:h="15840"/>
          <w:pgMar w:top="1008" w:right="1008" w:bottom="1008" w:left="1008" w:header="720" w:footer="720" w:gutter="0"/>
          <w:pgNumType w:start="1"/>
          <w:cols w:num="2" w:space="720"/>
        </w:sectPr>
      </w:pPr>
    </w:p>
    <w:p w14:paraId="605FB4F2" w14:textId="04633B02" w:rsidR="005F76A6" w:rsidRDefault="005F76A6">
      <w:pPr>
        <w:spacing w:before="240" w:after="240"/>
        <w:ind w:left="720"/>
        <w:jc w:val="both"/>
        <w:rPr>
          <w:sz w:val="20"/>
          <w:szCs w:val="20"/>
        </w:rPr>
        <w:sectPr w:rsidR="005F76A6" w:rsidSect="005F76A6">
          <w:type w:val="continuous"/>
          <w:pgSz w:w="12240" w:h="15840"/>
          <w:pgMar w:top="1008" w:right="1008" w:bottom="1008" w:left="1008" w:header="720" w:footer="720" w:gutter="0"/>
          <w:pgNumType w:start="1"/>
          <w:cols w:space="720"/>
        </w:sectPr>
      </w:pPr>
      <w:r>
        <w:rPr>
          <w:noProof/>
          <w:sz w:val="20"/>
          <w:szCs w:val="20"/>
        </w:rPr>
        <mc:AlternateContent>
          <mc:Choice Requires="wps">
            <w:drawing>
              <wp:anchor distT="0" distB="0" distL="114300" distR="114300" simplePos="0" relativeHeight="251661312" behindDoc="0" locked="0" layoutInCell="1" allowOverlap="1" wp14:anchorId="717CB5A8" wp14:editId="021245C5">
                <wp:simplePos x="0" y="0"/>
                <wp:positionH relativeFrom="column">
                  <wp:posOffset>3569700</wp:posOffset>
                </wp:positionH>
                <wp:positionV relativeFrom="paragraph">
                  <wp:posOffset>-20671</wp:posOffset>
                </wp:positionV>
                <wp:extent cx="2149812" cy="2859932"/>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149812" cy="2859932"/>
                        </a:xfrm>
                        <a:prstGeom prst="rect">
                          <a:avLst/>
                        </a:prstGeom>
                        <a:noFill/>
                        <a:ln w="6350">
                          <a:noFill/>
                        </a:ln>
                      </wps:spPr>
                      <wps:txbx>
                        <w:txbxContent>
                          <w:p w14:paraId="30ED9F5D" w14:textId="3F7FEF6B" w:rsidR="005F76A6" w:rsidRDefault="005F76A6" w:rsidP="001D6C5E">
                            <w:pPr>
                              <w:jc w:val="center"/>
                              <w:rPr>
                                <w:ins w:id="1307" w:author="Bo Shen" w:date="2023-03-07T20:08:00Z"/>
                              </w:rPr>
                            </w:pPr>
                            <w:r>
                              <w:rPr>
                                <w:noProof/>
                                <w:color w:val="0000FF"/>
                                <w:sz w:val="20"/>
                                <w:szCs w:val="20"/>
                              </w:rPr>
                              <w:drawing>
                                <wp:inline distT="114300" distB="114300" distL="114300" distR="114300" wp14:anchorId="2A10C24D" wp14:editId="1044C0F9">
                                  <wp:extent cx="1960245" cy="2229863"/>
                                  <wp:effectExtent l="0" t="0" r="0" b="5715"/>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1960245" cy="2229863"/>
                                          </a:xfrm>
                                          <a:prstGeom prst="rect">
                                            <a:avLst/>
                                          </a:prstGeom>
                                          <a:ln/>
                                        </pic:spPr>
                                      </pic:pic>
                                    </a:graphicData>
                                  </a:graphic>
                                </wp:inline>
                              </w:drawing>
                            </w:r>
                          </w:p>
                          <w:p w14:paraId="270785BC" w14:textId="3D4AFD0D" w:rsidR="005F76A6" w:rsidRDefault="005F76A6" w:rsidP="001D6C5E">
                            <w:pPr>
                              <w:spacing w:before="240" w:after="240"/>
                              <w:jc w:val="center"/>
                              <w:rPr>
                                <w:ins w:id="1308" w:author="Bo Shen" w:date="2023-03-07T20:08:00Z"/>
                                <w:sz w:val="20"/>
                                <w:szCs w:val="20"/>
                              </w:rPr>
                            </w:pPr>
                            <w:ins w:id="1309" w:author="Bo Shen" w:date="2023-03-07T20:08:00Z">
                              <w:r>
                                <w:rPr>
                                  <w:sz w:val="20"/>
                                  <w:szCs w:val="20"/>
                                </w:rPr>
                                <w:t>Figure 2</w:t>
                              </w:r>
                            </w:ins>
                            <w:ins w:id="1310" w:author="Bo Shen" w:date="2023-03-07T20:09:00Z">
                              <w:r>
                                <w:rPr>
                                  <w:sz w:val="20"/>
                                  <w:szCs w:val="20"/>
                                </w:rPr>
                                <w:t xml:space="preserve"> – figure supplement 1A</w:t>
                              </w:r>
                            </w:ins>
                          </w:p>
                          <w:p w14:paraId="66A233B1" w14:textId="77777777" w:rsidR="005F76A6" w:rsidRDefault="005F76A6" w:rsidP="001D6C5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17CB5A8" id="_x0000_t202" coordsize="21600,21600" o:spt="202" path="m,l,21600r21600,l21600,xe">
                <v:stroke joinstyle="miter"/>
                <v:path gradientshapeok="t" o:connecttype="rect"/>
              </v:shapetype>
              <v:shape id="Text Box 10" o:spid="_x0000_s1026" type="#_x0000_t202" style="position:absolute;left:0;text-align:left;margin-left:281.1pt;margin-top:-1.65pt;width:169.3pt;height:225.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" filled="f" stroked="f" strokeweight=".5pt">
                <v:textbox>
                  <w:txbxContent>
                    <w:p w14:paraId="30ED9F5D" w14:textId="3F7FEF6B" w:rsidR="005F76A6" w:rsidRDefault="005F76A6" w:rsidP="001D6C5E">
                      <w:pPr>
                        <w:jc w:val="center"/>
                        <w:rPr>
                          <w:ins w:id="1311" w:author="Bo Shen" w:date="2023-03-07T20:08:00Z"/>
                        </w:rPr>
                      </w:pPr>
                      <w:r>
                        <w:rPr>
                          <w:noProof/>
                          <w:color w:val="0000FF"/>
                          <w:sz w:val="20"/>
                          <w:szCs w:val="20"/>
                        </w:rPr>
                        <w:drawing>
                          <wp:inline distT="114300" distB="114300" distL="114300" distR="114300" wp14:anchorId="2A10C24D" wp14:editId="1044C0F9">
                            <wp:extent cx="1960245" cy="2229863"/>
                            <wp:effectExtent l="0" t="0" r="0" b="5715"/>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1960245" cy="2229863"/>
                                    </a:xfrm>
                                    <a:prstGeom prst="rect">
                                      <a:avLst/>
                                    </a:prstGeom>
                                    <a:ln/>
                                  </pic:spPr>
                                </pic:pic>
                              </a:graphicData>
                            </a:graphic>
                          </wp:inline>
                        </w:drawing>
                      </w:r>
                    </w:p>
                    <w:p w14:paraId="270785BC" w14:textId="3D4AFD0D" w:rsidR="005F76A6" w:rsidRDefault="005F76A6" w:rsidP="001D6C5E">
                      <w:pPr>
                        <w:spacing w:before="240" w:after="240"/>
                        <w:jc w:val="center"/>
                        <w:rPr>
                          <w:ins w:id="1312" w:author="Bo Shen" w:date="2023-03-07T20:08:00Z"/>
                          <w:sz w:val="20"/>
                          <w:szCs w:val="20"/>
                        </w:rPr>
                      </w:pPr>
                      <w:ins w:id="1313" w:author="Bo Shen" w:date="2023-03-07T20:08:00Z">
                        <w:r>
                          <w:rPr>
                            <w:sz w:val="20"/>
                            <w:szCs w:val="20"/>
                          </w:rPr>
                          <w:t>Figure 2</w:t>
                        </w:r>
                      </w:ins>
                      <w:ins w:id="1314" w:author="Bo Shen" w:date="2023-03-07T20:09:00Z">
                        <w:r>
                          <w:rPr>
                            <w:sz w:val="20"/>
                            <w:szCs w:val="20"/>
                          </w:rPr>
                          <w:t xml:space="preserve"> – figure supplement 1A</w:t>
                        </w:r>
                      </w:ins>
                    </w:p>
                    <w:p w14:paraId="66A233B1" w14:textId="77777777" w:rsidR="005F76A6" w:rsidRDefault="005F76A6" w:rsidP="001D6C5E">
                      <w:pPr>
                        <w:jc w:val="center"/>
                      </w:pPr>
                    </w:p>
                  </w:txbxContent>
                </v:textbox>
              </v:shape>
            </w:pict>
          </mc:Fallback>
        </mc:AlternateContent>
      </w:r>
      <w:r>
        <w:rPr>
          <w:noProof/>
          <w:sz w:val="20"/>
          <w:szCs w:val="20"/>
        </w:rPr>
        <mc:AlternateContent>
          <mc:Choice Requires="wps">
            <w:drawing>
              <wp:anchor distT="0" distB="0" distL="114300" distR="114300" simplePos="0" relativeHeight="251659264" behindDoc="0" locked="0" layoutInCell="1" allowOverlap="1" wp14:anchorId="63D50151" wp14:editId="120B59EE">
                <wp:simplePos x="0" y="0"/>
                <wp:positionH relativeFrom="column">
                  <wp:posOffset>1266271</wp:posOffset>
                </wp:positionH>
                <wp:positionV relativeFrom="paragraph">
                  <wp:posOffset>-17145</wp:posOffset>
                </wp:positionV>
                <wp:extent cx="2149812" cy="2859932"/>
                <wp:effectExtent l="0" t="0" r="0" b="0"/>
                <wp:wrapNone/>
                <wp:docPr id="8" name="Text Box 8"/>
                <wp:cNvGraphicFramePr/>
                <a:graphic xmlns:a="http://schemas.openxmlformats.org/drawingml/2006/main">
                  <a:graphicData uri="http://schemas.microsoft.com/office/word/2010/wordprocessingShape">
                    <wps:wsp>
                      <wps:cNvSpPr txBox="1"/>
                      <wps:spPr>
                        <a:xfrm>
                          <a:off x="0" y="0"/>
                          <a:ext cx="2149812" cy="2859932"/>
                        </a:xfrm>
                        <a:prstGeom prst="rect">
                          <a:avLst/>
                        </a:prstGeom>
                        <a:noFill/>
                        <a:ln w="6350">
                          <a:noFill/>
                        </a:ln>
                      </wps:spPr>
                      <wps:txbx>
                        <w:txbxContent>
                          <w:p w14:paraId="0D679BCC" w14:textId="02AB9160" w:rsidR="005F76A6" w:rsidRDefault="005F76A6" w:rsidP="001D6C5E">
                            <w:pPr>
                              <w:jc w:val="center"/>
                              <w:rPr>
                                <w:ins w:id="1315" w:author="Bo Shen" w:date="2023-03-07T20:08:00Z"/>
                              </w:rPr>
                            </w:pPr>
                            <w:r>
                              <w:rPr>
                                <w:noProof/>
                                <w:sz w:val="20"/>
                                <w:szCs w:val="20"/>
                              </w:rPr>
                              <w:drawing>
                                <wp:inline distT="114300" distB="114300" distL="114300" distR="114300" wp14:anchorId="6FE40898" wp14:editId="1A2AB09F">
                                  <wp:extent cx="1907858" cy="2296182"/>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1907858" cy="2296182"/>
                                          </a:xfrm>
                                          <a:prstGeom prst="rect">
                                            <a:avLst/>
                                          </a:prstGeom>
                                          <a:ln/>
                                        </pic:spPr>
                                      </pic:pic>
                                    </a:graphicData>
                                  </a:graphic>
                                </wp:inline>
                              </w:drawing>
                            </w:r>
                          </w:p>
                          <w:p w14:paraId="6CBD50EF" w14:textId="77777777" w:rsidR="005F76A6" w:rsidRDefault="005F76A6" w:rsidP="001D6C5E">
                            <w:pPr>
                              <w:spacing w:before="240" w:after="240"/>
                              <w:jc w:val="center"/>
                              <w:rPr>
                                <w:ins w:id="1316" w:author="Bo Shen" w:date="2023-03-07T20:08:00Z"/>
                                <w:sz w:val="20"/>
                                <w:szCs w:val="20"/>
                              </w:rPr>
                            </w:pPr>
                            <w:ins w:id="1317" w:author="Bo Shen" w:date="2023-03-07T20:08:00Z">
                              <w:r>
                                <w:rPr>
                                  <w:sz w:val="20"/>
                                  <w:szCs w:val="20"/>
                                </w:rPr>
                                <w:t>Figure 2A</w:t>
                              </w:r>
                            </w:ins>
                          </w:p>
                          <w:p w14:paraId="0AF4CF31" w14:textId="77777777" w:rsidR="005F76A6" w:rsidRDefault="005F76A6" w:rsidP="001D6C5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D50151" id="Text Box 8" o:spid="_x0000_s1027" type="#_x0000_t202" style="position:absolute;left:0;text-align:left;margin-left:99.7pt;margin-top:-1.35pt;width:169.3pt;height:225.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" filled="f" stroked="f" strokeweight=".5pt">
                <v:textbox>
                  <w:txbxContent>
                    <w:p w14:paraId="0D679BCC" w14:textId="02AB9160" w:rsidR="005F76A6" w:rsidRDefault="005F76A6" w:rsidP="001D6C5E">
                      <w:pPr>
                        <w:jc w:val="center"/>
                        <w:rPr>
                          <w:ins w:id="1318" w:author="Bo Shen" w:date="2023-03-07T20:08:00Z"/>
                        </w:rPr>
                      </w:pPr>
                      <w:r>
                        <w:rPr>
                          <w:noProof/>
                          <w:sz w:val="20"/>
                          <w:szCs w:val="20"/>
                        </w:rPr>
                        <w:drawing>
                          <wp:inline distT="114300" distB="114300" distL="114300" distR="114300" wp14:anchorId="6FE40898" wp14:editId="1A2AB09F">
                            <wp:extent cx="1907858" cy="2296182"/>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1907858" cy="2296182"/>
                                    </a:xfrm>
                                    <a:prstGeom prst="rect">
                                      <a:avLst/>
                                    </a:prstGeom>
                                    <a:ln/>
                                  </pic:spPr>
                                </pic:pic>
                              </a:graphicData>
                            </a:graphic>
                          </wp:inline>
                        </w:drawing>
                      </w:r>
                    </w:p>
                    <w:p w14:paraId="6CBD50EF" w14:textId="77777777" w:rsidR="005F76A6" w:rsidRDefault="005F76A6" w:rsidP="001D6C5E">
                      <w:pPr>
                        <w:spacing w:before="240" w:after="240"/>
                        <w:jc w:val="center"/>
                        <w:rPr>
                          <w:ins w:id="1319" w:author="Bo Shen" w:date="2023-03-07T20:08:00Z"/>
                          <w:sz w:val="20"/>
                          <w:szCs w:val="20"/>
                        </w:rPr>
                      </w:pPr>
                      <w:ins w:id="1320" w:author="Bo Shen" w:date="2023-03-07T20:08:00Z">
                        <w:r>
                          <w:rPr>
                            <w:sz w:val="20"/>
                            <w:szCs w:val="20"/>
                          </w:rPr>
                          <w:t>Figure 2A</w:t>
                        </w:r>
                      </w:ins>
                    </w:p>
                    <w:p w14:paraId="0AF4CF31" w14:textId="77777777" w:rsidR="005F76A6" w:rsidRDefault="005F76A6" w:rsidP="001D6C5E">
                      <w:pPr>
                        <w:jc w:val="center"/>
                      </w:pPr>
                    </w:p>
                  </w:txbxContent>
                </v:textbox>
              </v:shape>
            </w:pict>
          </mc:Fallback>
        </mc:AlternateContent>
      </w:r>
      <w:r>
        <w:rPr>
          <w:sz w:val="20"/>
          <w:szCs w:val="20"/>
        </w:rPr>
        <w:t xml:space="preserve">            </w:t>
      </w:r>
    </w:p>
    <w:p w14:paraId="3D080C7C" w14:textId="6DDB7259" w:rsidR="00EC6F31" w:rsidRDefault="00EC6F31" w:rsidP="005F76A6">
      <w:pPr>
        <w:spacing w:before="240" w:after="240"/>
        <w:ind w:left="720"/>
        <w:jc w:val="both"/>
        <w:rPr>
          <w:color w:val="0000FF"/>
          <w:sz w:val="20"/>
          <w:szCs w:val="20"/>
        </w:rPr>
      </w:pPr>
    </w:p>
    <w:p w14:paraId="78D3BBD2" w14:textId="12E1D0AB" w:rsidR="00EC6F31" w:rsidRDefault="00EC6F31">
      <w:pPr>
        <w:spacing w:before="240" w:after="240"/>
        <w:jc w:val="both"/>
        <w:rPr>
          <w:sz w:val="20"/>
          <w:szCs w:val="20"/>
        </w:rPr>
      </w:pPr>
    </w:p>
    <w:p w14:paraId="5FB8A607" w14:textId="175F48BB" w:rsidR="005F76A6" w:rsidRDefault="005F76A6">
      <w:pPr>
        <w:spacing w:before="240" w:after="240"/>
        <w:jc w:val="both"/>
        <w:rPr>
          <w:sz w:val="20"/>
          <w:szCs w:val="20"/>
        </w:rPr>
      </w:pPr>
    </w:p>
    <w:p w14:paraId="3D75F438" w14:textId="7126CA5A" w:rsidR="005F76A6" w:rsidRDefault="005F76A6">
      <w:pPr>
        <w:spacing w:before="240" w:after="240"/>
        <w:jc w:val="both"/>
        <w:rPr>
          <w:sz w:val="20"/>
          <w:szCs w:val="20"/>
        </w:rPr>
      </w:pPr>
    </w:p>
    <w:p w14:paraId="782DDFDE" w14:textId="12F24D8C" w:rsidR="005F76A6" w:rsidRDefault="005F76A6">
      <w:pPr>
        <w:spacing w:before="240" w:after="240"/>
        <w:jc w:val="both"/>
        <w:rPr>
          <w:sz w:val="20"/>
          <w:szCs w:val="20"/>
        </w:rPr>
      </w:pPr>
    </w:p>
    <w:p w14:paraId="7495BE1C" w14:textId="2FAB389A" w:rsidR="005F76A6" w:rsidRDefault="005F76A6">
      <w:pPr>
        <w:spacing w:before="240" w:after="240"/>
        <w:jc w:val="both"/>
        <w:rPr>
          <w:sz w:val="20"/>
          <w:szCs w:val="20"/>
        </w:rPr>
      </w:pPr>
    </w:p>
    <w:p w14:paraId="56A72C4F" w14:textId="665BADA9" w:rsidR="005F76A6" w:rsidRDefault="005F76A6">
      <w:pPr>
        <w:spacing w:before="240" w:after="240"/>
        <w:jc w:val="both"/>
        <w:rPr>
          <w:sz w:val="20"/>
          <w:szCs w:val="20"/>
        </w:rPr>
      </w:pPr>
    </w:p>
    <w:p w14:paraId="662219DD" w14:textId="45471B96" w:rsidR="005F76A6" w:rsidRDefault="005F76A6">
      <w:pPr>
        <w:spacing w:before="240" w:after="240"/>
        <w:jc w:val="both"/>
        <w:rPr>
          <w:ins w:id="1321" w:author="Bo Shen" w:date="2023-03-07T20:09:00Z"/>
          <w:sz w:val="20"/>
          <w:szCs w:val="20"/>
        </w:rPr>
      </w:pPr>
    </w:p>
    <w:p w14:paraId="53FA1D56" w14:textId="77777777" w:rsidR="005F76A6" w:rsidRDefault="005F76A6" w:rsidP="001D6C5E">
      <w:pPr>
        <w:spacing w:before="240" w:after="240"/>
        <w:jc w:val="both"/>
        <w:rPr>
          <w:sz w:val="20"/>
          <w:szCs w:val="20"/>
        </w:rPr>
      </w:pPr>
    </w:p>
    <w:p w14:paraId="6DD97221" w14:textId="77777777" w:rsidR="00EC6F31" w:rsidRDefault="001F7C64" w:rsidP="001D6C5E">
      <w:pPr>
        <w:spacing w:before="240" w:after="240"/>
        <w:jc w:val="both"/>
        <w:rPr>
          <w:b/>
          <w:sz w:val="20"/>
          <w:szCs w:val="20"/>
        </w:rPr>
      </w:pPr>
      <w:r>
        <w:rPr>
          <w:b/>
          <w:sz w:val="20"/>
          <w:szCs w:val="20"/>
        </w:rPr>
        <w:t xml:space="preserve">2) The main contribution of the manuscript is to integrate the characteristics of the </w:t>
      </w:r>
      <w:r>
        <w:rPr>
          <w:b/>
          <w:sz w:val="20"/>
          <w:szCs w:val="20"/>
        </w:rPr>
        <w:t>dynamic normalization model (Louie et al, 2011) and the winner-take-all behavior of recurrent circuit models that employ mutual inhibition (Wang, 2008), into a circuit motif that can flexibly switch between these two computations. The main ingredient for a</w:t>
      </w:r>
      <w:r>
        <w:rPr>
          <w:b/>
          <w:sz w:val="20"/>
          <w:szCs w:val="20"/>
        </w:rPr>
        <w:t>chieving this seems to be the dynamical 'gating' of the disinhibition, which produces a switch in the dynamics, from point-attractor-like 'stable' dynamics during value coding to saddle-point-like 'unstable' dynamics during categorical choice coding. While</w:t>
      </w:r>
      <w:r>
        <w:rPr>
          <w:b/>
          <w:sz w:val="20"/>
          <w:szCs w:val="20"/>
        </w:rPr>
        <w:t xml:space="preserve"> the specific use of disinhibition to switch </w:t>
      </w:r>
      <w:r>
        <w:rPr>
          <w:b/>
          <w:sz w:val="20"/>
          <w:szCs w:val="20"/>
        </w:rPr>
        <w:lastRenderedPageBreak/>
        <w:t>between these two computations is new, the authors fail to cite previous work that has explored similar ideas that are closely related to the results being presented in their study. It would be very useful if th</w:t>
      </w:r>
      <w:r>
        <w:rPr>
          <w:b/>
          <w:sz w:val="20"/>
          <w:szCs w:val="20"/>
        </w:rPr>
        <w:t>e authors can elaborate on the relationship between their work and some of these previous studies. I elaborate on this point in (a-b) below:</w:t>
      </w:r>
    </w:p>
    <w:p w14:paraId="49FC4C28" w14:textId="77777777" w:rsidR="00EC6F31" w:rsidRDefault="001F7C64" w:rsidP="001D6C5E">
      <w:pPr>
        <w:spacing w:before="240" w:after="240"/>
        <w:jc w:val="both"/>
        <w:rPr>
          <w:b/>
          <w:sz w:val="20"/>
          <w:szCs w:val="20"/>
        </w:rPr>
      </w:pPr>
      <w:r>
        <w:rPr>
          <w:b/>
          <w:sz w:val="20"/>
          <w:szCs w:val="20"/>
        </w:rPr>
        <w:t>2a) While the authors may be correct in claiming that RNM models based on mutual inhibition are incapable of relati</w:t>
      </w:r>
      <w:r>
        <w:rPr>
          <w:b/>
          <w:sz w:val="20"/>
          <w:szCs w:val="20"/>
        </w:rPr>
        <w:t>ve value coding, it has already been shown previously that RNM models characterized by mutual inhibition can be flexibly reconfigured to produce dynamical regimes other than those that just support WTA competition (</w:t>
      </w:r>
      <w:proofErr w:type="spellStart"/>
      <w:r>
        <w:rPr>
          <w:b/>
          <w:sz w:val="20"/>
          <w:szCs w:val="20"/>
        </w:rPr>
        <w:t>Machens</w:t>
      </w:r>
      <w:proofErr w:type="spellEnd"/>
      <w:r>
        <w:rPr>
          <w:b/>
          <w:sz w:val="20"/>
          <w:szCs w:val="20"/>
        </w:rPr>
        <w:t xml:space="preserve">, Romo &amp; Brody, 2005). Similar to </w:t>
      </w:r>
      <w:r>
        <w:rPr>
          <w:b/>
          <w:sz w:val="20"/>
          <w:szCs w:val="20"/>
        </w:rPr>
        <w:t xml:space="preserve">the behavior of the proposed model (Fig 9), the model by </w:t>
      </w:r>
      <w:proofErr w:type="spellStart"/>
      <w:r>
        <w:rPr>
          <w:b/>
          <w:sz w:val="20"/>
          <w:szCs w:val="20"/>
        </w:rPr>
        <w:t>Machens</w:t>
      </w:r>
      <w:proofErr w:type="spellEnd"/>
      <w:r>
        <w:rPr>
          <w:b/>
          <w:sz w:val="20"/>
          <w:szCs w:val="20"/>
        </w:rPr>
        <w:t xml:space="preserve"> and colleagues can flexibly switch between point-attractor dynamics (during stimulus encoding), line-attractor dynamics (during working memory), and saddle-point dynamics (during categorical </w:t>
      </w:r>
      <w:r>
        <w:rPr>
          <w:b/>
          <w:sz w:val="20"/>
          <w:szCs w:val="20"/>
        </w:rPr>
        <w:t>choice) depending on the task epoch. It achieves this via a flexible reconfiguration of the external inputs to the RNM. Therefore, the authors should acknowledge that the mechanism they propose may just be one of many potential ways in which a single circu</w:t>
      </w:r>
      <w:r>
        <w:rPr>
          <w:b/>
          <w:sz w:val="20"/>
          <w:szCs w:val="20"/>
        </w:rPr>
        <w:t xml:space="preserve">it motif is reconfigured to produce different task dynamics. This also brings into question their claim that the type of persistent activity produced by the model is "novel", which I don't believe it is (see </w:t>
      </w:r>
      <w:proofErr w:type="spellStart"/>
      <w:r>
        <w:rPr>
          <w:b/>
          <w:sz w:val="20"/>
          <w:szCs w:val="20"/>
        </w:rPr>
        <w:t>Machens</w:t>
      </w:r>
      <w:proofErr w:type="spellEnd"/>
      <w:r>
        <w:rPr>
          <w:b/>
          <w:sz w:val="20"/>
          <w:szCs w:val="20"/>
        </w:rPr>
        <w:t xml:space="preserve"> et al 2005 for the same line-attractor-b</w:t>
      </w:r>
      <w:r>
        <w:rPr>
          <w:b/>
          <w:sz w:val="20"/>
          <w:szCs w:val="20"/>
        </w:rPr>
        <w:t>ased mechanism for working memory)</w:t>
      </w:r>
    </w:p>
    <w:p w14:paraId="6F027139" w14:textId="1F6C1FEC" w:rsidR="00EC6F31" w:rsidRDefault="001F7C64" w:rsidP="001D6C5E">
      <w:pPr>
        <w:spacing w:before="240" w:after="240"/>
        <w:jc w:val="both"/>
        <w:rPr>
          <w:sz w:val="20"/>
          <w:szCs w:val="20"/>
        </w:rPr>
      </w:pPr>
      <w:r>
        <w:rPr>
          <w:sz w:val="20"/>
          <w:szCs w:val="20"/>
        </w:rPr>
        <w:t xml:space="preserve">We thank the Reviewer for pointing out the conceptual similarities between the LDDM and the </w:t>
      </w:r>
      <w:proofErr w:type="spellStart"/>
      <w:r>
        <w:rPr>
          <w:sz w:val="20"/>
          <w:szCs w:val="20"/>
        </w:rPr>
        <w:t>Machens</w:t>
      </w:r>
      <w:proofErr w:type="spellEnd"/>
      <w:r>
        <w:rPr>
          <w:sz w:val="20"/>
          <w:szCs w:val="20"/>
        </w:rPr>
        <w:t xml:space="preserve"> Romo Brody model, and now include a discussion of the link between the two early in the revised Discussion</w:t>
      </w:r>
      <w:ins w:id="1322" w:author="Bo Shen" w:date="2023-03-07T20:14:00Z">
        <w:r w:rsidR="00711CA1">
          <w:rPr>
            <w:sz w:val="20"/>
            <w:szCs w:val="20"/>
          </w:rPr>
          <w:t xml:space="preserve"> (p.</w:t>
        </w:r>
      </w:ins>
      <w:ins w:id="1323" w:author="Bo Shen" w:date="2023-03-07T20:15:00Z">
        <w:r w:rsidR="00F96EFA">
          <w:rPr>
            <w:sz w:val="20"/>
            <w:szCs w:val="20"/>
          </w:rPr>
          <w:t xml:space="preserve"> 34, lines 736-745</w:t>
        </w:r>
      </w:ins>
      <w:ins w:id="1324" w:author="Bo Shen" w:date="2023-03-07T20:14:00Z">
        <w:r w:rsidR="00711CA1">
          <w:rPr>
            <w:sz w:val="20"/>
            <w:szCs w:val="20"/>
          </w:rPr>
          <w:t>)</w:t>
        </w:r>
      </w:ins>
      <w:r>
        <w:rPr>
          <w:sz w:val="20"/>
          <w:szCs w:val="20"/>
        </w:rPr>
        <w:t>. Please see response to recommendations below for a more detailed discussion of this point.</w:t>
      </w:r>
    </w:p>
    <w:p w14:paraId="4BBE779D" w14:textId="77777777" w:rsidR="00EC6F31" w:rsidRDefault="00EC6F31" w:rsidP="001D6C5E">
      <w:pPr>
        <w:spacing w:before="240" w:after="240"/>
        <w:jc w:val="both"/>
        <w:rPr>
          <w:sz w:val="20"/>
          <w:szCs w:val="20"/>
        </w:rPr>
      </w:pPr>
    </w:p>
    <w:p w14:paraId="64FFAF0E" w14:textId="77777777" w:rsidR="00EC6F31" w:rsidRDefault="001F7C64" w:rsidP="001D6C5E">
      <w:pPr>
        <w:spacing w:before="240" w:after="240"/>
        <w:jc w:val="both"/>
        <w:rPr>
          <w:sz w:val="20"/>
          <w:szCs w:val="20"/>
        </w:rPr>
      </w:pPr>
      <w:r>
        <w:rPr>
          <w:b/>
          <w:sz w:val="20"/>
          <w:szCs w:val="20"/>
        </w:rPr>
        <w:t xml:space="preserve">2b) The authors also fail to cite or describe their work in relation to previous work that has used disinhibition-based circuit motifs to achieve all 3 </w:t>
      </w:r>
      <w:r>
        <w:rPr>
          <w:b/>
          <w:sz w:val="20"/>
          <w:szCs w:val="20"/>
        </w:rPr>
        <w:t>proposed functions of their model - (</w:t>
      </w:r>
      <w:proofErr w:type="spellStart"/>
      <w:r>
        <w:rPr>
          <w:b/>
          <w:sz w:val="20"/>
          <w:szCs w:val="20"/>
        </w:rPr>
        <w:t>i</w:t>
      </w:r>
      <w:proofErr w:type="spellEnd"/>
      <w:r>
        <w:rPr>
          <w:b/>
          <w:sz w:val="20"/>
          <w:szCs w:val="20"/>
        </w:rPr>
        <w:t>) divisive normalization (Litwin-Kumar et al, 2016), (ii) flexible gating/decision making (Yang et al, 2016), and working memory maintenance (Kim &amp; Sejnowski,2021)</w:t>
      </w:r>
    </w:p>
    <w:p w14:paraId="3FEB90F1" w14:textId="07987A33" w:rsidR="00EC6F31" w:rsidRDefault="001F7C64" w:rsidP="001D6C5E">
      <w:pPr>
        <w:spacing w:before="240" w:after="240"/>
        <w:jc w:val="both"/>
        <w:rPr>
          <w:sz w:val="20"/>
          <w:szCs w:val="20"/>
        </w:rPr>
      </w:pPr>
      <w:r>
        <w:rPr>
          <w:sz w:val="20"/>
          <w:szCs w:val="20"/>
        </w:rPr>
        <w:t>The Reviewer notes several relevant papers, and we hav</w:t>
      </w:r>
      <w:r>
        <w:rPr>
          <w:sz w:val="20"/>
          <w:szCs w:val="20"/>
        </w:rPr>
        <w:t>e now discussed them and their relationship to the LDDM in a revised Discussion section</w:t>
      </w:r>
      <w:ins w:id="1325" w:author="Bo Shen" w:date="2023-03-07T20:16:00Z">
        <w:r w:rsidR="00030A59">
          <w:rPr>
            <w:sz w:val="20"/>
            <w:szCs w:val="20"/>
          </w:rPr>
          <w:t xml:space="preserve"> (pp. </w:t>
        </w:r>
      </w:ins>
      <w:ins w:id="1326" w:author="Bo Shen" w:date="2023-03-07T20:17:00Z">
        <w:r w:rsidR="00030A59">
          <w:rPr>
            <w:sz w:val="20"/>
            <w:szCs w:val="20"/>
          </w:rPr>
          <w:t>31-32</w:t>
        </w:r>
      </w:ins>
      <w:ins w:id="1327" w:author="Bo Shen" w:date="2023-03-07T20:16:00Z">
        <w:r w:rsidR="00030A59">
          <w:rPr>
            <w:sz w:val="20"/>
            <w:szCs w:val="20"/>
          </w:rPr>
          <w:t>)</w:t>
        </w:r>
      </w:ins>
      <w:r>
        <w:rPr>
          <w:sz w:val="20"/>
          <w:szCs w:val="20"/>
        </w:rPr>
        <w:t>. Please see response to recommendations below for a more details.</w:t>
      </w:r>
    </w:p>
    <w:p w14:paraId="4B2433C2" w14:textId="77777777" w:rsidR="00EC6F31" w:rsidRDefault="00EC6F31" w:rsidP="001D6C5E">
      <w:pPr>
        <w:spacing w:before="240" w:after="240"/>
        <w:jc w:val="both"/>
        <w:rPr>
          <w:b/>
          <w:sz w:val="20"/>
          <w:szCs w:val="20"/>
        </w:rPr>
      </w:pPr>
    </w:p>
    <w:p w14:paraId="46E27AE2" w14:textId="77777777" w:rsidR="00EC6F31" w:rsidRDefault="001F7C64" w:rsidP="001D6C5E">
      <w:pPr>
        <w:spacing w:before="240" w:after="240"/>
        <w:jc w:val="both"/>
        <w:rPr>
          <w:b/>
          <w:sz w:val="20"/>
          <w:szCs w:val="20"/>
        </w:rPr>
      </w:pPr>
      <w:r>
        <w:rPr>
          <w:b/>
          <w:sz w:val="20"/>
          <w:szCs w:val="20"/>
        </w:rPr>
        <w:t>Reviewer #3 (Recommendations for the authors):</w:t>
      </w:r>
    </w:p>
    <w:p w14:paraId="79910F08" w14:textId="77777777" w:rsidR="00EC6F31" w:rsidRDefault="001F7C64" w:rsidP="001D6C5E">
      <w:pPr>
        <w:spacing w:before="240" w:after="240"/>
        <w:jc w:val="both"/>
        <w:rPr>
          <w:b/>
          <w:sz w:val="20"/>
          <w:szCs w:val="20"/>
        </w:rPr>
      </w:pPr>
      <w:r>
        <w:rPr>
          <w:b/>
          <w:sz w:val="20"/>
          <w:szCs w:val="20"/>
        </w:rPr>
        <w:t>1) I think the authors will have to rewrit</w:t>
      </w:r>
      <w:r>
        <w:rPr>
          <w:b/>
          <w:sz w:val="20"/>
          <w:szCs w:val="20"/>
        </w:rPr>
        <w:t>e parts of the manuscript to address the major concerns I raise in the public review - (</w:t>
      </w:r>
      <w:proofErr w:type="spellStart"/>
      <w:r>
        <w:rPr>
          <w:b/>
          <w:sz w:val="20"/>
          <w:szCs w:val="20"/>
        </w:rPr>
        <w:t>i</w:t>
      </w:r>
      <w:proofErr w:type="spellEnd"/>
      <w:r>
        <w:rPr>
          <w:b/>
          <w:sz w:val="20"/>
          <w:szCs w:val="20"/>
        </w:rPr>
        <w:t xml:space="preserve">) </w:t>
      </w:r>
      <w:proofErr w:type="gramStart"/>
      <w:r>
        <w:rPr>
          <w:b/>
          <w:sz w:val="20"/>
          <w:szCs w:val="20"/>
        </w:rPr>
        <w:t>especially</w:t>
      </w:r>
      <w:proofErr w:type="gramEnd"/>
      <w:r>
        <w:rPr>
          <w:b/>
          <w:sz w:val="20"/>
          <w:szCs w:val="20"/>
        </w:rPr>
        <w:t xml:space="preserve"> to clarify the precise interpretation of the single key parameter that determines the behavior of the model, and (ii) point out the connection to previous</w:t>
      </w:r>
      <w:r>
        <w:rPr>
          <w:b/>
          <w:sz w:val="20"/>
          <w:szCs w:val="20"/>
        </w:rPr>
        <w:t xml:space="preserve"> work (</w:t>
      </w:r>
      <w:proofErr w:type="spellStart"/>
      <w:r>
        <w:rPr>
          <w:b/>
          <w:sz w:val="20"/>
          <w:szCs w:val="20"/>
        </w:rPr>
        <w:t>Machens</w:t>
      </w:r>
      <w:proofErr w:type="spellEnd"/>
      <w:r>
        <w:rPr>
          <w:b/>
          <w:sz w:val="20"/>
          <w:szCs w:val="20"/>
        </w:rPr>
        <w:t xml:space="preserve"> et al 2005, Yang et al, 2016, Litwin-Kumar et al 2016) emphasizing the specific ways in which their work is an advance on these previous studies.</w:t>
      </w:r>
    </w:p>
    <w:p w14:paraId="4CFAAB6E" w14:textId="77777777" w:rsidR="00EC6F31" w:rsidRDefault="001F7C64" w:rsidP="001D6C5E">
      <w:pPr>
        <w:spacing w:before="240" w:after="240"/>
        <w:jc w:val="both"/>
        <w:rPr>
          <w:sz w:val="20"/>
          <w:szCs w:val="20"/>
        </w:rPr>
      </w:pPr>
      <w:r>
        <w:rPr>
          <w:sz w:val="20"/>
          <w:szCs w:val="20"/>
        </w:rPr>
        <w:t>We thank the Reviewer for these suggestions, and have significantly rewritten parts of the manu</w:t>
      </w:r>
      <w:r>
        <w:rPr>
          <w:sz w:val="20"/>
          <w:szCs w:val="20"/>
        </w:rPr>
        <w:t>script to address these concerns.</w:t>
      </w:r>
    </w:p>
    <w:p w14:paraId="478F68D0" w14:textId="570C9790" w:rsidR="00EC6F31" w:rsidRDefault="001F7C64" w:rsidP="001D6C5E">
      <w:pPr>
        <w:spacing w:before="240" w:after="240"/>
        <w:jc w:val="both"/>
        <w:rPr>
          <w:sz w:val="20"/>
          <w:szCs w:val="20"/>
          <w:highlight w:val="yellow"/>
        </w:rPr>
      </w:pPr>
      <w:r>
        <w:rPr>
          <w:sz w:val="20"/>
          <w:szCs w:val="20"/>
        </w:rPr>
        <w:t xml:space="preserve">One major point was the conceptual interpretation of the </w:t>
      </w:r>
      <m:oMath>
        <m:r>
          <w:ins w:id="1328" w:author="Bo Shen" w:date="2023-03-07T10:32:00Z">
            <w:rPr>
              <w:rFonts w:ascii="Cambria Math" w:hAnsi="Cambria Math"/>
              <w:sz w:val="20"/>
              <w:szCs w:val="20"/>
            </w:rPr>
            <m:t>β</m:t>
          </w:ins>
        </m:r>
      </m:oMath>
      <w:ins w:id="1329" w:author="Bo Shen" w:date="2023-03-07T10:32:00Z">
        <w:r w:rsidR="00761945" w:rsidDel="00761945">
          <w:rPr>
            <w:sz w:val="20"/>
            <w:szCs w:val="20"/>
          </w:rPr>
          <w:t xml:space="preserve"> </w:t>
        </w:r>
      </w:ins>
      <w:del w:id="1330" w:author="Bo Shen" w:date="2023-03-07T10:32:00Z">
        <w:r w:rsidDel="00761945">
          <w:rPr>
            <w:sz w:val="20"/>
            <w:szCs w:val="20"/>
          </w:rPr>
          <w:delText xml:space="preserve">Beta </w:delText>
        </w:r>
      </w:del>
      <w:r>
        <w:rPr>
          <w:sz w:val="20"/>
          <w:szCs w:val="20"/>
        </w:rPr>
        <w:t xml:space="preserve">parameter, which in the LDDM controls the degree of disinhibitory drive in the network and consequently governs the shift between value </w:t>
      </w:r>
      <w:r>
        <w:rPr>
          <w:sz w:val="20"/>
          <w:szCs w:val="20"/>
        </w:rPr>
        <w:t>representation and WTA selection</w:t>
      </w:r>
      <w:ins w:id="1331" w:author="Bo Shen" w:date="2023-03-07T20:18:00Z">
        <w:r w:rsidR="00513CF7">
          <w:rPr>
            <w:sz w:val="20"/>
            <w:szCs w:val="20"/>
          </w:rPr>
          <w:t>,</w:t>
        </w:r>
      </w:ins>
      <w:del w:id="1332" w:author="Bo Shen" w:date="2023-03-07T20:18:00Z">
        <w:r w:rsidDel="00513CF7">
          <w:rPr>
            <w:sz w:val="20"/>
            <w:szCs w:val="20"/>
          </w:rPr>
          <w:delText>.</w:delText>
        </w:r>
      </w:del>
      <w:r>
        <w:rPr>
          <w:sz w:val="20"/>
          <w:szCs w:val="20"/>
        </w:rPr>
        <w:t xml:space="preserve"> </w:t>
      </w:r>
      <w:ins w:id="1333" w:author="Bo Shen" w:date="2023-03-07T20:18:00Z">
        <w:r w:rsidR="00513CF7">
          <w:rPr>
            <w:sz w:val="20"/>
            <w:szCs w:val="20"/>
          </w:rPr>
          <w:t>a</w:t>
        </w:r>
      </w:ins>
      <w:del w:id="1334" w:author="Bo Shen" w:date="2023-03-07T20:18:00Z">
        <w:r w:rsidDel="00513CF7">
          <w:rPr>
            <w:sz w:val="20"/>
            <w:szCs w:val="20"/>
          </w:rPr>
          <w:delText>A</w:delText>
        </w:r>
      </w:del>
      <w:r>
        <w:rPr>
          <w:sz w:val="20"/>
          <w:szCs w:val="20"/>
        </w:rPr>
        <w:t xml:space="preserve">s explained in the response to Public Review </w:t>
      </w:r>
      <w:del w:id="1335" w:author="Bo Shen" w:date="2023-03-07T20:18:00Z">
        <w:r w:rsidDel="00513CF7">
          <w:rPr>
            <w:sz w:val="20"/>
            <w:szCs w:val="20"/>
          </w:rPr>
          <w:delText>(</w:delText>
        </w:r>
      </w:del>
      <w:r>
        <w:rPr>
          <w:sz w:val="20"/>
          <w:szCs w:val="20"/>
        </w:rPr>
        <w:t>above</w:t>
      </w:r>
      <w:del w:id="1336" w:author="Bo Shen" w:date="2023-03-07T20:18:00Z">
        <w:r w:rsidDel="00513CF7">
          <w:rPr>
            <w:sz w:val="20"/>
            <w:szCs w:val="20"/>
          </w:rPr>
          <w:delText>)</w:delText>
        </w:r>
      </w:del>
      <w:ins w:id="1337" w:author="Bo Shen" w:date="2023-03-07T20:18:00Z">
        <w:r w:rsidR="00513CF7">
          <w:rPr>
            <w:sz w:val="20"/>
            <w:szCs w:val="20"/>
          </w:rPr>
          <w:t>.</w:t>
        </w:r>
      </w:ins>
      <w:del w:id="1338" w:author="Bo Shen" w:date="2023-03-07T20:18:00Z">
        <w:r w:rsidDel="00513CF7">
          <w:rPr>
            <w:sz w:val="20"/>
            <w:szCs w:val="20"/>
          </w:rPr>
          <w:delText xml:space="preserve"> </w:delText>
        </w:r>
        <w:r w:rsidDel="00513CF7">
          <w:rPr>
            <w:sz w:val="20"/>
            <w:szCs w:val="20"/>
            <w:highlight w:val="yellow"/>
          </w:rPr>
          <w:delText>[FINISH]</w:delText>
        </w:r>
      </w:del>
    </w:p>
    <w:p w14:paraId="63B4C2D6" w14:textId="01B87014" w:rsidR="00EC6F31" w:rsidRDefault="001F7C64" w:rsidP="001D6C5E">
      <w:pPr>
        <w:spacing w:before="240" w:after="240"/>
        <w:jc w:val="both"/>
        <w:rPr>
          <w:sz w:val="20"/>
          <w:szCs w:val="20"/>
        </w:rPr>
      </w:pPr>
      <w:r>
        <w:rPr>
          <w:sz w:val="20"/>
          <w:szCs w:val="20"/>
        </w:rPr>
        <w:t xml:space="preserve">The Reviewer rightly points out connections to past literature, both in terms of the </w:t>
      </w:r>
      <w:proofErr w:type="spellStart"/>
      <w:r>
        <w:rPr>
          <w:sz w:val="20"/>
          <w:szCs w:val="20"/>
        </w:rPr>
        <w:t>Machens</w:t>
      </w:r>
      <w:proofErr w:type="spellEnd"/>
      <w:r>
        <w:rPr>
          <w:sz w:val="20"/>
          <w:szCs w:val="20"/>
        </w:rPr>
        <w:t xml:space="preserve"> et al mutual inhibition model and its flexible dynamic states a</w:t>
      </w:r>
      <w:r>
        <w:rPr>
          <w:sz w:val="20"/>
          <w:szCs w:val="20"/>
        </w:rPr>
        <w:t xml:space="preserve">nd other existing models with disinhibitory motifs that share some functions with the LDDM. Regarding the </w:t>
      </w:r>
      <w:proofErr w:type="spellStart"/>
      <w:r>
        <w:rPr>
          <w:sz w:val="20"/>
          <w:szCs w:val="20"/>
        </w:rPr>
        <w:t>Machens</w:t>
      </w:r>
      <w:proofErr w:type="spellEnd"/>
      <w:r>
        <w:rPr>
          <w:sz w:val="20"/>
          <w:szCs w:val="20"/>
        </w:rPr>
        <w:t xml:space="preserve"> model, it is an important related model: like the LDDM, it models a decision process with mutual inhibition as the key competitive mechanism, </w:t>
      </w:r>
      <w:r>
        <w:rPr>
          <w:sz w:val="20"/>
          <w:szCs w:val="20"/>
        </w:rPr>
        <w:t xml:space="preserve">and it can flexibly reconfigure its dynamics to </w:t>
      </w:r>
      <w:r>
        <w:rPr>
          <w:sz w:val="20"/>
          <w:szCs w:val="20"/>
        </w:rPr>
        <w:lastRenderedPageBreak/>
        <w:t>transition from stimulus encoding (point attractor) to working memory (line attractor) to WTA selection (saddle</w:t>
      </w:r>
      <w:ins w:id="1339" w:author="Bo Shen" w:date="2023-03-07T20:19:00Z">
        <w:r w:rsidR="002C2F22">
          <w:rPr>
            <w:sz w:val="20"/>
            <w:szCs w:val="20"/>
          </w:rPr>
          <w:t xml:space="preserve"> </w:t>
        </w:r>
      </w:ins>
      <w:r>
        <w:rPr>
          <w:sz w:val="20"/>
          <w:szCs w:val="20"/>
        </w:rPr>
        <w:t xml:space="preserve">point). We do note that there are some key differences between the LDDM and the </w:t>
      </w:r>
      <w:proofErr w:type="spellStart"/>
      <w:r>
        <w:rPr>
          <w:sz w:val="20"/>
          <w:szCs w:val="20"/>
        </w:rPr>
        <w:t>Machens</w:t>
      </w:r>
      <w:proofErr w:type="spellEnd"/>
      <w:r>
        <w:rPr>
          <w:sz w:val="20"/>
          <w:szCs w:val="20"/>
        </w:rPr>
        <w:t xml:space="preserve"> model: (</w:t>
      </w:r>
      <w:r>
        <w:rPr>
          <w:sz w:val="20"/>
          <w:szCs w:val="20"/>
        </w:rPr>
        <w:t>1) it models a sequential two-interval decision rather than a simultaneous decision, (2) while it achieves a reconfiguration of state via changes in external input, as in the LDDM’s top down activation of disinhibition, it requires a distinct switch in fun</w:t>
      </w:r>
      <w:r>
        <w:rPr>
          <w:sz w:val="20"/>
          <w:szCs w:val="20"/>
        </w:rPr>
        <w:t xml:space="preserve">ctional connectivity between inputs and decision circuit elements, and (3) disinhibition plays an ancillary rather than central role (it is presented as a possible input-switching mechanism). We have added new text about the </w:t>
      </w:r>
      <w:proofErr w:type="spellStart"/>
      <w:r>
        <w:rPr>
          <w:sz w:val="20"/>
          <w:szCs w:val="20"/>
        </w:rPr>
        <w:t>Machens</w:t>
      </w:r>
      <w:proofErr w:type="spellEnd"/>
      <w:r>
        <w:rPr>
          <w:sz w:val="20"/>
          <w:szCs w:val="20"/>
        </w:rPr>
        <w:t xml:space="preserve"> et al model in the Disc</w:t>
      </w:r>
      <w:r>
        <w:rPr>
          <w:sz w:val="20"/>
          <w:szCs w:val="20"/>
        </w:rPr>
        <w:t>ussion section</w:t>
      </w:r>
      <w:ins w:id="1340" w:author="Bo Shen" w:date="2023-03-07T20:23:00Z">
        <w:r w:rsidR="002C2F22">
          <w:rPr>
            <w:sz w:val="20"/>
            <w:szCs w:val="20"/>
          </w:rPr>
          <w:t xml:space="preserve"> (p. 43, lines </w:t>
        </w:r>
      </w:ins>
      <w:ins w:id="1341" w:author="Bo Shen" w:date="2023-03-07T20:24:00Z">
        <w:r w:rsidR="002C2F22">
          <w:rPr>
            <w:sz w:val="20"/>
            <w:szCs w:val="20"/>
          </w:rPr>
          <w:t>736-745</w:t>
        </w:r>
      </w:ins>
      <w:ins w:id="1342" w:author="Bo Shen" w:date="2023-03-07T20:23:00Z">
        <w:r w:rsidR="002C2F22">
          <w:rPr>
            <w:sz w:val="20"/>
            <w:szCs w:val="20"/>
          </w:rPr>
          <w:t>)</w:t>
        </w:r>
      </w:ins>
      <w:r>
        <w:rPr>
          <w:sz w:val="20"/>
          <w:szCs w:val="20"/>
        </w:rPr>
        <w:t>:</w:t>
      </w:r>
    </w:p>
    <w:p w14:paraId="28A36C54" w14:textId="7CAE3DAC" w:rsidR="00EC6F31" w:rsidRDefault="001F7C64" w:rsidP="00F12646">
      <w:pPr>
        <w:ind w:left="720" w:right="720"/>
        <w:jc w:val="both"/>
        <w:rPr>
          <w:sz w:val="20"/>
          <w:szCs w:val="20"/>
        </w:rPr>
      </w:pPr>
      <w:r>
        <w:rPr>
          <w:sz w:val="20"/>
          <w:szCs w:val="20"/>
        </w:rPr>
        <w:t xml:space="preserve">“The LDDM achieves the flexible reconfiguration of dynamical regimes from normalized value coding to WTA selection dynamics by a broad, initially non-selective disinhibition. Similar reconfiguration has been achieved </w:t>
      </w:r>
      <w:r>
        <w:rPr>
          <w:sz w:val="20"/>
          <w:szCs w:val="20"/>
        </w:rPr>
        <w:t>by other circuit mechanisms. For example, a mutual inhibition network can capture the different regimes of sequential two-interval decision-making – stimulus loading, working memory, and comparison – by assuming a flexible reconfiguration of external input</w:t>
      </w:r>
      <w:r>
        <w:rPr>
          <w:sz w:val="20"/>
          <w:szCs w:val="20"/>
        </w:rPr>
        <w:t>s (</w:t>
      </w:r>
      <w:proofErr w:type="spellStart"/>
      <w:r>
        <w:rPr>
          <w:sz w:val="20"/>
          <w:szCs w:val="20"/>
        </w:rPr>
        <w:t>Machens</w:t>
      </w:r>
      <w:proofErr w:type="spellEnd"/>
      <w:ins w:id="1343" w:author="Bo Shen" w:date="2023-03-07T20:22:00Z">
        <w:r w:rsidR="002C2F22">
          <w:rPr>
            <w:sz w:val="20"/>
            <w:szCs w:val="20"/>
          </w:rPr>
          <w:t xml:space="preserve"> </w:t>
        </w:r>
      </w:ins>
      <w:del w:id="1344" w:author="Bo Shen" w:date="2023-03-07T20:22:00Z">
        <w:r w:rsidDel="002C2F22">
          <w:rPr>
            <w:sz w:val="20"/>
            <w:szCs w:val="20"/>
          </w:rPr>
          <w:delText xml:space="preserve">, </w:delText>
        </w:r>
      </w:del>
      <w:ins w:id="1345" w:author="Bo Shen" w:date="2023-03-07T20:21:00Z">
        <w:r w:rsidR="002C2F22">
          <w:rPr>
            <w:sz w:val="20"/>
            <w:szCs w:val="20"/>
          </w:rPr>
          <w:t>et al.</w:t>
        </w:r>
      </w:ins>
      <w:ins w:id="1346" w:author="Bo Shen" w:date="2023-03-07T20:22:00Z">
        <w:r w:rsidR="002C2F22">
          <w:rPr>
            <w:sz w:val="20"/>
            <w:szCs w:val="20"/>
          </w:rPr>
          <w:t xml:space="preserve">, </w:t>
        </w:r>
      </w:ins>
      <w:r>
        <w:rPr>
          <w:sz w:val="20"/>
          <w:szCs w:val="20"/>
        </w:rPr>
        <w:t>2005). Similar to the LDDM, this model can transit between point attractor (initial stimulus encoding), line attractor (working memory), and saddle point (comparison) dynamics, though it captures a sequential rather than a simultaneous</w:t>
      </w:r>
      <w:r>
        <w:rPr>
          <w:sz w:val="20"/>
          <w:szCs w:val="20"/>
        </w:rPr>
        <w:t xml:space="preserve"> decision process. Interestingly, disinhibition may also play a role in this model, providing a theoretical mechanism to switch the routing of external inputs within the circuit.”</w:t>
      </w:r>
    </w:p>
    <w:p w14:paraId="207F8B2A" w14:textId="77777777" w:rsidR="00EC6F31" w:rsidRDefault="00EC6F31" w:rsidP="00F12646">
      <w:pPr>
        <w:ind w:left="720" w:right="720"/>
        <w:jc w:val="both"/>
        <w:rPr>
          <w:sz w:val="20"/>
          <w:szCs w:val="20"/>
        </w:rPr>
      </w:pPr>
    </w:p>
    <w:p w14:paraId="580A8A05" w14:textId="4DE3EC35" w:rsidR="00EC6F31" w:rsidRDefault="001F7C64">
      <w:pPr>
        <w:jc w:val="both"/>
        <w:rPr>
          <w:sz w:val="20"/>
          <w:szCs w:val="20"/>
        </w:rPr>
        <w:pPrChange w:id="1347" w:author="Bo Shen" w:date="2023-03-07T11:51:00Z">
          <w:pPr/>
        </w:pPrChange>
      </w:pPr>
      <w:r>
        <w:rPr>
          <w:sz w:val="20"/>
          <w:szCs w:val="20"/>
        </w:rPr>
        <w:t>As the Reviewer notes, there are existing models that show a link between d</w:t>
      </w:r>
      <w:r>
        <w:rPr>
          <w:sz w:val="20"/>
          <w:szCs w:val="20"/>
        </w:rPr>
        <w:t>isinhibition and functions integrated together in the LDDM (divisive normalization, working memory, and gating/selection). We agree that it is important to relate the LDDM to prior work, and have added new text to the Discussion that discusses the relevant</w:t>
      </w:r>
      <w:r>
        <w:rPr>
          <w:sz w:val="20"/>
          <w:szCs w:val="20"/>
        </w:rPr>
        <w:t xml:space="preserve"> models raised by the reviewer (Litwin-Kumar et al, Kim and </w:t>
      </w:r>
      <w:proofErr w:type="spellStart"/>
      <w:r>
        <w:rPr>
          <w:sz w:val="20"/>
          <w:szCs w:val="20"/>
        </w:rPr>
        <w:t>Sejnowski</w:t>
      </w:r>
      <w:proofErr w:type="spellEnd"/>
      <w:r>
        <w:rPr>
          <w:sz w:val="20"/>
          <w:szCs w:val="20"/>
        </w:rPr>
        <w:t>, Yang et al) as well as other predecessor literature</w:t>
      </w:r>
      <w:ins w:id="1348" w:author="Bo Shen" w:date="2023-03-07T20:24:00Z">
        <w:r w:rsidR="002C2F22">
          <w:rPr>
            <w:sz w:val="20"/>
            <w:szCs w:val="20"/>
          </w:rPr>
          <w:t xml:space="preserve"> (pp. 31-32, lines 682-706)</w:t>
        </w:r>
      </w:ins>
      <w:r>
        <w:rPr>
          <w:sz w:val="20"/>
          <w:szCs w:val="20"/>
        </w:rPr>
        <w:t>:</w:t>
      </w:r>
    </w:p>
    <w:p w14:paraId="275DD1C3" w14:textId="77777777" w:rsidR="00EC6F31" w:rsidRDefault="00EC6F31" w:rsidP="00F12646">
      <w:pPr>
        <w:jc w:val="both"/>
        <w:rPr>
          <w:sz w:val="20"/>
          <w:szCs w:val="20"/>
        </w:rPr>
      </w:pPr>
    </w:p>
    <w:p w14:paraId="5544E78D" w14:textId="77777777" w:rsidR="00EC6F31" w:rsidRDefault="001F7C64" w:rsidP="00F12646">
      <w:pPr>
        <w:ind w:left="720" w:right="720"/>
        <w:jc w:val="both"/>
        <w:rPr>
          <w:sz w:val="20"/>
          <w:szCs w:val="20"/>
        </w:rPr>
      </w:pPr>
      <w:r>
        <w:rPr>
          <w:sz w:val="20"/>
          <w:szCs w:val="20"/>
        </w:rPr>
        <w:t xml:space="preserve">“Disinhibition has been previously linked in separate models to computational functions </w:t>
      </w:r>
      <w:r>
        <w:rPr>
          <w:sz w:val="20"/>
          <w:szCs w:val="20"/>
        </w:rPr>
        <w:t>exhibited together by the LDDM. For example, the top-down control of normalization via disinhibition mirrors recently proposed mechanisms for flexible modulation of contextual processing in sensory circuits (Coen-</w:t>
      </w:r>
      <w:proofErr w:type="spellStart"/>
      <w:r>
        <w:rPr>
          <w:sz w:val="20"/>
          <w:szCs w:val="20"/>
        </w:rPr>
        <w:t>Cagli</w:t>
      </w:r>
      <w:proofErr w:type="spellEnd"/>
      <w:r>
        <w:rPr>
          <w:sz w:val="20"/>
          <w:szCs w:val="20"/>
        </w:rPr>
        <w:t xml:space="preserve"> et al., 2012, 2015; Schwartz &amp; Coen-</w:t>
      </w:r>
      <w:proofErr w:type="spellStart"/>
      <w:r>
        <w:rPr>
          <w:sz w:val="20"/>
          <w:szCs w:val="20"/>
        </w:rPr>
        <w:t>C</w:t>
      </w:r>
      <w:r>
        <w:rPr>
          <w:sz w:val="20"/>
          <w:szCs w:val="20"/>
        </w:rPr>
        <w:t>agli</w:t>
      </w:r>
      <w:proofErr w:type="spellEnd"/>
      <w:r>
        <w:rPr>
          <w:sz w:val="20"/>
          <w:szCs w:val="20"/>
        </w:rPr>
        <w:t>, 2013) and input-scaled disinhibition implements a self-sparing (donut-like) inhibition motif central to midbrain models of categorical selection (Mahajan &amp; Mysore, 2022; Mysore &amp; Kothari, 2020). The micro-circuit structure underlying donut-like inhib</w:t>
      </w:r>
      <w:r>
        <w:rPr>
          <w:sz w:val="20"/>
          <w:szCs w:val="20"/>
        </w:rPr>
        <w:t>ition has been revealed as a mechanism of localized disinhibition from the VIP neurons to the PV/SST neurons in the cortex (</w:t>
      </w:r>
      <w:proofErr w:type="spellStart"/>
      <w:r>
        <w:rPr>
          <w:sz w:val="20"/>
          <w:szCs w:val="20"/>
        </w:rPr>
        <w:t>Karnani</w:t>
      </w:r>
      <w:proofErr w:type="spellEnd"/>
      <w:r>
        <w:rPr>
          <w:sz w:val="20"/>
          <w:szCs w:val="20"/>
        </w:rPr>
        <w:t xml:space="preserve"> et al., 2016). Dendritic disinhibition can serve as a circuit mechanism for flexible information routing, gating on specific</w:t>
      </w:r>
      <w:r>
        <w:rPr>
          <w:sz w:val="20"/>
          <w:szCs w:val="20"/>
        </w:rPr>
        <w:t xml:space="preserve"> inputs to a circuit while gating off other pathways (Yang et al., 2016). A computational model employing dendritic disinhibition captures flexible behavior in a context-dependent decision task; however, disinhibition plays a different role in this model (</w:t>
      </w:r>
      <w:r>
        <w:rPr>
          <w:sz w:val="20"/>
          <w:szCs w:val="20"/>
        </w:rPr>
        <w:t xml:space="preserve">context-dependent input gating) and in the LDDM (transition from value coding to WTA selection and mutual competition). In addition, PV neuron activation within a disinhibitory circuit motif can produce a divisive normalization of tuning curves in a model </w:t>
      </w:r>
      <w:r>
        <w:rPr>
          <w:sz w:val="20"/>
          <w:szCs w:val="20"/>
        </w:rPr>
        <w:t>of visual cortex (Litwin-Kumar et al., 2016). This division can arise from different circuit mechanisms, such as reduced tuned input and firing rate nonlinearities. Finally, disinhibition has also been proposed to underlie the long timescales of informatio</w:t>
      </w:r>
      <w:r>
        <w:rPr>
          <w:sz w:val="20"/>
          <w:szCs w:val="20"/>
        </w:rPr>
        <w:t xml:space="preserve">n processing seen in working memory, as enhancing inhibitory-to-inhibitory connections stabilizes temporal dynamics and improves working memory performance in recurrent neural networks (R. Kim &amp; </w:t>
      </w:r>
      <w:proofErr w:type="spellStart"/>
      <w:r>
        <w:rPr>
          <w:sz w:val="20"/>
          <w:szCs w:val="20"/>
        </w:rPr>
        <w:t>Sejnowski</w:t>
      </w:r>
      <w:proofErr w:type="spellEnd"/>
      <w:r>
        <w:rPr>
          <w:sz w:val="20"/>
          <w:szCs w:val="20"/>
        </w:rPr>
        <w:t>, 2021). One notable difference between previous res</w:t>
      </w:r>
      <w:r>
        <w:rPr>
          <w:sz w:val="20"/>
          <w:szCs w:val="20"/>
        </w:rPr>
        <w:t>earch and our current work is that disinhibition in past models typically contributes to a specific function (</w:t>
      </w:r>
      <w:proofErr w:type="gramStart"/>
      <w:r>
        <w:rPr>
          <w:sz w:val="20"/>
          <w:szCs w:val="20"/>
        </w:rPr>
        <w:t>e.g.</w:t>
      </w:r>
      <w:proofErr w:type="gramEnd"/>
      <w:r>
        <w:rPr>
          <w:sz w:val="20"/>
          <w:szCs w:val="20"/>
        </w:rPr>
        <w:t xml:space="preserve"> input gating, categorical selection, working </w:t>
      </w:r>
      <w:proofErr w:type="spellStart"/>
      <w:r>
        <w:rPr>
          <w:sz w:val="20"/>
          <w:szCs w:val="20"/>
        </w:rPr>
        <w:t>memoery</w:t>
      </w:r>
      <w:proofErr w:type="spellEnd"/>
      <w:r>
        <w:rPr>
          <w:sz w:val="20"/>
          <w:szCs w:val="20"/>
        </w:rPr>
        <w:t>, etc.), whereas disinhibition in the LDDM both mediates a transition from value coding t</w:t>
      </w:r>
      <w:r>
        <w:rPr>
          <w:sz w:val="20"/>
          <w:szCs w:val="20"/>
        </w:rPr>
        <w:t>o WTA selection and plays an integral role in the selection process itself. Taken together, previous results and our current work reinforce the importance of incorporating disinhibition in circuit models of decision-making.”</w:t>
      </w:r>
    </w:p>
    <w:p w14:paraId="4F73F186" w14:textId="77777777" w:rsidR="00EC6F31" w:rsidRDefault="00EC6F31">
      <w:pPr>
        <w:spacing w:before="240" w:after="240"/>
        <w:jc w:val="both"/>
        <w:rPr>
          <w:sz w:val="20"/>
          <w:szCs w:val="20"/>
        </w:rPr>
        <w:pPrChange w:id="1349" w:author="Bo Shen" w:date="2023-03-07T11:51:00Z">
          <w:pPr>
            <w:spacing w:before="240" w:after="240"/>
          </w:pPr>
        </w:pPrChange>
      </w:pPr>
    </w:p>
    <w:p w14:paraId="2E0591B3" w14:textId="77777777" w:rsidR="00EC6F31" w:rsidRDefault="001F7C64">
      <w:pPr>
        <w:spacing w:before="240" w:after="240"/>
        <w:jc w:val="both"/>
        <w:rPr>
          <w:b/>
          <w:sz w:val="20"/>
          <w:szCs w:val="20"/>
        </w:rPr>
        <w:pPrChange w:id="1350" w:author="Bo Shen" w:date="2023-03-07T11:51:00Z">
          <w:pPr>
            <w:spacing w:before="240" w:after="240"/>
          </w:pPr>
        </w:pPrChange>
      </w:pPr>
      <w:r>
        <w:rPr>
          <w:b/>
          <w:sz w:val="20"/>
          <w:szCs w:val="20"/>
        </w:rPr>
        <w:lastRenderedPageBreak/>
        <w:t xml:space="preserve">2) It would also greatly help </w:t>
      </w:r>
      <w:r>
        <w:rPr>
          <w:b/>
          <w:sz w:val="20"/>
          <w:szCs w:val="20"/>
        </w:rPr>
        <w:t>if the usage of notation is made consistent throughout the paper. For instance, in the figures and the equations in the main text (Equations 1-3), disinhibition is denoted as D, but in the methods (Equations 5-8) and the supplementary figures (Figure 2, Su</w:t>
      </w:r>
      <w:r>
        <w:rPr>
          <w:b/>
          <w:sz w:val="20"/>
          <w:szCs w:val="20"/>
        </w:rPr>
        <w:t>pplementary Figure 1) it is denoted as 'I'.</w:t>
      </w:r>
    </w:p>
    <w:p w14:paraId="26B348B6" w14:textId="256D1E54" w:rsidR="00EC6F31" w:rsidRDefault="001F7C64">
      <w:pPr>
        <w:spacing w:before="240" w:after="240"/>
        <w:jc w:val="both"/>
        <w:rPr>
          <w:sz w:val="20"/>
          <w:szCs w:val="20"/>
        </w:rPr>
        <w:pPrChange w:id="1351" w:author="Bo Shen" w:date="2023-03-07T11:51:00Z">
          <w:pPr>
            <w:spacing w:before="240" w:after="240"/>
          </w:pPr>
        </w:pPrChange>
      </w:pPr>
      <w:r>
        <w:rPr>
          <w:sz w:val="20"/>
          <w:szCs w:val="20"/>
        </w:rPr>
        <w:t>We thank the Reviewer for pointing this issue out. This confusion arose in the original manuscript because the equations in the Methods referred to a more general expanded version of the model, from which we deri</w:t>
      </w:r>
      <w:r>
        <w:rPr>
          <w:sz w:val="20"/>
          <w:szCs w:val="20"/>
        </w:rPr>
        <w:t xml:space="preserve">ved the circuit model presented in the paper (LDDM).  As we note in the reply to the Public Review above, we have corrected the Equations 5-8 to become Equations </w:t>
      </w:r>
      <w:ins w:id="1352" w:author="Bo Shen" w:date="2023-03-07T20:25:00Z">
        <w:r w:rsidR="00220894">
          <w:rPr>
            <w:sz w:val="20"/>
            <w:szCs w:val="20"/>
          </w:rPr>
          <w:t>28</w:t>
        </w:r>
      </w:ins>
      <w:del w:id="1353" w:author="Bo Shen" w:date="2023-03-07T20:25:00Z">
        <w:r w:rsidDel="00220894">
          <w:rPr>
            <w:sz w:val="20"/>
            <w:szCs w:val="20"/>
          </w:rPr>
          <w:delText>5</w:delText>
        </w:r>
      </w:del>
      <w:r>
        <w:rPr>
          <w:sz w:val="20"/>
          <w:szCs w:val="20"/>
        </w:rPr>
        <w:t>-</w:t>
      </w:r>
      <w:ins w:id="1354" w:author="Bo Shen" w:date="2023-03-07T20:25:00Z">
        <w:r w:rsidR="00220894">
          <w:rPr>
            <w:sz w:val="20"/>
            <w:szCs w:val="20"/>
          </w:rPr>
          <w:t>32</w:t>
        </w:r>
      </w:ins>
      <w:del w:id="1355" w:author="Bo Shen" w:date="2023-03-07T20:25:00Z">
        <w:r w:rsidDel="00220894">
          <w:rPr>
            <w:sz w:val="20"/>
            <w:szCs w:val="20"/>
          </w:rPr>
          <w:delText>9</w:delText>
        </w:r>
      </w:del>
      <w:r>
        <w:rPr>
          <w:sz w:val="20"/>
          <w:szCs w:val="20"/>
        </w:rPr>
        <w:t xml:space="preserve">, to convey our idea more clearly. </w:t>
      </w:r>
      <w:ins w:id="1356" w:author="Bo Shen" w:date="2023-03-07T20:27:00Z">
        <w:r w:rsidR="005C0B72">
          <w:rPr>
            <w:sz w:val="20"/>
            <w:szCs w:val="20"/>
          </w:rPr>
          <w:t>In the expanded models, w</w:t>
        </w:r>
      </w:ins>
      <w:del w:id="1357" w:author="Bo Shen" w:date="2023-03-07T20:27:00Z">
        <w:r w:rsidDel="005C0B72">
          <w:rPr>
            <w:sz w:val="20"/>
            <w:szCs w:val="20"/>
          </w:rPr>
          <w:delText>W</w:delText>
        </w:r>
      </w:del>
      <w:r>
        <w:rPr>
          <w:sz w:val="20"/>
          <w:szCs w:val="20"/>
        </w:rPr>
        <w:t xml:space="preserve">e added </w:t>
      </w:r>
      <w:r w:rsidRPr="00220894">
        <w:rPr>
          <w:i/>
          <w:iCs/>
          <w:sz w:val="20"/>
          <w:szCs w:val="20"/>
          <w:rPrChange w:id="1358" w:author="Bo Shen" w:date="2023-03-07T20:25:00Z">
            <w:rPr>
              <w:sz w:val="20"/>
              <w:szCs w:val="20"/>
            </w:rPr>
          </w:rPrChange>
        </w:rPr>
        <w:t>D</w:t>
      </w:r>
      <w:r>
        <w:rPr>
          <w:sz w:val="20"/>
          <w:szCs w:val="20"/>
        </w:rPr>
        <w:t xml:space="preserve"> units to the tes</w:t>
      </w:r>
      <w:r>
        <w:rPr>
          <w:sz w:val="20"/>
          <w:szCs w:val="20"/>
        </w:rPr>
        <w:t xml:space="preserve">ting motifs, separated from the </w:t>
      </w:r>
      <w:r w:rsidRPr="00DC696E">
        <w:rPr>
          <w:i/>
          <w:iCs/>
          <w:sz w:val="20"/>
          <w:szCs w:val="20"/>
          <w:rPrChange w:id="1359" w:author="Bo Shen" w:date="2023-03-07T20:25:00Z">
            <w:rPr>
              <w:sz w:val="20"/>
              <w:szCs w:val="20"/>
            </w:rPr>
          </w:rPrChange>
        </w:rPr>
        <w:t>I</w:t>
      </w:r>
      <w:r>
        <w:rPr>
          <w:sz w:val="20"/>
          <w:szCs w:val="20"/>
        </w:rPr>
        <w:t xml:space="preserve"> units in the old version. </w:t>
      </w:r>
      <w:r w:rsidRPr="00DC696E">
        <w:rPr>
          <w:i/>
          <w:iCs/>
          <w:sz w:val="20"/>
          <w:szCs w:val="20"/>
          <w:rPrChange w:id="1360" w:author="Bo Shen" w:date="2023-03-07T20:25:00Z">
            <w:rPr>
              <w:sz w:val="20"/>
              <w:szCs w:val="20"/>
            </w:rPr>
          </w:rPrChange>
        </w:rPr>
        <w:t>D</w:t>
      </w:r>
      <w:r>
        <w:rPr>
          <w:sz w:val="20"/>
          <w:szCs w:val="20"/>
        </w:rPr>
        <w:t xml:space="preserve"> units represent disinhibition modules</w:t>
      </w:r>
      <w:ins w:id="1361" w:author="Bo Shen" w:date="2023-03-07T20:26:00Z">
        <w:r w:rsidR="00DC696E">
          <w:rPr>
            <w:sz w:val="20"/>
            <w:szCs w:val="20"/>
          </w:rPr>
          <w:t xml:space="preserve"> for local disinhibition</w:t>
        </w:r>
      </w:ins>
      <w:r>
        <w:rPr>
          <w:sz w:val="20"/>
          <w:szCs w:val="20"/>
        </w:rPr>
        <w:t xml:space="preserve"> and </w:t>
      </w:r>
      <w:r w:rsidRPr="00DC696E">
        <w:rPr>
          <w:i/>
          <w:iCs/>
          <w:sz w:val="20"/>
          <w:szCs w:val="20"/>
          <w:rPrChange w:id="1362" w:author="Bo Shen" w:date="2023-03-07T20:25:00Z">
            <w:rPr>
              <w:sz w:val="20"/>
              <w:szCs w:val="20"/>
            </w:rPr>
          </w:rPrChange>
        </w:rPr>
        <w:t>I</w:t>
      </w:r>
      <w:r>
        <w:rPr>
          <w:sz w:val="20"/>
          <w:szCs w:val="20"/>
        </w:rPr>
        <w:t xml:space="preserve"> units represent inhibitory modules for cross inhibition</w:t>
      </w:r>
      <w:del w:id="1363" w:author="Bo Shen" w:date="2023-03-07T20:27:00Z">
        <w:r w:rsidDel="005C0B72">
          <w:rPr>
            <w:sz w:val="20"/>
            <w:szCs w:val="20"/>
          </w:rPr>
          <w:delText xml:space="preserve"> (in the expanded models, prior to reduction to the currently studied L</w:delText>
        </w:r>
        <w:r w:rsidDel="005C0B72">
          <w:rPr>
            <w:sz w:val="20"/>
            <w:szCs w:val="20"/>
          </w:rPr>
          <w:delText>DDM)</w:delText>
        </w:r>
      </w:del>
      <w:r>
        <w:rPr>
          <w:sz w:val="20"/>
          <w:szCs w:val="20"/>
        </w:rPr>
        <w:t xml:space="preserve">. In the revised version, the meaning of </w:t>
      </w:r>
      <w:r w:rsidRPr="005C0B72">
        <w:rPr>
          <w:i/>
          <w:iCs/>
          <w:sz w:val="20"/>
          <w:szCs w:val="20"/>
          <w:rPrChange w:id="1364" w:author="Bo Shen" w:date="2023-03-07T20:27:00Z">
            <w:rPr>
              <w:sz w:val="20"/>
              <w:szCs w:val="20"/>
            </w:rPr>
          </w:rPrChange>
        </w:rPr>
        <w:t>D</w:t>
      </w:r>
      <w:r>
        <w:rPr>
          <w:sz w:val="20"/>
          <w:szCs w:val="20"/>
        </w:rPr>
        <w:t xml:space="preserve"> units </w:t>
      </w:r>
      <w:ins w:id="1365" w:author="Bo Shen" w:date="2023-03-07T20:27:00Z">
        <w:r w:rsidR="005C0B72">
          <w:rPr>
            <w:sz w:val="20"/>
            <w:szCs w:val="20"/>
          </w:rPr>
          <w:t xml:space="preserve">in the expanded models </w:t>
        </w:r>
      </w:ins>
      <w:r>
        <w:rPr>
          <w:sz w:val="20"/>
          <w:szCs w:val="20"/>
        </w:rPr>
        <w:t xml:space="preserve">is now consistent </w:t>
      </w:r>
      <w:ins w:id="1366" w:author="Bo Shen" w:date="2023-03-07T20:28:00Z">
        <w:r w:rsidR="008B668C">
          <w:rPr>
            <w:sz w:val="20"/>
            <w:szCs w:val="20"/>
          </w:rPr>
          <w:t xml:space="preserve">with the </w:t>
        </w:r>
        <w:r w:rsidR="008B668C" w:rsidRPr="00E45768">
          <w:rPr>
            <w:sz w:val="20"/>
            <w:szCs w:val="20"/>
          </w:rPr>
          <w:t xml:space="preserve">meaning of </w:t>
        </w:r>
        <w:r w:rsidR="008B668C" w:rsidRPr="00634B9D">
          <w:rPr>
            <w:i/>
            <w:iCs/>
            <w:sz w:val="20"/>
            <w:szCs w:val="20"/>
            <w:rPrChange w:id="1367" w:author="Bo Shen" w:date="2023-03-07T20:28:00Z">
              <w:rPr>
                <w:sz w:val="20"/>
                <w:szCs w:val="20"/>
              </w:rPr>
            </w:rPrChange>
          </w:rPr>
          <w:t>D</w:t>
        </w:r>
        <w:r w:rsidR="008B668C" w:rsidRPr="00E45768">
          <w:rPr>
            <w:sz w:val="20"/>
            <w:szCs w:val="20"/>
          </w:rPr>
          <w:t xml:space="preserve"> units in the LDDM, </w:t>
        </w:r>
      </w:ins>
      <w:r w:rsidRPr="00E45768">
        <w:rPr>
          <w:sz w:val="20"/>
          <w:szCs w:val="20"/>
        </w:rPr>
        <w:t xml:space="preserve">throughout the </w:t>
      </w:r>
      <w:r w:rsidRPr="00634B9D">
        <w:rPr>
          <w:iCs/>
          <w:sz w:val="20"/>
          <w:szCs w:val="20"/>
          <w:rPrChange w:id="1368" w:author="Bo Shen" w:date="2023-03-07T20:28:00Z">
            <w:rPr>
              <w:i/>
              <w:sz w:val="20"/>
              <w:szCs w:val="20"/>
            </w:rPr>
          </w:rPrChange>
        </w:rPr>
        <w:t>Results</w:t>
      </w:r>
      <w:r w:rsidRPr="00E45768">
        <w:rPr>
          <w:sz w:val="20"/>
          <w:szCs w:val="20"/>
        </w:rPr>
        <w:t xml:space="preserve"> and the </w:t>
      </w:r>
      <w:r w:rsidRPr="00634B9D">
        <w:rPr>
          <w:iCs/>
          <w:sz w:val="20"/>
          <w:szCs w:val="20"/>
          <w:rPrChange w:id="1369" w:author="Bo Shen" w:date="2023-03-07T20:28:00Z">
            <w:rPr>
              <w:i/>
              <w:sz w:val="20"/>
              <w:szCs w:val="20"/>
            </w:rPr>
          </w:rPrChange>
        </w:rPr>
        <w:t>Methods</w:t>
      </w:r>
      <w:r w:rsidRPr="00E45768">
        <w:rPr>
          <w:sz w:val="20"/>
          <w:szCs w:val="20"/>
        </w:rPr>
        <w:t xml:space="preserve"> sections. Please see the revised </w:t>
      </w:r>
      <w:r w:rsidRPr="00634B9D">
        <w:rPr>
          <w:iCs/>
          <w:sz w:val="20"/>
          <w:szCs w:val="20"/>
          <w:rPrChange w:id="1370" w:author="Bo Shen" w:date="2023-03-07T20:28:00Z">
            <w:rPr>
              <w:i/>
              <w:sz w:val="20"/>
              <w:szCs w:val="20"/>
            </w:rPr>
          </w:rPrChange>
        </w:rPr>
        <w:t>Methods</w:t>
      </w:r>
      <w:r w:rsidRPr="00E45768">
        <w:rPr>
          <w:sz w:val="20"/>
          <w:szCs w:val="20"/>
        </w:rPr>
        <w:t xml:space="preserve"> </w:t>
      </w:r>
      <w:r w:rsidRPr="00634B9D">
        <w:rPr>
          <w:sz w:val="20"/>
          <w:szCs w:val="20"/>
          <w:rPrChange w:id="1371" w:author="Bo Shen" w:date="2023-03-07T20:28:00Z">
            <w:rPr>
              <w:sz w:val="20"/>
              <w:szCs w:val="20"/>
              <w:highlight w:val="yellow"/>
            </w:rPr>
          </w:rPrChange>
        </w:rPr>
        <w:t>(p</w:t>
      </w:r>
      <w:ins w:id="1372" w:author="Bo Shen" w:date="2023-03-07T20:28:00Z">
        <w:r w:rsidR="00634B9D" w:rsidRPr="00634B9D">
          <w:rPr>
            <w:sz w:val="20"/>
            <w:szCs w:val="20"/>
            <w:rPrChange w:id="1373" w:author="Bo Shen" w:date="2023-03-07T20:28:00Z">
              <w:rPr>
                <w:sz w:val="20"/>
                <w:szCs w:val="20"/>
                <w:highlight w:val="yellow"/>
              </w:rPr>
            </w:rPrChange>
          </w:rPr>
          <w:t>p</w:t>
        </w:r>
      </w:ins>
      <w:r w:rsidRPr="00634B9D">
        <w:rPr>
          <w:sz w:val="20"/>
          <w:szCs w:val="20"/>
          <w:rPrChange w:id="1374" w:author="Bo Shen" w:date="2023-03-07T20:28:00Z">
            <w:rPr>
              <w:sz w:val="20"/>
              <w:szCs w:val="20"/>
              <w:highlight w:val="yellow"/>
            </w:rPr>
          </w:rPrChange>
        </w:rPr>
        <w:t xml:space="preserve">. </w:t>
      </w:r>
      <w:del w:id="1375" w:author="Bo Shen" w:date="2023-03-07T20:28:00Z">
        <w:r w:rsidRPr="00634B9D" w:rsidDel="00634B9D">
          <w:rPr>
            <w:sz w:val="20"/>
            <w:szCs w:val="20"/>
            <w:rPrChange w:id="1376" w:author="Bo Shen" w:date="2023-03-07T20:28:00Z">
              <w:rPr>
                <w:sz w:val="20"/>
                <w:szCs w:val="20"/>
                <w:highlight w:val="yellow"/>
              </w:rPr>
            </w:rPrChange>
          </w:rPr>
          <w:delText>XX</w:delText>
        </w:r>
      </w:del>
      <w:ins w:id="1377" w:author="Bo Shen" w:date="2023-03-07T20:28:00Z">
        <w:r w:rsidR="00634B9D" w:rsidRPr="00E45768">
          <w:rPr>
            <w:sz w:val="20"/>
            <w:szCs w:val="20"/>
          </w:rPr>
          <w:t>58-60</w:t>
        </w:r>
      </w:ins>
      <w:r w:rsidRPr="00E45768">
        <w:rPr>
          <w:sz w:val="20"/>
          <w:szCs w:val="20"/>
        </w:rPr>
        <w:t>).</w:t>
      </w:r>
    </w:p>
    <w:p w14:paraId="46F928F0" w14:textId="77777777" w:rsidR="00EC6F31" w:rsidRDefault="00EC6F31">
      <w:pPr>
        <w:spacing w:before="240" w:after="240"/>
        <w:jc w:val="both"/>
        <w:rPr>
          <w:sz w:val="20"/>
          <w:szCs w:val="20"/>
        </w:rPr>
        <w:pPrChange w:id="1378" w:author="Bo Shen" w:date="2023-03-07T11:51:00Z">
          <w:pPr>
            <w:spacing w:before="240" w:after="240"/>
          </w:pPr>
        </w:pPrChange>
      </w:pPr>
    </w:p>
    <w:p w14:paraId="5FA44937" w14:textId="77777777" w:rsidR="00EC6F31" w:rsidRDefault="001F7C64">
      <w:pPr>
        <w:spacing w:before="240" w:after="240"/>
        <w:jc w:val="both"/>
        <w:rPr>
          <w:b/>
          <w:sz w:val="20"/>
          <w:szCs w:val="20"/>
        </w:rPr>
        <w:pPrChange w:id="1379" w:author="Bo Shen" w:date="2023-03-07T11:51:00Z">
          <w:pPr>
            <w:spacing w:before="240" w:after="240"/>
          </w:pPr>
        </w:pPrChange>
      </w:pPr>
      <w:r>
        <w:rPr>
          <w:b/>
          <w:sz w:val="20"/>
          <w:szCs w:val="20"/>
        </w:rPr>
        <w:t xml:space="preserve">3) I appreciate that </w:t>
      </w:r>
      <w:r>
        <w:rPr>
          <w:b/>
          <w:sz w:val="20"/>
          <w:szCs w:val="20"/>
        </w:rPr>
        <w:t>the authors also studied a more general and 'extended' version of their model (of which the LDDM is a special case) and explore how it behaves in different regions of parameter space (Figure 2, Supplementary Figure 1). However, I found the general descript</w:t>
      </w:r>
      <w:r>
        <w:rPr>
          <w:b/>
          <w:sz w:val="20"/>
          <w:szCs w:val="20"/>
        </w:rPr>
        <w:t>ion of their extended model quite confusing, particularly, some of the design choices. For instance, the extended model consists of additional excitatory units (E) that are referred to as 'gain control boost loops'. These are never mentioned in the main te</w:t>
      </w:r>
      <w:r>
        <w:rPr>
          <w:b/>
          <w:sz w:val="20"/>
          <w:szCs w:val="20"/>
        </w:rPr>
        <w:t>xt and their purpose for the overall story of the paper seems somewhat unclear to me. Since the R units already have projections to both 'local' and 'lateral' gain units (through 'omega', Fig 2A), couldn't the E units simply be replaced by stronger self-re</w:t>
      </w:r>
      <w:r>
        <w:rPr>
          <w:b/>
          <w:sz w:val="20"/>
          <w:szCs w:val="20"/>
        </w:rPr>
        <w:t>currence on the R units?</w:t>
      </w:r>
    </w:p>
    <w:p w14:paraId="3C99AE81" w14:textId="6C673454" w:rsidR="00EC6F31" w:rsidRDefault="001F7C64">
      <w:pPr>
        <w:spacing w:before="240" w:after="240"/>
        <w:jc w:val="both"/>
        <w:rPr>
          <w:sz w:val="20"/>
          <w:szCs w:val="20"/>
        </w:rPr>
        <w:pPrChange w:id="1380" w:author="Bo Shen" w:date="2023-03-07T11:51:00Z">
          <w:pPr>
            <w:spacing w:before="240" w:after="240"/>
          </w:pPr>
        </w:pPrChange>
      </w:pPr>
      <w:r>
        <w:rPr>
          <w:sz w:val="20"/>
          <w:szCs w:val="20"/>
        </w:rPr>
        <w:t>We apologize for any confusion in the original version of the manuscript, which likely arose because the previous version overemphasized the role of the extended model. Our paper focuses on the LDDM:  a simple lateral inhibition mo</w:t>
      </w:r>
      <w:r>
        <w:rPr>
          <w:sz w:val="20"/>
          <w:szCs w:val="20"/>
        </w:rPr>
        <w:t>del with recurrent excitation and an activatable within-option disinhibition. However, to emphasize that this model architecture was not selected in an arbitrary fashion, we included a brief synopsis of how we narrowed down a broader range of possible mode</w:t>
      </w:r>
      <w:r>
        <w:rPr>
          <w:sz w:val="20"/>
          <w:szCs w:val="20"/>
        </w:rPr>
        <w:t>ls to the version characterized in the rest of the paper (LDDM), based on desired functional characteristics (e.g.</w:t>
      </w:r>
      <w:ins w:id="1381" w:author="Bo Shen" w:date="2023-03-07T20:29:00Z">
        <w:r w:rsidR="00E45768">
          <w:rPr>
            <w:sz w:val="20"/>
            <w:szCs w:val="20"/>
          </w:rPr>
          <w:t>,</w:t>
        </w:r>
      </w:ins>
      <w:r>
        <w:rPr>
          <w:sz w:val="20"/>
          <w:szCs w:val="20"/>
        </w:rPr>
        <w:t xml:space="preserve"> WTA activity).</w:t>
      </w:r>
    </w:p>
    <w:p w14:paraId="6EC85770" w14:textId="6DDB5F6B" w:rsidR="00EC6F31" w:rsidRDefault="001F7C64">
      <w:pPr>
        <w:spacing w:before="240" w:after="240"/>
        <w:jc w:val="both"/>
        <w:rPr>
          <w:sz w:val="20"/>
          <w:szCs w:val="20"/>
        </w:rPr>
        <w:pPrChange w:id="1382" w:author="Bo Shen" w:date="2023-03-07T11:51:00Z">
          <w:pPr>
            <w:spacing w:before="240" w:after="240"/>
          </w:pPr>
        </w:pPrChange>
      </w:pPr>
      <w:r>
        <w:rPr>
          <w:sz w:val="20"/>
          <w:szCs w:val="20"/>
        </w:rPr>
        <w:t>The presentation of the extended version of the model is intended to show all possible modifications that were tested, and el</w:t>
      </w:r>
      <w:r>
        <w:rPr>
          <w:sz w:val="20"/>
          <w:szCs w:val="20"/>
        </w:rPr>
        <w:t>iminated, before we settled on the LDDM architecture. In the main text, we do not discuss other motifs in the service of the readability of the paper. We realize that there were also some problems with notation inconsistency between the original Methods se</w:t>
      </w:r>
      <w:r>
        <w:rPr>
          <w:sz w:val="20"/>
          <w:szCs w:val="20"/>
        </w:rPr>
        <w:t>ction and the original Results section. We have now corrected these notation problems, as we mentioned</w:t>
      </w:r>
      <w:ins w:id="1383" w:author="Bo Shen" w:date="2023-03-07T20:31:00Z">
        <w:r w:rsidR="00575791">
          <w:rPr>
            <w:sz w:val="20"/>
            <w:szCs w:val="20"/>
          </w:rPr>
          <w:t xml:space="preserve"> in the</w:t>
        </w:r>
      </w:ins>
      <w:r>
        <w:rPr>
          <w:sz w:val="20"/>
          <w:szCs w:val="20"/>
        </w:rPr>
        <w:t xml:space="preserve"> above</w:t>
      </w:r>
      <w:ins w:id="1384" w:author="Bo Shen" w:date="2023-03-07T20:31:00Z">
        <w:r w:rsidR="00575791">
          <w:rPr>
            <w:sz w:val="20"/>
            <w:szCs w:val="20"/>
          </w:rPr>
          <w:t xml:space="preserve"> point</w:t>
        </w:r>
      </w:ins>
      <w:ins w:id="1385" w:author="Bo Shen" w:date="2023-03-07T20:33:00Z">
        <w:r w:rsidR="00A36A6B">
          <w:rPr>
            <w:sz w:val="20"/>
            <w:szCs w:val="20"/>
          </w:rPr>
          <w:t xml:space="preserve"> and in Public Review</w:t>
        </w:r>
      </w:ins>
      <w:del w:id="1386" w:author="Bo Shen" w:date="2023-03-07T20:31:00Z">
        <w:r w:rsidDel="004D582F">
          <w:rPr>
            <w:sz w:val="20"/>
            <w:szCs w:val="20"/>
          </w:rPr>
          <w:delText xml:space="preserve"> (see response to Reviewer 3, point 2)</w:delText>
        </w:r>
      </w:del>
      <w:r>
        <w:rPr>
          <w:sz w:val="20"/>
          <w:szCs w:val="20"/>
        </w:rPr>
        <w:t>.</w:t>
      </w:r>
    </w:p>
    <w:p w14:paraId="16CF55F5" w14:textId="7CA934B0" w:rsidR="00EC6F31" w:rsidRDefault="001F7C64">
      <w:pPr>
        <w:spacing w:before="240" w:after="240"/>
        <w:jc w:val="both"/>
        <w:rPr>
          <w:sz w:val="20"/>
          <w:szCs w:val="20"/>
        </w:rPr>
        <w:pPrChange w:id="1387" w:author="Bo Shen" w:date="2023-03-07T11:51:00Z">
          <w:pPr>
            <w:spacing w:before="240" w:after="240"/>
          </w:pPr>
        </w:pPrChange>
      </w:pPr>
      <w:r>
        <w:rPr>
          <w:sz w:val="20"/>
          <w:szCs w:val="20"/>
        </w:rPr>
        <w:t xml:space="preserve">Regarding the E units, the reviewer is correct: adding an </w:t>
      </w:r>
      <w:r w:rsidRPr="00DF4F0A">
        <w:rPr>
          <w:i/>
          <w:iCs/>
          <w:sz w:val="20"/>
          <w:szCs w:val="20"/>
          <w:rPrChange w:id="1388" w:author="Bo Shen" w:date="2023-03-07T20:38:00Z">
            <w:rPr>
              <w:sz w:val="20"/>
              <w:szCs w:val="20"/>
            </w:rPr>
          </w:rPrChange>
        </w:rPr>
        <w:t>E</w:t>
      </w:r>
      <w:r>
        <w:rPr>
          <w:sz w:val="20"/>
          <w:szCs w:val="20"/>
        </w:rPr>
        <w:t xml:space="preserve"> unit to project selectively to the lateral </w:t>
      </w:r>
      <w:r w:rsidRPr="00DF4F0A">
        <w:rPr>
          <w:i/>
          <w:iCs/>
          <w:sz w:val="20"/>
          <w:szCs w:val="20"/>
          <w:rPrChange w:id="1389" w:author="Bo Shen" w:date="2023-03-07T20:39:00Z">
            <w:rPr>
              <w:sz w:val="20"/>
              <w:szCs w:val="20"/>
            </w:rPr>
          </w:rPrChange>
        </w:rPr>
        <w:t>G</w:t>
      </w:r>
      <w:r>
        <w:rPr>
          <w:sz w:val="20"/>
          <w:szCs w:val="20"/>
        </w:rPr>
        <w:t xml:space="preserve"> units will be very similar to selectively changing the connection weights matrix </w:t>
      </w:r>
      <m:oMath>
        <m:sSub>
          <m:sSubPr>
            <m:ctrlPr>
              <w:ins w:id="1390" w:author="Bo Shen" w:date="2023-03-07T20:34:00Z">
                <w:rPr>
                  <w:rFonts w:ascii="Cambria Math" w:hAnsi="Cambria Math"/>
                  <w:i/>
                  <w:sz w:val="20"/>
                  <w:szCs w:val="20"/>
                </w:rPr>
              </w:ins>
            </m:ctrlPr>
          </m:sSubPr>
          <m:e>
            <m:r>
              <w:ins w:id="1391" w:author="Bo Shen" w:date="2023-03-07T20:34:00Z">
                <w:rPr>
                  <w:rFonts w:ascii="Cambria Math" w:hAnsi="Cambria Math"/>
                  <w:sz w:val="20"/>
                  <w:szCs w:val="20"/>
                </w:rPr>
                <m:t>ω</m:t>
              </w:ins>
            </m:r>
          </m:e>
          <m:sub>
            <m:r>
              <w:ins w:id="1392" w:author="Bo Shen" w:date="2023-03-07T20:34:00Z">
                <w:rPr>
                  <w:rFonts w:ascii="Cambria Math" w:hAnsi="Cambria Math"/>
                  <w:sz w:val="20"/>
                  <w:szCs w:val="20"/>
                </w:rPr>
                <m:t>ij</m:t>
              </w:ins>
            </m:r>
          </m:sub>
        </m:sSub>
        <m:r>
          <w:del w:id="1393" w:author="Bo Shen" w:date="2023-03-07T20:33:00Z">
            <w:rPr>
              <w:rFonts w:ascii="Cambria Math" w:hAnsi="Cambria Math"/>
              <w:sz w:val="20"/>
              <w:szCs w:val="20"/>
            </w:rPr>
            <m:t>Omeg</m:t>
          </w:del>
        </m:r>
      </m:oMath>
      <w:r>
        <w:rPr>
          <w:sz w:val="20"/>
          <w:szCs w:val="20"/>
        </w:rPr>
        <w:t>. However, it will be different from simply changing the</w:t>
      </w:r>
      <w:r>
        <w:rPr>
          <w:sz w:val="20"/>
          <w:szCs w:val="20"/>
        </w:rPr>
        <w:t xml:space="preserve"> self-excitation on the </w:t>
      </w:r>
      <w:r w:rsidRPr="0084196A">
        <w:rPr>
          <w:i/>
          <w:iCs/>
          <w:sz w:val="20"/>
          <w:szCs w:val="20"/>
          <w:rPrChange w:id="1394" w:author="Bo Shen" w:date="2023-03-07T20:34:00Z">
            <w:rPr>
              <w:sz w:val="20"/>
              <w:szCs w:val="20"/>
            </w:rPr>
          </w:rPrChange>
        </w:rPr>
        <w:t>R</w:t>
      </w:r>
      <w:r>
        <w:rPr>
          <w:sz w:val="20"/>
          <w:szCs w:val="20"/>
        </w:rPr>
        <w:t xml:space="preserve"> units (i.e., </w:t>
      </w:r>
      <m:oMath>
        <m:r>
          <w:ins w:id="1395" w:author="Bo Shen" w:date="2023-03-07T10:26:00Z">
            <w:rPr>
              <w:rFonts w:ascii="Cambria Math" w:hAnsi="Cambria Math"/>
              <w:sz w:val="20"/>
              <w:szCs w:val="20"/>
            </w:rPr>
            <m:t>α</m:t>
          </w:ins>
        </m:r>
      </m:oMath>
      <w:del w:id="1396" w:author="Bo Shen" w:date="2023-03-07T10:26:00Z">
        <w:r w:rsidDel="007F5B76">
          <w:rPr>
            <w:sz w:val="20"/>
            <w:szCs w:val="20"/>
          </w:rPr>
          <w:delText>Alpha</w:delText>
        </w:r>
      </w:del>
      <w:r>
        <w:rPr>
          <w:sz w:val="20"/>
          <w:szCs w:val="20"/>
        </w:rPr>
        <w:t xml:space="preserve">), since each </w:t>
      </w:r>
      <w:r w:rsidRPr="00293D77">
        <w:rPr>
          <w:i/>
          <w:iCs/>
          <w:sz w:val="20"/>
          <w:szCs w:val="20"/>
          <w:rPrChange w:id="1397" w:author="Bo Shen" w:date="2023-03-07T20:34:00Z">
            <w:rPr>
              <w:sz w:val="20"/>
              <w:szCs w:val="20"/>
            </w:rPr>
          </w:rPrChange>
        </w:rPr>
        <w:t>R</w:t>
      </w:r>
      <w:r>
        <w:rPr>
          <w:sz w:val="20"/>
          <w:szCs w:val="20"/>
        </w:rPr>
        <w:t xml:space="preserve"> unit receives gain control from lateral </w:t>
      </w:r>
      <w:r w:rsidRPr="00293D77">
        <w:rPr>
          <w:i/>
          <w:iCs/>
          <w:sz w:val="20"/>
          <w:szCs w:val="20"/>
          <w:rPrChange w:id="1398" w:author="Bo Shen" w:date="2023-03-07T20:34:00Z">
            <w:rPr>
              <w:sz w:val="20"/>
              <w:szCs w:val="20"/>
            </w:rPr>
          </w:rPrChange>
        </w:rPr>
        <w:t>R</w:t>
      </w:r>
      <w:r>
        <w:rPr>
          <w:sz w:val="20"/>
          <w:szCs w:val="20"/>
        </w:rPr>
        <w:t xml:space="preserve"> units (mediated </w:t>
      </w:r>
      <w:ins w:id="1399" w:author="Bo Shen" w:date="2023-03-07T20:34:00Z">
        <w:r w:rsidR="00293D77">
          <w:rPr>
            <w:sz w:val="20"/>
            <w:szCs w:val="20"/>
          </w:rPr>
          <w:t>via</w:t>
        </w:r>
      </w:ins>
      <w:del w:id="1400" w:author="Bo Shen" w:date="2023-03-07T20:34:00Z">
        <w:r w:rsidDel="00293D77">
          <w:rPr>
            <w:sz w:val="20"/>
            <w:szCs w:val="20"/>
          </w:rPr>
          <w:delText>by</w:delText>
        </w:r>
      </w:del>
      <w:r>
        <w:rPr>
          <w:sz w:val="20"/>
          <w:szCs w:val="20"/>
        </w:rPr>
        <w:t xml:space="preserve"> </w:t>
      </w:r>
      <w:r w:rsidRPr="00293D77">
        <w:rPr>
          <w:i/>
          <w:iCs/>
          <w:sz w:val="20"/>
          <w:szCs w:val="20"/>
          <w:rPrChange w:id="1401" w:author="Bo Shen" w:date="2023-03-07T20:34:00Z">
            <w:rPr>
              <w:sz w:val="20"/>
              <w:szCs w:val="20"/>
            </w:rPr>
          </w:rPrChange>
        </w:rPr>
        <w:t>G</w:t>
      </w:r>
      <w:ins w:id="1402" w:author="Bo Shen" w:date="2023-03-07T20:34:00Z">
        <w:r w:rsidR="00293D77">
          <w:rPr>
            <w:i/>
            <w:iCs/>
            <w:sz w:val="20"/>
            <w:szCs w:val="20"/>
          </w:rPr>
          <w:t xml:space="preserve"> </w:t>
        </w:r>
        <w:r w:rsidR="00293D77" w:rsidRPr="00293D77">
          <w:rPr>
            <w:sz w:val="20"/>
            <w:szCs w:val="20"/>
            <w:rPrChange w:id="1403" w:author="Bo Shen" w:date="2023-03-07T20:34:00Z">
              <w:rPr>
                <w:i/>
                <w:iCs/>
                <w:sz w:val="20"/>
                <w:szCs w:val="20"/>
              </w:rPr>
            </w:rPrChange>
          </w:rPr>
          <w:t>units</w:t>
        </w:r>
      </w:ins>
      <w:r>
        <w:rPr>
          <w:sz w:val="20"/>
          <w:szCs w:val="20"/>
        </w:rPr>
        <w:t xml:space="preserve">) but also receives gain control from itself (via the local projection to </w:t>
      </w:r>
      <w:r w:rsidRPr="0000123D">
        <w:rPr>
          <w:i/>
          <w:iCs/>
          <w:sz w:val="20"/>
          <w:szCs w:val="20"/>
          <w:rPrChange w:id="1404" w:author="Bo Shen" w:date="2023-03-07T20:35:00Z">
            <w:rPr>
              <w:sz w:val="20"/>
              <w:szCs w:val="20"/>
            </w:rPr>
          </w:rPrChange>
        </w:rPr>
        <w:t>G</w:t>
      </w:r>
      <w:r>
        <w:rPr>
          <w:sz w:val="20"/>
          <w:szCs w:val="20"/>
        </w:rPr>
        <w:t xml:space="preserve">). As an outcome, changing the strength of </w:t>
      </w:r>
      <w:r>
        <w:rPr>
          <w:sz w:val="20"/>
          <w:szCs w:val="20"/>
        </w:rPr>
        <w:t>self-excitation is not alone sufficient to break the balance between</w:t>
      </w:r>
      <w:ins w:id="1405" w:author="Bo Shen" w:date="2023-03-07T20:35:00Z">
        <w:r w:rsidR="00A2796B">
          <w:rPr>
            <w:sz w:val="20"/>
            <w:szCs w:val="20"/>
          </w:rPr>
          <w:t xml:space="preserve"> the</w:t>
        </w:r>
      </w:ins>
      <w:r>
        <w:rPr>
          <w:sz w:val="20"/>
          <w:szCs w:val="20"/>
        </w:rPr>
        <w:t xml:space="preserve"> two </w:t>
      </w:r>
      <w:r w:rsidRPr="00A2796B">
        <w:rPr>
          <w:i/>
          <w:iCs/>
          <w:sz w:val="20"/>
          <w:szCs w:val="20"/>
          <w:rPrChange w:id="1406" w:author="Bo Shen" w:date="2023-03-07T20:35:00Z">
            <w:rPr>
              <w:sz w:val="20"/>
              <w:szCs w:val="20"/>
            </w:rPr>
          </w:rPrChange>
        </w:rPr>
        <w:t>R</w:t>
      </w:r>
      <w:r>
        <w:rPr>
          <w:sz w:val="20"/>
          <w:szCs w:val="20"/>
        </w:rPr>
        <w:t xml:space="preserve"> units, i.e., will not lead to winner-take-all competition. Only when the </w:t>
      </w:r>
      <m:oMath>
        <m:sSub>
          <m:sSubPr>
            <m:ctrlPr>
              <w:ins w:id="1407" w:author="Bo Shen" w:date="2023-03-07T20:38:00Z">
                <w:rPr>
                  <w:rFonts w:ascii="Cambria Math" w:hAnsi="Cambria Math"/>
                  <w:i/>
                  <w:sz w:val="20"/>
                  <w:szCs w:val="20"/>
                </w:rPr>
              </w:ins>
            </m:ctrlPr>
          </m:sSubPr>
          <m:e>
            <m:r>
              <w:ins w:id="1408" w:author="Bo Shen" w:date="2023-03-07T20:38:00Z">
                <w:rPr>
                  <w:rFonts w:ascii="Cambria Math" w:hAnsi="Cambria Math"/>
                  <w:sz w:val="20"/>
                  <w:szCs w:val="20"/>
                </w:rPr>
                <m:t>ω</m:t>
              </w:ins>
            </m:r>
          </m:e>
          <m:sub>
            <m:r>
              <w:ins w:id="1409" w:author="Bo Shen" w:date="2023-03-07T20:38:00Z">
                <w:rPr>
                  <w:rFonts w:ascii="Cambria Math" w:hAnsi="Cambria Math"/>
                  <w:sz w:val="20"/>
                  <w:szCs w:val="20"/>
                </w:rPr>
                <m:t>ij</m:t>
              </w:ins>
            </m:r>
          </m:sub>
        </m:sSub>
      </m:oMath>
      <w:ins w:id="1410" w:author="Bo Shen" w:date="2023-03-07T20:38:00Z">
        <w:r w:rsidR="0012434A" w:rsidDel="0012434A">
          <w:rPr>
            <w:sz w:val="20"/>
            <w:szCs w:val="20"/>
          </w:rPr>
          <w:t xml:space="preserve"> </w:t>
        </w:r>
      </w:ins>
      <w:del w:id="1411" w:author="Bo Shen" w:date="2023-03-07T20:38:00Z">
        <w:r w:rsidDel="0012434A">
          <w:rPr>
            <w:sz w:val="20"/>
            <w:szCs w:val="20"/>
          </w:rPr>
          <w:delText xml:space="preserve">Omega </w:delText>
        </w:r>
      </w:del>
      <w:r>
        <w:rPr>
          <w:sz w:val="20"/>
          <w:szCs w:val="20"/>
        </w:rPr>
        <w:t xml:space="preserve">matrix is asymmetric - equivalent to introducing a new </w:t>
      </w:r>
      <w:r w:rsidRPr="0012434A">
        <w:rPr>
          <w:i/>
          <w:iCs/>
          <w:sz w:val="20"/>
          <w:szCs w:val="20"/>
          <w:rPrChange w:id="1412" w:author="Bo Shen" w:date="2023-03-07T20:38:00Z">
            <w:rPr>
              <w:sz w:val="20"/>
              <w:szCs w:val="20"/>
            </w:rPr>
          </w:rPrChange>
        </w:rPr>
        <w:t>E</w:t>
      </w:r>
      <w:r>
        <w:rPr>
          <w:sz w:val="20"/>
          <w:szCs w:val="20"/>
        </w:rPr>
        <w:t xml:space="preserve"> unit to selectively target the lat</w:t>
      </w:r>
      <w:r>
        <w:rPr>
          <w:sz w:val="20"/>
          <w:szCs w:val="20"/>
        </w:rPr>
        <w:t xml:space="preserve">eral </w:t>
      </w:r>
      <w:r w:rsidRPr="0012434A">
        <w:rPr>
          <w:i/>
          <w:iCs/>
          <w:sz w:val="20"/>
          <w:szCs w:val="20"/>
          <w:rPrChange w:id="1413" w:author="Bo Shen" w:date="2023-03-07T20:38:00Z">
            <w:rPr>
              <w:sz w:val="20"/>
              <w:szCs w:val="20"/>
            </w:rPr>
          </w:rPrChange>
        </w:rPr>
        <w:t>G</w:t>
      </w:r>
      <w:r>
        <w:rPr>
          <w:sz w:val="20"/>
          <w:szCs w:val="20"/>
        </w:rPr>
        <w:t xml:space="preserve"> - will the circuit be able to break the balance of </w:t>
      </w:r>
      <w:proofErr w:type="spellStart"/>
      <w:r>
        <w:rPr>
          <w:sz w:val="20"/>
          <w:szCs w:val="20"/>
        </w:rPr>
        <w:t>self gain</w:t>
      </w:r>
      <w:proofErr w:type="spellEnd"/>
      <w:r>
        <w:rPr>
          <w:sz w:val="20"/>
          <w:szCs w:val="20"/>
        </w:rPr>
        <w:t xml:space="preserve"> control and lead to winner-take-all competition.</w:t>
      </w:r>
    </w:p>
    <w:p w14:paraId="2B214BA2" w14:textId="43DE6229" w:rsidR="00EC6F31" w:rsidRPr="00F6248E" w:rsidRDefault="001F7C64">
      <w:pPr>
        <w:spacing w:before="240" w:after="240"/>
        <w:jc w:val="both"/>
        <w:rPr>
          <w:sz w:val="20"/>
          <w:szCs w:val="20"/>
          <w:rPrChange w:id="1414" w:author="Bo Shen" w:date="2023-03-07T20:43:00Z">
            <w:rPr>
              <w:sz w:val="20"/>
              <w:szCs w:val="20"/>
              <w:highlight w:val="yellow"/>
            </w:rPr>
          </w:rPrChange>
        </w:rPr>
        <w:pPrChange w:id="1415" w:author="Bo Shen" w:date="2023-03-07T11:51:00Z">
          <w:pPr>
            <w:spacing w:before="240" w:after="240"/>
          </w:pPr>
        </w:pPrChange>
      </w:pPr>
      <w:r>
        <w:rPr>
          <w:sz w:val="20"/>
          <w:szCs w:val="20"/>
        </w:rPr>
        <w:t>We have now clarified these issues in the revised M</w:t>
      </w:r>
      <w:r w:rsidRPr="00F6248E">
        <w:rPr>
          <w:sz w:val="20"/>
          <w:szCs w:val="20"/>
        </w:rPr>
        <w:t xml:space="preserve">ethods </w:t>
      </w:r>
      <w:r w:rsidRPr="00F6248E">
        <w:rPr>
          <w:sz w:val="20"/>
          <w:szCs w:val="20"/>
          <w:rPrChange w:id="1416" w:author="Bo Shen" w:date="2023-03-07T20:43:00Z">
            <w:rPr>
              <w:sz w:val="20"/>
              <w:szCs w:val="20"/>
              <w:highlight w:val="yellow"/>
            </w:rPr>
          </w:rPrChange>
        </w:rPr>
        <w:t>(p</w:t>
      </w:r>
      <w:ins w:id="1417" w:author="Bo Shen" w:date="2023-03-07T20:43:00Z">
        <w:r w:rsidR="00F6248E">
          <w:rPr>
            <w:sz w:val="20"/>
            <w:szCs w:val="20"/>
          </w:rPr>
          <w:t>p</w:t>
        </w:r>
      </w:ins>
      <w:r w:rsidRPr="00F6248E">
        <w:rPr>
          <w:sz w:val="20"/>
          <w:szCs w:val="20"/>
          <w:rPrChange w:id="1418" w:author="Bo Shen" w:date="2023-03-07T20:43:00Z">
            <w:rPr>
              <w:sz w:val="20"/>
              <w:szCs w:val="20"/>
              <w:highlight w:val="yellow"/>
            </w:rPr>
          </w:rPrChange>
        </w:rPr>
        <w:t xml:space="preserve">. </w:t>
      </w:r>
      <w:del w:id="1419" w:author="Bo Shen" w:date="2023-03-07T20:43:00Z">
        <w:r w:rsidRPr="00F6248E" w:rsidDel="00F6248E">
          <w:rPr>
            <w:sz w:val="20"/>
            <w:szCs w:val="20"/>
            <w:rPrChange w:id="1420" w:author="Bo Shen" w:date="2023-03-07T20:43:00Z">
              <w:rPr>
                <w:sz w:val="20"/>
                <w:szCs w:val="20"/>
                <w:highlight w:val="yellow"/>
              </w:rPr>
            </w:rPrChange>
          </w:rPr>
          <w:delText>XX</w:delText>
        </w:r>
      </w:del>
      <w:ins w:id="1421" w:author="Bo Shen" w:date="2023-03-07T20:43:00Z">
        <w:r w:rsidR="00F6248E">
          <w:rPr>
            <w:sz w:val="20"/>
            <w:szCs w:val="20"/>
          </w:rPr>
          <w:t>58-60</w:t>
        </w:r>
      </w:ins>
      <w:r w:rsidRPr="00F6248E">
        <w:rPr>
          <w:sz w:val="20"/>
          <w:szCs w:val="20"/>
          <w:rPrChange w:id="1422" w:author="Bo Shen" w:date="2023-03-07T20:43:00Z">
            <w:rPr>
              <w:sz w:val="20"/>
              <w:szCs w:val="20"/>
              <w:highlight w:val="yellow"/>
            </w:rPr>
          </w:rPrChange>
        </w:rPr>
        <w:t>):</w:t>
      </w:r>
    </w:p>
    <w:p w14:paraId="6DB5528D" w14:textId="77777777" w:rsidR="00F6248E" w:rsidRPr="00F6248E" w:rsidRDefault="001F7C64">
      <w:pPr>
        <w:pStyle w:val="Heading4"/>
        <w:spacing w:line="240" w:lineRule="auto"/>
        <w:ind w:left="720"/>
        <w:rPr>
          <w:ins w:id="1423" w:author="Bo Shen" w:date="2023-02-13T15:00:00Z"/>
          <w:i/>
          <w:color w:val="000000" w:themeColor="text1"/>
          <w:sz w:val="20"/>
          <w:szCs w:val="20"/>
          <w:rPrChange w:id="1424" w:author="Bo Shen" w:date="2023-03-07T20:43:00Z">
            <w:rPr>
              <w:ins w:id="1425" w:author="Bo Shen" w:date="2023-02-13T15:00:00Z"/>
              <w:i/>
            </w:rPr>
          </w:rPrChange>
        </w:rPr>
        <w:pPrChange w:id="1426" w:author="Bo Shen" w:date="2023-03-07T20:42:00Z">
          <w:pPr>
            <w:pStyle w:val="Heading4"/>
          </w:pPr>
        </w:pPrChange>
      </w:pPr>
      <w:r w:rsidRPr="00F6248E">
        <w:rPr>
          <w:color w:val="000000" w:themeColor="text1"/>
          <w:sz w:val="20"/>
          <w:szCs w:val="20"/>
          <w:rPrChange w:id="1427" w:author="Bo Shen" w:date="2023-03-07T20:43:00Z">
            <w:rPr>
              <w:sz w:val="20"/>
              <w:szCs w:val="20"/>
              <w:highlight w:val="yellow"/>
            </w:rPr>
          </w:rPrChange>
        </w:rPr>
        <w:t>“</w:t>
      </w:r>
      <w:moveToRangeStart w:id="1428" w:author="Bo Shen" w:date="2023-02-13T15:00:00Z" w:name="move127192845"/>
      <w:ins w:id="1429" w:author="Bo Shen" w:date="2023-02-13T15:00:00Z">
        <w:r w:rsidR="00F6248E" w:rsidRPr="00F6248E">
          <w:rPr>
            <w:i/>
            <w:color w:val="000000" w:themeColor="text1"/>
            <w:sz w:val="20"/>
            <w:szCs w:val="20"/>
            <w:rPrChange w:id="1430" w:author="Bo Shen" w:date="2023-03-07T20:43:00Z">
              <w:rPr>
                <w:i/>
              </w:rPr>
            </w:rPrChange>
          </w:rPr>
          <w:t>Motifs tested and compared for normalized coding and winner-take-all choice</w:t>
        </w:r>
      </w:ins>
    </w:p>
    <w:p w14:paraId="602CEB20" w14:textId="77777777" w:rsidR="00F6248E" w:rsidRPr="00F6248E" w:rsidRDefault="00F6248E">
      <w:pPr>
        <w:spacing w:line="240" w:lineRule="auto"/>
        <w:ind w:left="720"/>
        <w:jc w:val="both"/>
        <w:rPr>
          <w:ins w:id="1431" w:author="Bo Shen" w:date="2023-02-13T15:00:00Z"/>
          <w:color w:val="000000" w:themeColor="text1"/>
          <w:sz w:val="20"/>
          <w:szCs w:val="20"/>
          <w:rPrChange w:id="1432" w:author="Bo Shen" w:date="2023-03-07T20:43:00Z">
            <w:rPr>
              <w:ins w:id="1433" w:author="Bo Shen" w:date="2023-02-13T15:00:00Z"/>
              <w:rFonts w:ascii="Times New Roman" w:hAnsi="Times New Roman" w:cs="Times New Roman"/>
              <w:color w:val="000000" w:themeColor="text1"/>
            </w:rPr>
          </w:rPrChange>
        </w:rPr>
        <w:pPrChange w:id="1434" w:author="Bo Shen" w:date="2023-03-07T20:42:00Z">
          <w:pPr>
            <w:spacing w:line="480" w:lineRule="auto"/>
            <w:jc w:val="both"/>
          </w:pPr>
        </w:pPrChange>
      </w:pPr>
    </w:p>
    <w:p w14:paraId="364506DD" w14:textId="77777777" w:rsidR="00F6248E" w:rsidRPr="00F6248E" w:rsidRDefault="00F6248E">
      <w:pPr>
        <w:spacing w:line="240" w:lineRule="auto"/>
        <w:ind w:left="720"/>
        <w:jc w:val="both"/>
        <w:rPr>
          <w:ins w:id="1435" w:author="Bo Shen" w:date="2023-02-13T15:00:00Z"/>
          <w:color w:val="000000" w:themeColor="text1"/>
          <w:sz w:val="20"/>
          <w:szCs w:val="20"/>
          <w:rPrChange w:id="1436" w:author="Bo Shen" w:date="2023-03-07T20:43:00Z">
            <w:rPr>
              <w:ins w:id="1437" w:author="Bo Shen" w:date="2023-02-13T15:00:00Z"/>
              <w:rFonts w:ascii="Times New Roman" w:hAnsi="Times New Roman" w:cs="Times New Roman"/>
            </w:rPr>
          </w:rPrChange>
        </w:rPr>
        <w:pPrChange w:id="1438" w:author="Bo Shen" w:date="2023-03-07T20:42:00Z">
          <w:pPr>
            <w:spacing w:line="480" w:lineRule="auto"/>
            <w:jc w:val="both"/>
          </w:pPr>
        </w:pPrChange>
      </w:pPr>
      <w:ins w:id="1439" w:author="Bo Shen" w:date="2023-02-13T15:00:00Z">
        <w:r w:rsidRPr="00F6248E">
          <w:rPr>
            <w:color w:val="000000" w:themeColor="text1"/>
            <w:sz w:val="20"/>
            <w:szCs w:val="20"/>
            <w:rPrChange w:id="1440" w:author="Bo Shen" w:date="2023-03-07T20:43:00Z">
              <w:rPr>
                <w:rFonts w:ascii="Times New Roman" w:hAnsi="Times New Roman" w:cs="Times New Roman"/>
              </w:rPr>
            </w:rPrChange>
          </w:rPr>
          <w:t xml:space="preserve">We tested a series of motifs and found local disinhibition is critical for the integration of normalized valuation and choice functions. To do this, we tested four types of modifications that might enhance mutual competition </w:t>
        </w:r>
        <w:r w:rsidRPr="00F6248E">
          <w:rPr>
            <w:color w:val="000000" w:themeColor="text1"/>
            <w:sz w:val="20"/>
            <w:szCs w:val="20"/>
            <w:rPrChange w:id="1441" w:author="Bo Shen" w:date="2023-03-07T20:43:00Z">
              <w:rPr>
                <w:rFonts w:ascii="Times New Roman" w:hAnsi="Times New Roman" w:cs="Times New Roman"/>
              </w:rPr>
            </w:rPrChange>
          </w:rPr>
          <w:lastRenderedPageBreak/>
          <w:t>between the option-specific local sub-circuits (</w:t>
        </w:r>
        <w:r w:rsidRPr="00F6248E">
          <w:rPr>
            <w:b/>
            <w:color w:val="000000" w:themeColor="text1"/>
            <w:sz w:val="20"/>
            <w:szCs w:val="20"/>
            <w:rPrChange w:id="1442" w:author="Bo Shen" w:date="2023-03-07T20:43:00Z">
              <w:rPr>
                <w:rFonts w:ascii="Times New Roman" w:hAnsi="Times New Roman" w:cs="Times New Roman"/>
                <w:b/>
              </w:rPr>
            </w:rPrChange>
          </w:rPr>
          <w:t>Fig. 2-figure supplement 1A</w:t>
        </w:r>
        <w:r w:rsidRPr="00F6248E">
          <w:rPr>
            <w:color w:val="000000" w:themeColor="text1"/>
            <w:sz w:val="20"/>
            <w:szCs w:val="20"/>
            <w:rPrChange w:id="1443" w:author="Bo Shen" w:date="2023-03-07T20:43:00Z">
              <w:rPr>
                <w:rFonts w:ascii="Times New Roman" w:hAnsi="Times New Roman" w:cs="Times New Roman"/>
              </w:rPr>
            </w:rPrChange>
          </w:rPr>
          <w:t xml:space="preserve">): a) </w:t>
        </w:r>
        <w:r w:rsidRPr="00F6248E">
          <w:rPr>
            <w:i/>
            <w:color w:val="000000" w:themeColor="text1"/>
            <w:sz w:val="20"/>
            <w:szCs w:val="20"/>
            <w:rPrChange w:id="1444" w:author="Bo Shen" w:date="2023-03-07T20:43:00Z">
              <w:rPr>
                <w:rFonts w:ascii="Times New Roman" w:hAnsi="Times New Roman" w:cs="Times New Roman"/>
                <w:i/>
              </w:rPr>
            </w:rPrChange>
          </w:rPr>
          <w:t>Recurrent self-excitation</w:t>
        </w:r>
        <w:r w:rsidRPr="00F6248E">
          <w:rPr>
            <w:color w:val="000000" w:themeColor="text1"/>
            <w:sz w:val="20"/>
            <w:szCs w:val="20"/>
            <w:rPrChange w:id="1445" w:author="Bo Shen" w:date="2023-03-07T20:43:00Z">
              <w:rPr>
                <w:rFonts w:ascii="Times New Roman" w:hAnsi="Times New Roman" w:cs="Times New Roman"/>
              </w:rPr>
            </w:rPrChange>
          </w:rPr>
          <w:t xml:space="preserve"> (loops weighted by </w:t>
        </w:r>
      </w:ins>
      <m:oMath>
        <m:r>
          <w:ins w:id="1446" w:author="Bo Shen" w:date="2023-02-13T15:00:00Z">
            <w:rPr>
              <w:rFonts w:ascii="Cambria Math" w:hAnsi="Cambria Math"/>
              <w:color w:val="000000" w:themeColor="text1"/>
              <w:sz w:val="20"/>
              <w:szCs w:val="20"/>
              <w:rPrChange w:id="1447" w:author="Bo Shen" w:date="2023-03-07T20:43:00Z">
                <w:rPr>
                  <w:rFonts w:ascii="Cambria Math" w:hAnsi="Cambria Math" w:cs="Times New Roman"/>
                </w:rPr>
              </w:rPrChange>
            </w:rPr>
            <m:t>α</m:t>
          </w:ins>
        </m:r>
      </m:oMath>
      <w:ins w:id="1448" w:author="Bo Shen" w:date="2023-02-13T15:00:00Z">
        <w:r w:rsidRPr="00F6248E">
          <w:rPr>
            <w:color w:val="000000" w:themeColor="text1"/>
            <w:sz w:val="20"/>
            <w:szCs w:val="20"/>
            <w:rPrChange w:id="1449" w:author="Bo Shen" w:date="2023-03-07T20:43:00Z">
              <w:rPr>
                <w:rFonts w:ascii="Times New Roman" w:hAnsi="Times New Roman" w:cs="Times New Roman"/>
              </w:rPr>
            </w:rPrChange>
          </w:rPr>
          <w:t xml:space="preserve">), with self-amplification of each </w:t>
        </w:r>
        <w:r w:rsidRPr="00F6248E">
          <w:rPr>
            <w:i/>
            <w:color w:val="000000" w:themeColor="text1"/>
            <w:sz w:val="20"/>
            <w:szCs w:val="20"/>
            <w:rPrChange w:id="1450" w:author="Bo Shen" w:date="2023-03-07T20:43:00Z">
              <w:rPr>
                <w:rFonts w:ascii="Times New Roman" w:hAnsi="Times New Roman" w:cs="Times New Roman"/>
                <w:i/>
              </w:rPr>
            </w:rPrChange>
          </w:rPr>
          <w:t>R</w:t>
        </w:r>
        <w:r w:rsidRPr="00F6248E">
          <w:rPr>
            <w:color w:val="000000" w:themeColor="text1"/>
            <w:sz w:val="20"/>
            <w:szCs w:val="20"/>
            <w:rPrChange w:id="1451" w:author="Bo Shen" w:date="2023-03-07T20:43:00Z">
              <w:rPr>
                <w:rFonts w:ascii="Times New Roman" w:hAnsi="Times New Roman" w:cs="Times New Roman"/>
              </w:rPr>
            </w:rPrChange>
          </w:rPr>
          <w:t xml:space="preserve"> unit, a property shown to be important for mutual competition in the RNM. b) </w:t>
        </w:r>
        <w:r w:rsidRPr="00F6248E">
          <w:rPr>
            <w:i/>
            <w:color w:val="000000" w:themeColor="text1"/>
            <w:sz w:val="20"/>
            <w:szCs w:val="20"/>
            <w:rPrChange w:id="1452" w:author="Bo Shen" w:date="2023-03-07T20:43:00Z">
              <w:rPr>
                <w:rFonts w:ascii="Times New Roman" w:hAnsi="Times New Roman" w:cs="Times New Roman"/>
                <w:i/>
              </w:rPr>
            </w:rPrChange>
          </w:rPr>
          <w:t>Local disinhibition</w:t>
        </w:r>
        <w:r w:rsidRPr="00F6248E">
          <w:rPr>
            <w:color w:val="000000" w:themeColor="text1"/>
            <w:sz w:val="20"/>
            <w:szCs w:val="20"/>
            <w:rPrChange w:id="1453" w:author="Bo Shen" w:date="2023-03-07T20:43:00Z">
              <w:rPr>
                <w:rFonts w:ascii="Times New Roman" w:hAnsi="Times New Roman" w:cs="Times New Roman"/>
              </w:rPr>
            </w:rPrChange>
          </w:rPr>
          <w:t xml:space="preserve"> (loops weighted by </w:t>
        </w:r>
      </w:ins>
      <m:oMath>
        <m:r>
          <w:ins w:id="1454" w:author="Bo Shen" w:date="2023-02-13T15:00:00Z">
            <w:rPr>
              <w:rFonts w:ascii="Cambria Math" w:hAnsi="Cambria Math"/>
              <w:color w:val="000000" w:themeColor="text1"/>
              <w:sz w:val="20"/>
              <w:szCs w:val="20"/>
              <w:rPrChange w:id="1455" w:author="Bo Shen" w:date="2023-03-07T20:43:00Z">
                <w:rPr>
                  <w:rFonts w:ascii="Cambria Math" w:hAnsi="Cambria Math" w:cs="Times New Roman"/>
                </w:rPr>
              </w:rPrChange>
            </w:rPr>
            <m:t>β</m:t>
          </w:ins>
        </m:r>
      </m:oMath>
      <w:ins w:id="1456" w:author="Bo Shen" w:date="2023-02-13T15:00:00Z">
        <w:r w:rsidRPr="00F6248E">
          <w:rPr>
            <w:color w:val="000000" w:themeColor="text1"/>
            <w:sz w:val="20"/>
            <w:szCs w:val="20"/>
            <w:rPrChange w:id="1457" w:author="Bo Shen" w:date="2023-03-07T20:43:00Z">
              <w:rPr>
                <w:rFonts w:ascii="Times New Roman" w:hAnsi="Times New Roman" w:cs="Times New Roman"/>
              </w:rPr>
            </w:rPrChange>
          </w:rPr>
          <w:t>), w</w:t>
        </w:r>
        <w:proofErr w:type="spellStart"/>
        <w:r w:rsidRPr="00F6248E">
          <w:rPr>
            <w:color w:val="000000" w:themeColor="text1"/>
            <w:sz w:val="20"/>
            <w:szCs w:val="20"/>
            <w:rPrChange w:id="1458" w:author="Bo Shen" w:date="2023-03-07T20:43:00Z">
              <w:rPr>
                <w:rFonts w:ascii="Times New Roman" w:hAnsi="Times New Roman" w:cs="Times New Roman"/>
              </w:rPr>
            </w:rPrChange>
          </w:rPr>
          <w:t>hich</w:t>
        </w:r>
        <w:proofErr w:type="spellEnd"/>
        <w:r w:rsidRPr="00F6248E">
          <w:rPr>
            <w:color w:val="000000" w:themeColor="text1"/>
            <w:sz w:val="20"/>
            <w:szCs w:val="20"/>
            <w:rPrChange w:id="1459" w:author="Bo Shen" w:date="2023-03-07T20:43:00Z">
              <w:rPr>
                <w:rFonts w:ascii="Times New Roman" w:hAnsi="Times New Roman" w:cs="Times New Roman"/>
              </w:rPr>
            </w:rPrChange>
          </w:rPr>
          <w:t xml:space="preserve"> is the focus of the main text, mediated through disinhibitory units (</w:t>
        </w:r>
        <w:r w:rsidRPr="00F6248E">
          <w:rPr>
            <w:i/>
            <w:color w:val="000000" w:themeColor="text1"/>
            <w:sz w:val="20"/>
            <w:szCs w:val="20"/>
            <w:rPrChange w:id="1460" w:author="Bo Shen" w:date="2023-03-07T20:43:00Z">
              <w:rPr>
                <w:rFonts w:ascii="Times New Roman" w:hAnsi="Times New Roman" w:cs="Times New Roman"/>
                <w:i/>
              </w:rPr>
            </w:rPrChange>
          </w:rPr>
          <w:t>D</w:t>
        </w:r>
        <w:r w:rsidRPr="00F6248E">
          <w:rPr>
            <w:color w:val="000000" w:themeColor="text1"/>
            <w:sz w:val="20"/>
            <w:szCs w:val="20"/>
            <w:rPrChange w:id="1461" w:author="Bo Shen" w:date="2023-03-07T20:43:00Z">
              <w:rPr>
                <w:rFonts w:ascii="Times New Roman" w:hAnsi="Times New Roman" w:cs="Times New Roman"/>
              </w:rPr>
            </w:rPrChange>
          </w:rPr>
          <w:t xml:space="preserve">); the function of a </w:t>
        </w:r>
        <w:r w:rsidRPr="00F6248E">
          <w:rPr>
            <w:i/>
            <w:iCs/>
            <w:color w:val="000000" w:themeColor="text1"/>
            <w:sz w:val="20"/>
            <w:szCs w:val="20"/>
            <w:rPrChange w:id="1462" w:author="Bo Shen" w:date="2023-03-07T20:43:00Z">
              <w:rPr>
                <w:rFonts w:ascii="Times New Roman" w:hAnsi="Times New Roman" w:cs="Times New Roman"/>
                <w:i/>
                <w:iCs/>
              </w:rPr>
            </w:rPrChange>
          </w:rPr>
          <w:t>D</w:t>
        </w:r>
        <w:r w:rsidRPr="00F6248E">
          <w:rPr>
            <w:color w:val="000000" w:themeColor="text1"/>
            <w:sz w:val="20"/>
            <w:szCs w:val="20"/>
            <w:rPrChange w:id="1463" w:author="Bo Shen" w:date="2023-03-07T20:43:00Z">
              <w:rPr>
                <w:rFonts w:ascii="Times New Roman" w:hAnsi="Times New Roman" w:cs="Times New Roman"/>
              </w:rPr>
            </w:rPrChange>
          </w:rPr>
          <w:t xml:space="preserve"> unit is to inhibit the gain control </w:t>
        </w:r>
        <w:r w:rsidRPr="00F6248E">
          <w:rPr>
            <w:i/>
            <w:color w:val="000000" w:themeColor="text1"/>
            <w:sz w:val="20"/>
            <w:szCs w:val="20"/>
            <w:rPrChange w:id="1464" w:author="Bo Shen" w:date="2023-03-07T20:43:00Z">
              <w:rPr>
                <w:rFonts w:ascii="Times New Roman" w:hAnsi="Times New Roman" w:cs="Times New Roman"/>
                <w:i/>
              </w:rPr>
            </w:rPrChange>
          </w:rPr>
          <w:t>G</w:t>
        </w:r>
        <w:r w:rsidRPr="00F6248E">
          <w:rPr>
            <w:color w:val="000000" w:themeColor="text1"/>
            <w:sz w:val="20"/>
            <w:szCs w:val="20"/>
            <w:rPrChange w:id="1465" w:author="Bo Shen" w:date="2023-03-07T20:43:00Z">
              <w:rPr>
                <w:rFonts w:ascii="Times New Roman" w:hAnsi="Times New Roman" w:cs="Times New Roman"/>
              </w:rPr>
            </w:rPrChange>
          </w:rPr>
          <w:t xml:space="preserve"> unit in the local sub-circuit therefore release inhibition on the local </w:t>
        </w:r>
        <w:r w:rsidRPr="00F6248E">
          <w:rPr>
            <w:i/>
            <w:color w:val="000000" w:themeColor="text1"/>
            <w:sz w:val="20"/>
            <w:szCs w:val="20"/>
            <w:rPrChange w:id="1466" w:author="Bo Shen" w:date="2023-03-07T20:43:00Z">
              <w:rPr>
                <w:rFonts w:ascii="Times New Roman" w:hAnsi="Times New Roman" w:cs="Times New Roman"/>
                <w:i/>
              </w:rPr>
            </w:rPrChange>
          </w:rPr>
          <w:t>R</w:t>
        </w:r>
        <w:r w:rsidRPr="00F6248E">
          <w:rPr>
            <w:color w:val="000000" w:themeColor="text1"/>
            <w:sz w:val="20"/>
            <w:szCs w:val="20"/>
            <w:rPrChange w:id="1467" w:author="Bo Shen" w:date="2023-03-07T20:43:00Z">
              <w:rPr>
                <w:rFonts w:ascii="Times New Roman" w:hAnsi="Times New Roman" w:cs="Times New Roman"/>
              </w:rPr>
            </w:rPrChange>
          </w:rPr>
          <w:t xml:space="preserve"> units. c) </w:t>
        </w:r>
        <w:r w:rsidRPr="00F6248E">
          <w:rPr>
            <w:i/>
            <w:color w:val="000000" w:themeColor="text1"/>
            <w:sz w:val="20"/>
            <w:szCs w:val="20"/>
            <w:rPrChange w:id="1468" w:author="Bo Shen" w:date="2023-03-07T20:43:00Z">
              <w:rPr>
                <w:rFonts w:ascii="Times New Roman" w:hAnsi="Times New Roman" w:cs="Times New Roman"/>
                <w:i/>
              </w:rPr>
            </w:rPrChange>
          </w:rPr>
          <w:t>Cross inhibition</w:t>
        </w:r>
        <w:r w:rsidRPr="00F6248E">
          <w:rPr>
            <w:color w:val="000000" w:themeColor="text1"/>
            <w:sz w:val="20"/>
            <w:szCs w:val="20"/>
            <w:rPrChange w:id="1469" w:author="Bo Shen" w:date="2023-03-07T20:43:00Z">
              <w:rPr>
                <w:rFonts w:ascii="Times New Roman" w:hAnsi="Times New Roman" w:cs="Times New Roman"/>
              </w:rPr>
            </w:rPrChange>
          </w:rPr>
          <w:t xml:space="preserve"> (loops weighted by </w:t>
        </w:r>
      </w:ins>
      <m:oMath>
        <m:r>
          <w:ins w:id="1470" w:author="Bo Shen" w:date="2023-02-13T15:00:00Z">
            <w:rPr>
              <w:rFonts w:ascii="Cambria Math" w:hAnsi="Cambria Math"/>
              <w:color w:val="000000" w:themeColor="text1"/>
              <w:sz w:val="20"/>
              <w:szCs w:val="20"/>
              <w:rPrChange w:id="1471" w:author="Bo Shen" w:date="2023-03-07T20:43:00Z">
                <w:rPr>
                  <w:rFonts w:ascii="Cambria Math" w:hAnsi="Cambria Math" w:cs="Times New Roman"/>
                </w:rPr>
              </w:rPrChange>
            </w:rPr>
            <m:t>η</m:t>
          </w:ins>
        </m:r>
      </m:oMath>
      <w:ins w:id="1472" w:author="Bo Shen" w:date="2023-02-13T15:00:00Z">
        <w:r w:rsidRPr="00F6248E">
          <w:rPr>
            <w:color w:val="000000" w:themeColor="text1"/>
            <w:sz w:val="20"/>
            <w:szCs w:val="20"/>
            <w:rPrChange w:id="1473" w:author="Bo Shen" w:date="2023-03-07T20:43:00Z">
              <w:rPr>
                <w:rFonts w:ascii="Times New Roman" w:hAnsi="Times New Roman" w:cs="Times New Roman"/>
              </w:rPr>
            </w:rPrChange>
          </w:rPr>
          <w:t xml:space="preserve">), which directly inhibits the lateral </w:t>
        </w:r>
        <w:r w:rsidRPr="00F6248E">
          <w:rPr>
            <w:i/>
            <w:color w:val="000000" w:themeColor="text1"/>
            <w:sz w:val="20"/>
            <w:szCs w:val="20"/>
            <w:rPrChange w:id="1474" w:author="Bo Shen" w:date="2023-03-07T20:43:00Z">
              <w:rPr>
                <w:rFonts w:ascii="Times New Roman" w:hAnsi="Times New Roman" w:cs="Times New Roman"/>
                <w:i/>
              </w:rPr>
            </w:rPrChange>
          </w:rPr>
          <w:t>R</w:t>
        </w:r>
        <w:r w:rsidRPr="00F6248E">
          <w:rPr>
            <w:color w:val="000000" w:themeColor="text1"/>
            <w:sz w:val="20"/>
            <w:szCs w:val="20"/>
            <w:rPrChange w:id="1475" w:author="Bo Shen" w:date="2023-03-07T20:43:00Z">
              <w:rPr>
                <w:rFonts w:ascii="Times New Roman" w:hAnsi="Times New Roman" w:cs="Times New Roman"/>
              </w:rPr>
            </w:rPrChange>
          </w:rPr>
          <w:t xml:space="preserve"> units through inhibitory units (</w:t>
        </w:r>
        <w:r w:rsidRPr="00F6248E">
          <w:rPr>
            <w:i/>
            <w:color w:val="000000" w:themeColor="text1"/>
            <w:sz w:val="20"/>
            <w:szCs w:val="20"/>
            <w:rPrChange w:id="1476" w:author="Bo Shen" w:date="2023-03-07T20:43:00Z">
              <w:rPr>
                <w:rFonts w:ascii="Times New Roman" w:hAnsi="Times New Roman" w:cs="Times New Roman"/>
                <w:i/>
              </w:rPr>
            </w:rPrChange>
          </w:rPr>
          <w:t>I</w:t>
        </w:r>
        <w:r w:rsidRPr="00F6248E">
          <w:rPr>
            <w:color w:val="000000" w:themeColor="text1"/>
            <w:sz w:val="20"/>
            <w:szCs w:val="20"/>
            <w:rPrChange w:id="1477" w:author="Bo Shen" w:date="2023-03-07T20:43:00Z">
              <w:rPr>
                <w:rFonts w:ascii="Times New Roman" w:hAnsi="Times New Roman" w:cs="Times New Roman"/>
              </w:rPr>
            </w:rPrChange>
          </w:rPr>
          <w:t xml:space="preserve">) to implement mutual inhibition. d) </w:t>
        </w:r>
        <w:r w:rsidRPr="00F6248E">
          <w:rPr>
            <w:i/>
            <w:color w:val="000000" w:themeColor="text1"/>
            <w:sz w:val="20"/>
            <w:szCs w:val="20"/>
            <w:rPrChange w:id="1478" w:author="Bo Shen" w:date="2023-03-07T20:43:00Z">
              <w:rPr>
                <w:rFonts w:ascii="Times New Roman" w:hAnsi="Times New Roman" w:cs="Times New Roman"/>
                <w:i/>
              </w:rPr>
            </w:rPrChange>
          </w:rPr>
          <w:t>Lateral gain control boost</w:t>
        </w:r>
        <w:r w:rsidRPr="00F6248E">
          <w:rPr>
            <w:color w:val="000000" w:themeColor="text1"/>
            <w:sz w:val="20"/>
            <w:szCs w:val="20"/>
            <w:rPrChange w:id="1479" w:author="Bo Shen" w:date="2023-03-07T20:43:00Z">
              <w:rPr>
                <w:rFonts w:ascii="Times New Roman" w:hAnsi="Times New Roman" w:cs="Times New Roman"/>
              </w:rPr>
            </w:rPrChange>
          </w:rPr>
          <w:t xml:space="preserve"> (loops weighted by </w:t>
        </w:r>
      </w:ins>
      <m:oMath>
        <m:r>
          <w:ins w:id="1480" w:author="Bo Shen" w:date="2023-02-13T15:00:00Z">
            <w:rPr>
              <w:rFonts w:ascii="Cambria Math" w:hAnsi="Cambria Math"/>
              <w:color w:val="000000" w:themeColor="text1"/>
              <w:sz w:val="20"/>
              <w:szCs w:val="20"/>
              <w:rPrChange w:id="1481" w:author="Bo Shen" w:date="2023-03-07T20:43:00Z">
                <w:rPr>
                  <w:rFonts w:ascii="Cambria Math" w:hAnsi="Cambria Math" w:cs="Times New Roman"/>
                </w:rPr>
              </w:rPrChange>
            </w:rPr>
            <m:t>γ</m:t>
          </w:ins>
        </m:r>
      </m:oMath>
      <w:ins w:id="1482" w:author="Bo Shen" w:date="2023-02-13T15:00:00Z">
        <w:r w:rsidRPr="00F6248E">
          <w:rPr>
            <w:color w:val="000000" w:themeColor="text1"/>
            <w:sz w:val="20"/>
            <w:szCs w:val="20"/>
            <w:rPrChange w:id="1483" w:author="Bo Shen" w:date="2023-03-07T20:43:00Z">
              <w:rPr>
                <w:rFonts w:ascii="Times New Roman" w:hAnsi="Times New Roman" w:cs="Times New Roman"/>
              </w:rPr>
            </w:rPrChange>
          </w:rPr>
          <w:t>), which is mediated through excitatory units (</w:t>
        </w:r>
        <w:r w:rsidRPr="00F6248E">
          <w:rPr>
            <w:i/>
            <w:color w:val="000000" w:themeColor="text1"/>
            <w:sz w:val="20"/>
            <w:szCs w:val="20"/>
            <w:rPrChange w:id="1484" w:author="Bo Shen" w:date="2023-03-07T20:43:00Z">
              <w:rPr>
                <w:rFonts w:ascii="Times New Roman" w:hAnsi="Times New Roman" w:cs="Times New Roman"/>
                <w:i/>
              </w:rPr>
            </w:rPrChange>
          </w:rPr>
          <w:t>E</w:t>
        </w:r>
        <w:r w:rsidRPr="00F6248E">
          <w:rPr>
            <w:color w:val="000000" w:themeColor="text1"/>
            <w:sz w:val="20"/>
            <w:szCs w:val="20"/>
            <w:rPrChange w:id="1485" w:author="Bo Shen" w:date="2023-03-07T20:43:00Z">
              <w:rPr>
                <w:rFonts w:ascii="Times New Roman" w:hAnsi="Times New Roman" w:cs="Times New Roman"/>
              </w:rPr>
            </w:rPrChange>
          </w:rPr>
          <w:t xml:space="preserve">) to boosts the lateral </w:t>
        </w:r>
        <w:r w:rsidRPr="00F6248E">
          <w:rPr>
            <w:i/>
            <w:color w:val="000000" w:themeColor="text1"/>
            <w:sz w:val="20"/>
            <w:szCs w:val="20"/>
            <w:rPrChange w:id="1486" w:author="Bo Shen" w:date="2023-03-07T20:43:00Z">
              <w:rPr>
                <w:rFonts w:ascii="Times New Roman" w:hAnsi="Times New Roman" w:cs="Times New Roman"/>
                <w:i/>
              </w:rPr>
            </w:rPrChange>
          </w:rPr>
          <w:t>G</w:t>
        </w:r>
        <w:r w:rsidRPr="00F6248E">
          <w:rPr>
            <w:color w:val="000000" w:themeColor="text1"/>
            <w:sz w:val="20"/>
            <w:szCs w:val="20"/>
            <w:rPrChange w:id="1487" w:author="Bo Shen" w:date="2023-03-07T20:43:00Z">
              <w:rPr>
                <w:rFonts w:ascii="Times New Roman" w:hAnsi="Times New Roman" w:cs="Times New Roman"/>
              </w:rPr>
            </w:rPrChange>
          </w:rPr>
          <w:t xml:space="preserve">, therefore drives higher gain control on the lateral </w:t>
        </w:r>
        <w:r w:rsidRPr="00F6248E">
          <w:rPr>
            <w:i/>
            <w:iCs/>
            <w:color w:val="000000" w:themeColor="text1"/>
            <w:sz w:val="20"/>
            <w:szCs w:val="20"/>
            <w:rPrChange w:id="1488" w:author="Bo Shen" w:date="2023-03-07T20:43:00Z">
              <w:rPr>
                <w:rFonts w:ascii="Times New Roman" w:hAnsi="Times New Roman" w:cs="Times New Roman"/>
                <w:i/>
                <w:iCs/>
              </w:rPr>
            </w:rPrChange>
          </w:rPr>
          <w:t>R</w:t>
        </w:r>
        <w:r w:rsidRPr="00F6248E">
          <w:rPr>
            <w:color w:val="000000" w:themeColor="text1"/>
            <w:sz w:val="20"/>
            <w:szCs w:val="20"/>
            <w:rPrChange w:id="1489" w:author="Bo Shen" w:date="2023-03-07T20:43:00Z">
              <w:rPr>
                <w:rFonts w:ascii="Times New Roman" w:hAnsi="Times New Roman" w:cs="Times New Roman"/>
              </w:rPr>
            </w:rPrChange>
          </w:rPr>
          <w:t xml:space="preserve"> than the local </w:t>
        </w:r>
        <w:r w:rsidRPr="00F6248E">
          <w:rPr>
            <w:i/>
            <w:iCs/>
            <w:color w:val="000000" w:themeColor="text1"/>
            <w:sz w:val="20"/>
            <w:szCs w:val="20"/>
            <w:rPrChange w:id="1490" w:author="Bo Shen" w:date="2023-03-07T20:43:00Z">
              <w:rPr>
                <w:rFonts w:ascii="Times New Roman" w:hAnsi="Times New Roman" w:cs="Times New Roman"/>
                <w:i/>
                <w:iCs/>
              </w:rPr>
            </w:rPrChange>
          </w:rPr>
          <w:t>R</w:t>
        </w:r>
        <w:r w:rsidRPr="00F6248E">
          <w:rPr>
            <w:color w:val="000000" w:themeColor="text1"/>
            <w:sz w:val="20"/>
            <w:szCs w:val="20"/>
            <w:rPrChange w:id="1491" w:author="Bo Shen" w:date="2023-03-07T20:43:00Z">
              <w:rPr>
                <w:rFonts w:ascii="Times New Roman" w:hAnsi="Times New Roman" w:cs="Times New Roman"/>
              </w:rPr>
            </w:rPrChange>
          </w:rPr>
          <w:t xml:space="preserve"> (i.e., asymmetric gain control) and realizes mutual inhibition.</w:t>
        </w:r>
      </w:ins>
    </w:p>
    <w:p w14:paraId="112516C4" w14:textId="77777777" w:rsidR="00F6248E" w:rsidRPr="00F6248E" w:rsidRDefault="00F6248E">
      <w:pPr>
        <w:spacing w:line="240" w:lineRule="auto"/>
        <w:ind w:left="720"/>
        <w:jc w:val="both"/>
        <w:rPr>
          <w:ins w:id="1492" w:author="Bo Shen" w:date="2023-02-13T15:00:00Z"/>
          <w:color w:val="000000" w:themeColor="text1"/>
          <w:sz w:val="20"/>
          <w:szCs w:val="20"/>
          <w:rPrChange w:id="1493" w:author="Bo Shen" w:date="2023-03-07T20:43:00Z">
            <w:rPr>
              <w:ins w:id="1494" w:author="Bo Shen" w:date="2023-02-13T15:00:00Z"/>
              <w:rFonts w:ascii="Times New Roman" w:hAnsi="Times New Roman" w:cs="Times New Roman"/>
            </w:rPr>
          </w:rPrChange>
        </w:rPr>
        <w:pPrChange w:id="1495" w:author="Bo Shen" w:date="2023-03-07T20:42:00Z">
          <w:pPr>
            <w:spacing w:line="480" w:lineRule="auto"/>
            <w:jc w:val="both"/>
          </w:pPr>
        </w:pPrChange>
      </w:pPr>
    </w:p>
    <w:p w14:paraId="56E725CF" w14:textId="77777777" w:rsidR="00F6248E" w:rsidRPr="00F6248E" w:rsidRDefault="00F6248E">
      <w:pPr>
        <w:spacing w:line="240" w:lineRule="auto"/>
        <w:ind w:left="720"/>
        <w:jc w:val="both"/>
        <w:rPr>
          <w:ins w:id="1496" w:author="Bo Shen" w:date="2023-02-13T15:00:00Z"/>
          <w:color w:val="000000" w:themeColor="text1"/>
          <w:sz w:val="20"/>
          <w:szCs w:val="20"/>
          <w:rPrChange w:id="1497" w:author="Bo Shen" w:date="2023-03-07T20:43:00Z">
            <w:rPr>
              <w:ins w:id="1498" w:author="Bo Shen" w:date="2023-02-13T15:00:00Z"/>
              <w:rFonts w:ascii="Times New Roman" w:hAnsi="Times New Roman" w:cs="Times New Roman"/>
            </w:rPr>
          </w:rPrChange>
        </w:rPr>
        <w:pPrChange w:id="1499" w:author="Bo Shen" w:date="2023-03-07T20:42:00Z">
          <w:pPr>
            <w:spacing w:line="480" w:lineRule="auto"/>
            <w:jc w:val="both"/>
          </w:pPr>
        </w:pPrChange>
      </w:pPr>
      <w:ins w:id="1500" w:author="Bo Shen" w:date="2023-02-13T15:00:00Z">
        <w:r w:rsidRPr="00F6248E">
          <w:rPr>
            <w:color w:val="000000" w:themeColor="text1"/>
            <w:sz w:val="20"/>
            <w:szCs w:val="20"/>
            <w:rPrChange w:id="1501" w:author="Bo Shen" w:date="2023-03-07T20:43:00Z">
              <w:rPr>
                <w:rFonts w:ascii="Times New Roman" w:hAnsi="Times New Roman" w:cs="Times New Roman"/>
              </w:rPr>
            </w:rPrChange>
          </w:rPr>
          <w:t>To see which type of modification(s) is/are critical for integrated value normalization and choice, we tested different combinations of these modifications on the original DNM circuit. The full model with all modifications can be described by a set of differential equations (</w:t>
        </w:r>
        <w:proofErr w:type="spellStart"/>
        <w:r w:rsidRPr="00F6248E">
          <w:rPr>
            <w:bCs/>
            <w:color w:val="000000" w:themeColor="text1"/>
            <w:sz w:val="20"/>
            <w:szCs w:val="20"/>
            <w:rPrChange w:id="1502" w:author="Bo Shen" w:date="2023-03-07T20:43:00Z">
              <w:rPr>
                <w:rFonts w:ascii="Times New Roman" w:hAnsi="Times New Roman" w:cs="Times New Roman"/>
                <w:b/>
              </w:rPr>
            </w:rPrChange>
          </w:rPr>
          <w:t>Eqs</w:t>
        </w:r>
        <w:proofErr w:type="spellEnd"/>
        <w:r w:rsidRPr="00F6248E">
          <w:rPr>
            <w:bCs/>
            <w:color w:val="000000" w:themeColor="text1"/>
            <w:sz w:val="20"/>
            <w:szCs w:val="20"/>
            <w:rPrChange w:id="1503" w:author="Bo Shen" w:date="2023-03-07T20:43:00Z">
              <w:rPr>
                <w:rFonts w:ascii="Times New Roman" w:hAnsi="Times New Roman" w:cs="Times New Roman"/>
                <w:b/>
              </w:rPr>
            </w:rPrChange>
          </w:rPr>
          <w:t xml:space="preserve">. </w:t>
        </w:r>
        <w:del w:id="1504" w:author="Bo Shen" w:date="2023-02-27T16:39:00Z">
          <w:r w:rsidRPr="00F6248E" w:rsidDel="00CA409D">
            <w:rPr>
              <w:bCs/>
              <w:color w:val="000000" w:themeColor="text1"/>
              <w:sz w:val="20"/>
              <w:szCs w:val="20"/>
              <w:rPrChange w:id="1505" w:author="Bo Shen" w:date="2023-03-07T20:43:00Z">
                <w:rPr>
                  <w:rFonts w:ascii="Times New Roman" w:hAnsi="Times New Roman" w:cs="Times New Roman"/>
                  <w:b/>
                </w:rPr>
              </w:rPrChange>
            </w:rPr>
            <w:delText>5</w:delText>
          </w:r>
        </w:del>
      </w:ins>
      <w:ins w:id="1506" w:author="Bo Shen" w:date="2023-03-07T20:41:00Z">
        <w:r w:rsidRPr="00F6248E">
          <w:rPr>
            <w:bCs/>
            <w:color w:val="000000" w:themeColor="text1"/>
            <w:sz w:val="20"/>
            <w:szCs w:val="20"/>
            <w:rPrChange w:id="1507" w:author="Bo Shen" w:date="2023-03-07T20:43:00Z">
              <w:rPr>
                <w:rFonts w:ascii="Times New Roman" w:hAnsi="Times New Roman" w:cs="Times New Roman"/>
                <w:b/>
              </w:rPr>
            </w:rPrChange>
          </w:rPr>
          <w:t>28</w:t>
        </w:r>
      </w:ins>
      <w:ins w:id="1508" w:author="Bo Shen" w:date="2023-02-13T15:00:00Z">
        <w:r w:rsidRPr="00F6248E">
          <w:rPr>
            <w:bCs/>
            <w:color w:val="000000" w:themeColor="text1"/>
            <w:sz w:val="20"/>
            <w:szCs w:val="20"/>
            <w:rPrChange w:id="1509" w:author="Bo Shen" w:date="2023-03-07T20:43:00Z">
              <w:rPr>
                <w:rFonts w:ascii="Times New Roman" w:hAnsi="Times New Roman" w:cs="Times New Roman"/>
                <w:b/>
              </w:rPr>
            </w:rPrChange>
          </w:rPr>
          <w:t>-</w:t>
        </w:r>
        <w:del w:id="1510" w:author="Bo Shen" w:date="2023-02-27T16:39:00Z">
          <w:r w:rsidRPr="00F6248E" w:rsidDel="00CA409D">
            <w:rPr>
              <w:bCs/>
              <w:color w:val="000000" w:themeColor="text1"/>
              <w:sz w:val="20"/>
              <w:szCs w:val="20"/>
              <w:rPrChange w:id="1511" w:author="Bo Shen" w:date="2023-03-07T20:43:00Z">
                <w:rPr>
                  <w:rFonts w:ascii="Times New Roman" w:hAnsi="Times New Roman" w:cs="Times New Roman"/>
                  <w:b/>
                </w:rPr>
              </w:rPrChange>
            </w:rPr>
            <w:delText>9</w:delText>
          </w:r>
        </w:del>
      </w:ins>
      <w:ins w:id="1512" w:author="Bo Shen" w:date="2023-03-07T20:41:00Z">
        <w:r w:rsidRPr="00F6248E">
          <w:rPr>
            <w:bCs/>
            <w:color w:val="000000" w:themeColor="text1"/>
            <w:sz w:val="20"/>
            <w:szCs w:val="20"/>
            <w:rPrChange w:id="1513" w:author="Bo Shen" w:date="2023-03-07T20:43:00Z">
              <w:rPr>
                <w:rFonts w:ascii="Times New Roman" w:hAnsi="Times New Roman" w:cs="Times New Roman"/>
                <w:b/>
              </w:rPr>
            </w:rPrChange>
          </w:rPr>
          <w:t>32</w:t>
        </w:r>
      </w:ins>
      <w:ins w:id="1514" w:author="Bo Shen" w:date="2023-02-13T15:00:00Z">
        <w:r w:rsidRPr="00F6248E">
          <w:rPr>
            <w:color w:val="000000" w:themeColor="text1"/>
            <w:sz w:val="20"/>
            <w:szCs w:val="20"/>
            <w:rPrChange w:id="1515" w:author="Bo Shen" w:date="2023-03-07T20:43:00Z">
              <w:rPr>
                <w:rFonts w:ascii="Times New Roman" w:hAnsi="Times New Roman" w:cs="Times New Roman"/>
              </w:rPr>
            </w:rPrChange>
          </w:rPr>
          <w:t>):</w:t>
        </w:r>
      </w:ins>
    </w:p>
    <w:p w14:paraId="7CA25069" w14:textId="77777777" w:rsidR="00F6248E" w:rsidRPr="00F6248E" w:rsidRDefault="00F6248E">
      <w:pPr>
        <w:spacing w:line="240" w:lineRule="auto"/>
        <w:ind w:left="720"/>
        <w:jc w:val="both"/>
        <w:rPr>
          <w:ins w:id="1516" w:author="Bo Shen" w:date="2023-02-13T15:00:00Z"/>
          <w:color w:val="000000" w:themeColor="text1"/>
          <w:sz w:val="20"/>
          <w:szCs w:val="20"/>
          <w:rPrChange w:id="1517" w:author="Bo Shen" w:date="2023-03-07T20:43:00Z">
            <w:rPr>
              <w:ins w:id="1518" w:author="Bo Shen" w:date="2023-02-13T15:00:00Z"/>
              <w:rFonts w:ascii="Times New Roman" w:hAnsi="Times New Roman" w:cs="Times New Roman"/>
            </w:rPr>
          </w:rPrChange>
        </w:rPr>
        <w:pPrChange w:id="1519" w:author="Bo Shen" w:date="2023-03-07T20:42:00Z">
          <w:pPr>
            <w:spacing w:line="480" w:lineRule="auto"/>
            <w:jc w:val="both"/>
          </w:pPr>
        </w:pPrChange>
      </w:pPr>
    </w:p>
    <w:tbl>
      <w:tblPr>
        <w:tblW w:w="0" w:type="auto"/>
        <w:tblInd w:w="720" w:type="dxa"/>
        <w:tblLook w:val="04A0" w:firstRow="1" w:lastRow="0" w:firstColumn="1" w:lastColumn="0" w:noHBand="0" w:noVBand="1"/>
        <w:tblPrChange w:id="1520" w:author="Bo Shen" w:date="2023-03-07T20:42:00Z">
          <w:tblPr>
            <w:tblW w:w="0" w:type="auto"/>
            <w:tblLook w:val="04A0" w:firstRow="1" w:lastRow="0" w:firstColumn="1" w:lastColumn="0" w:noHBand="0" w:noVBand="1"/>
          </w:tblPr>
        </w:tblPrChange>
      </w:tblPr>
      <w:tblGrid>
        <w:gridCol w:w="2250"/>
        <w:gridCol w:w="4680"/>
        <w:gridCol w:w="2420"/>
        <w:tblGridChange w:id="1521">
          <w:tblGrid>
            <w:gridCol w:w="2250"/>
            <w:gridCol w:w="4680"/>
            <w:gridCol w:w="2420"/>
          </w:tblGrid>
        </w:tblGridChange>
      </w:tblGrid>
      <w:tr w:rsidR="00F6248E" w:rsidRPr="00F6248E" w14:paraId="34B92B78" w14:textId="77777777" w:rsidTr="00F6248E">
        <w:trPr>
          <w:ins w:id="1522" w:author="Bo Shen" w:date="2023-03-07T20:41:00Z"/>
        </w:trPr>
        <w:tc>
          <w:tcPr>
            <w:tcW w:w="2250" w:type="dxa"/>
            <w:vAlign w:val="center"/>
            <w:tcPrChange w:id="1523" w:author="Bo Shen" w:date="2023-03-07T20:42:00Z">
              <w:tcPr>
                <w:tcW w:w="2250" w:type="dxa"/>
                <w:vAlign w:val="center"/>
              </w:tcPr>
            </w:tcPrChange>
          </w:tcPr>
          <w:p w14:paraId="79F3C0A8" w14:textId="77777777" w:rsidR="00F6248E" w:rsidRPr="00F6248E" w:rsidRDefault="00F6248E">
            <w:pPr>
              <w:spacing w:line="240" w:lineRule="auto"/>
              <w:jc w:val="both"/>
              <w:rPr>
                <w:ins w:id="1524" w:author="Bo Shen" w:date="2023-02-13T15:00:00Z"/>
                <w:color w:val="000000" w:themeColor="text1"/>
                <w:sz w:val="20"/>
                <w:szCs w:val="20"/>
                <w:rPrChange w:id="1525" w:author="Bo Shen" w:date="2023-03-07T20:43:00Z">
                  <w:rPr>
                    <w:ins w:id="1526" w:author="Bo Shen" w:date="2023-02-13T15:00:00Z"/>
                    <w:rFonts w:ascii="Times New Roman" w:hAnsi="Times New Roman" w:cs="Times New Roman"/>
                    <w:color w:val="000000" w:themeColor="text1"/>
                  </w:rPr>
                </w:rPrChange>
              </w:rPr>
              <w:pPrChange w:id="1527" w:author="Bo Shen" w:date="2023-03-07T20:42:00Z">
                <w:pPr>
                  <w:spacing w:line="480" w:lineRule="auto"/>
                  <w:jc w:val="both"/>
                </w:pPr>
              </w:pPrChange>
            </w:pPr>
          </w:p>
        </w:tc>
        <w:tc>
          <w:tcPr>
            <w:tcW w:w="4680" w:type="dxa"/>
            <w:vAlign w:val="center"/>
            <w:tcPrChange w:id="1528" w:author="Bo Shen" w:date="2023-03-07T20:42:00Z">
              <w:tcPr>
                <w:tcW w:w="4680" w:type="dxa"/>
                <w:vAlign w:val="center"/>
              </w:tcPr>
            </w:tcPrChange>
          </w:tcPr>
          <w:p w14:paraId="1732D842" w14:textId="77777777" w:rsidR="00F6248E" w:rsidRPr="00F6248E" w:rsidRDefault="001F7C64">
            <w:pPr>
              <w:spacing w:line="240" w:lineRule="auto"/>
              <w:jc w:val="both"/>
              <w:rPr>
                <w:ins w:id="1529" w:author="Bo Shen" w:date="2023-02-13T15:00:00Z"/>
                <w:i/>
                <w:color w:val="000000" w:themeColor="text1"/>
                <w:sz w:val="20"/>
                <w:szCs w:val="20"/>
                <w:rPrChange w:id="1530" w:author="Bo Shen" w:date="2023-03-07T20:43:00Z">
                  <w:rPr>
                    <w:ins w:id="1531" w:author="Bo Shen" w:date="2023-02-13T15:00:00Z"/>
                    <w:rFonts w:ascii="Times New Roman" w:hAnsi="Times New Roman" w:cs="Times New Roman"/>
                    <w:i/>
                    <w:color w:val="000000" w:themeColor="text1"/>
                  </w:rPr>
                </w:rPrChange>
              </w:rPr>
              <w:pPrChange w:id="1532" w:author="Bo Shen" w:date="2023-03-07T20:42:00Z">
                <w:pPr>
                  <w:spacing w:line="480" w:lineRule="auto"/>
                  <w:jc w:val="both"/>
                </w:pPr>
              </w:pPrChange>
            </w:pPr>
            <m:oMathPara>
              <m:oMathParaPr>
                <m:jc m:val="left"/>
              </m:oMathParaPr>
              <m:oMath>
                <m:sSub>
                  <m:sSubPr>
                    <m:ctrlPr>
                      <w:ins w:id="1533" w:author="Bo Shen" w:date="2023-03-07T20:41:00Z">
                        <w:rPr>
                          <w:rFonts w:ascii="Cambria Math" w:hAnsi="Cambria Math"/>
                          <w:i/>
                          <w:color w:val="000000" w:themeColor="text1"/>
                          <w:sz w:val="20"/>
                          <w:szCs w:val="20"/>
                        </w:rPr>
                      </w:ins>
                    </m:ctrlPr>
                  </m:sSubPr>
                  <m:e>
                    <m:r>
                      <w:ins w:id="1534" w:author="Bo Shen" w:date="2023-03-07T20:41:00Z">
                        <w:rPr>
                          <w:rFonts w:ascii="Cambria Math" w:hAnsi="Cambria Math"/>
                          <w:color w:val="000000" w:themeColor="text1"/>
                          <w:sz w:val="20"/>
                          <w:szCs w:val="20"/>
                          <w:rPrChange w:id="1535" w:author="Bo Shen" w:date="2023-03-07T20:43:00Z">
                            <w:rPr>
                              <w:rFonts w:ascii="Cambria Math" w:hAnsi="Cambria Math"/>
                              <w:color w:val="000000" w:themeColor="text1"/>
                            </w:rPr>
                          </w:rPrChange>
                        </w:rPr>
                        <m:t>τ</m:t>
                      </w:ins>
                    </m:r>
                  </m:e>
                  <m:sub>
                    <m:r>
                      <w:ins w:id="1536" w:author="Bo Shen" w:date="2023-03-07T20:41:00Z">
                        <w:rPr>
                          <w:rFonts w:ascii="Cambria Math" w:hAnsi="Cambria Math"/>
                          <w:color w:val="000000" w:themeColor="text1"/>
                          <w:sz w:val="20"/>
                          <w:szCs w:val="20"/>
                          <w:rPrChange w:id="1537" w:author="Bo Shen" w:date="2023-03-07T20:43:00Z">
                            <w:rPr>
                              <w:rFonts w:ascii="Cambria Math" w:hAnsi="Cambria Math"/>
                              <w:color w:val="000000" w:themeColor="text1"/>
                            </w:rPr>
                          </w:rPrChange>
                        </w:rPr>
                        <m:t>R</m:t>
                      </w:ins>
                    </m:r>
                  </m:sub>
                </m:sSub>
                <m:f>
                  <m:fPr>
                    <m:ctrlPr>
                      <w:ins w:id="1538" w:author="Bo Shen" w:date="2023-03-07T20:41:00Z">
                        <w:rPr>
                          <w:rFonts w:ascii="Cambria Math" w:hAnsi="Cambria Math"/>
                          <w:i/>
                          <w:color w:val="000000" w:themeColor="text1"/>
                          <w:sz w:val="20"/>
                          <w:szCs w:val="20"/>
                        </w:rPr>
                      </w:ins>
                    </m:ctrlPr>
                  </m:fPr>
                  <m:num>
                    <m:r>
                      <w:ins w:id="1539" w:author="Bo Shen" w:date="2023-03-07T20:41:00Z">
                        <w:rPr>
                          <w:rFonts w:ascii="Cambria Math" w:hAnsi="Cambria Math"/>
                          <w:color w:val="000000" w:themeColor="text1"/>
                          <w:sz w:val="20"/>
                          <w:szCs w:val="20"/>
                          <w:rPrChange w:id="1540" w:author="Bo Shen" w:date="2023-03-07T20:43:00Z">
                            <w:rPr>
                              <w:rFonts w:ascii="Cambria Math" w:hAnsi="Cambria Math"/>
                              <w:color w:val="000000" w:themeColor="text1"/>
                            </w:rPr>
                          </w:rPrChange>
                        </w:rPr>
                        <m:t>d</m:t>
                      </w:ins>
                    </m:r>
                    <m:sSub>
                      <m:sSubPr>
                        <m:ctrlPr>
                          <w:ins w:id="1541" w:author="Bo Shen" w:date="2023-03-07T20:41:00Z">
                            <w:rPr>
                              <w:rFonts w:ascii="Cambria Math" w:hAnsi="Cambria Math"/>
                              <w:i/>
                              <w:color w:val="000000" w:themeColor="text1"/>
                              <w:sz w:val="20"/>
                              <w:szCs w:val="20"/>
                            </w:rPr>
                          </w:ins>
                        </m:ctrlPr>
                      </m:sSubPr>
                      <m:e>
                        <m:r>
                          <w:ins w:id="1542" w:author="Bo Shen" w:date="2023-03-07T20:41:00Z">
                            <w:rPr>
                              <w:rFonts w:ascii="Cambria Math" w:hAnsi="Cambria Math"/>
                              <w:color w:val="000000" w:themeColor="text1"/>
                              <w:sz w:val="20"/>
                              <w:szCs w:val="20"/>
                              <w:rPrChange w:id="1543" w:author="Bo Shen" w:date="2023-03-07T20:43:00Z">
                                <w:rPr>
                                  <w:rFonts w:ascii="Cambria Math" w:hAnsi="Cambria Math"/>
                                  <w:color w:val="000000" w:themeColor="text1"/>
                                </w:rPr>
                              </w:rPrChange>
                            </w:rPr>
                            <m:t>R</m:t>
                          </w:ins>
                        </m:r>
                      </m:e>
                      <m:sub>
                        <m:r>
                          <w:ins w:id="1544" w:author="Bo Shen" w:date="2023-03-07T20:41:00Z">
                            <w:rPr>
                              <w:rFonts w:ascii="Cambria Math" w:hAnsi="Cambria Math"/>
                              <w:color w:val="000000" w:themeColor="text1"/>
                              <w:sz w:val="20"/>
                              <w:szCs w:val="20"/>
                              <w:rPrChange w:id="1545" w:author="Bo Shen" w:date="2023-03-07T20:43:00Z">
                                <w:rPr>
                                  <w:rFonts w:ascii="Cambria Math" w:hAnsi="Cambria Math"/>
                                  <w:color w:val="000000" w:themeColor="text1"/>
                                </w:rPr>
                              </w:rPrChange>
                            </w:rPr>
                            <m:t>i</m:t>
                          </w:ins>
                        </m:r>
                      </m:sub>
                    </m:sSub>
                  </m:num>
                  <m:den>
                    <m:r>
                      <w:ins w:id="1546" w:author="Bo Shen" w:date="2023-03-07T20:41:00Z">
                        <w:rPr>
                          <w:rFonts w:ascii="Cambria Math" w:hAnsi="Cambria Math"/>
                          <w:color w:val="000000" w:themeColor="text1"/>
                          <w:sz w:val="20"/>
                          <w:szCs w:val="20"/>
                          <w:rPrChange w:id="1547" w:author="Bo Shen" w:date="2023-03-07T20:43:00Z">
                            <w:rPr>
                              <w:rFonts w:ascii="Cambria Math" w:hAnsi="Cambria Math"/>
                              <w:color w:val="000000" w:themeColor="text1"/>
                            </w:rPr>
                          </w:rPrChange>
                        </w:rPr>
                        <m:t>dt</m:t>
                      </w:ins>
                    </m:r>
                  </m:den>
                </m:f>
                <m:r>
                  <w:ins w:id="1548" w:author="Bo Shen" w:date="2023-03-07T20:41:00Z">
                    <w:rPr>
                      <w:rFonts w:ascii="Cambria Math" w:hAnsi="Cambria Math"/>
                      <w:color w:val="000000" w:themeColor="text1"/>
                      <w:sz w:val="20"/>
                      <w:szCs w:val="20"/>
                      <w:rPrChange w:id="1549" w:author="Bo Shen" w:date="2023-03-07T20:43:00Z">
                        <w:rPr>
                          <w:rFonts w:ascii="Cambria Math" w:hAnsi="Cambria Math"/>
                          <w:color w:val="000000" w:themeColor="text1"/>
                        </w:rPr>
                      </w:rPrChange>
                    </w:rPr>
                    <m:t>=-</m:t>
                  </w:ins>
                </m:r>
                <m:sSub>
                  <m:sSubPr>
                    <m:ctrlPr>
                      <w:ins w:id="1550" w:author="Bo Shen" w:date="2023-03-07T20:41:00Z">
                        <w:rPr>
                          <w:rFonts w:ascii="Cambria Math" w:hAnsi="Cambria Math"/>
                          <w:i/>
                          <w:color w:val="000000" w:themeColor="text1"/>
                          <w:sz w:val="20"/>
                          <w:szCs w:val="20"/>
                        </w:rPr>
                      </w:ins>
                    </m:ctrlPr>
                  </m:sSubPr>
                  <m:e>
                    <m:r>
                      <w:ins w:id="1551" w:author="Bo Shen" w:date="2023-03-07T20:41:00Z">
                        <w:rPr>
                          <w:rFonts w:ascii="Cambria Math" w:hAnsi="Cambria Math"/>
                          <w:color w:val="000000" w:themeColor="text1"/>
                          <w:sz w:val="20"/>
                          <w:szCs w:val="20"/>
                          <w:rPrChange w:id="1552" w:author="Bo Shen" w:date="2023-03-07T20:43:00Z">
                            <w:rPr>
                              <w:rFonts w:ascii="Cambria Math" w:hAnsi="Cambria Math"/>
                              <w:color w:val="000000" w:themeColor="text1"/>
                            </w:rPr>
                          </w:rPrChange>
                        </w:rPr>
                        <m:t>R</m:t>
                      </w:ins>
                    </m:r>
                  </m:e>
                  <m:sub>
                    <m:r>
                      <w:ins w:id="1553" w:author="Bo Shen" w:date="2023-03-07T20:41:00Z">
                        <w:rPr>
                          <w:rFonts w:ascii="Cambria Math" w:hAnsi="Cambria Math"/>
                          <w:color w:val="000000" w:themeColor="text1"/>
                          <w:sz w:val="20"/>
                          <w:szCs w:val="20"/>
                          <w:rPrChange w:id="1554" w:author="Bo Shen" w:date="2023-03-07T20:43:00Z">
                            <w:rPr>
                              <w:rFonts w:ascii="Cambria Math" w:hAnsi="Cambria Math"/>
                              <w:color w:val="000000" w:themeColor="text1"/>
                            </w:rPr>
                          </w:rPrChange>
                        </w:rPr>
                        <m:t>i</m:t>
                      </w:ins>
                    </m:r>
                  </m:sub>
                </m:sSub>
                <m:r>
                  <w:ins w:id="1555" w:author="Bo Shen" w:date="2023-03-07T20:41:00Z">
                    <w:rPr>
                      <w:rFonts w:ascii="Cambria Math" w:hAnsi="Cambria Math"/>
                      <w:color w:val="000000" w:themeColor="text1"/>
                      <w:sz w:val="20"/>
                      <w:szCs w:val="20"/>
                      <w:rPrChange w:id="1556" w:author="Bo Shen" w:date="2023-03-07T20:43:00Z">
                        <w:rPr>
                          <w:rFonts w:ascii="Cambria Math" w:hAnsi="Cambria Math"/>
                          <w:color w:val="000000" w:themeColor="text1"/>
                        </w:rPr>
                      </w:rPrChange>
                    </w:rPr>
                    <m:t>+</m:t>
                  </w:ins>
                </m:r>
                <m:f>
                  <m:fPr>
                    <m:ctrlPr>
                      <w:ins w:id="1557" w:author="Bo Shen" w:date="2023-03-07T20:41:00Z">
                        <w:rPr>
                          <w:rFonts w:ascii="Cambria Math" w:hAnsi="Cambria Math"/>
                          <w:i/>
                          <w:color w:val="000000" w:themeColor="text1"/>
                          <w:sz w:val="20"/>
                          <w:szCs w:val="20"/>
                        </w:rPr>
                      </w:ins>
                    </m:ctrlPr>
                  </m:fPr>
                  <m:num>
                    <m:sSub>
                      <m:sSubPr>
                        <m:ctrlPr>
                          <w:ins w:id="1558" w:author="Bo Shen" w:date="2023-03-07T20:41:00Z">
                            <w:rPr>
                              <w:rFonts w:ascii="Cambria Math" w:hAnsi="Cambria Math"/>
                              <w:i/>
                              <w:color w:val="000000" w:themeColor="text1"/>
                              <w:sz w:val="20"/>
                              <w:szCs w:val="20"/>
                            </w:rPr>
                          </w:ins>
                        </m:ctrlPr>
                      </m:sSubPr>
                      <m:e>
                        <m:r>
                          <w:ins w:id="1559" w:author="Bo Shen" w:date="2023-03-07T20:41:00Z">
                            <w:rPr>
                              <w:rFonts w:ascii="Cambria Math" w:hAnsi="Cambria Math"/>
                              <w:color w:val="000000" w:themeColor="text1"/>
                              <w:sz w:val="20"/>
                              <w:szCs w:val="20"/>
                              <w:rPrChange w:id="1560" w:author="Bo Shen" w:date="2023-03-07T20:43:00Z">
                                <w:rPr>
                                  <w:rFonts w:ascii="Cambria Math" w:hAnsi="Cambria Math"/>
                                  <w:color w:val="000000" w:themeColor="text1"/>
                                </w:rPr>
                              </w:rPrChange>
                            </w:rPr>
                            <m:t>V</m:t>
                          </w:ins>
                        </m:r>
                      </m:e>
                      <m:sub>
                        <m:r>
                          <w:ins w:id="1561" w:author="Bo Shen" w:date="2023-03-07T20:41:00Z">
                            <w:rPr>
                              <w:rFonts w:ascii="Cambria Math" w:hAnsi="Cambria Math"/>
                              <w:color w:val="000000" w:themeColor="text1"/>
                              <w:sz w:val="20"/>
                              <w:szCs w:val="20"/>
                              <w:rPrChange w:id="1562" w:author="Bo Shen" w:date="2023-03-07T20:43:00Z">
                                <w:rPr>
                                  <w:rFonts w:ascii="Cambria Math" w:hAnsi="Cambria Math"/>
                                  <w:color w:val="000000" w:themeColor="text1"/>
                                </w:rPr>
                              </w:rPrChange>
                            </w:rPr>
                            <m:t>i</m:t>
                          </w:ins>
                        </m:r>
                      </m:sub>
                    </m:sSub>
                    <m:r>
                      <w:ins w:id="1563" w:author="Bo Shen" w:date="2023-03-07T20:41:00Z">
                        <w:rPr>
                          <w:rFonts w:ascii="Cambria Math" w:hAnsi="Cambria Math"/>
                          <w:color w:val="000000" w:themeColor="text1"/>
                          <w:sz w:val="20"/>
                          <w:szCs w:val="20"/>
                          <w:rPrChange w:id="1564" w:author="Bo Shen" w:date="2023-03-07T20:43:00Z">
                            <w:rPr>
                              <w:rFonts w:ascii="Cambria Math" w:hAnsi="Cambria Math"/>
                              <w:color w:val="000000" w:themeColor="text1"/>
                            </w:rPr>
                          </w:rPrChange>
                        </w:rPr>
                        <m:t>+α</m:t>
                      </w:ins>
                    </m:r>
                    <m:sSub>
                      <m:sSubPr>
                        <m:ctrlPr>
                          <w:ins w:id="1565" w:author="Bo Shen" w:date="2023-03-07T20:41:00Z">
                            <w:rPr>
                              <w:rFonts w:ascii="Cambria Math" w:hAnsi="Cambria Math"/>
                              <w:i/>
                              <w:color w:val="000000" w:themeColor="text1"/>
                              <w:sz w:val="20"/>
                              <w:szCs w:val="20"/>
                            </w:rPr>
                          </w:ins>
                        </m:ctrlPr>
                      </m:sSubPr>
                      <m:e>
                        <m:r>
                          <w:ins w:id="1566" w:author="Bo Shen" w:date="2023-03-07T20:41:00Z">
                            <w:rPr>
                              <w:rFonts w:ascii="Cambria Math" w:hAnsi="Cambria Math"/>
                              <w:color w:val="000000" w:themeColor="text1"/>
                              <w:sz w:val="20"/>
                              <w:szCs w:val="20"/>
                              <w:rPrChange w:id="1567" w:author="Bo Shen" w:date="2023-03-07T20:43:00Z">
                                <w:rPr>
                                  <w:rFonts w:ascii="Cambria Math" w:hAnsi="Cambria Math"/>
                                  <w:color w:val="000000" w:themeColor="text1"/>
                                </w:rPr>
                              </w:rPrChange>
                            </w:rPr>
                            <m:t>R</m:t>
                          </w:ins>
                        </m:r>
                      </m:e>
                      <m:sub>
                        <m:r>
                          <w:ins w:id="1568" w:author="Bo Shen" w:date="2023-03-07T20:41:00Z">
                            <w:rPr>
                              <w:rFonts w:ascii="Cambria Math" w:hAnsi="Cambria Math"/>
                              <w:color w:val="000000" w:themeColor="text1"/>
                              <w:sz w:val="20"/>
                              <w:szCs w:val="20"/>
                              <w:rPrChange w:id="1569" w:author="Bo Shen" w:date="2023-03-07T20:43:00Z">
                                <w:rPr>
                                  <w:rFonts w:ascii="Cambria Math" w:hAnsi="Cambria Math"/>
                                  <w:color w:val="000000" w:themeColor="text1"/>
                                </w:rPr>
                              </w:rPrChange>
                            </w:rPr>
                            <m:t>i</m:t>
                          </w:ins>
                        </m:r>
                      </m:sub>
                    </m:sSub>
                    <m:r>
                      <w:ins w:id="1570" w:author="Bo Shen" w:date="2023-03-07T20:41:00Z">
                        <w:rPr>
                          <w:rFonts w:ascii="Cambria Math" w:hAnsi="Cambria Math"/>
                          <w:color w:val="000000" w:themeColor="text1"/>
                          <w:sz w:val="20"/>
                          <w:szCs w:val="20"/>
                          <w:rPrChange w:id="1571" w:author="Bo Shen" w:date="2023-03-07T20:43:00Z">
                            <w:rPr>
                              <w:rFonts w:ascii="Cambria Math" w:hAnsi="Cambria Math"/>
                              <w:color w:val="000000" w:themeColor="text1"/>
                            </w:rPr>
                          </w:rPrChange>
                        </w:rPr>
                        <m:t>-</m:t>
                      </w:ins>
                    </m:r>
                    <m:sSub>
                      <m:sSubPr>
                        <m:ctrlPr>
                          <w:ins w:id="1572" w:author="Bo Shen" w:date="2023-03-07T20:41:00Z">
                            <w:rPr>
                              <w:rFonts w:ascii="Cambria Math" w:hAnsi="Cambria Math"/>
                              <w:i/>
                              <w:color w:val="000000" w:themeColor="text1"/>
                              <w:sz w:val="20"/>
                              <w:szCs w:val="20"/>
                            </w:rPr>
                          </w:ins>
                        </m:ctrlPr>
                      </m:sSubPr>
                      <m:e>
                        <m:r>
                          <w:ins w:id="1573" w:author="Bo Shen" w:date="2023-03-07T20:41:00Z">
                            <w:rPr>
                              <w:rFonts w:ascii="Cambria Math" w:hAnsi="Cambria Math"/>
                              <w:color w:val="000000" w:themeColor="text1"/>
                              <w:sz w:val="20"/>
                              <w:szCs w:val="20"/>
                              <w:rPrChange w:id="1574" w:author="Bo Shen" w:date="2023-03-07T20:43:00Z">
                                <w:rPr>
                                  <w:rFonts w:ascii="Cambria Math" w:hAnsi="Cambria Math"/>
                                  <w:color w:val="000000" w:themeColor="text1"/>
                                </w:rPr>
                              </w:rPrChange>
                            </w:rPr>
                            <m:t>I</m:t>
                          </w:ins>
                        </m:r>
                      </m:e>
                      <m:sub>
                        <m:r>
                          <w:ins w:id="1575" w:author="Bo Shen" w:date="2023-03-07T20:41:00Z">
                            <w:rPr>
                              <w:rFonts w:ascii="Cambria Math" w:hAnsi="Cambria Math"/>
                              <w:color w:val="000000" w:themeColor="text1"/>
                              <w:sz w:val="20"/>
                              <w:szCs w:val="20"/>
                              <w:rPrChange w:id="1576" w:author="Bo Shen" w:date="2023-03-07T20:43:00Z">
                                <w:rPr>
                                  <w:rFonts w:ascii="Cambria Math" w:hAnsi="Cambria Math"/>
                                  <w:color w:val="000000" w:themeColor="text1"/>
                                </w:rPr>
                              </w:rPrChange>
                            </w:rPr>
                            <m:t>j</m:t>
                          </w:ins>
                        </m:r>
                      </m:sub>
                    </m:sSub>
                  </m:num>
                  <m:den>
                    <m:r>
                      <w:ins w:id="1577" w:author="Bo Shen" w:date="2023-03-07T20:41:00Z">
                        <w:rPr>
                          <w:rFonts w:ascii="Cambria Math" w:hAnsi="Cambria Math"/>
                          <w:color w:val="000000" w:themeColor="text1"/>
                          <w:sz w:val="20"/>
                          <w:szCs w:val="20"/>
                          <w:rPrChange w:id="1578" w:author="Bo Shen" w:date="2023-03-07T20:43:00Z">
                            <w:rPr>
                              <w:rFonts w:ascii="Cambria Math" w:hAnsi="Cambria Math"/>
                              <w:color w:val="000000" w:themeColor="text1"/>
                            </w:rPr>
                          </w:rPrChange>
                        </w:rPr>
                        <m:t>1+</m:t>
                      </w:ins>
                    </m:r>
                    <m:sSub>
                      <m:sSubPr>
                        <m:ctrlPr>
                          <w:ins w:id="1579" w:author="Bo Shen" w:date="2023-03-07T20:41:00Z">
                            <w:rPr>
                              <w:rFonts w:ascii="Cambria Math" w:hAnsi="Cambria Math"/>
                              <w:i/>
                              <w:color w:val="000000" w:themeColor="text1"/>
                              <w:sz w:val="20"/>
                              <w:szCs w:val="20"/>
                            </w:rPr>
                          </w:ins>
                        </m:ctrlPr>
                      </m:sSubPr>
                      <m:e>
                        <m:r>
                          <w:ins w:id="1580" w:author="Bo Shen" w:date="2023-03-07T20:41:00Z">
                            <w:rPr>
                              <w:rFonts w:ascii="Cambria Math" w:hAnsi="Cambria Math"/>
                              <w:color w:val="000000" w:themeColor="text1"/>
                              <w:sz w:val="20"/>
                              <w:szCs w:val="20"/>
                              <w:rPrChange w:id="1581" w:author="Bo Shen" w:date="2023-03-07T20:43:00Z">
                                <w:rPr>
                                  <w:rFonts w:ascii="Cambria Math" w:hAnsi="Cambria Math"/>
                                  <w:color w:val="000000" w:themeColor="text1"/>
                                </w:rPr>
                              </w:rPrChange>
                            </w:rPr>
                            <m:t>G</m:t>
                          </w:ins>
                        </m:r>
                      </m:e>
                      <m:sub>
                        <m:r>
                          <w:ins w:id="1582" w:author="Bo Shen" w:date="2023-03-07T20:41:00Z">
                            <w:rPr>
                              <w:rFonts w:ascii="Cambria Math" w:hAnsi="Cambria Math"/>
                              <w:color w:val="000000" w:themeColor="text1"/>
                              <w:sz w:val="20"/>
                              <w:szCs w:val="20"/>
                              <w:rPrChange w:id="1583" w:author="Bo Shen" w:date="2023-03-07T20:43:00Z">
                                <w:rPr>
                                  <w:rFonts w:ascii="Cambria Math" w:hAnsi="Cambria Math"/>
                                  <w:color w:val="000000" w:themeColor="text1"/>
                                </w:rPr>
                              </w:rPrChange>
                            </w:rPr>
                            <m:t>i</m:t>
                          </w:ins>
                        </m:r>
                      </m:sub>
                    </m:sSub>
                  </m:den>
                </m:f>
              </m:oMath>
            </m:oMathPara>
          </w:p>
        </w:tc>
        <w:tc>
          <w:tcPr>
            <w:tcW w:w="2420" w:type="dxa"/>
            <w:vAlign w:val="center"/>
            <w:tcPrChange w:id="1584" w:author="Bo Shen" w:date="2023-03-07T20:42:00Z">
              <w:tcPr>
                <w:tcW w:w="2420" w:type="dxa"/>
                <w:vAlign w:val="center"/>
              </w:tcPr>
            </w:tcPrChange>
          </w:tcPr>
          <w:p w14:paraId="149F0CC2" w14:textId="77777777" w:rsidR="00F6248E" w:rsidRPr="00F6248E" w:rsidRDefault="00F6248E" w:rsidP="00F6248E">
            <w:pPr>
              <w:pStyle w:val="Caption"/>
              <w:jc w:val="right"/>
              <w:rPr>
                <w:ins w:id="1585" w:author="Bo Shen" w:date="2023-02-13T15:00:00Z"/>
                <w:rFonts w:ascii="Arial" w:hAnsi="Arial" w:cs="Arial"/>
                <w:i w:val="0"/>
                <w:color w:val="000000" w:themeColor="text1"/>
                <w:sz w:val="20"/>
                <w:szCs w:val="20"/>
                <w:rPrChange w:id="1586" w:author="Bo Shen" w:date="2023-03-07T20:43:00Z">
                  <w:rPr>
                    <w:ins w:id="1587" w:author="Bo Shen" w:date="2023-02-13T15:00:00Z"/>
                    <w:rFonts w:ascii="Times New Roman" w:hAnsi="Times New Roman" w:cs="Times New Roman"/>
                    <w:i w:val="0"/>
                    <w:color w:val="000000" w:themeColor="text1"/>
                    <w:sz w:val="24"/>
                    <w:szCs w:val="24"/>
                  </w:rPr>
                </w:rPrChange>
              </w:rPr>
            </w:pPr>
            <w:ins w:id="1588" w:author="Bo Shen" w:date="2023-02-13T15:00:00Z">
              <w:r w:rsidRPr="00F6248E">
                <w:rPr>
                  <w:rFonts w:ascii="Arial" w:hAnsi="Arial" w:cs="Arial"/>
                  <w:i w:val="0"/>
                  <w:color w:val="000000" w:themeColor="text1"/>
                  <w:sz w:val="20"/>
                  <w:szCs w:val="20"/>
                  <w:rPrChange w:id="1589" w:author="Bo Shen" w:date="2023-03-07T20:43:00Z">
                    <w:rPr>
                      <w:rFonts w:ascii="Times New Roman" w:hAnsi="Times New Roman" w:cs="Times New Roman"/>
                      <w:i w:val="0"/>
                      <w:color w:val="000000" w:themeColor="text1"/>
                      <w:sz w:val="24"/>
                      <w:szCs w:val="24"/>
                    </w:rPr>
                  </w:rPrChange>
                </w:rPr>
                <w:t>(</w:t>
              </w:r>
              <w:del w:id="1590" w:author="Bo Shen" w:date="2023-02-27T16:38:00Z">
                <w:r w:rsidRPr="00F6248E" w:rsidDel="00CA409D">
                  <w:rPr>
                    <w:rFonts w:ascii="Arial" w:hAnsi="Arial" w:cs="Arial"/>
                    <w:i w:val="0"/>
                    <w:color w:val="000000" w:themeColor="text1"/>
                    <w:sz w:val="20"/>
                    <w:szCs w:val="20"/>
                    <w:rPrChange w:id="1591" w:author="Bo Shen" w:date="2023-03-07T20:43:00Z">
                      <w:rPr>
                        <w:rFonts w:ascii="Times New Roman" w:hAnsi="Times New Roman" w:cs="Times New Roman"/>
                        <w:i w:val="0"/>
                        <w:color w:val="000000" w:themeColor="text1"/>
                        <w:sz w:val="24"/>
                        <w:szCs w:val="24"/>
                      </w:rPr>
                    </w:rPrChange>
                  </w:rPr>
                  <w:fldChar w:fldCharType="begin"/>
                </w:r>
                <w:r w:rsidRPr="00F6248E" w:rsidDel="00CA409D">
                  <w:rPr>
                    <w:rFonts w:ascii="Arial" w:hAnsi="Arial" w:cs="Arial"/>
                    <w:i w:val="0"/>
                    <w:color w:val="000000" w:themeColor="text1"/>
                    <w:sz w:val="20"/>
                    <w:szCs w:val="20"/>
                    <w:rPrChange w:id="1592" w:author="Bo Shen" w:date="2023-03-07T20:43:00Z">
                      <w:rPr>
                        <w:rFonts w:ascii="Times New Roman" w:hAnsi="Times New Roman" w:cs="Times New Roman"/>
                        <w:i w:val="0"/>
                        <w:color w:val="000000" w:themeColor="text1"/>
                        <w:sz w:val="24"/>
                        <w:szCs w:val="24"/>
                      </w:rPr>
                    </w:rPrChange>
                  </w:rPr>
                  <w:delInstrText xml:space="preserve"> SEQ Equation \* ARABIC </w:delInstrText>
                </w:r>
                <w:r w:rsidRPr="00F6248E" w:rsidDel="00CA409D">
                  <w:rPr>
                    <w:rFonts w:ascii="Arial" w:hAnsi="Arial" w:cs="Arial"/>
                    <w:i w:val="0"/>
                    <w:color w:val="000000" w:themeColor="text1"/>
                    <w:sz w:val="20"/>
                    <w:szCs w:val="20"/>
                    <w:rPrChange w:id="1593" w:author="Bo Shen" w:date="2023-03-07T20:43:00Z">
                      <w:rPr>
                        <w:rFonts w:ascii="Times New Roman" w:hAnsi="Times New Roman" w:cs="Times New Roman"/>
                        <w:i w:val="0"/>
                        <w:color w:val="000000" w:themeColor="text1"/>
                        <w:sz w:val="24"/>
                        <w:szCs w:val="24"/>
                      </w:rPr>
                    </w:rPrChange>
                  </w:rPr>
                  <w:fldChar w:fldCharType="separate"/>
                </w:r>
                <w:r w:rsidRPr="00F6248E" w:rsidDel="00CA409D">
                  <w:rPr>
                    <w:rFonts w:ascii="Arial" w:hAnsi="Arial" w:cs="Arial"/>
                    <w:i w:val="0"/>
                    <w:noProof/>
                    <w:color w:val="000000" w:themeColor="text1"/>
                    <w:sz w:val="20"/>
                    <w:szCs w:val="20"/>
                    <w:rPrChange w:id="1594" w:author="Bo Shen" w:date="2023-03-07T20:43:00Z">
                      <w:rPr>
                        <w:rFonts w:ascii="Times New Roman" w:hAnsi="Times New Roman" w:cs="Times New Roman"/>
                        <w:i w:val="0"/>
                        <w:noProof/>
                        <w:color w:val="000000" w:themeColor="text1"/>
                        <w:sz w:val="24"/>
                        <w:szCs w:val="24"/>
                      </w:rPr>
                    </w:rPrChange>
                  </w:rPr>
                  <w:delText>5</w:delText>
                </w:r>
                <w:r w:rsidRPr="00F6248E" w:rsidDel="00CA409D">
                  <w:rPr>
                    <w:rFonts w:ascii="Arial" w:hAnsi="Arial" w:cs="Arial"/>
                    <w:i w:val="0"/>
                    <w:color w:val="000000" w:themeColor="text1"/>
                    <w:sz w:val="20"/>
                    <w:szCs w:val="20"/>
                    <w:rPrChange w:id="1595" w:author="Bo Shen" w:date="2023-03-07T20:43:00Z">
                      <w:rPr>
                        <w:rFonts w:ascii="Times New Roman" w:hAnsi="Times New Roman" w:cs="Times New Roman"/>
                        <w:i w:val="0"/>
                        <w:color w:val="000000" w:themeColor="text1"/>
                        <w:sz w:val="24"/>
                        <w:szCs w:val="24"/>
                      </w:rPr>
                    </w:rPrChange>
                  </w:rPr>
                  <w:fldChar w:fldCharType="end"/>
                </w:r>
              </w:del>
            </w:ins>
            <w:ins w:id="1596" w:author="Bo Shen" w:date="2023-03-07T20:41:00Z">
              <w:r w:rsidRPr="00F6248E">
                <w:rPr>
                  <w:rFonts w:ascii="Arial" w:hAnsi="Arial" w:cs="Arial"/>
                  <w:i w:val="0"/>
                  <w:color w:val="000000" w:themeColor="text1"/>
                  <w:sz w:val="20"/>
                  <w:szCs w:val="20"/>
                  <w:rPrChange w:id="1597" w:author="Bo Shen" w:date="2023-03-07T20:43:00Z">
                    <w:rPr>
                      <w:rFonts w:ascii="Times New Roman" w:hAnsi="Times New Roman" w:cs="Times New Roman"/>
                      <w:i w:val="0"/>
                      <w:color w:val="000000" w:themeColor="text1"/>
                      <w:sz w:val="24"/>
                      <w:szCs w:val="24"/>
                    </w:rPr>
                  </w:rPrChange>
                </w:rPr>
                <w:t>28</w:t>
              </w:r>
            </w:ins>
            <w:ins w:id="1598" w:author="Bo Shen" w:date="2023-02-13T15:00:00Z">
              <w:r w:rsidRPr="00F6248E">
                <w:rPr>
                  <w:rFonts w:ascii="Arial" w:hAnsi="Arial" w:cs="Arial"/>
                  <w:i w:val="0"/>
                  <w:color w:val="000000" w:themeColor="text1"/>
                  <w:sz w:val="20"/>
                  <w:szCs w:val="20"/>
                  <w:rPrChange w:id="1599" w:author="Bo Shen" w:date="2023-03-07T20:43:00Z">
                    <w:rPr>
                      <w:rFonts w:ascii="Times New Roman" w:hAnsi="Times New Roman" w:cs="Times New Roman"/>
                      <w:i w:val="0"/>
                      <w:color w:val="000000" w:themeColor="text1"/>
                      <w:sz w:val="24"/>
                      <w:szCs w:val="24"/>
                    </w:rPr>
                  </w:rPrChange>
                </w:rPr>
                <w:t>)</w:t>
              </w:r>
            </w:ins>
          </w:p>
        </w:tc>
      </w:tr>
      <w:tr w:rsidR="00F6248E" w:rsidRPr="00F6248E" w14:paraId="0A6D0AC4" w14:textId="77777777" w:rsidTr="00F6248E">
        <w:trPr>
          <w:ins w:id="1600" w:author="Bo Shen" w:date="2023-03-07T20:41:00Z"/>
        </w:trPr>
        <w:tc>
          <w:tcPr>
            <w:tcW w:w="2250" w:type="dxa"/>
            <w:vAlign w:val="center"/>
            <w:tcPrChange w:id="1601" w:author="Bo Shen" w:date="2023-03-07T20:42:00Z">
              <w:tcPr>
                <w:tcW w:w="2250" w:type="dxa"/>
                <w:vAlign w:val="center"/>
              </w:tcPr>
            </w:tcPrChange>
          </w:tcPr>
          <w:p w14:paraId="3EC56EE3" w14:textId="77777777" w:rsidR="00F6248E" w:rsidRPr="00F6248E" w:rsidRDefault="00F6248E">
            <w:pPr>
              <w:spacing w:line="240" w:lineRule="auto"/>
              <w:jc w:val="both"/>
              <w:rPr>
                <w:ins w:id="1602" w:author="Bo Shen" w:date="2023-02-13T15:00:00Z"/>
                <w:color w:val="000000" w:themeColor="text1"/>
                <w:sz w:val="20"/>
                <w:szCs w:val="20"/>
                <w:rPrChange w:id="1603" w:author="Bo Shen" w:date="2023-03-07T20:43:00Z">
                  <w:rPr>
                    <w:ins w:id="1604" w:author="Bo Shen" w:date="2023-02-13T15:00:00Z"/>
                    <w:rFonts w:ascii="Times New Roman" w:hAnsi="Times New Roman" w:cs="Times New Roman"/>
                    <w:color w:val="000000" w:themeColor="text1"/>
                  </w:rPr>
                </w:rPrChange>
              </w:rPr>
              <w:pPrChange w:id="1605" w:author="Bo Shen" w:date="2023-03-07T20:42:00Z">
                <w:pPr>
                  <w:spacing w:line="480" w:lineRule="auto"/>
                  <w:jc w:val="both"/>
                </w:pPr>
              </w:pPrChange>
            </w:pPr>
          </w:p>
        </w:tc>
        <w:tc>
          <w:tcPr>
            <w:tcW w:w="4680" w:type="dxa"/>
            <w:vAlign w:val="center"/>
            <w:tcPrChange w:id="1606" w:author="Bo Shen" w:date="2023-03-07T20:42:00Z">
              <w:tcPr>
                <w:tcW w:w="4680" w:type="dxa"/>
                <w:vAlign w:val="center"/>
              </w:tcPr>
            </w:tcPrChange>
          </w:tcPr>
          <w:p w14:paraId="373BE191" w14:textId="77777777" w:rsidR="00F6248E" w:rsidRPr="00F6248E" w:rsidRDefault="001F7C64">
            <w:pPr>
              <w:spacing w:line="240" w:lineRule="auto"/>
              <w:jc w:val="both"/>
              <w:rPr>
                <w:ins w:id="1607" w:author="Bo Shen" w:date="2023-02-13T15:00:00Z"/>
                <w:i/>
                <w:color w:val="000000" w:themeColor="text1"/>
                <w:sz w:val="20"/>
                <w:szCs w:val="20"/>
                <w:rPrChange w:id="1608" w:author="Bo Shen" w:date="2023-03-07T20:43:00Z">
                  <w:rPr>
                    <w:ins w:id="1609" w:author="Bo Shen" w:date="2023-02-13T15:00:00Z"/>
                    <w:rFonts w:ascii="Times New Roman" w:hAnsi="Times New Roman" w:cs="Times New Roman"/>
                    <w:i/>
                    <w:color w:val="000000" w:themeColor="text1"/>
                  </w:rPr>
                </w:rPrChange>
              </w:rPr>
              <w:pPrChange w:id="1610" w:author="Bo Shen" w:date="2023-03-07T20:42:00Z">
                <w:pPr>
                  <w:spacing w:line="480" w:lineRule="auto"/>
                  <w:jc w:val="both"/>
                </w:pPr>
              </w:pPrChange>
            </w:pPr>
            <m:oMathPara>
              <m:oMathParaPr>
                <m:jc m:val="left"/>
              </m:oMathParaPr>
              <m:oMath>
                <m:sSub>
                  <m:sSubPr>
                    <m:ctrlPr>
                      <w:ins w:id="1611" w:author="Bo Shen" w:date="2023-03-07T20:41:00Z">
                        <w:rPr>
                          <w:rFonts w:ascii="Cambria Math" w:hAnsi="Cambria Math"/>
                          <w:i/>
                          <w:color w:val="000000" w:themeColor="text1"/>
                          <w:sz w:val="20"/>
                          <w:szCs w:val="20"/>
                        </w:rPr>
                      </w:ins>
                    </m:ctrlPr>
                  </m:sSubPr>
                  <m:e>
                    <m:r>
                      <w:ins w:id="1612" w:author="Bo Shen" w:date="2023-03-07T20:41:00Z">
                        <w:rPr>
                          <w:rFonts w:ascii="Cambria Math" w:hAnsi="Cambria Math"/>
                          <w:color w:val="000000" w:themeColor="text1"/>
                          <w:sz w:val="20"/>
                          <w:szCs w:val="20"/>
                          <w:rPrChange w:id="1613" w:author="Bo Shen" w:date="2023-03-07T20:43:00Z">
                            <w:rPr>
                              <w:rFonts w:ascii="Cambria Math" w:hAnsi="Cambria Math"/>
                              <w:color w:val="000000" w:themeColor="text1"/>
                            </w:rPr>
                          </w:rPrChange>
                        </w:rPr>
                        <m:t>τ</m:t>
                      </w:ins>
                    </m:r>
                  </m:e>
                  <m:sub>
                    <m:r>
                      <w:ins w:id="1614" w:author="Bo Shen" w:date="2023-03-07T20:41:00Z">
                        <w:rPr>
                          <w:rFonts w:ascii="Cambria Math" w:hAnsi="Cambria Math"/>
                          <w:color w:val="000000" w:themeColor="text1"/>
                          <w:sz w:val="20"/>
                          <w:szCs w:val="20"/>
                          <w:rPrChange w:id="1615" w:author="Bo Shen" w:date="2023-03-07T20:43:00Z">
                            <w:rPr>
                              <w:rFonts w:ascii="Cambria Math" w:hAnsi="Cambria Math"/>
                              <w:color w:val="000000" w:themeColor="text1"/>
                            </w:rPr>
                          </w:rPrChange>
                        </w:rPr>
                        <m:t>G</m:t>
                      </w:ins>
                    </m:r>
                  </m:sub>
                </m:sSub>
                <m:f>
                  <m:fPr>
                    <m:ctrlPr>
                      <w:ins w:id="1616" w:author="Bo Shen" w:date="2023-03-07T20:41:00Z">
                        <w:rPr>
                          <w:rFonts w:ascii="Cambria Math" w:hAnsi="Cambria Math"/>
                          <w:i/>
                          <w:color w:val="000000" w:themeColor="text1"/>
                          <w:sz w:val="20"/>
                          <w:szCs w:val="20"/>
                        </w:rPr>
                      </w:ins>
                    </m:ctrlPr>
                  </m:fPr>
                  <m:num>
                    <m:r>
                      <w:ins w:id="1617" w:author="Bo Shen" w:date="2023-03-07T20:41:00Z">
                        <w:rPr>
                          <w:rFonts w:ascii="Cambria Math" w:hAnsi="Cambria Math"/>
                          <w:color w:val="000000" w:themeColor="text1"/>
                          <w:sz w:val="20"/>
                          <w:szCs w:val="20"/>
                          <w:rPrChange w:id="1618" w:author="Bo Shen" w:date="2023-03-07T20:43:00Z">
                            <w:rPr>
                              <w:rFonts w:ascii="Cambria Math" w:hAnsi="Cambria Math"/>
                              <w:color w:val="000000" w:themeColor="text1"/>
                            </w:rPr>
                          </w:rPrChange>
                        </w:rPr>
                        <m:t>d</m:t>
                      </w:ins>
                    </m:r>
                    <m:sSub>
                      <m:sSubPr>
                        <m:ctrlPr>
                          <w:ins w:id="1619" w:author="Bo Shen" w:date="2023-03-07T20:41:00Z">
                            <w:rPr>
                              <w:rFonts w:ascii="Cambria Math" w:hAnsi="Cambria Math"/>
                              <w:i/>
                              <w:color w:val="000000" w:themeColor="text1"/>
                              <w:sz w:val="20"/>
                              <w:szCs w:val="20"/>
                            </w:rPr>
                          </w:ins>
                        </m:ctrlPr>
                      </m:sSubPr>
                      <m:e>
                        <m:r>
                          <w:ins w:id="1620" w:author="Bo Shen" w:date="2023-03-07T20:41:00Z">
                            <w:rPr>
                              <w:rFonts w:ascii="Cambria Math" w:hAnsi="Cambria Math"/>
                              <w:color w:val="000000" w:themeColor="text1"/>
                              <w:sz w:val="20"/>
                              <w:szCs w:val="20"/>
                              <w:rPrChange w:id="1621" w:author="Bo Shen" w:date="2023-03-07T20:43:00Z">
                                <w:rPr>
                                  <w:rFonts w:ascii="Cambria Math" w:hAnsi="Cambria Math"/>
                                  <w:color w:val="000000" w:themeColor="text1"/>
                                </w:rPr>
                              </w:rPrChange>
                            </w:rPr>
                            <m:t>G</m:t>
                          </w:ins>
                        </m:r>
                      </m:e>
                      <m:sub>
                        <m:r>
                          <w:ins w:id="1622" w:author="Bo Shen" w:date="2023-03-07T20:41:00Z">
                            <w:rPr>
                              <w:rFonts w:ascii="Cambria Math" w:hAnsi="Cambria Math"/>
                              <w:color w:val="000000" w:themeColor="text1"/>
                              <w:sz w:val="20"/>
                              <w:szCs w:val="20"/>
                              <w:rPrChange w:id="1623" w:author="Bo Shen" w:date="2023-03-07T20:43:00Z">
                                <w:rPr>
                                  <w:rFonts w:ascii="Cambria Math" w:hAnsi="Cambria Math"/>
                                  <w:color w:val="000000" w:themeColor="text1"/>
                                </w:rPr>
                              </w:rPrChange>
                            </w:rPr>
                            <m:t>i</m:t>
                          </w:ins>
                        </m:r>
                      </m:sub>
                    </m:sSub>
                  </m:num>
                  <m:den>
                    <m:r>
                      <w:ins w:id="1624" w:author="Bo Shen" w:date="2023-03-07T20:41:00Z">
                        <w:rPr>
                          <w:rFonts w:ascii="Cambria Math" w:hAnsi="Cambria Math"/>
                          <w:color w:val="000000" w:themeColor="text1"/>
                          <w:sz w:val="20"/>
                          <w:szCs w:val="20"/>
                          <w:rPrChange w:id="1625" w:author="Bo Shen" w:date="2023-03-07T20:43:00Z">
                            <w:rPr>
                              <w:rFonts w:ascii="Cambria Math" w:hAnsi="Cambria Math"/>
                              <w:color w:val="000000" w:themeColor="text1"/>
                            </w:rPr>
                          </w:rPrChange>
                        </w:rPr>
                        <m:t>dt</m:t>
                      </w:ins>
                    </m:r>
                  </m:den>
                </m:f>
                <m:r>
                  <w:ins w:id="1626" w:author="Bo Shen" w:date="2023-03-07T20:41:00Z">
                    <w:rPr>
                      <w:rFonts w:ascii="Cambria Math" w:hAnsi="Cambria Math"/>
                      <w:color w:val="000000" w:themeColor="text1"/>
                      <w:sz w:val="20"/>
                      <w:szCs w:val="20"/>
                      <w:rPrChange w:id="1627" w:author="Bo Shen" w:date="2023-03-07T20:43:00Z">
                        <w:rPr>
                          <w:rFonts w:ascii="Cambria Math" w:hAnsi="Cambria Math"/>
                          <w:color w:val="000000" w:themeColor="text1"/>
                        </w:rPr>
                      </w:rPrChange>
                    </w:rPr>
                    <m:t>=-</m:t>
                  </w:ins>
                </m:r>
                <m:sSub>
                  <m:sSubPr>
                    <m:ctrlPr>
                      <w:ins w:id="1628" w:author="Bo Shen" w:date="2023-03-07T20:41:00Z">
                        <w:rPr>
                          <w:rFonts w:ascii="Cambria Math" w:hAnsi="Cambria Math"/>
                          <w:i/>
                          <w:color w:val="000000" w:themeColor="text1"/>
                          <w:sz w:val="20"/>
                          <w:szCs w:val="20"/>
                        </w:rPr>
                      </w:ins>
                    </m:ctrlPr>
                  </m:sSubPr>
                  <m:e>
                    <m:r>
                      <w:ins w:id="1629" w:author="Bo Shen" w:date="2023-03-07T20:41:00Z">
                        <w:rPr>
                          <w:rFonts w:ascii="Cambria Math" w:hAnsi="Cambria Math"/>
                          <w:color w:val="000000" w:themeColor="text1"/>
                          <w:sz w:val="20"/>
                          <w:szCs w:val="20"/>
                          <w:rPrChange w:id="1630" w:author="Bo Shen" w:date="2023-03-07T20:43:00Z">
                            <w:rPr>
                              <w:rFonts w:ascii="Cambria Math" w:hAnsi="Cambria Math"/>
                              <w:color w:val="000000" w:themeColor="text1"/>
                            </w:rPr>
                          </w:rPrChange>
                        </w:rPr>
                        <m:t>G</m:t>
                      </w:ins>
                    </m:r>
                  </m:e>
                  <m:sub>
                    <m:r>
                      <w:ins w:id="1631" w:author="Bo Shen" w:date="2023-03-07T20:41:00Z">
                        <w:rPr>
                          <w:rFonts w:ascii="Cambria Math" w:hAnsi="Cambria Math"/>
                          <w:color w:val="000000" w:themeColor="text1"/>
                          <w:sz w:val="20"/>
                          <w:szCs w:val="20"/>
                          <w:rPrChange w:id="1632" w:author="Bo Shen" w:date="2023-03-07T20:43:00Z">
                            <w:rPr>
                              <w:rFonts w:ascii="Cambria Math" w:hAnsi="Cambria Math"/>
                              <w:color w:val="000000" w:themeColor="text1"/>
                            </w:rPr>
                          </w:rPrChange>
                        </w:rPr>
                        <m:t>i</m:t>
                      </w:ins>
                    </m:r>
                  </m:sub>
                </m:sSub>
                <m:r>
                  <w:ins w:id="1633" w:author="Bo Shen" w:date="2023-03-07T20:41:00Z">
                    <w:rPr>
                      <w:rFonts w:ascii="Cambria Math" w:hAnsi="Cambria Math"/>
                      <w:color w:val="000000" w:themeColor="text1"/>
                      <w:sz w:val="20"/>
                      <w:szCs w:val="20"/>
                      <w:rPrChange w:id="1634" w:author="Bo Shen" w:date="2023-03-07T20:43:00Z">
                        <w:rPr>
                          <w:rFonts w:ascii="Cambria Math" w:hAnsi="Cambria Math"/>
                          <w:color w:val="000000" w:themeColor="text1"/>
                        </w:rPr>
                      </w:rPrChange>
                    </w:rPr>
                    <m:t>+ω</m:t>
                  </w:ins>
                </m:r>
                <m:nary>
                  <m:naryPr>
                    <m:chr m:val="∑"/>
                    <m:limLoc m:val="subSup"/>
                    <m:ctrlPr>
                      <w:ins w:id="1635" w:author="Bo Shen" w:date="2023-03-07T20:41:00Z">
                        <w:rPr>
                          <w:rFonts w:ascii="Cambria Math" w:hAnsi="Cambria Math"/>
                          <w:i/>
                          <w:color w:val="000000" w:themeColor="text1"/>
                          <w:sz w:val="20"/>
                          <w:szCs w:val="20"/>
                        </w:rPr>
                      </w:ins>
                    </m:ctrlPr>
                  </m:naryPr>
                  <m:sub>
                    <m:r>
                      <w:ins w:id="1636" w:author="Bo Shen" w:date="2023-03-07T20:41:00Z">
                        <w:rPr>
                          <w:rFonts w:ascii="Cambria Math" w:hAnsi="Cambria Math"/>
                          <w:color w:val="000000" w:themeColor="text1"/>
                          <w:sz w:val="20"/>
                          <w:szCs w:val="20"/>
                          <w:rPrChange w:id="1637" w:author="Bo Shen" w:date="2023-03-07T20:43:00Z">
                            <w:rPr>
                              <w:rFonts w:ascii="Cambria Math" w:hAnsi="Cambria Math"/>
                              <w:color w:val="000000" w:themeColor="text1"/>
                            </w:rPr>
                          </w:rPrChange>
                        </w:rPr>
                        <m:t>j=1</m:t>
                      </w:ins>
                    </m:r>
                  </m:sub>
                  <m:sup>
                    <m:r>
                      <w:ins w:id="1638" w:author="Bo Shen" w:date="2023-03-07T20:41:00Z">
                        <w:rPr>
                          <w:rFonts w:ascii="Cambria Math" w:hAnsi="Cambria Math"/>
                          <w:color w:val="000000" w:themeColor="text1"/>
                          <w:sz w:val="20"/>
                          <w:szCs w:val="20"/>
                          <w:rPrChange w:id="1639" w:author="Bo Shen" w:date="2023-03-07T20:43:00Z">
                            <w:rPr>
                              <w:rFonts w:ascii="Cambria Math" w:hAnsi="Cambria Math"/>
                              <w:color w:val="000000" w:themeColor="text1"/>
                            </w:rPr>
                          </w:rPrChange>
                        </w:rPr>
                        <m:t>N</m:t>
                      </w:ins>
                    </m:r>
                  </m:sup>
                  <m:e>
                    <m:sSub>
                      <m:sSubPr>
                        <m:ctrlPr>
                          <w:ins w:id="1640" w:author="Bo Shen" w:date="2023-03-07T20:41:00Z">
                            <w:rPr>
                              <w:rFonts w:ascii="Cambria Math" w:hAnsi="Cambria Math"/>
                              <w:i/>
                              <w:color w:val="000000" w:themeColor="text1"/>
                              <w:sz w:val="20"/>
                              <w:szCs w:val="20"/>
                            </w:rPr>
                          </w:ins>
                        </m:ctrlPr>
                      </m:sSubPr>
                      <m:e>
                        <m:r>
                          <w:ins w:id="1641" w:author="Bo Shen" w:date="2023-03-07T20:41:00Z">
                            <w:rPr>
                              <w:rFonts w:ascii="Cambria Math" w:hAnsi="Cambria Math"/>
                              <w:color w:val="000000" w:themeColor="text1"/>
                              <w:sz w:val="20"/>
                              <w:szCs w:val="20"/>
                              <w:rPrChange w:id="1642" w:author="Bo Shen" w:date="2023-03-07T20:43:00Z">
                                <w:rPr>
                                  <w:rFonts w:ascii="Cambria Math" w:hAnsi="Cambria Math"/>
                                  <w:color w:val="000000" w:themeColor="text1"/>
                                </w:rPr>
                              </w:rPrChange>
                            </w:rPr>
                            <m:t>R</m:t>
                          </w:ins>
                        </m:r>
                      </m:e>
                      <m:sub>
                        <m:r>
                          <w:ins w:id="1643" w:author="Bo Shen" w:date="2023-03-07T20:41:00Z">
                            <w:rPr>
                              <w:rFonts w:ascii="Cambria Math" w:hAnsi="Cambria Math"/>
                              <w:color w:val="000000" w:themeColor="text1"/>
                              <w:sz w:val="20"/>
                              <w:szCs w:val="20"/>
                              <w:rPrChange w:id="1644" w:author="Bo Shen" w:date="2023-03-07T20:43:00Z">
                                <w:rPr>
                                  <w:rFonts w:ascii="Cambria Math" w:hAnsi="Cambria Math"/>
                                  <w:color w:val="000000" w:themeColor="text1"/>
                                </w:rPr>
                              </w:rPrChange>
                            </w:rPr>
                            <m:t>j</m:t>
                          </w:ins>
                        </m:r>
                      </m:sub>
                    </m:sSub>
                  </m:e>
                </m:nary>
                <m:r>
                  <w:ins w:id="1645" w:author="Bo Shen" w:date="2023-03-07T20:41:00Z">
                    <w:rPr>
                      <w:rFonts w:ascii="Cambria Math" w:hAnsi="Cambria Math"/>
                      <w:color w:val="000000" w:themeColor="text1"/>
                      <w:sz w:val="20"/>
                      <w:szCs w:val="20"/>
                      <w:rPrChange w:id="1646" w:author="Bo Shen" w:date="2023-03-07T20:43:00Z">
                        <w:rPr>
                          <w:rFonts w:ascii="Cambria Math" w:hAnsi="Cambria Math"/>
                          <w:color w:val="000000" w:themeColor="text1"/>
                        </w:rPr>
                      </w:rPrChange>
                    </w:rPr>
                    <m:t>+</m:t>
                  </w:ins>
                </m:r>
                <m:sSub>
                  <m:sSubPr>
                    <m:ctrlPr>
                      <w:ins w:id="1647" w:author="Bo Shen" w:date="2023-03-07T20:41:00Z">
                        <w:rPr>
                          <w:rFonts w:ascii="Cambria Math" w:hAnsi="Cambria Math"/>
                          <w:i/>
                          <w:color w:val="000000" w:themeColor="text1"/>
                          <w:sz w:val="20"/>
                          <w:szCs w:val="20"/>
                        </w:rPr>
                      </w:ins>
                    </m:ctrlPr>
                  </m:sSubPr>
                  <m:e>
                    <m:r>
                      <w:ins w:id="1648" w:author="Bo Shen" w:date="2023-03-07T20:41:00Z">
                        <w:rPr>
                          <w:rFonts w:ascii="Cambria Math" w:hAnsi="Cambria Math"/>
                          <w:color w:val="000000" w:themeColor="text1"/>
                          <w:sz w:val="20"/>
                          <w:szCs w:val="20"/>
                          <w:rPrChange w:id="1649" w:author="Bo Shen" w:date="2023-03-07T20:43:00Z">
                            <w:rPr>
                              <w:rFonts w:ascii="Cambria Math" w:hAnsi="Cambria Math"/>
                              <w:color w:val="000000" w:themeColor="text1"/>
                            </w:rPr>
                          </w:rPrChange>
                        </w:rPr>
                        <m:t>E</m:t>
                      </w:ins>
                    </m:r>
                  </m:e>
                  <m:sub>
                    <m:r>
                      <w:ins w:id="1650" w:author="Bo Shen" w:date="2023-03-07T20:41:00Z">
                        <w:rPr>
                          <w:rFonts w:ascii="Cambria Math" w:hAnsi="Cambria Math"/>
                          <w:color w:val="000000" w:themeColor="text1"/>
                          <w:sz w:val="20"/>
                          <w:szCs w:val="20"/>
                          <w:rPrChange w:id="1651" w:author="Bo Shen" w:date="2023-03-07T20:43:00Z">
                            <w:rPr>
                              <w:rFonts w:ascii="Cambria Math" w:hAnsi="Cambria Math"/>
                              <w:color w:val="000000" w:themeColor="text1"/>
                            </w:rPr>
                          </w:rPrChange>
                        </w:rPr>
                        <m:t>j</m:t>
                      </w:ins>
                    </m:r>
                  </m:sub>
                </m:sSub>
                <m:r>
                  <w:ins w:id="1652" w:author="Bo Shen" w:date="2023-03-07T20:41:00Z">
                    <w:rPr>
                      <w:rFonts w:ascii="Cambria Math" w:hAnsi="Cambria Math"/>
                      <w:color w:val="000000" w:themeColor="text1"/>
                      <w:sz w:val="20"/>
                      <w:szCs w:val="20"/>
                      <w:rPrChange w:id="1653" w:author="Bo Shen" w:date="2023-03-07T20:43:00Z">
                        <w:rPr>
                          <w:rFonts w:ascii="Cambria Math" w:hAnsi="Cambria Math"/>
                          <w:color w:val="000000" w:themeColor="text1"/>
                        </w:rPr>
                      </w:rPrChange>
                    </w:rPr>
                    <m:t>-</m:t>
                  </w:ins>
                </m:r>
                <m:sSub>
                  <m:sSubPr>
                    <m:ctrlPr>
                      <w:ins w:id="1654" w:author="Bo Shen" w:date="2023-03-07T20:41:00Z">
                        <w:rPr>
                          <w:rFonts w:ascii="Cambria Math" w:hAnsi="Cambria Math"/>
                          <w:i/>
                          <w:color w:val="000000" w:themeColor="text1"/>
                          <w:sz w:val="20"/>
                          <w:szCs w:val="20"/>
                        </w:rPr>
                      </w:ins>
                    </m:ctrlPr>
                  </m:sSubPr>
                  <m:e>
                    <m:r>
                      <w:ins w:id="1655" w:author="Bo Shen" w:date="2023-03-07T20:41:00Z">
                        <w:rPr>
                          <w:rFonts w:ascii="Cambria Math" w:hAnsi="Cambria Math"/>
                          <w:color w:val="000000" w:themeColor="text1"/>
                          <w:sz w:val="20"/>
                          <w:szCs w:val="20"/>
                          <w:rPrChange w:id="1656" w:author="Bo Shen" w:date="2023-03-07T20:43:00Z">
                            <w:rPr>
                              <w:rFonts w:ascii="Cambria Math" w:hAnsi="Cambria Math"/>
                              <w:color w:val="000000" w:themeColor="text1"/>
                            </w:rPr>
                          </w:rPrChange>
                        </w:rPr>
                        <m:t>D</m:t>
                      </w:ins>
                    </m:r>
                  </m:e>
                  <m:sub>
                    <m:r>
                      <w:ins w:id="1657" w:author="Bo Shen" w:date="2023-03-07T20:41:00Z">
                        <w:rPr>
                          <w:rFonts w:ascii="Cambria Math" w:hAnsi="Cambria Math"/>
                          <w:color w:val="000000" w:themeColor="text1"/>
                          <w:sz w:val="20"/>
                          <w:szCs w:val="20"/>
                          <w:rPrChange w:id="1658" w:author="Bo Shen" w:date="2023-03-07T20:43:00Z">
                            <w:rPr>
                              <w:rFonts w:ascii="Cambria Math" w:hAnsi="Cambria Math"/>
                              <w:color w:val="000000" w:themeColor="text1"/>
                            </w:rPr>
                          </w:rPrChange>
                        </w:rPr>
                        <m:t>i</m:t>
                      </w:ins>
                    </m:r>
                  </m:sub>
                </m:sSub>
              </m:oMath>
            </m:oMathPara>
          </w:p>
        </w:tc>
        <w:tc>
          <w:tcPr>
            <w:tcW w:w="2420" w:type="dxa"/>
            <w:vAlign w:val="center"/>
            <w:tcPrChange w:id="1659" w:author="Bo Shen" w:date="2023-03-07T20:42:00Z">
              <w:tcPr>
                <w:tcW w:w="2420" w:type="dxa"/>
                <w:vAlign w:val="center"/>
              </w:tcPr>
            </w:tcPrChange>
          </w:tcPr>
          <w:p w14:paraId="0F494F1F" w14:textId="77777777" w:rsidR="00F6248E" w:rsidRPr="00F6248E" w:rsidRDefault="00F6248E" w:rsidP="00F6248E">
            <w:pPr>
              <w:pStyle w:val="Caption"/>
              <w:jc w:val="right"/>
              <w:rPr>
                <w:ins w:id="1660" w:author="Bo Shen" w:date="2023-02-13T15:00:00Z"/>
                <w:rFonts w:ascii="Arial" w:hAnsi="Arial" w:cs="Arial"/>
                <w:i w:val="0"/>
                <w:color w:val="000000" w:themeColor="text1"/>
                <w:sz w:val="20"/>
                <w:szCs w:val="20"/>
                <w:rPrChange w:id="1661" w:author="Bo Shen" w:date="2023-03-07T20:43:00Z">
                  <w:rPr>
                    <w:ins w:id="1662" w:author="Bo Shen" w:date="2023-02-13T15:00:00Z"/>
                    <w:rFonts w:ascii="Times New Roman" w:hAnsi="Times New Roman" w:cs="Times New Roman"/>
                    <w:i w:val="0"/>
                    <w:color w:val="000000" w:themeColor="text1"/>
                    <w:sz w:val="24"/>
                    <w:szCs w:val="24"/>
                  </w:rPr>
                </w:rPrChange>
              </w:rPr>
            </w:pPr>
            <w:ins w:id="1663" w:author="Bo Shen" w:date="2023-02-13T15:00:00Z">
              <w:r w:rsidRPr="00F6248E">
                <w:rPr>
                  <w:rFonts w:ascii="Arial" w:hAnsi="Arial" w:cs="Arial"/>
                  <w:i w:val="0"/>
                  <w:color w:val="000000" w:themeColor="text1"/>
                  <w:sz w:val="20"/>
                  <w:szCs w:val="20"/>
                  <w:rPrChange w:id="1664" w:author="Bo Shen" w:date="2023-03-07T20:43:00Z">
                    <w:rPr>
                      <w:rFonts w:ascii="Times New Roman" w:hAnsi="Times New Roman" w:cs="Times New Roman"/>
                      <w:i w:val="0"/>
                      <w:color w:val="000000" w:themeColor="text1"/>
                      <w:sz w:val="24"/>
                      <w:szCs w:val="24"/>
                    </w:rPr>
                  </w:rPrChange>
                </w:rPr>
                <w:t>(</w:t>
              </w:r>
              <w:del w:id="1665" w:author="Bo Shen" w:date="2023-02-27T16:38:00Z">
                <w:r w:rsidRPr="00F6248E" w:rsidDel="00CA409D">
                  <w:rPr>
                    <w:rFonts w:ascii="Arial" w:hAnsi="Arial" w:cs="Arial"/>
                    <w:i w:val="0"/>
                    <w:color w:val="000000" w:themeColor="text1"/>
                    <w:sz w:val="20"/>
                    <w:szCs w:val="20"/>
                    <w:rPrChange w:id="1666" w:author="Bo Shen" w:date="2023-03-07T20:43:00Z">
                      <w:rPr>
                        <w:rFonts w:ascii="Times New Roman" w:hAnsi="Times New Roman" w:cs="Times New Roman"/>
                        <w:i w:val="0"/>
                        <w:color w:val="000000" w:themeColor="text1"/>
                        <w:sz w:val="24"/>
                        <w:szCs w:val="24"/>
                      </w:rPr>
                    </w:rPrChange>
                  </w:rPr>
                  <w:fldChar w:fldCharType="begin"/>
                </w:r>
                <w:r w:rsidRPr="00F6248E" w:rsidDel="00CA409D">
                  <w:rPr>
                    <w:rFonts w:ascii="Arial" w:hAnsi="Arial" w:cs="Arial"/>
                    <w:i w:val="0"/>
                    <w:color w:val="000000" w:themeColor="text1"/>
                    <w:sz w:val="20"/>
                    <w:szCs w:val="20"/>
                    <w:rPrChange w:id="1667" w:author="Bo Shen" w:date="2023-03-07T20:43:00Z">
                      <w:rPr>
                        <w:rFonts w:ascii="Times New Roman" w:hAnsi="Times New Roman" w:cs="Times New Roman"/>
                        <w:i w:val="0"/>
                        <w:color w:val="000000" w:themeColor="text1"/>
                        <w:sz w:val="24"/>
                        <w:szCs w:val="24"/>
                      </w:rPr>
                    </w:rPrChange>
                  </w:rPr>
                  <w:delInstrText xml:space="preserve"> SEQ Equation \* ARABIC </w:delInstrText>
                </w:r>
                <w:r w:rsidRPr="00F6248E" w:rsidDel="00CA409D">
                  <w:rPr>
                    <w:rFonts w:ascii="Arial" w:hAnsi="Arial" w:cs="Arial"/>
                    <w:i w:val="0"/>
                    <w:color w:val="000000" w:themeColor="text1"/>
                    <w:sz w:val="20"/>
                    <w:szCs w:val="20"/>
                    <w:rPrChange w:id="1668" w:author="Bo Shen" w:date="2023-03-07T20:43:00Z">
                      <w:rPr>
                        <w:rFonts w:ascii="Times New Roman" w:hAnsi="Times New Roman" w:cs="Times New Roman"/>
                        <w:i w:val="0"/>
                        <w:color w:val="000000" w:themeColor="text1"/>
                        <w:sz w:val="24"/>
                        <w:szCs w:val="24"/>
                      </w:rPr>
                    </w:rPrChange>
                  </w:rPr>
                  <w:fldChar w:fldCharType="separate"/>
                </w:r>
                <w:r w:rsidRPr="00F6248E" w:rsidDel="00CA409D">
                  <w:rPr>
                    <w:rFonts w:ascii="Arial" w:hAnsi="Arial" w:cs="Arial"/>
                    <w:i w:val="0"/>
                    <w:noProof/>
                    <w:color w:val="000000" w:themeColor="text1"/>
                    <w:sz w:val="20"/>
                    <w:szCs w:val="20"/>
                    <w:rPrChange w:id="1669" w:author="Bo Shen" w:date="2023-03-07T20:43:00Z">
                      <w:rPr>
                        <w:rFonts w:ascii="Times New Roman" w:hAnsi="Times New Roman" w:cs="Times New Roman"/>
                        <w:i w:val="0"/>
                        <w:noProof/>
                        <w:color w:val="000000" w:themeColor="text1"/>
                        <w:sz w:val="24"/>
                        <w:szCs w:val="24"/>
                      </w:rPr>
                    </w:rPrChange>
                  </w:rPr>
                  <w:delText>6</w:delText>
                </w:r>
                <w:r w:rsidRPr="00F6248E" w:rsidDel="00CA409D">
                  <w:rPr>
                    <w:rFonts w:ascii="Arial" w:hAnsi="Arial" w:cs="Arial"/>
                    <w:i w:val="0"/>
                    <w:color w:val="000000" w:themeColor="text1"/>
                    <w:sz w:val="20"/>
                    <w:szCs w:val="20"/>
                    <w:rPrChange w:id="1670" w:author="Bo Shen" w:date="2023-03-07T20:43:00Z">
                      <w:rPr>
                        <w:rFonts w:ascii="Times New Roman" w:hAnsi="Times New Roman" w:cs="Times New Roman"/>
                        <w:i w:val="0"/>
                        <w:color w:val="000000" w:themeColor="text1"/>
                        <w:sz w:val="24"/>
                        <w:szCs w:val="24"/>
                      </w:rPr>
                    </w:rPrChange>
                  </w:rPr>
                  <w:fldChar w:fldCharType="end"/>
                </w:r>
              </w:del>
            </w:ins>
            <w:ins w:id="1671" w:author="Bo Shen" w:date="2023-03-07T20:41:00Z">
              <w:r w:rsidRPr="00F6248E">
                <w:rPr>
                  <w:rFonts w:ascii="Arial" w:hAnsi="Arial" w:cs="Arial"/>
                  <w:i w:val="0"/>
                  <w:color w:val="000000" w:themeColor="text1"/>
                  <w:sz w:val="20"/>
                  <w:szCs w:val="20"/>
                  <w:rPrChange w:id="1672" w:author="Bo Shen" w:date="2023-03-07T20:43:00Z">
                    <w:rPr>
                      <w:rFonts w:ascii="Times New Roman" w:hAnsi="Times New Roman" w:cs="Times New Roman"/>
                      <w:i w:val="0"/>
                      <w:color w:val="000000" w:themeColor="text1"/>
                      <w:sz w:val="24"/>
                      <w:szCs w:val="24"/>
                    </w:rPr>
                  </w:rPrChange>
                </w:rPr>
                <w:t>29</w:t>
              </w:r>
            </w:ins>
            <w:ins w:id="1673" w:author="Bo Shen" w:date="2023-02-13T15:00:00Z">
              <w:r w:rsidRPr="00F6248E">
                <w:rPr>
                  <w:rFonts w:ascii="Arial" w:hAnsi="Arial" w:cs="Arial"/>
                  <w:i w:val="0"/>
                  <w:color w:val="000000" w:themeColor="text1"/>
                  <w:sz w:val="20"/>
                  <w:szCs w:val="20"/>
                  <w:rPrChange w:id="1674" w:author="Bo Shen" w:date="2023-03-07T20:43:00Z">
                    <w:rPr>
                      <w:rFonts w:ascii="Times New Roman" w:hAnsi="Times New Roman" w:cs="Times New Roman"/>
                      <w:i w:val="0"/>
                      <w:color w:val="000000" w:themeColor="text1"/>
                      <w:sz w:val="24"/>
                      <w:szCs w:val="24"/>
                    </w:rPr>
                  </w:rPrChange>
                </w:rPr>
                <w:t>)</w:t>
              </w:r>
            </w:ins>
          </w:p>
        </w:tc>
      </w:tr>
      <w:tr w:rsidR="00F6248E" w:rsidRPr="00F6248E" w14:paraId="3B08FF34" w14:textId="77777777" w:rsidTr="00F6248E">
        <w:trPr>
          <w:ins w:id="1675" w:author="Bo Shen" w:date="2023-03-07T20:41:00Z"/>
        </w:trPr>
        <w:tc>
          <w:tcPr>
            <w:tcW w:w="2250" w:type="dxa"/>
            <w:vAlign w:val="center"/>
            <w:tcPrChange w:id="1676" w:author="Bo Shen" w:date="2023-03-07T20:42:00Z">
              <w:tcPr>
                <w:tcW w:w="2250" w:type="dxa"/>
                <w:vAlign w:val="center"/>
              </w:tcPr>
            </w:tcPrChange>
          </w:tcPr>
          <w:p w14:paraId="1442C504" w14:textId="77777777" w:rsidR="00F6248E" w:rsidRPr="00F6248E" w:rsidRDefault="00F6248E">
            <w:pPr>
              <w:spacing w:line="240" w:lineRule="auto"/>
              <w:jc w:val="both"/>
              <w:rPr>
                <w:ins w:id="1677" w:author="Bo Shen" w:date="2023-02-13T15:00:00Z"/>
                <w:color w:val="000000" w:themeColor="text1"/>
                <w:sz w:val="20"/>
                <w:szCs w:val="20"/>
                <w:rPrChange w:id="1678" w:author="Bo Shen" w:date="2023-03-07T20:43:00Z">
                  <w:rPr>
                    <w:ins w:id="1679" w:author="Bo Shen" w:date="2023-02-13T15:00:00Z"/>
                    <w:rFonts w:ascii="Times New Roman" w:hAnsi="Times New Roman" w:cs="Times New Roman"/>
                    <w:color w:val="000000" w:themeColor="text1"/>
                  </w:rPr>
                </w:rPrChange>
              </w:rPr>
              <w:pPrChange w:id="1680" w:author="Bo Shen" w:date="2023-03-07T20:42:00Z">
                <w:pPr>
                  <w:spacing w:line="480" w:lineRule="auto"/>
                  <w:jc w:val="both"/>
                </w:pPr>
              </w:pPrChange>
            </w:pPr>
          </w:p>
        </w:tc>
        <w:tc>
          <w:tcPr>
            <w:tcW w:w="4680" w:type="dxa"/>
            <w:vAlign w:val="center"/>
            <w:tcPrChange w:id="1681" w:author="Bo Shen" w:date="2023-03-07T20:42:00Z">
              <w:tcPr>
                <w:tcW w:w="4680" w:type="dxa"/>
                <w:vAlign w:val="center"/>
              </w:tcPr>
            </w:tcPrChange>
          </w:tcPr>
          <w:p w14:paraId="608CECB0" w14:textId="77777777" w:rsidR="00F6248E" w:rsidRPr="00F6248E" w:rsidRDefault="001F7C64">
            <w:pPr>
              <w:spacing w:line="240" w:lineRule="auto"/>
              <w:jc w:val="both"/>
              <w:rPr>
                <w:ins w:id="1682" w:author="Bo Shen" w:date="2023-02-13T15:00:00Z"/>
                <w:rFonts w:eastAsia="DengXian"/>
                <w:color w:val="000000" w:themeColor="text1"/>
                <w:sz w:val="20"/>
                <w:szCs w:val="20"/>
                <w:rPrChange w:id="1683" w:author="Bo Shen" w:date="2023-03-07T20:43:00Z">
                  <w:rPr>
                    <w:ins w:id="1684" w:author="Bo Shen" w:date="2023-02-13T15:00:00Z"/>
                    <w:rFonts w:ascii="Times New Roman" w:eastAsia="DengXian" w:hAnsi="Times New Roman" w:cs="Times New Roman"/>
                    <w:color w:val="000000" w:themeColor="text1"/>
                  </w:rPr>
                </w:rPrChange>
              </w:rPr>
              <w:pPrChange w:id="1685" w:author="Bo Shen" w:date="2023-03-07T20:42:00Z">
                <w:pPr>
                  <w:spacing w:line="480" w:lineRule="auto"/>
                  <w:jc w:val="both"/>
                </w:pPr>
              </w:pPrChange>
            </w:pPr>
            <m:oMathPara>
              <m:oMathParaPr>
                <m:jc m:val="left"/>
              </m:oMathParaPr>
              <m:oMath>
                <m:sSub>
                  <m:sSubPr>
                    <m:ctrlPr>
                      <w:ins w:id="1686" w:author="Bo Shen" w:date="2023-03-07T20:41:00Z">
                        <w:rPr>
                          <w:rFonts w:ascii="Cambria Math" w:hAnsi="Cambria Math"/>
                          <w:i/>
                          <w:color w:val="000000" w:themeColor="text1"/>
                          <w:sz w:val="20"/>
                          <w:szCs w:val="20"/>
                        </w:rPr>
                      </w:ins>
                    </m:ctrlPr>
                  </m:sSubPr>
                  <m:e>
                    <m:r>
                      <w:ins w:id="1687" w:author="Bo Shen" w:date="2023-03-07T20:41:00Z">
                        <w:rPr>
                          <w:rFonts w:ascii="Cambria Math" w:hAnsi="Cambria Math"/>
                          <w:color w:val="000000" w:themeColor="text1"/>
                          <w:sz w:val="20"/>
                          <w:szCs w:val="20"/>
                          <w:rPrChange w:id="1688" w:author="Bo Shen" w:date="2023-03-07T20:43:00Z">
                            <w:rPr>
                              <w:rFonts w:ascii="Cambria Math" w:hAnsi="Cambria Math"/>
                              <w:color w:val="000000" w:themeColor="text1"/>
                            </w:rPr>
                          </w:rPrChange>
                        </w:rPr>
                        <m:t>τ</m:t>
                      </w:ins>
                    </m:r>
                  </m:e>
                  <m:sub>
                    <m:r>
                      <w:ins w:id="1689" w:author="Bo Shen" w:date="2023-03-07T20:41:00Z">
                        <w:rPr>
                          <w:rFonts w:ascii="Cambria Math" w:hAnsi="Cambria Math"/>
                          <w:color w:val="000000" w:themeColor="text1"/>
                          <w:sz w:val="20"/>
                          <w:szCs w:val="20"/>
                          <w:rPrChange w:id="1690" w:author="Bo Shen" w:date="2023-03-07T20:43:00Z">
                            <w:rPr>
                              <w:rFonts w:ascii="Cambria Math" w:hAnsi="Cambria Math"/>
                              <w:color w:val="000000" w:themeColor="text1"/>
                            </w:rPr>
                          </w:rPrChange>
                        </w:rPr>
                        <m:t>D</m:t>
                      </w:ins>
                    </m:r>
                  </m:sub>
                </m:sSub>
                <m:f>
                  <m:fPr>
                    <m:ctrlPr>
                      <w:ins w:id="1691" w:author="Bo Shen" w:date="2023-03-07T20:41:00Z">
                        <w:rPr>
                          <w:rFonts w:ascii="Cambria Math" w:hAnsi="Cambria Math"/>
                          <w:i/>
                          <w:color w:val="000000" w:themeColor="text1"/>
                          <w:sz w:val="20"/>
                          <w:szCs w:val="20"/>
                        </w:rPr>
                      </w:ins>
                    </m:ctrlPr>
                  </m:fPr>
                  <m:num>
                    <m:r>
                      <w:ins w:id="1692" w:author="Bo Shen" w:date="2023-03-07T20:41:00Z">
                        <w:rPr>
                          <w:rFonts w:ascii="Cambria Math" w:hAnsi="Cambria Math"/>
                          <w:color w:val="000000" w:themeColor="text1"/>
                          <w:sz w:val="20"/>
                          <w:szCs w:val="20"/>
                          <w:rPrChange w:id="1693" w:author="Bo Shen" w:date="2023-03-07T20:43:00Z">
                            <w:rPr>
                              <w:rFonts w:ascii="Cambria Math" w:hAnsi="Cambria Math"/>
                              <w:color w:val="000000" w:themeColor="text1"/>
                            </w:rPr>
                          </w:rPrChange>
                        </w:rPr>
                        <m:t>d</m:t>
                      </w:ins>
                    </m:r>
                    <m:sSub>
                      <m:sSubPr>
                        <m:ctrlPr>
                          <w:ins w:id="1694" w:author="Bo Shen" w:date="2023-03-07T20:41:00Z">
                            <w:rPr>
                              <w:rFonts w:ascii="Cambria Math" w:hAnsi="Cambria Math"/>
                              <w:i/>
                              <w:color w:val="000000" w:themeColor="text1"/>
                              <w:sz w:val="20"/>
                              <w:szCs w:val="20"/>
                            </w:rPr>
                          </w:ins>
                        </m:ctrlPr>
                      </m:sSubPr>
                      <m:e>
                        <m:r>
                          <w:ins w:id="1695" w:author="Bo Shen" w:date="2023-03-07T20:41:00Z">
                            <w:rPr>
                              <w:rFonts w:ascii="Cambria Math" w:hAnsi="Cambria Math"/>
                              <w:color w:val="000000" w:themeColor="text1"/>
                              <w:sz w:val="20"/>
                              <w:szCs w:val="20"/>
                              <w:rPrChange w:id="1696" w:author="Bo Shen" w:date="2023-03-07T20:43:00Z">
                                <w:rPr>
                                  <w:rFonts w:ascii="Cambria Math" w:hAnsi="Cambria Math"/>
                                  <w:color w:val="000000" w:themeColor="text1"/>
                                </w:rPr>
                              </w:rPrChange>
                            </w:rPr>
                            <m:t>D</m:t>
                          </w:ins>
                        </m:r>
                      </m:e>
                      <m:sub>
                        <m:r>
                          <w:ins w:id="1697" w:author="Bo Shen" w:date="2023-03-07T20:41:00Z">
                            <w:rPr>
                              <w:rFonts w:ascii="Cambria Math" w:hAnsi="Cambria Math"/>
                              <w:color w:val="000000" w:themeColor="text1"/>
                              <w:sz w:val="20"/>
                              <w:szCs w:val="20"/>
                              <w:rPrChange w:id="1698" w:author="Bo Shen" w:date="2023-03-07T20:43:00Z">
                                <w:rPr>
                                  <w:rFonts w:ascii="Cambria Math" w:hAnsi="Cambria Math"/>
                                  <w:color w:val="000000" w:themeColor="text1"/>
                                </w:rPr>
                              </w:rPrChange>
                            </w:rPr>
                            <m:t>i</m:t>
                          </w:ins>
                        </m:r>
                      </m:sub>
                    </m:sSub>
                  </m:num>
                  <m:den>
                    <m:r>
                      <w:ins w:id="1699" w:author="Bo Shen" w:date="2023-03-07T20:41:00Z">
                        <w:rPr>
                          <w:rFonts w:ascii="Cambria Math" w:hAnsi="Cambria Math"/>
                          <w:color w:val="000000" w:themeColor="text1"/>
                          <w:sz w:val="20"/>
                          <w:szCs w:val="20"/>
                          <w:rPrChange w:id="1700" w:author="Bo Shen" w:date="2023-03-07T20:43:00Z">
                            <w:rPr>
                              <w:rFonts w:ascii="Cambria Math" w:hAnsi="Cambria Math"/>
                              <w:color w:val="000000" w:themeColor="text1"/>
                            </w:rPr>
                          </w:rPrChange>
                        </w:rPr>
                        <m:t>dt</m:t>
                      </w:ins>
                    </m:r>
                  </m:den>
                </m:f>
                <m:r>
                  <w:ins w:id="1701" w:author="Bo Shen" w:date="2023-03-07T20:41:00Z">
                    <w:rPr>
                      <w:rFonts w:ascii="Cambria Math" w:hAnsi="Cambria Math"/>
                      <w:color w:val="000000" w:themeColor="text1"/>
                      <w:sz w:val="20"/>
                      <w:szCs w:val="20"/>
                      <w:rPrChange w:id="1702" w:author="Bo Shen" w:date="2023-03-07T20:43:00Z">
                        <w:rPr>
                          <w:rFonts w:ascii="Cambria Math" w:hAnsi="Cambria Math"/>
                          <w:color w:val="000000" w:themeColor="text1"/>
                        </w:rPr>
                      </w:rPrChange>
                    </w:rPr>
                    <m:t>=-</m:t>
                  </w:ins>
                </m:r>
                <m:sSub>
                  <m:sSubPr>
                    <m:ctrlPr>
                      <w:ins w:id="1703" w:author="Bo Shen" w:date="2023-03-07T20:41:00Z">
                        <w:rPr>
                          <w:rFonts w:ascii="Cambria Math" w:hAnsi="Cambria Math"/>
                          <w:i/>
                          <w:color w:val="000000" w:themeColor="text1"/>
                          <w:sz w:val="20"/>
                          <w:szCs w:val="20"/>
                        </w:rPr>
                      </w:ins>
                    </m:ctrlPr>
                  </m:sSubPr>
                  <m:e>
                    <m:r>
                      <w:ins w:id="1704" w:author="Bo Shen" w:date="2023-03-07T20:41:00Z">
                        <w:rPr>
                          <w:rFonts w:ascii="Cambria Math" w:hAnsi="Cambria Math"/>
                          <w:color w:val="000000" w:themeColor="text1"/>
                          <w:sz w:val="20"/>
                          <w:szCs w:val="20"/>
                          <w:rPrChange w:id="1705" w:author="Bo Shen" w:date="2023-03-07T20:43:00Z">
                            <w:rPr>
                              <w:rFonts w:ascii="Cambria Math" w:hAnsi="Cambria Math"/>
                              <w:color w:val="000000" w:themeColor="text1"/>
                            </w:rPr>
                          </w:rPrChange>
                        </w:rPr>
                        <m:t>D</m:t>
                      </w:ins>
                    </m:r>
                  </m:e>
                  <m:sub>
                    <m:r>
                      <w:ins w:id="1706" w:author="Bo Shen" w:date="2023-03-07T20:41:00Z">
                        <w:rPr>
                          <w:rFonts w:ascii="Cambria Math" w:hAnsi="Cambria Math"/>
                          <w:color w:val="000000" w:themeColor="text1"/>
                          <w:sz w:val="20"/>
                          <w:szCs w:val="20"/>
                          <w:rPrChange w:id="1707" w:author="Bo Shen" w:date="2023-03-07T20:43:00Z">
                            <w:rPr>
                              <w:rFonts w:ascii="Cambria Math" w:hAnsi="Cambria Math"/>
                              <w:color w:val="000000" w:themeColor="text1"/>
                            </w:rPr>
                          </w:rPrChange>
                        </w:rPr>
                        <m:t>i</m:t>
                      </w:ins>
                    </m:r>
                  </m:sub>
                </m:sSub>
                <m:r>
                  <w:ins w:id="1708" w:author="Bo Shen" w:date="2023-03-07T20:41:00Z">
                    <w:rPr>
                      <w:rFonts w:ascii="Cambria Math" w:hAnsi="Cambria Math"/>
                      <w:color w:val="000000" w:themeColor="text1"/>
                      <w:sz w:val="20"/>
                      <w:szCs w:val="20"/>
                      <w:rPrChange w:id="1709" w:author="Bo Shen" w:date="2023-03-07T20:43:00Z">
                        <w:rPr>
                          <w:rFonts w:ascii="Cambria Math" w:hAnsi="Cambria Math"/>
                          <w:color w:val="000000" w:themeColor="text1"/>
                        </w:rPr>
                      </w:rPrChange>
                    </w:rPr>
                    <m:t>+β</m:t>
                  </w:ins>
                </m:r>
                <m:sSub>
                  <m:sSubPr>
                    <m:ctrlPr>
                      <w:ins w:id="1710" w:author="Bo Shen" w:date="2023-03-07T20:41:00Z">
                        <w:rPr>
                          <w:rFonts w:ascii="Cambria Math" w:hAnsi="Cambria Math"/>
                          <w:i/>
                          <w:color w:val="000000" w:themeColor="text1"/>
                          <w:sz w:val="20"/>
                          <w:szCs w:val="20"/>
                        </w:rPr>
                      </w:ins>
                    </m:ctrlPr>
                  </m:sSubPr>
                  <m:e>
                    <m:r>
                      <w:ins w:id="1711" w:author="Bo Shen" w:date="2023-03-07T20:41:00Z">
                        <w:rPr>
                          <w:rFonts w:ascii="Cambria Math" w:hAnsi="Cambria Math"/>
                          <w:color w:val="000000" w:themeColor="text1"/>
                          <w:sz w:val="20"/>
                          <w:szCs w:val="20"/>
                          <w:rPrChange w:id="1712" w:author="Bo Shen" w:date="2023-03-07T20:43:00Z">
                            <w:rPr>
                              <w:rFonts w:ascii="Cambria Math" w:hAnsi="Cambria Math"/>
                              <w:color w:val="000000" w:themeColor="text1"/>
                            </w:rPr>
                          </w:rPrChange>
                        </w:rPr>
                        <m:t>R</m:t>
                      </w:ins>
                    </m:r>
                  </m:e>
                  <m:sub>
                    <m:r>
                      <w:ins w:id="1713" w:author="Bo Shen" w:date="2023-03-07T20:41:00Z">
                        <w:rPr>
                          <w:rFonts w:ascii="Cambria Math" w:hAnsi="Cambria Math"/>
                          <w:color w:val="000000" w:themeColor="text1"/>
                          <w:sz w:val="20"/>
                          <w:szCs w:val="20"/>
                          <w:rPrChange w:id="1714" w:author="Bo Shen" w:date="2023-03-07T20:43:00Z">
                            <w:rPr>
                              <w:rFonts w:ascii="Cambria Math" w:hAnsi="Cambria Math"/>
                              <w:color w:val="000000" w:themeColor="text1"/>
                            </w:rPr>
                          </w:rPrChange>
                        </w:rPr>
                        <m:t>i</m:t>
                      </w:ins>
                    </m:r>
                  </m:sub>
                </m:sSub>
              </m:oMath>
            </m:oMathPara>
          </w:p>
        </w:tc>
        <w:tc>
          <w:tcPr>
            <w:tcW w:w="2420" w:type="dxa"/>
            <w:vAlign w:val="center"/>
            <w:tcPrChange w:id="1715" w:author="Bo Shen" w:date="2023-03-07T20:42:00Z">
              <w:tcPr>
                <w:tcW w:w="2420" w:type="dxa"/>
                <w:vAlign w:val="center"/>
              </w:tcPr>
            </w:tcPrChange>
          </w:tcPr>
          <w:p w14:paraId="19610BA9" w14:textId="77777777" w:rsidR="00F6248E" w:rsidRPr="00F6248E" w:rsidRDefault="00F6248E" w:rsidP="00F6248E">
            <w:pPr>
              <w:pStyle w:val="Caption"/>
              <w:jc w:val="right"/>
              <w:rPr>
                <w:ins w:id="1716" w:author="Bo Shen" w:date="2023-02-13T15:00:00Z"/>
                <w:rFonts w:ascii="Arial" w:hAnsi="Arial" w:cs="Arial"/>
                <w:i w:val="0"/>
                <w:color w:val="000000" w:themeColor="text1"/>
                <w:sz w:val="20"/>
                <w:szCs w:val="20"/>
                <w:rPrChange w:id="1717" w:author="Bo Shen" w:date="2023-03-07T20:43:00Z">
                  <w:rPr>
                    <w:ins w:id="1718" w:author="Bo Shen" w:date="2023-02-13T15:00:00Z"/>
                    <w:rFonts w:ascii="Times New Roman" w:hAnsi="Times New Roman" w:cs="Times New Roman"/>
                    <w:i w:val="0"/>
                    <w:color w:val="000000" w:themeColor="text1"/>
                    <w:sz w:val="24"/>
                    <w:szCs w:val="24"/>
                  </w:rPr>
                </w:rPrChange>
              </w:rPr>
            </w:pPr>
            <w:ins w:id="1719" w:author="Bo Shen" w:date="2023-02-13T15:00:00Z">
              <w:r w:rsidRPr="00F6248E">
                <w:rPr>
                  <w:rFonts w:ascii="Arial" w:hAnsi="Arial" w:cs="Arial"/>
                  <w:i w:val="0"/>
                  <w:color w:val="000000" w:themeColor="text1"/>
                  <w:sz w:val="20"/>
                  <w:szCs w:val="20"/>
                  <w:rPrChange w:id="1720" w:author="Bo Shen" w:date="2023-03-07T20:43:00Z">
                    <w:rPr>
                      <w:rFonts w:ascii="Times New Roman" w:hAnsi="Times New Roman" w:cs="Times New Roman"/>
                      <w:i w:val="0"/>
                      <w:color w:val="000000" w:themeColor="text1"/>
                      <w:sz w:val="24"/>
                      <w:szCs w:val="24"/>
                    </w:rPr>
                  </w:rPrChange>
                </w:rPr>
                <w:t>(</w:t>
              </w:r>
              <w:del w:id="1721" w:author="Bo Shen" w:date="2023-02-27T16:38:00Z">
                <w:r w:rsidRPr="00F6248E" w:rsidDel="00CA409D">
                  <w:rPr>
                    <w:rFonts w:ascii="Arial" w:hAnsi="Arial" w:cs="Arial"/>
                    <w:i w:val="0"/>
                    <w:color w:val="000000" w:themeColor="text1"/>
                    <w:sz w:val="20"/>
                    <w:szCs w:val="20"/>
                    <w:rPrChange w:id="1722" w:author="Bo Shen" w:date="2023-03-07T20:43:00Z">
                      <w:rPr>
                        <w:rFonts w:ascii="Times New Roman" w:hAnsi="Times New Roman" w:cs="Times New Roman"/>
                        <w:i w:val="0"/>
                        <w:color w:val="000000" w:themeColor="text1"/>
                        <w:sz w:val="24"/>
                        <w:szCs w:val="24"/>
                      </w:rPr>
                    </w:rPrChange>
                  </w:rPr>
                  <w:delText>7</w:delText>
                </w:r>
              </w:del>
            </w:ins>
            <w:ins w:id="1723" w:author="Bo Shen" w:date="2023-03-07T20:41:00Z">
              <w:r w:rsidRPr="00F6248E">
                <w:rPr>
                  <w:rFonts w:ascii="Arial" w:hAnsi="Arial" w:cs="Arial"/>
                  <w:i w:val="0"/>
                  <w:color w:val="000000" w:themeColor="text1"/>
                  <w:sz w:val="20"/>
                  <w:szCs w:val="20"/>
                  <w:rPrChange w:id="1724" w:author="Bo Shen" w:date="2023-03-07T20:43:00Z">
                    <w:rPr>
                      <w:rFonts w:ascii="Times New Roman" w:hAnsi="Times New Roman" w:cs="Times New Roman"/>
                      <w:i w:val="0"/>
                      <w:color w:val="000000" w:themeColor="text1"/>
                      <w:sz w:val="24"/>
                      <w:szCs w:val="24"/>
                    </w:rPr>
                  </w:rPrChange>
                </w:rPr>
                <w:t>30</w:t>
              </w:r>
            </w:ins>
            <w:ins w:id="1725" w:author="Bo Shen" w:date="2023-02-13T15:00:00Z">
              <w:r w:rsidRPr="00F6248E">
                <w:rPr>
                  <w:rFonts w:ascii="Arial" w:hAnsi="Arial" w:cs="Arial"/>
                  <w:i w:val="0"/>
                  <w:color w:val="000000" w:themeColor="text1"/>
                  <w:sz w:val="20"/>
                  <w:szCs w:val="20"/>
                  <w:rPrChange w:id="1726" w:author="Bo Shen" w:date="2023-03-07T20:43:00Z">
                    <w:rPr>
                      <w:rFonts w:ascii="Times New Roman" w:hAnsi="Times New Roman" w:cs="Times New Roman"/>
                      <w:i w:val="0"/>
                      <w:color w:val="000000" w:themeColor="text1"/>
                      <w:sz w:val="24"/>
                      <w:szCs w:val="24"/>
                    </w:rPr>
                  </w:rPrChange>
                </w:rPr>
                <w:t>)</w:t>
              </w:r>
            </w:ins>
          </w:p>
        </w:tc>
      </w:tr>
      <w:tr w:rsidR="00F6248E" w:rsidRPr="00F6248E" w14:paraId="3983F2EB" w14:textId="77777777" w:rsidTr="00F6248E">
        <w:trPr>
          <w:ins w:id="1727" w:author="Bo Shen" w:date="2023-03-07T20:41:00Z"/>
        </w:trPr>
        <w:tc>
          <w:tcPr>
            <w:tcW w:w="2250" w:type="dxa"/>
            <w:vAlign w:val="center"/>
            <w:tcPrChange w:id="1728" w:author="Bo Shen" w:date="2023-03-07T20:42:00Z">
              <w:tcPr>
                <w:tcW w:w="2250" w:type="dxa"/>
                <w:vAlign w:val="center"/>
              </w:tcPr>
            </w:tcPrChange>
          </w:tcPr>
          <w:p w14:paraId="63333931" w14:textId="77777777" w:rsidR="00F6248E" w:rsidRPr="00F6248E" w:rsidRDefault="00F6248E">
            <w:pPr>
              <w:spacing w:line="240" w:lineRule="auto"/>
              <w:jc w:val="both"/>
              <w:rPr>
                <w:ins w:id="1729" w:author="Bo Shen" w:date="2023-02-13T15:00:00Z"/>
                <w:color w:val="000000" w:themeColor="text1"/>
                <w:sz w:val="20"/>
                <w:szCs w:val="20"/>
                <w:rPrChange w:id="1730" w:author="Bo Shen" w:date="2023-03-07T20:43:00Z">
                  <w:rPr>
                    <w:ins w:id="1731" w:author="Bo Shen" w:date="2023-02-13T15:00:00Z"/>
                    <w:rFonts w:ascii="Times New Roman" w:hAnsi="Times New Roman" w:cs="Times New Roman"/>
                    <w:color w:val="000000" w:themeColor="text1"/>
                  </w:rPr>
                </w:rPrChange>
              </w:rPr>
              <w:pPrChange w:id="1732" w:author="Bo Shen" w:date="2023-03-07T20:42:00Z">
                <w:pPr>
                  <w:spacing w:line="480" w:lineRule="auto"/>
                  <w:jc w:val="both"/>
                </w:pPr>
              </w:pPrChange>
            </w:pPr>
          </w:p>
        </w:tc>
        <w:tc>
          <w:tcPr>
            <w:tcW w:w="4680" w:type="dxa"/>
            <w:vAlign w:val="center"/>
            <w:tcPrChange w:id="1733" w:author="Bo Shen" w:date="2023-03-07T20:42:00Z">
              <w:tcPr>
                <w:tcW w:w="4680" w:type="dxa"/>
                <w:vAlign w:val="center"/>
              </w:tcPr>
            </w:tcPrChange>
          </w:tcPr>
          <w:p w14:paraId="3F25FBB2" w14:textId="77777777" w:rsidR="00F6248E" w:rsidRPr="00F6248E" w:rsidRDefault="001F7C64">
            <w:pPr>
              <w:spacing w:line="240" w:lineRule="auto"/>
              <w:jc w:val="both"/>
              <w:rPr>
                <w:ins w:id="1734" w:author="Bo Shen" w:date="2023-02-13T15:00:00Z"/>
                <w:rFonts w:eastAsia="DengXian"/>
                <w:i/>
                <w:color w:val="000000" w:themeColor="text1"/>
                <w:sz w:val="20"/>
                <w:szCs w:val="20"/>
                <w:rPrChange w:id="1735" w:author="Bo Shen" w:date="2023-03-07T20:43:00Z">
                  <w:rPr>
                    <w:ins w:id="1736" w:author="Bo Shen" w:date="2023-02-13T15:00:00Z"/>
                    <w:rFonts w:ascii="Times New Roman" w:eastAsia="DengXian" w:hAnsi="Times New Roman" w:cs="Times New Roman"/>
                    <w:i/>
                    <w:color w:val="000000" w:themeColor="text1"/>
                  </w:rPr>
                </w:rPrChange>
              </w:rPr>
              <w:pPrChange w:id="1737" w:author="Bo Shen" w:date="2023-03-07T20:42:00Z">
                <w:pPr>
                  <w:spacing w:line="480" w:lineRule="auto"/>
                  <w:jc w:val="both"/>
                </w:pPr>
              </w:pPrChange>
            </w:pPr>
            <m:oMathPara>
              <m:oMathParaPr>
                <m:jc m:val="left"/>
              </m:oMathParaPr>
              <m:oMath>
                <m:sSub>
                  <m:sSubPr>
                    <m:ctrlPr>
                      <w:ins w:id="1738" w:author="Bo Shen" w:date="2023-03-07T20:41:00Z">
                        <w:rPr>
                          <w:rFonts w:ascii="Cambria Math" w:hAnsi="Cambria Math"/>
                          <w:i/>
                          <w:color w:val="000000" w:themeColor="text1"/>
                          <w:sz w:val="20"/>
                          <w:szCs w:val="20"/>
                        </w:rPr>
                      </w:ins>
                    </m:ctrlPr>
                  </m:sSubPr>
                  <m:e>
                    <m:r>
                      <w:ins w:id="1739" w:author="Bo Shen" w:date="2023-03-07T20:41:00Z">
                        <w:rPr>
                          <w:rFonts w:ascii="Cambria Math" w:hAnsi="Cambria Math"/>
                          <w:color w:val="000000" w:themeColor="text1"/>
                          <w:sz w:val="20"/>
                          <w:szCs w:val="20"/>
                          <w:rPrChange w:id="1740" w:author="Bo Shen" w:date="2023-03-07T20:43:00Z">
                            <w:rPr>
                              <w:rFonts w:ascii="Cambria Math" w:hAnsi="Cambria Math"/>
                              <w:color w:val="000000" w:themeColor="text1"/>
                            </w:rPr>
                          </w:rPrChange>
                        </w:rPr>
                        <m:t>τ</m:t>
                      </w:ins>
                    </m:r>
                  </m:e>
                  <m:sub>
                    <m:r>
                      <w:ins w:id="1741" w:author="Bo Shen" w:date="2023-03-07T20:41:00Z">
                        <w:rPr>
                          <w:rFonts w:ascii="Cambria Math" w:hAnsi="Cambria Math"/>
                          <w:color w:val="000000" w:themeColor="text1"/>
                          <w:sz w:val="20"/>
                          <w:szCs w:val="20"/>
                          <w:rPrChange w:id="1742" w:author="Bo Shen" w:date="2023-03-07T20:43:00Z">
                            <w:rPr>
                              <w:rFonts w:ascii="Cambria Math" w:hAnsi="Cambria Math"/>
                              <w:color w:val="000000" w:themeColor="text1"/>
                            </w:rPr>
                          </w:rPrChange>
                        </w:rPr>
                        <m:t>I</m:t>
                      </w:ins>
                    </m:r>
                  </m:sub>
                </m:sSub>
                <m:f>
                  <m:fPr>
                    <m:ctrlPr>
                      <w:ins w:id="1743" w:author="Bo Shen" w:date="2023-03-07T20:41:00Z">
                        <w:rPr>
                          <w:rFonts w:ascii="Cambria Math" w:hAnsi="Cambria Math"/>
                          <w:i/>
                          <w:color w:val="000000" w:themeColor="text1"/>
                          <w:sz w:val="20"/>
                          <w:szCs w:val="20"/>
                        </w:rPr>
                      </w:ins>
                    </m:ctrlPr>
                  </m:fPr>
                  <m:num>
                    <m:r>
                      <w:ins w:id="1744" w:author="Bo Shen" w:date="2023-03-07T20:41:00Z">
                        <w:rPr>
                          <w:rFonts w:ascii="Cambria Math" w:hAnsi="Cambria Math"/>
                          <w:color w:val="000000" w:themeColor="text1"/>
                          <w:sz w:val="20"/>
                          <w:szCs w:val="20"/>
                          <w:rPrChange w:id="1745" w:author="Bo Shen" w:date="2023-03-07T20:43:00Z">
                            <w:rPr>
                              <w:rFonts w:ascii="Cambria Math" w:hAnsi="Cambria Math"/>
                              <w:color w:val="000000" w:themeColor="text1"/>
                            </w:rPr>
                          </w:rPrChange>
                        </w:rPr>
                        <m:t>d</m:t>
                      </w:ins>
                    </m:r>
                    <m:sSub>
                      <m:sSubPr>
                        <m:ctrlPr>
                          <w:ins w:id="1746" w:author="Bo Shen" w:date="2023-03-07T20:41:00Z">
                            <w:rPr>
                              <w:rFonts w:ascii="Cambria Math" w:hAnsi="Cambria Math"/>
                              <w:i/>
                              <w:color w:val="000000" w:themeColor="text1"/>
                              <w:sz w:val="20"/>
                              <w:szCs w:val="20"/>
                            </w:rPr>
                          </w:ins>
                        </m:ctrlPr>
                      </m:sSubPr>
                      <m:e>
                        <m:r>
                          <w:ins w:id="1747" w:author="Bo Shen" w:date="2023-03-07T20:41:00Z">
                            <w:rPr>
                              <w:rFonts w:ascii="Cambria Math" w:hAnsi="Cambria Math"/>
                              <w:color w:val="000000" w:themeColor="text1"/>
                              <w:sz w:val="20"/>
                              <w:szCs w:val="20"/>
                              <w:rPrChange w:id="1748" w:author="Bo Shen" w:date="2023-03-07T20:43:00Z">
                                <w:rPr>
                                  <w:rFonts w:ascii="Cambria Math" w:hAnsi="Cambria Math"/>
                                  <w:color w:val="000000" w:themeColor="text1"/>
                                </w:rPr>
                              </w:rPrChange>
                            </w:rPr>
                            <m:t>I</m:t>
                          </w:ins>
                        </m:r>
                      </m:e>
                      <m:sub>
                        <m:r>
                          <w:ins w:id="1749" w:author="Bo Shen" w:date="2023-03-07T20:41:00Z">
                            <w:rPr>
                              <w:rFonts w:ascii="Cambria Math" w:hAnsi="Cambria Math"/>
                              <w:color w:val="000000" w:themeColor="text1"/>
                              <w:sz w:val="20"/>
                              <w:szCs w:val="20"/>
                              <w:rPrChange w:id="1750" w:author="Bo Shen" w:date="2023-03-07T20:43:00Z">
                                <w:rPr>
                                  <w:rFonts w:ascii="Cambria Math" w:hAnsi="Cambria Math"/>
                                  <w:color w:val="000000" w:themeColor="text1"/>
                                </w:rPr>
                              </w:rPrChange>
                            </w:rPr>
                            <m:t>i</m:t>
                          </w:ins>
                        </m:r>
                      </m:sub>
                    </m:sSub>
                  </m:num>
                  <m:den>
                    <m:r>
                      <w:ins w:id="1751" w:author="Bo Shen" w:date="2023-03-07T20:41:00Z">
                        <w:rPr>
                          <w:rFonts w:ascii="Cambria Math" w:hAnsi="Cambria Math"/>
                          <w:color w:val="000000" w:themeColor="text1"/>
                          <w:sz w:val="20"/>
                          <w:szCs w:val="20"/>
                          <w:rPrChange w:id="1752" w:author="Bo Shen" w:date="2023-03-07T20:43:00Z">
                            <w:rPr>
                              <w:rFonts w:ascii="Cambria Math" w:hAnsi="Cambria Math"/>
                              <w:color w:val="000000" w:themeColor="text1"/>
                            </w:rPr>
                          </w:rPrChange>
                        </w:rPr>
                        <m:t>dt</m:t>
                      </w:ins>
                    </m:r>
                  </m:den>
                </m:f>
                <m:r>
                  <w:ins w:id="1753" w:author="Bo Shen" w:date="2023-03-07T20:41:00Z">
                    <w:rPr>
                      <w:rFonts w:ascii="Cambria Math" w:hAnsi="Cambria Math"/>
                      <w:color w:val="000000" w:themeColor="text1"/>
                      <w:sz w:val="20"/>
                      <w:szCs w:val="20"/>
                      <w:rPrChange w:id="1754" w:author="Bo Shen" w:date="2023-03-07T20:43:00Z">
                        <w:rPr>
                          <w:rFonts w:ascii="Cambria Math" w:hAnsi="Cambria Math"/>
                          <w:color w:val="000000" w:themeColor="text1"/>
                        </w:rPr>
                      </w:rPrChange>
                    </w:rPr>
                    <m:t>=-</m:t>
                  </w:ins>
                </m:r>
                <m:sSub>
                  <m:sSubPr>
                    <m:ctrlPr>
                      <w:ins w:id="1755" w:author="Bo Shen" w:date="2023-03-07T20:41:00Z">
                        <w:rPr>
                          <w:rFonts w:ascii="Cambria Math" w:hAnsi="Cambria Math"/>
                          <w:i/>
                          <w:color w:val="000000" w:themeColor="text1"/>
                          <w:sz w:val="20"/>
                          <w:szCs w:val="20"/>
                        </w:rPr>
                      </w:ins>
                    </m:ctrlPr>
                  </m:sSubPr>
                  <m:e>
                    <m:r>
                      <w:ins w:id="1756" w:author="Bo Shen" w:date="2023-03-07T20:41:00Z">
                        <w:rPr>
                          <w:rFonts w:ascii="Cambria Math" w:hAnsi="Cambria Math"/>
                          <w:color w:val="000000" w:themeColor="text1"/>
                          <w:sz w:val="20"/>
                          <w:szCs w:val="20"/>
                          <w:rPrChange w:id="1757" w:author="Bo Shen" w:date="2023-03-07T20:43:00Z">
                            <w:rPr>
                              <w:rFonts w:ascii="Cambria Math" w:hAnsi="Cambria Math"/>
                              <w:color w:val="000000" w:themeColor="text1"/>
                            </w:rPr>
                          </w:rPrChange>
                        </w:rPr>
                        <m:t>I</m:t>
                      </w:ins>
                    </m:r>
                  </m:e>
                  <m:sub>
                    <m:r>
                      <w:ins w:id="1758" w:author="Bo Shen" w:date="2023-03-07T20:41:00Z">
                        <w:rPr>
                          <w:rFonts w:ascii="Cambria Math" w:hAnsi="Cambria Math"/>
                          <w:color w:val="000000" w:themeColor="text1"/>
                          <w:sz w:val="20"/>
                          <w:szCs w:val="20"/>
                          <w:rPrChange w:id="1759" w:author="Bo Shen" w:date="2023-03-07T20:43:00Z">
                            <w:rPr>
                              <w:rFonts w:ascii="Cambria Math" w:hAnsi="Cambria Math"/>
                              <w:color w:val="000000" w:themeColor="text1"/>
                            </w:rPr>
                          </w:rPrChange>
                        </w:rPr>
                        <m:t>i</m:t>
                      </w:ins>
                    </m:r>
                  </m:sub>
                </m:sSub>
                <m:r>
                  <w:ins w:id="1760" w:author="Bo Shen" w:date="2023-03-07T20:41:00Z">
                    <w:rPr>
                      <w:rFonts w:ascii="Cambria Math" w:hAnsi="Cambria Math"/>
                      <w:color w:val="000000" w:themeColor="text1"/>
                      <w:sz w:val="20"/>
                      <w:szCs w:val="20"/>
                      <w:rPrChange w:id="1761" w:author="Bo Shen" w:date="2023-03-07T20:43:00Z">
                        <w:rPr>
                          <w:rFonts w:ascii="Cambria Math" w:hAnsi="Cambria Math"/>
                          <w:color w:val="000000" w:themeColor="text1"/>
                        </w:rPr>
                      </w:rPrChange>
                    </w:rPr>
                    <m:t>+η</m:t>
                  </w:ins>
                </m:r>
                <m:sSub>
                  <m:sSubPr>
                    <m:ctrlPr>
                      <w:ins w:id="1762" w:author="Bo Shen" w:date="2023-03-07T20:41:00Z">
                        <w:rPr>
                          <w:rFonts w:ascii="Cambria Math" w:hAnsi="Cambria Math"/>
                          <w:i/>
                          <w:color w:val="000000" w:themeColor="text1"/>
                          <w:sz w:val="20"/>
                          <w:szCs w:val="20"/>
                        </w:rPr>
                      </w:ins>
                    </m:ctrlPr>
                  </m:sSubPr>
                  <m:e>
                    <m:r>
                      <w:ins w:id="1763" w:author="Bo Shen" w:date="2023-03-07T20:41:00Z">
                        <w:rPr>
                          <w:rFonts w:ascii="Cambria Math" w:hAnsi="Cambria Math"/>
                          <w:color w:val="000000" w:themeColor="text1"/>
                          <w:sz w:val="20"/>
                          <w:szCs w:val="20"/>
                          <w:rPrChange w:id="1764" w:author="Bo Shen" w:date="2023-03-07T20:43:00Z">
                            <w:rPr>
                              <w:rFonts w:ascii="Cambria Math" w:hAnsi="Cambria Math"/>
                              <w:color w:val="000000" w:themeColor="text1"/>
                            </w:rPr>
                          </w:rPrChange>
                        </w:rPr>
                        <m:t>R</m:t>
                      </w:ins>
                    </m:r>
                  </m:e>
                  <m:sub>
                    <m:r>
                      <w:ins w:id="1765" w:author="Bo Shen" w:date="2023-03-07T20:41:00Z">
                        <w:rPr>
                          <w:rFonts w:ascii="Cambria Math" w:hAnsi="Cambria Math"/>
                          <w:color w:val="000000" w:themeColor="text1"/>
                          <w:sz w:val="20"/>
                          <w:szCs w:val="20"/>
                          <w:rPrChange w:id="1766" w:author="Bo Shen" w:date="2023-03-07T20:43:00Z">
                            <w:rPr>
                              <w:rFonts w:ascii="Cambria Math" w:hAnsi="Cambria Math"/>
                              <w:color w:val="000000" w:themeColor="text1"/>
                            </w:rPr>
                          </w:rPrChange>
                        </w:rPr>
                        <m:t>i</m:t>
                      </w:ins>
                    </m:r>
                  </m:sub>
                </m:sSub>
              </m:oMath>
            </m:oMathPara>
          </w:p>
        </w:tc>
        <w:tc>
          <w:tcPr>
            <w:tcW w:w="2420" w:type="dxa"/>
            <w:vAlign w:val="center"/>
            <w:tcPrChange w:id="1767" w:author="Bo Shen" w:date="2023-03-07T20:42:00Z">
              <w:tcPr>
                <w:tcW w:w="2420" w:type="dxa"/>
                <w:vAlign w:val="center"/>
              </w:tcPr>
            </w:tcPrChange>
          </w:tcPr>
          <w:p w14:paraId="2F35AEE9" w14:textId="77777777" w:rsidR="00F6248E" w:rsidRPr="00F6248E" w:rsidRDefault="00F6248E" w:rsidP="00F6248E">
            <w:pPr>
              <w:pStyle w:val="Caption"/>
              <w:jc w:val="right"/>
              <w:rPr>
                <w:ins w:id="1768" w:author="Bo Shen" w:date="2023-02-13T15:00:00Z"/>
                <w:rFonts w:ascii="Arial" w:hAnsi="Arial" w:cs="Arial"/>
                <w:i w:val="0"/>
                <w:color w:val="000000" w:themeColor="text1"/>
                <w:sz w:val="20"/>
                <w:szCs w:val="20"/>
                <w:rPrChange w:id="1769" w:author="Bo Shen" w:date="2023-03-07T20:43:00Z">
                  <w:rPr>
                    <w:ins w:id="1770" w:author="Bo Shen" w:date="2023-02-13T15:00:00Z"/>
                    <w:rFonts w:ascii="Times New Roman" w:hAnsi="Times New Roman" w:cs="Times New Roman"/>
                    <w:i w:val="0"/>
                    <w:color w:val="000000" w:themeColor="text1"/>
                    <w:sz w:val="24"/>
                    <w:szCs w:val="24"/>
                  </w:rPr>
                </w:rPrChange>
              </w:rPr>
            </w:pPr>
            <w:bookmarkStart w:id="1771" w:name="_Ref48123899"/>
            <w:ins w:id="1772" w:author="Bo Shen" w:date="2023-02-13T15:00:00Z">
              <w:r w:rsidRPr="00F6248E">
                <w:rPr>
                  <w:rFonts w:ascii="Arial" w:hAnsi="Arial" w:cs="Arial"/>
                  <w:i w:val="0"/>
                  <w:color w:val="000000" w:themeColor="text1"/>
                  <w:sz w:val="20"/>
                  <w:szCs w:val="20"/>
                  <w:rPrChange w:id="1773" w:author="Bo Shen" w:date="2023-03-07T20:43:00Z">
                    <w:rPr>
                      <w:rFonts w:ascii="Times New Roman" w:hAnsi="Times New Roman" w:cs="Times New Roman"/>
                      <w:i w:val="0"/>
                      <w:color w:val="000000" w:themeColor="text1"/>
                      <w:sz w:val="24"/>
                      <w:szCs w:val="24"/>
                    </w:rPr>
                  </w:rPrChange>
                </w:rPr>
                <w:t>(</w:t>
              </w:r>
              <w:del w:id="1774" w:author="Bo Shen" w:date="2023-02-27T16:39:00Z">
                <w:r w:rsidRPr="00F6248E" w:rsidDel="00CA409D">
                  <w:rPr>
                    <w:rFonts w:ascii="Arial" w:hAnsi="Arial" w:cs="Arial"/>
                    <w:i w:val="0"/>
                    <w:color w:val="000000" w:themeColor="text1"/>
                    <w:sz w:val="20"/>
                    <w:szCs w:val="20"/>
                    <w:rPrChange w:id="1775" w:author="Bo Shen" w:date="2023-03-07T20:43:00Z">
                      <w:rPr>
                        <w:rFonts w:ascii="Times New Roman" w:hAnsi="Times New Roman" w:cs="Times New Roman"/>
                        <w:i w:val="0"/>
                        <w:color w:val="000000" w:themeColor="text1"/>
                        <w:sz w:val="24"/>
                        <w:szCs w:val="24"/>
                      </w:rPr>
                    </w:rPrChange>
                  </w:rPr>
                  <w:delText>8</w:delText>
                </w:r>
              </w:del>
            </w:ins>
            <w:ins w:id="1776" w:author="Bo Shen" w:date="2023-03-07T20:41:00Z">
              <w:r w:rsidRPr="00F6248E">
                <w:rPr>
                  <w:rFonts w:ascii="Arial" w:hAnsi="Arial" w:cs="Arial"/>
                  <w:i w:val="0"/>
                  <w:color w:val="000000" w:themeColor="text1"/>
                  <w:sz w:val="20"/>
                  <w:szCs w:val="20"/>
                  <w:rPrChange w:id="1777" w:author="Bo Shen" w:date="2023-03-07T20:43:00Z">
                    <w:rPr>
                      <w:rFonts w:ascii="Times New Roman" w:hAnsi="Times New Roman" w:cs="Times New Roman"/>
                      <w:i w:val="0"/>
                      <w:color w:val="000000" w:themeColor="text1"/>
                      <w:sz w:val="24"/>
                      <w:szCs w:val="24"/>
                    </w:rPr>
                  </w:rPrChange>
                </w:rPr>
                <w:t>31</w:t>
              </w:r>
            </w:ins>
            <w:ins w:id="1778" w:author="Bo Shen" w:date="2023-02-13T15:00:00Z">
              <w:r w:rsidRPr="00F6248E">
                <w:rPr>
                  <w:rFonts w:ascii="Arial" w:hAnsi="Arial" w:cs="Arial"/>
                  <w:i w:val="0"/>
                  <w:color w:val="000000" w:themeColor="text1"/>
                  <w:sz w:val="20"/>
                  <w:szCs w:val="20"/>
                  <w:rPrChange w:id="1779" w:author="Bo Shen" w:date="2023-03-07T20:43:00Z">
                    <w:rPr>
                      <w:rFonts w:ascii="Times New Roman" w:hAnsi="Times New Roman" w:cs="Times New Roman"/>
                      <w:i w:val="0"/>
                      <w:color w:val="000000" w:themeColor="text1"/>
                      <w:sz w:val="24"/>
                      <w:szCs w:val="24"/>
                    </w:rPr>
                  </w:rPrChange>
                </w:rPr>
                <w:t>)</w:t>
              </w:r>
              <w:bookmarkEnd w:id="1771"/>
            </w:ins>
          </w:p>
        </w:tc>
      </w:tr>
      <w:tr w:rsidR="00F6248E" w:rsidRPr="00F6248E" w14:paraId="3EE6B9AA" w14:textId="77777777" w:rsidTr="00F6248E">
        <w:trPr>
          <w:ins w:id="1780" w:author="Bo Shen" w:date="2023-03-07T20:41:00Z"/>
        </w:trPr>
        <w:tc>
          <w:tcPr>
            <w:tcW w:w="2250" w:type="dxa"/>
            <w:vAlign w:val="center"/>
            <w:tcPrChange w:id="1781" w:author="Bo Shen" w:date="2023-03-07T20:42:00Z">
              <w:tcPr>
                <w:tcW w:w="2250" w:type="dxa"/>
                <w:vAlign w:val="center"/>
              </w:tcPr>
            </w:tcPrChange>
          </w:tcPr>
          <w:p w14:paraId="160AE5C9" w14:textId="77777777" w:rsidR="00F6248E" w:rsidRPr="00F6248E" w:rsidRDefault="00F6248E">
            <w:pPr>
              <w:spacing w:line="240" w:lineRule="auto"/>
              <w:jc w:val="both"/>
              <w:rPr>
                <w:ins w:id="1782" w:author="Bo Shen" w:date="2023-02-13T15:00:00Z"/>
                <w:color w:val="000000" w:themeColor="text1"/>
                <w:sz w:val="20"/>
                <w:szCs w:val="20"/>
                <w:rPrChange w:id="1783" w:author="Bo Shen" w:date="2023-03-07T20:43:00Z">
                  <w:rPr>
                    <w:ins w:id="1784" w:author="Bo Shen" w:date="2023-02-13T15:00:00Z"/>
                    <w:rFonts w:ascii="Times New Roman" w:hAnsi="Times New Roman" w:cs="Times New Roman"/>
                    <w:color w:val="000000" w:themeColor="text1"/>
                  </w:rPr>
                </w:rPrChange>
              </w:rPr>
              <w:pPrChange w:id="1785" w:author="Bo Shen" w:date="2023-03-07T20:42:00Z">
                <w:pPr>
                  <w:spacing w:line="480" w:lineRule="auto"/>
                  <w:jc w:val="both"/>
                </w:pPr>
              </w:pPrChange>
            </w:pPr>
          </w:p>
        </w:tc>
        <w:tc>
          <w:tcPr>
            <w:tcW w:w="4680" w:type="dxa"/>
            <w:vAlign w:val="center"/>
            <w:tcPrChange w:id="1786" w:author="Bo Shen" w:date="2023-03-07T20:42:00Z">
              <w:tcPr>
                <w:tcW w:w="4680" w:type="dxa"/>
                <w:vAlign w:val="center"/>
              </w:tcPr>
            </w:tcPrChange>
          </w:tcPr>
          <w:p w14:paraId="3B1DFD47" w14:textId="77777777" w:rsidR="00F6248E" w:rsidRPr="00F6248E" w:rsidRDefault="001F7C64">
            <w:pPr>
              <w:spacing w:line="240" w:lineRule="auto"/>
              <w:jc w:val="both"/>
              <w:rPr>
                <w:ins w:id="1787" w:author="Bo Shen" w:date="2023-02-13T15:00:00Z"/>
                <w:rFonts w:eastAsia="DengXian"/>
                <w:i/>
                <w:color w:val="000000" w:themeColor="text1"/>
                <w:sz w:val="20"/>
                <w:szCs w:val="20"/>
                <w:rPrChange w:id="1788" w:author="Bo Shen" w:date="2023-03-07T20:43:00Z">
                  <w:rPr>
                    <w:ins w:id="1789" w:author="Bo Shen" w:date="2023-02-13T15:00:00Z"/>
                    <w:rFonts w:ascii="Times New Roman" w:eastAsia="DengXian" w:hAnsi="Times New Roman" w:cs="Times New Roman"/>
                    <w:i/>
                    <w:color w:val="000000" w:themeColor="text1"/>
                  </w:rPr>
                </w:rPrChange>
              </w:rPr>
              <w:pPrChange w:id="1790" w:author="Bo Shen" w:date="2023-03-07T20:42:00Z">
                <w:pPr>
                  <w:spacing w:line="480" w:lineRule="auto"/>
                  <w:jc w:val="both"/>
                </w:pPr>
              </w:pPrChange>
            </w:pPr>
            <m:oMathPara>
              <m:oMathParaPr>
                <m:jc m:val="left"/>
              </m:oMathParaPr>
              <m:oMath>
                <m:sSub>
                  <m:sSubPr>
                    <m:ctrlPr>
                      <w:ins w:id="1791" w:author="Bo Shen" w:date="2023-03-07T20:41:00Z">
                        <w:rPr>
                          <w:rFonts w:ascii="Cambria Math" w:hAnsi="Cambria Math"/>
                          <w:i/>
                          <w:color w:val="000000" w:themeColor="text1"/>
                          <w:sz w:val="20"/>
                          <w:szCs w:val="20"/>
                        </w:rPr>
                      </w:ins>
                    </m:ctrlPr>
                  </m:sSubPr>
                  <m:e>
                    <m:r>
                      <w:ins w:id="1792" w:author="Bo Shen" w:date="2023-03-07T20:41:00Z">
                        <w:rPr>
                          <w:rFonts w:ascii="Cambria Math" w:hAnsi="Cambria Math"/>
                          <w:color w:val="000000" w:themeColor="text1"/>
                          <w:sz w:val="20"/>
                          <w:szCs w:val="20"/>
                          <w:rPrChange w:id="1793" w:author="Bo Shen" w:date="2023-03-07T20:43:00Z">
                            <w:rPr>
                              <w:rFonts w:ascii="Cambria Math" w:hAnsi="Cambria Math"/>
                              <w:color w:val="000000" w:themeColor="text1"/>
                            </w:rPr>
                          </w:rPrChange>
                        </w:rPr>
                        <m:t>τ</m:t>
                      </w:ins>
                    </m:r>
                  </m:e>
                  <m:sub>
                    <m:r>
                      <w:ins w:id="1794" w:author="Bo Shen" w:date="2023-03-07T20:41:00Z">
                        <w:rPr>
                          <w:rFonts w:ascii="Cambria Math" w:hAnsi="Cambria Math"/>
                          <w:color w:val="000000" w:themeColor="text1"/>
                          <w:sz w:val="20"/>
                          <w:szCs w:val="20"/>
                          <w:rPrChange w:id="1795" w:author="Bo Shen" w:date="2023-03-07T20:43:00Z">
                            <w:rPr>
                              <w:rFonts w:ascii="Cambria Math" w:hAnsi="Cambria Math"/>
                              <w:color w:val="000000" w:themeColor="text1"/>
                            </w:rPr>
                          </w:rPrChange>
                        </w:rPr>
                        <m:t>E</m:t>
                      </w:ins>
                    </m:r>
                  </m:sub>
                </m:sSub>
                <m:f>
                  <m:fPr>
                    <m:ctrlPr>
                      <w:ins w:id="1796" w:author="Bo Shen" w:date="2023-03-07T20:41:00Z">
                        <w:rPr>
                          <w:rFonts w:ascii="Cambria Math" w:hAnsi="Cambria Math"/>
                          <w:i/>
                          <w:color w:val="000000" w:themeColor="text1"/>
                          <w:sz w:val="20"/>
                          <w:szCs w:val="20"/>
                        </w:rPr>
                      </w:ins>
                    </m:ctrlPr>
                  </m:fPr>
                  <m:num>
                    <m:r>
                      <w:ins w:id="1797" w:author="Bo Shen" w:date="2023-03-07T20:41:00Z">
                        <w:rPr>
                          <w:rFonts w:ascii="Cambria Math" w:hAnsi="Cambria Math"/>
                          <w:color w:val="000000" w:themeColor="text1"/>
                          <w:sz w:val="20"/>
                          <w:szCs w:val="20"/>
                          <w:rPrChange w:id="1798" w:author="Bo Shen" w:date="2023-03-07T20:43:00Z">
                            <w:rPr>
                              <w:rFonts w:ascii="Cambria Math" w:hAnsi="Cambria Math"/>
                              <w:color w:val="000000" w:themeColor="text1"/>
                            </w:rPr>
                          </w:rPrChange>
                        </w:rPr>
                        <m:t>d</m:t>
                      </w:ins>
                    </m:r>
                    <m:sSub>
                      <m:sSubPr>
                        <m:ctrlPr>
                          <w:ins w:id="1799" w:author="Bo Shen" w:date="2023-03-07T20:41:00Z">
                            <w:rPr>
                              <w:rFonts w:ascii="Cambria Math" w:hAnsi="Cambria Math"/>
                              <w:i/>
                              <w:color w:val="000000" w:themeColor="text1"/>
                              <w:sz w:val="20"/>
                              <w:szCs w:val="20"/>
                            </w:rPr>
                          </w:ins>
                        </m:ctrlPr>
                      </m:sSubPr>
                      <m:e>
                        <m:r>
                          <w:ins w:id="1800" w:author="Bo Shen" w:date="2023-03-07T20:41:00Z">
                            <w:rPr>
                              <w:rFonts w:ascii="Cambria Math" w:hAnsi="Cambria Math"/>
                              <w:color w:val="000000" w:themeColor="text1"/>
                              <w:sz w:val="20"/>
                              <w:szCs w:val="20"/>
                              <w:rPrChange w:id="1801" w:author="Bo Shen" w:date="2023-03-07T20:43:00Z">
                                <w:rPr>
                                  <w:rFonts w:ascii="Cambria Math" w:hAnsi="Cambria Math"/>
                                  <w:color w:val="000000" w:themeColor="text1"/>
                                </w:rPr>
                              </w:rPrChange>
                            </w:rPr>
                            <m:t>E</m:t>
                          </w:ins>
                        </m:r>
                      </m:e>
                      <m:sub>
                        <m:r>
                          <w:ins w:id="1802" w:author="Bo Shen" w:date="2023-03-07T20:41:00Z">
                            <w:rPr>
                              <w:rFonts w:ascii="Cambria Math" w:hAnsi="Cambria Math"/>
                              <w:color w:val="000000" w:themeColor="text1"/>
                              <w:sz w:val="20"/>
                              <w:szCs w:val="20"/>
                              <w:rPrChange w:id="1803" w:author="Bo Shen" w:date="2023-03-07T20:43:00Z">
                                <w:rPr>
                                  <w:rFonts w:ascii="Cambria Math" w:hAnsi="Cambria Math"/>
                                  <w:color w:val="000000" w:themeColor="text1"/>
                                </w:rPr>
                              </w:rPrChange>
                            </w:rPr>
                            <m:t>i</m:t>
                          </w:ins>
                        </m:r>
                      </m:sub>
                    </m:sSub>
                  </m:num>
                  <m:den>
                    <m:r>
                      <w:ins w:id="1804" w:author="Bo Shen" w:date="2023-03-07T20:41:00Z">
                        <w:rPr>
                          <w:rFonts w:ascii="Cambria Math" w:hAnsi="Cambria Math"/>
                          <w:color w:val="000000" w:themeColor="text1"/>
                          <w:sz w:val="20"/>
                          <w:szCs w:val="20"/>
                          <w:rPrChange w:id="1805" w:author="Bo Shen" w:date="2023-03-07T20:43:00Z">
                            <w:rPr>
                              <w:rFonts w:ascii="Cambria Math" w:hAnsi="Cambria Math"/>
                              <w:color w:val="000000" w:themeColor="text1"/>
                            </w:rPr>
                          </w:rPrChange>
                        </w:rPr>
                        <m:t>dt</m:t>
                      </w:ins>
                    </m:r>
                  </m:den>
                </m:f>
                <m:r>
                  <w:ins w:id="1806" w:author="Bo Shen" w:date="2023-03-07T20:41:00Z">
                    <w:rPr>
                      <w:rFonts w:ascii="Cambria Math" w:hAnsi="Cambria Math"/>
                      <w:color w:val="000000" w:themeColor="text1"/>
                      <w:sz w:val="20"/>
                      <w:szCs w:val="20"/>
                      <w:rPrChange w:id="1807" w:author="Bo Shen" w:date="2023-03-07T20:43:00Z">
                        <w:rPr>
                          <w:rFonts w:ascii="Cambria Math" w:hAnsi="Cambria Math"/>
                          <w:color w:val="000000" w:themeColor="text1"/>
                        </w:rPr>
                      </w:rPrChange>
                    </w:rPr>
                    <m:t>=-</m:t>
                  </w:ins>
                </m:r>
                <m:sSub>
                  <m:sSubPr>
                    <m:ctrlPr>
                      <w:ins w:id="1808" w:author="Bo Shen" w:date="2023-03-07T20:41:00Z">
                        <w:rPr>
                          <w:rFonts w:ascii="Cambria Math" w:hAnsi="Cambria Math"/>
                          <w:i/>
                          <w:color w:val="000000" w:themeColor="text1"/>
                          <w:sz w:val="20"/>
                          <w:szCs w:val="20"/>
                        </w:rPr>
                      </w:ins>
                    </m:ctrlPr>
                  </m:sSubPr>
                  <m:e>
                    <m:r>
                      <w:ins w:id="1809" w:author="Bo Shen" w:date="2023-03-07T20:41:00Z">
                        <w:rPr>
                          <w:rFonts w:ascii="Cambria Math" w:hAnsi="Cambria Math"/>
                          <w:color w:val="000000" w:themeColor="text1"/>
                          <w:sz w:val="20"/>
                          <w:szCs w:val="20"/>
                          <w:rPrChange w:id="1810" w:author="Bo Shen" w:date="2023-03-07T20:43:00Z">
                            <w:rPr>
                              <w:rFonts w:ascii="Cambria Math" w:hAnsi="Cambria Math"/>
                              <w:color w:val="000000" w:themeColor="text1"/>
                            </w:rPr>
                          </w:rPrChange>
                        </w:rPr>
                        <m:t>E</m:t>
                      </w:ins>
                    </m:r>
                  </m:e>
                  <m:sub>
                    <m:r>
                      <w:ins w:id="1811" w:author="Bo Shen" w:date="2023-03-07T20:41:00Z">
                        <w:rPr>
                          <w:rFonts w:ascii="Cambria Math" w:hAnsi="Cambria Math"/>
                          <w:color w:val="000000" w:themeColor="text1"/>
                          <w:sz w:val="20"/>
                          <w:szCs w:val="20"/>
                          <w:rPrChange w:id="1812" w:author="Bo Shen" w:date="2023-03-07T20:43:00Z">
                            <w:rPr>
                              <w:rFonts w:ascii="Cambria Math" w:hAnsi="Cambria Math"/>
                              <w:color w:val="000000" w:themeColor="text1"/>
                            </w:rPr>
                          </w:rPrChange>
                        </w:rPr>
                        <m:t>i</m:t>
                      </w:ins>
                    </m:r>
                  </m:sub>
                </m:sSub>
                <m:r>
                  <w:ins w:id="1813" w:author="Bo Shen" w:date="2023-03-07T20:41:00Z">
                    <w:rPr>
                      <w:rFonts w:ascii="Cambria Math" w:hAnsi="Cambria Math"/>
                      <w:color w:val="000000" w:themeColor="text1"/>
                      <w:sz w:val="20"/>
                      <w:szCs w:val="20"/>
                      <w:rPrChange w:id="1814" w:author="Bo Shen" w:date="2023-03-07T20:43:00Z">
                        <w:rPr>
                          <w:rFonts w:ascii="Cambria Math" w:hAnsi="Cambria Math"/>
                          <w:color w:val="000000" w:themeColor="text1"/>
                        </w:rPr>
                      </w:rPrChange>
                    </w:rPr>
                    <m:t>+</m:t>
                  </w:ins>
                </m:r>
                <m:sSub>
                  <m:sSubPr>
                    <m:ctrlPr>
                      <w:ins w:id="1815" w:author="Bo Shen" w:date="2023-03-07T20:41:00Z">
                        <w:rPr>
                          <w:rFonts w:ascii="Cambria Math" w:hAnsi="Cambria Math"/>
                          <w:i/>
                          <w:color w:val="000000" w:themeColor="text1"/>
                          <w:sz w:val="20"/>
                          <w:szCs w:val="20"/>
                        </w:rPr>
                      </w:ins>
                    </m:ctrlPr>
                  </m:sSubPr>
                  <m:e>
                    <m:r>
                      <w:ins w:id="1816" w:author="Bo Shen" w:date="2023-03-07T20:41:00Z">
                        <w:rPr>
                          <w:rFonts w:ascii="Cambria Math" w:hAnsi="Cambria Math"/>
                          <w:color w:val="000000" w:themeColor="text1"/>
                          <w:sz w:val="20"/>
                          <w:szCs w:val="20"/>
                          <w:rPrChange w:id="1817" w:author="Bo Shen" w:date="2023-03-07T20:43:00Z">
                            <w:rPr>
                              <w:rFonts w:ascii="Cambria Math" w:hAnsi="Cambria Math"/>
                              <w:color w:val="000000" w:themeColor="text1"/>
                            </w:rPr>
                          </w:rPrChange>
                        </w:rPr>
                        <m:t>γR</m:t>
                      </w:ins>
                    </m:r>
                  </m:e>
                  <m:sub>
                    <m:r>
                      <w:ins w:id="1818" w:author="Bo Shen" w:date="2023-03-07T20:41:00Z">
                        <w:rPr>
                          <w:rFonts w:ascii="Cambria Math" w:hAnsi="Cambria Math"/>
                          <w:color w:val="000000" w:themeColor="text1"/>
                          <w:sz w:val="20"/>
                          <w:szCs w:val="20"/>
                          <w:rPrChange w:id="1819" w:author="Bo Shen" w:date="2023-03-07T20:43:00Z">
                            <w:rPr>
                              <w:rFonts w:ascii="Cambria Math" w:hAnsi="Cambria Math"/>
                              <w:color w:val="000000" w:themeColor="text1"/>
                            </w:rPr>
                          </w:rPrChange>
                        </w:rPr>
                        <m:t>i</m:t>
                      </w:ins>
                    </m:r>
                  </m:sub>
                </m:sSub>
              </m:oMath>
            </m:oMathPara>
          </w:p>
        </w:tc>
        <w:tc>
          <w:tcPr>
            <w:tcW w:w="2420" w:type="dxa"/>
            <w:vAlign w:val="center"/>
            <w:tcPrChange w:id="1820" w:author="Bo Shen" w:date="2023-03-07T20:42:00Z">
              <w:tcPr>
                <w:tcW w:w="2420" w:type="dxa"/>
                <w:vAlign w:val="center"/>
              </w:tcPr>
            </w:tcPrChange>
          </w:tcPr>
          <w:p w14:paraId="088A5B8C" w14:textId="77777777" w:rsidR="00F6248E" w:rsidRPr="00F6248E" w:rsidRDefault="00F6248E" w:rsidP="00F6248E">
            <w:pPr>
              <w:pStyle w:val="Caption"/>
              <w:jc w:val="right"/>
              <w:rPr>
                <w:ins w:id="1821" w:author="Bo Shen" w:date="2023-02-13T15:00:00Z"/>
                <w:rFonts w:ascii="Arial" w:hAnsi="Arial" w:cs="Arial"/>
                <w:i w:val="0"/>
                <w:color w:val="000000" w:themeColor="text1"/>
                <w:sz w:val="20"/>
                <w:szCs w:val="20"/>
                <w:rPrChange w:id="1822" w:author="Bo Shen" w:date="2023-03-07T20:43:00Z">
                  <w:rPr>
                    <w:ins w:id="1823" w:author="Bo Shen" w:date="2023-02-13T15:00:00Z"/>
                    <w:rFonts w:ascii="Times New Roman" w:hAnsi="Times New Roman" w:cs="Times New Roman"/>
                    <w:i w:val="0"/>
                    <w:color w:val="000000" w:themeColor="text1"/>
                    <w:sz w:val="24"/>
                    <w:szCs w:val="24"/>
                  </w:rPr>
                </w:rPrChange>
              </w:rPr>
            </w:pPr>
            <w:ins w:id="1824" w:author="Bo Shen" w:date="2023-02-13T15:00:00Z">
              <w:r w:rsidRPr="00F6248E">
                <w:rPr>
                  <w:rFonts w:ascii="Arial" w:hAnsi="Arial" w:cs="Arial"/>
                  <w:i w:val="0"/>
                  <w:color w:val="000000" w:themeColor="text1"/>
                  <w:sz w:val="20"/>
                  <w:szCs w:val="20"/>
                  <w:rPrChange w:id="1825" w:author="Bo Shen" w:date="2023-03-07T20:43:00Z">
                    <w:rPr>
                      <w:rFonts w:ascii="Times New Roman" w:hAnsi="Times New Roman" w:cs="Times New Roman"/>
                      <w:i w:val="0"/>
                      <w:color w:val="000000" w:themeColor="text1"/>
                      <w:sz w:val="24"/>
                      <w:szCs w:val="24"/>
                    </w:rPr>
                  </w:rPrChange>
                </w:rPr>
                <w:t>(</w:t>
              </w:r>
              <w:del w:id="1826" w:author="Bo Shen" w:date="2023-02-27T16:39:00Z">
                <w:r w:rsidRPr="00F6248E" w:rsidDel="00CA409D">
                  <w:rPr>
                    <w:rFonts w:ascii="Arial" w:hAnsi="Arial" w:cs="Arial"/>
                    <w:i w:val="0"/>
                    <w:color w:val="000000" w:themeColor="text1"/>
                    <w:sz w:val="20"/>
                    <w:szCs w:val="20"/>
                    <w:rPrChange w:id="1827" w:author="Bo Shen" w:date="2023-03-07T20:43:00Z">
                      <w:rPr>
                        <w:rFonts w:ascii="Times New Roman" w:hAnsi="Times New Roman" w:cs="Times New Roman"/>
                        <w:i w:val="0"/>
                        <w:color w:val="000000" w:themeColor="text1"/>
                        <w:sz w:val="24"/>
                        <w:szCs w:val="24"/>
                      </w:rPr>
                    </w:rPrChange>
                  </w:rPr>
                  <w:delText>9</w:delText>
                </w:r>
              </w:del>
            </w:ins>
            <w:ins w:id="1828" w:author="Bo Shen" w:date="2023-03-07T20:41:00Z">
              <w:r w:rsidRPr="00F6248E">
                <w:rPr>
                  <w:rFonts w:ascii="Arial" w:hAnsi="Arial" w:cs="Arial"/>
                  <w:i w:val="0"/>
                  <w:color w:val="000000" w:themeColor="text1"/>
                  <w:sz w:val="20"/>
                  <w:szCs w:val="20"/>
                  <w:rPrChange w:id="1829" w:author="Bo Shen" w:date="2023-03-07T20:43:00Z">
                    <w:rPr>
                      <w:rFonts w:ascii="Times New Roman" w:hAnsi="Times New Roman" w:cs="Times New Roman"/>
                      <w:i w:val="0"/>
                      <w:color w:val="000000" w:themeColor="text1"/>
                      <w:sz w:val="24"/>
                      <w:szCs w:val="24"/>
                    </w:rPr>
                  </w:rPrChange>
                </w:rPr>
                <w:t>32</w:t>
              </w:r>
            </w:ins>
            <w:ins w:id="1830" w:author="Bo Shen" w:date="2023-02-13T15:00:00Z">
              <w:r w:rsidRPr="00F6248E">
                <w:rPr>
                  <w:rFonts w:ascii="Arial" w:hAnsi="Arial" w:cs="Arial"/>
                  <w:i w:val="0"/>
                  <w:color w:val="000000" w:themeColor="text1"/>
                  <w:sz w:val="20"/>
                  <w:szCs w:val="20"/>
                  <w:rPrChange w:id="1831" w:author="Bo Shen" w:date="2023-03-07T20:43:00Z">
                    <w:rPr>
                      <w:rFonts w:ascii="Times New Roman" w:hAnsi="Times New Roman" w:cs="Times New Roman"/>
                      <w:i w:val="0"/>
                      <w:color w:val="000000" w:themeColor="text1"/>
                      <w:sz w:val="24"/>
                      <w:szCs w:val="24"/>
                    </w:rPr>
                  </w:rPrChange>
                </w:rPr>
                <w:t>)</w:t>
              </w:r>
            </w:ins>
          </w:p>
        </w:tc>
      </w:tr>
    </w:tbl>
    <w:p w14:paraId="346D8441" w14:textId="77777777" w:rsidR="00F6248E" w:rsidRPr="00F6248E" w:rsidRDefault="00F6248E">
      <w:pPr>
        <w:spacing w:line="240" w:lineRule="auto"/>
        <w:ind w:left="720"/>
        <w:jc w:val="both"/>
        <w:rPr>
          <w:ins w:id="1832" w:author="Bo Shen" w:date="2023-02-13T15:00:00Z"/>
          <w:color w:val="000000" w:themeColor="text1"/>
          <w:sz w:val="20"/>
          <w:szCs w:val="20"/>
          <w:rPrChange w:id="1833" w:author="Bo Shen" w:date="2023-03-07T20:43:00Z">
            <w:rPr>
              <w:ins w:id="1834" w:author="Bo Shen" w:date="2023-02-13T15:00:00Z"/>
              <w:rFonts w:ascii="Times New Roman" w:hAnsi="Times New Roman" w:cs="Times New Roman"/>
            </w:rPr>
          </w:rPrChange>
        </w:rPr>
        <w:pPrChange w:id="1835" w:author="Bo Shen" w:date="2023-03-07T20:42:00Z">
          <w:pPr>
            <w:spacing w:line="480" w:lineRule="auto"/>
            <w:jc w:val="both"/>
          </w:pPr>
        </w:pPrChange>
      </w:pPr>
    </w:p>
    <w:p w14:paraId="68776EC1" w14:textId="77777777" w:rsidR="00F6248E" w:rsidRPr="00F6248E" w:rsidRDefault="00F6248E">
      <w:pPr>
        <w:spacing w:line="240" w:lineRule="auto"/>
        <w:ind w:left="720"/>
        <w:jc w:val="both"/>
        <w:rPr>
          <w:ins w:id="1836" w:author="Bo Shen" w:date="2023-02-13T15:00:00Z"/>
          <w:color w:val="000000" w:themeColor="text1"/>
          <w:sz w:val="20"/>
          <w:szCs w:val="20"/>
          <w:rPrChange w:id="1837" w:author="Bo Shen" w:date="2023-03-07T20:43:00Z">
            <w:rPr>
              <w:ins w:id="1838" w:author="Bo Shen" w:date="2023-02-13T15:00:00Z"/>
              <w:rFonts w:ascii="Times New Roman" w:hAnsi="Times New Roman" w:cs="Times New Roman"/>
            </w:rPr>
          </w:rPrChange>
        </w:rPr>
        <w:pPrChange w:id="1839" w:author="Bo Shen" w:date="2023-03-07T20:42:00Z">
          <w:pPr>
            <w:spacing w:line="480" w:lineRule="auto"/>
            <w:jc w:val="both"/>
          </w:pPr>
        </w:pPrChange>
      </w:pPr>
      <w:ins w:id="1840" w:author="Bo Shen" w:date="2023-02-13T15:00:00Z">
        <w:r w:rsidRPr="00F6248E">
          <w:rPr>
            <w:color w:val="000000" w:themeColor="text1"/>
            <w:sz w:val="20"/>
            <w:szCs w:val="20"/>
            <w:rPrChange w:id="1841" w:author="Bo Shen" w:date="2023-03-07T20:43:00Z">
              <w:rPr>
                <w:rFonts w:ascii="Times New Roman" w:hAnsi="Times New Roman" w:cs="Times New Roman"/>
              </w:rPr>
            </w:rPrChange>
          </w:rPr>
          <w:t xml:space="preserve">where </w:t>
        </w:r>
        <w:proofErr w:type="spellStart"/>
        <w:r w:rsidRPr="00F6248E">
          <w:rPr>
            <w:i/>
            <w:color w:val="000000" w:themeColor="text1"/>
            <w:sz w:val="20"/>
            <w:szCs w:val="20"/>
            <w:rPrChange w:id="1842" w:author="Bo Shen" w:date="2023-03-07T20:43:00Z">
              <w:rPr>
                <w:rFonts w:ascii="Times New Roman" w:hAnsi="Times New Roman" w:cs="Times New Roman"/>
                <w:i/>
              </w:rPr>
            </w:rPrChange>
          </w:rPr>
          <w:t>i</w:t>
        </w:r>
        <w:proofErr w:type="spellEnd"/>
        <w:r w:rsidRPr="00F6248E">
          <w:rPr>
            <w:i/>
            <w:color w:val="000000" w:themeColor="text1"/>
            <w:sz w:val="20"/>
            <w:szCs w:val="20"/>
            <w:rPrChange w:id="1843" w:author="Bo Shen" w:date="2023-03-07T20:43:00Z">
              <w:rPr>
                <w:rFonts w:ascii="Times New Roman" w:hAnsi="Times New Roman" w:cs="Times New Roman"/>
                <w:i/>
              </w:rPr>
            </w:rPrChange>
          </w:rPr>
          <w:t xml:space="preserve"> </w:t>
        </w:r>
        <w:r w:rsidRPr="00F6248E">
          <w:rPr>
            <w:color w:val="000000" w:themeColor="text1"/>
            <w:sz w:val="20"/>
            <w:szCs w:val="20"/>
            <w:rPrChange w:id="1844" w:author="Bo Shen" w:date="2023-03-07T20:43:00Z">
              <w:rPr>
                <w:rFonts w:ascii="Times New Roman" w:hAnsi="Times New Roman" w:cs="Times New Roman"/>
              </w:rPr>
            </w:rPrChange>
          </w:rPr>
          <w:t xml:space="preserve">= 1, …, </w:t>
        </w:r>
        <w:r w:rsidRPr="00F6248E">
          <w:rPr>
            <w:i/>
            <w:color w:val="000000" w:themeColor="text1"/>
            <w:sz w:val="20"/>
            <w:szCs w:val="20"/>
            <w:rPrChange w:id="1845" w:author="Bo Shen" w:date="2023-03-07T20:43:00Z">
              <w:rPr>
                <w:rFonts w:ascii="Times New Roman" w:hAnsi="Times New Roman" w:cs="Times New Roman"/>
                <w:i/>
              </w:rPr>
            </w:rPrChange>
          </w:rPr>
          <w:t>N</w:t>
        </w:r>
        <w:r w:rsidRPr="00F6248E">
          <w:rPr>
            <w:color w:val="000000" w:themeColor="text1"/>
            <w:sz w:val="20"/>
            <w:szCs w:val="20"/>
            <w:rPrChange w:id="1846" w:author="Bo Shen" w:date="2023-03-07T20:43:00Z">
              <w:rPr>
                <w:rFonts w:ascii="Times New Roman" w:hAnsi="Times New Roman" w:cs="Times New Roman"/>
              </w:rPr>
            </w:rPrChange>
          </w:rPr>
          <w:t xml:space="preserve"> designates choice alternatives, each of which receive input </w:t>
        </w:r>
      </w:ins>
      <m:oMath>
        <m:sSub>
          <m:sSubPr>
            <m:ctrlPr>
              <w:ins w:id="1847" w:author="Bo Shen" w:date="2023-02-13T15:00:00Z">
                <w:rPr>
                  <w:rFonts w:ascii="Cambria Math" w:hAnsi="Cambria Math"/>
                  <w:i/>
                  <w:color w:val="000000" w:themeColor="text1"/>
                  <w:sz w:val="20"/>
                  <w:szCs w:val="20"/>
                </w:rPr>
              </w:ins>
            </m:ctrlPr>
          </m:sSubPr>
          <m:e>
            <m:r>
              <w:ins w:id="1848" w:author="Bo Shen" w:date="2023-02-13T15:00:00Z">
                <w:rPr>
                  <w:rFonts w:ascii="Cambria Math" w:hAnsi="Cambria Math"/>
                  <w:color w:val="000000" w:themeColor="text1"/>
                  <w:sz w:val="20"/>
                  <w:szCs w:val="20"/>
                  <w:rPrChange w:id="1849" w:author="Bo Shen" w:date="2023-03-07T20:43:00Z">
                    <w:rPr>
                      <w:rFonts w:ascii="Cambria Math" w:hAnsi="Cambria Math" w:cs="Times New Roman"/>
                    </w:rPr>
                  </w:rPrChange>
                </w:rPr>
                <m:t>V</m:t>
              </w:ins>
            </m:r>
          </m:e>
          <m:sub>
            <m:r>
              <w:ins w:id="1850" w:author="Bo Shen" w:date="2023-02-13T15:00:00Z">
                <w:rPr>
                  <w:rFonts w:ascii="Cambria Math" w:hAnsi="Cambria Math"/>
                  <w:color w:val="000000" w:themeColor="text1"/>
                  <w:sz w:val="20"/>
                  <w:szCs w:val="20"/>
                  <w:rPrChange w:id="1851" w:author="Bo Shen" w:date="2023-03-07T20:43:00Z">
                    <w:rPr>
                      <w:rFonts w:ascii="Cambria Math" w:hAnsi="Cambria Math" w:cs="Times New Roman"/>
                    </w:rPr>
                  </w:rPrChange>
                </w:rPr>
                <m:t>i</m:t>
              </w:ins>
            </m:r>
          </m:sub>
        </m:sSub>
      </m:oMath>
      <w:ins w:id="1852" w:author="Bo Shen" w:date="2023-02-13T15:00:00Z">
        <w:r w:rsidRPr="00F6248E">
          <w:rPr>
            <w:color w:val="000000" w:themeColor="text1"/>
            <w:sz w:val="20"/>
            <w:szCs w:val="20"/>
            <w:rPrChange w:id="1853" w:author="Bo Shen" w:date="2023-03-07T20:43:00Z">
              <w:rPr>
                <w:rFonts w:ascii="Times New Roman" w:hAnsi="Times New Roman" w:cs="Times New Roman"/>
              </w:rPr>
            </w:rPrChange>
          </w:rPr>
          <w:t xml:space="preserve">, and </w:t>
        </w:r>
      </w:ins>
      <m:oMath>
        <m:sSub>
          <m:sSubPr>
            <m:ctrlPr>
              <w:ins w:id="1854" w:author="Bo Shen" w:date="2023-02-13T15:00:00Z">
                <w:rPr>
                  <w:rFonts w:ascii="Cambria Math" w:hAnsi="Cambria Math"/>
                  <w:i/>
                  <w:color w:val="000000" w:themeColor="text1"/>
                  <w:sz w:val="20"/>
                  <w:szCs w:val="20"/>
                </w:rPr>
              </w:ins>
            </m:ctrlPr>
          </m:sSubPr>
          <m:e>
            <m:r>
              <w:ins w:id="1855" w:author="Bo Shen" w:date="2023-02-13T15:00:00Z">
                <w:rPr>
                  <w:rFonts w:ascii="Cambria Math" w:hAnsi="Cambria Math"/>
                  <w:color w:val="000000" w:themeColor="text1"/>
                  <w:sz w:val="20"/>
                  <w:szCs w:val="20"/>
                  <w:rPrChange w:id="1856" w:author="Bo Shen" w:date="2023-03-07T20:43:00Z">
                    <w:rPr>
                      <w:rFonts w:ascii="Cambria Math" w:hAnsi="Cambria Math" w:cs="Times New Roman"/>
                    </w:rPr>
                  </w:rPrChange>
                </w:rPr>
                <m:t>τ</m:t>
              </w:ins>
            </m:r>
          </m:e>
          <m:sub>
            <m:r>
              <w:ins w:id="1857" w:author="Bo Shen" w:date="2023-02-13T15:00:00Z">
                <w:rPr>
                  <w:rFonts w:ascii="Cambria Math" w:hAnsi="Cambria Math"/>
                  <w:color w:val="000000" w:themeColor="text1"/>
                  <w:sz w:val="20"/>
                  <w:szCs w:val="20"/>
                  <w:rPrChange w:id="1858" w:author="Bo Shen" w:date="2023-03-07T20:43:00Z">
                    <w:rPr>
                      <w:rFonts w:ascii="Cambria Math" w:hAnsi="Cambria Math" w:cs="Times New Roman"/>
                    </w:rPr>
                  </w:rPrChange>
                </w:rPr>
                <m:t>R</m:t>
              </w:ins>
            </m:r>
          </m:sub>
        </m:sSub>
      </m:oMath>
      <w:ins w:id="1859" w:author="Bo Shen" w:date="2023-02-13T15:00:00Z">
        <w:r w:rsidRPr="00F6248E">
          <w:rPr>
            <w:color w:val="000000" w:themeColor="text1"/>
            <w:sz w:val="20"/>
            <w:szCs w:val="20"/>
            <w:rPrChange w:id="1860" w:author="Bo Shen" w:date="2023-03-07T20:43:00Z">
              <w:rPr>
                <w:rFonts w:ascii="Times New Roman" w:hAnsi="Times New Roman" w:cs="Times New Roman"/>
              </w:rPr>
            </w:rPrChange>
          </w:rPr>
          <w:t xml:space="preserve">, </w:t>
        </w:r>
      </w:ins>
      <m:oMath>
        <m:sSub>
          <m:sSubPr>
            <m:ctrlPr>
              <w:ins w:id="1861" w:author="Bo Shen" w:date="2023-02-13T15:00:00Z">
                <w:rPr>
                  <w:rFonts w:ascii="Cambria Math" w:hAnsi="Cambria Math"/>
                  <w:i/>
                  <w:color w:val="000000" w:themeColor="text1"/>
                  <w:sz w:val="20"/>
                  <w:szCs w:val="20"/>
                </w:rPr>
              </w:ins>
            </m:ctrlPr>
          </m:sSubPr>
          <m:e>
            <m:r>
              <w:ins w:id="1862" w:author="Bo Shen" w:date="2023-02-13T15:00:00Z">
                <w:rPr>
                  <w:rFonts w:ascii="Cambria Math" w:hAnsi="Cambria Math"/>
                  <w:color w:val="000000" w:themeColor="text1"/>
                  <w:sz w:val="20"/>
                  <w:szCs w:val="20"/>
                  <w:rPrChange w:id="1863" w:author="Bo Shen" w:date="2023-03-07T20:43:00Z">
                    <w:rPr>
                      <w:rFonts w:ascii="Cambria Math" w:hAnsi="Cambria Math" w:cs="Times New Roman"/>
                    </w:rPr>
                  </w:rPrChange>
                </w:rPr>
                <m:t>τ</m:t>
              </w:ins>
            </m:r>
          </m:e>
          <m:sub>
            <m:r>
              <w:ins w:id="1864" w:author="Bo Shen" w:date="2023-02-13T15:00:00Z">
                <w:rPr>
                  <w:rFonts w:ascii="Cambria Math" w:hAnsi="Cambria Math"/>
                  <w:color w:val="000000" w:themeColor="text1"/>
                  <w:sz w:val="20"/>
                  <w:szCs w:val="20"/>
                  <w:rPrChange w:id="1865" w:author="Bo Shen" w:date="2023-03-07T20:43:00Z">
                    <w:rPr>
                      <w:rFonts w:ascii="Cambria Math" w:hAnsi="Cambria Math" w:cs="Times New Roman"/>
                    </w:rPr>
                  </w:rPrChange>
                </w:rPr>
                <m:t>G</m:t>
              </w:ins>
            </m:r>
          </m:sub>
        </m:sSub>
      </m:oMath>
      <w:ins w:id="1866" w:author="Bo Shen" w:date="2023-02-13T15:00:00Z">
        <w:r w:rsidRPr="00F6248E">
          <w:rPr>
            <w:color w:val="000000" w:themeColor="text1"/>
            <w:sz w:val="20"/>
            <w:szCs w:val="20"/>
            <w:rPrChange w:id="1867" w:author="Bo Shen" w:date="2023-03-07T20:43:00Z">
              <w:rPr>
                <w:rFonts w:ascii="Times New Roman" w:hAnsi="Times New Roman" w:cs="Times New Roman"/>
              </w:rPr>
            </w:rPrChange>
          </w:rPr>
          <w:t>,</w:t>
        </w:r>
        <w:r w:rsidRPr="00F6248E">
          <w:rPr>
            <w:i/>
            <w:color w:val="000000" w:themeColor="text1"/>
            <w:sz w:val="20"/>
            <w:szCs w:val="20"/>
            <w:rPrChange w:id="1868" w:author="Bo Shen" w:date="2023-03-07T20:43:00Z">
              <w:rPr>
                <w:rFonts w:ascii="Cambria Math" w:hAnsi="Cambria Math" w:cs="Times New Roman"/>
                <w:i/>
              </w:rPr>
            </w:rPrChange>
          </w:rPr>
          <w:t xml:space="preserve"> </w:t>
        </w:r>
      </w:ins>
      <m:oMath>
        <m:sSub>
          <m:sSubPr>
            <m:ctrlPr>
              <w:ins w:id="1869" w:author="Bo Shen" w:date="2023-02-13T15:00:00Z">
                <w:rPr>
                  <w:rFonts w:ascii="Cambria Math" w:hAnsi="Cambria Math"/>
                  <w:i/>
                  <w:color w:val="000000" w:themeColor="text1"/>
                  <w:sz w:val="20"/>
                  <w:szCs w:val="20"/>
                </w:rPr>
              </w:ins>
            </m:ctrlPr>
          </m:sSubPr>
          <m:e>
            <m:r>
              <w:ins w:id="1870" w:author="Bo Shen" w:date="2023-02-13T15:00:00Z">
                <w:rPr>
                  <w:rFonts w:ascii="Cambria Math" w:hAnsi="Cambria Math"/>
                  <w:color w:val="000000" w:themeColor="text1"/>
                  <w:sz w:val="20"/>
                  <w:szCs w:val="20"/>
                  <w:rPrChange w:id="1871" w:author="Bo Shen" w:date="2023-03-07T20:43:00Z">
                    <w:rPr>
                      <w:rFonts w:ascii="Cambria Math" w:hAnsi="Cambria Math" w:cs="Times New Roman"/>
                    </w:rPr>
                  </w:rPrChange>
                </w:rPr>
                <m:t>τ</m:t>
              </w:ins>
            </m:r>
          </m:e>
          <m:sub>
            <m:r>
              <w:ins w:id="1872" w:author="Bo Shen" w:date="2023-02-13T15:00:00Z">
                <w:rPr>
                  <w:rFonts w:ascii="Cambria Math" w:hAnsi="Cambria Math"/>
                  <w:color w:val="000000" w:themeColor="text1"/>
                  <w:sz w:val="20"/>
                  <w:szCs w:val="20"/>
                  <w:rPrChange w:id="1873" w:author="Bo Shen" w:date="2023-03-07T20:43:00Z">
                    <w:rPr>
                      <w:rFonts w:ascii="Cambria Math" w:hAnsi="Cambria Math" w:cs="Times New Roman"/>
                    </w:rPr>
                  </w:rPrChange>
                </w:rPr>
                <m:t>D</m:t>
              </w:ins>
            </m:r>
          </m:sub>
        </m:sSub>
      </m:oMath>
      <w:ins w:id="1874" w:author="Bo Shen" w:date="2023-02-13T15:00:00Z">
        <w:r w:rsidRPr="00F6248E">
          <w:rPr>
            <w:color w:val="000000" w:themeColor="text1"/>
            <w:sz w:val="20"/>
            <w:szCs w:val="20"/>
            <w:rPrChange w:id="1875" w:author="Bo Shen" w:date="2023-03-07T20:43:00Z">
              <w:rPr>
                <w:rFonts w:ascii="Times New Roman" w:hAnsi="Times New Roman" w:cs="Times New Roman"/>
              </w:rPr>
            </w:rPrChange>
          </w:rPr>
          <w:t xml:space="preserve">, </w:t>
        </w:r>
      </w:ins>
      <m:oMath>
        <m:sSub>
          <m:sSubPr>
            <m:ctrlPr>
              <w:ins w:id="1876" w:author="Bo Shen" w:date="2023-02-13T15:00:00Z">
                <w:rPr>
                  <w:rFonts w:ascii="Cambria Math" w:hAnsi="Cambria Math"/>
                  <w:i/>
                  <w:color w:val="000000" w:themeColor="text1"/>
                  <w:sz w:val="20"/>
                  <w:szCs w:val="20"/>
                </w:rPr>
              </w:ins>
            </m:ctrlPr>
          </m:sSubPr>
          <m:e>
            <m:r>
              <w:ins w:id="1877" w:author="Bo Shen" w:date="2023-02-13T15:00:00Z">
                <w:rPr>
                  <w:rFonts w:ascii="Cambria Math" w:hAnsi="Cambria Math"/>
                  <w:color w:val="000000" w:themeColor="text1"/>
                  <w:sz w:val="20"/>
                  <w:szCs w:val="20"/>
                  <w:rPrChange w:id="1878" w:author="Bo Shen" w:date="2023-03-07T20:43:00Z">
                    <w:rPr>
                      <w:rFonts w:ascii="Cambria Math" w:hAnsi="Cambria Math" w:cs="Times New Roman"/>
                    </w:rPr>
                  </w:rPrChange>
                </w:rPr>
                <m:t>τ</m:t>
              </w:ins>
            </m:r>
          </m:e>
          <m:sub>
            <m:r>
              <w:ins w:id="1879" w:author="Bo Shen" w:date="2023-02-13T15:00:00Z">
                <w:rPr>
                  <w:rFonts w:ascii="Cambria Math" w:hAnsi="Cambria Math"/>
                  <w:color w:val="000000" w:themeColor="text1"/>
                  <w:sz w:val="20"/>
                  <w:szCs w:val="20"/>
                  <w:rPrChange w:id="1880" w:author="Bo Shen" w:date="2023-03-07T20:43:00Z">
                    <w:rPr>
                      <w:rFonts w:ascii="Cambria Math" w:hAnsi="Cambria Math" w:cs="Times New Roman"/>
                    </w:rPr>
                  </w:rPrChange>
                </w:rPr>
                <m:t>I</m:t>
              </w:ins>
            </m:r>
          </m:sub>
        </m:sSub>
      </m:oMath>
      <w:ins w:id="1881" w:author="Bo Shen" w:date="2023-02-13T15:00:00Z">
        <w:r w:rsidRPr="00F6248E">
          <w:rPr>
            <w:color w:val="000000" w:themeColor="text1"/>
            <w:sz w:val="20"/>
            <w:szCs w:val="20"/>
            <w:rPrChange w:id="1882" w:author="Bo Shen" w:date="2023-03-07T20:43:00Z">
              <w:rPr>
                <w:rFonts w:ascii="Times New Roman" w:hAnsi="Times New Roman" w:cs="Times New Roman"/>
              </w:rPr>
            </w:rPrChange>
          </w:rPr>
          <w:t xml:space="preserve">, and </w:t>
        </w:r>
      </w:ins>
      <m:oMath>
        <m:sSub>
          <m:sSubPr>
            <m:ctrlPr>
              <w:ins w:id="1883" w:author="Bo Shen" w:date="2023-02-13T15:00:00Z">
                <w:rPr>
                  <w:rFonts w:ascii="Cambria Math" w:hAnsi="Cambria Math"/>
                  <w:i/>
                  <w:color w:val="000000" w:themeColor="text1"/>
                  <w:sz w:val="20"/>
                  <w:szCs w:val="20"/>
                </w:rPr>
              </w:ins>
            </m:ctrlPr>
          </m:sSubPr>
          <m:e>
            <m:r>
              <w:ins w:id="1884" w:author="Bo Shen" w:date="2023-02-13T15:00:00Z">
                <w:rPr>
                  <w:rFonts w:ascii="Cambria Math" w:hAnsi="Cambria Math"/>
                  <w:color w:val="000000" w:themeColor="text1"/>
                  <w:sz w:val="20"/>
                  <w:szCs w:val="20"/>
                  <w:rPrChange w:id="1885" w:author="Bo Shen" w:date="2023-03-07T20:43:00Z">
                    <w:rPr>
                      <w:rFonts w:ascii="Cambria Math" w:hAnsi="Cambria Math" w:cs="Times New Roman"/>
                    </w:rPr>
                  </w:rPrChange>
                </w:rPr>
                <m:t>τ</m:t>
              </w:ins>
            </m:r>
          </m:e>
          <m:sub>
            <m:r>
              <w:ins w:id="1886" w:author="Bo Shen" w:date="2023-02-13T15:00:00Z">
                <w:rPr>
                  <w:rFonts w:ascii="Cambria Math" w:hAnsi="Cambria Math"/>
                  <w:color w:val="000000" w:themeColor="text1"/>
                  <w:sz w:val="20"/>
                  <w:szCs w:val="20"/>
                  <w:rPrChange w:id="1887" w:author="Bo Shen" w:date="2023-03-07T20:43:00Z">
                    <w:rPr>
                      <w:rFonts w:ascii="Cambria Math" w:hAnsi="Cambria Math" w:cs="Times New Roman"/>
                    </w:rPr>
                  </w:rPrChange>
                </w:rPr>
                <m:t>E</m:t>
              </w:ins>
            </m:r>
          </m:sub>
        </m:sSub>
      </m:oMath>
      <w:ins w:id="1888" w:author="Bo Shen" w:date="2023-02-13T15:00:00Z">
        <w:r w:rsidRPr="00F6248E">
          <w:rPr>
            <w:color w:val="000000" w:themeColor="text1"/>
            <w:sz w:val="20"/>
            <w:szCs w:val="20"/>
            <w:rPrChange w:id="1889" w:author="Bo Shen" w:date="2023-03-07T20:43:00Z">
              <w:rPr>
                <w:rFonts w:ascii="Times New Roman" w:hAnsi="Times New Roman" w:cs="Times New Roman"/>
              </w:rPr>
            </w:rPrChange>
          </w:rPr>
          <w:t xml:space="preserve"> are the time constants for the </w:t>
        </w:r>
        <w:r w:rsidRPr="00F6248E">
          <w:rPr>
            <w:i/>
            <w:color w:val="000000" w:themeColor="text1"/>
            <w:sz w:val="20"/>
            <w:szCs w:val="20"/>
            <w:rPrChange w:id="1890" w:author="Bo Shen" w:date="2023-03-07T20:43:00Z">
              <w:rPr>
                <w:rFonts w:ascii="Times New Roman" w:hAnsi="Times New Roman" w:cs="Times New Roman"/>
                <w:i/>
              </w:rPr>
            </w:rPrChange>
          </w:rPr>
          <w:t>R</w:t>
        </w:r>
        <w:r w:rsidRPr="00F6248E">
          <w:rPr>
            <w:color w:val="000000" w:themeColor="text1"/>
            <w:sz w:val="20"/>
            <w:szCs w:val="20"/>
            <w:rPrChange w:id="1891" w:author="Bo Shen" w:date="2023-03-07T20:43:00Z">
              <w:rPr>
                <w:rFonts w:ascii="Times New Roman" w:hAnsi="Times New Roman" w:cs="Times New Roman"/>
              </w:rPr>
            </w:rPrChange>
          </w:rPr>
          <w:t xml:space="preserve">, </w:t>
        </w:r>
        <w:r w:rsidRPr="00F6248E">
          <w:rPr>
            <w:i/>
            <w:color w:val="000000" w:themeColor="text1"/>
            <w:sz w:val="20"/>
            <w:szCs w:val="20"/>
            <w:rPrChange w:id="1892" w:author="Bo Shen" w:date="2023-03-07T20:43:00Z">
              <w:rPr>
                <w:rFonts w:ascii="Times New Roman" w:hAnsi="Times New Roman" w:cs="Times New Roman"/>
                <w:i/>
              </w:rPr>
            </w:rPrChange>
          </w:rPr>
          <w:t>G</w:t>
        </w:r>
        <w:r w:rsidRPr="00F6248E">
          <w:rPr>
            <w:color w:val="000000" w:themeColor="text1"/>
            <w:sz w:val="20"/>
            <w:szCs w:val="20"/>
            <w:rPrChange w:id="1893" w:author="Bo Shen" w:date="2023-03-07T20:43:00Z">
              <w:rPr>
                <w:rFonts w:ascii="Times New Roman" w:hAnsi="Times New Roman" w:cs="Times New Roman"/>
              </w:rPr>
            </w:rPrChange>
          </w:rPr>
          <w:t xml:space="preserve">, </w:t>
        </w:r>
        <w:r w:rsidRPr="00F6248E">
          <w:rPr>
            <w:i/>
            <w:iCs/>
            <w:color w:val="000000" w:themeColor="text1"/>
            <w:sz w:val="20"/>
            <w:szCs w:val="20"/>
            <w:rPrChange w:id="1894" w:author="Bo Shen" w:date="2023-03-07T20:43:00Z">
              <w:rPr>
                <w:rFonts w:ascii="Times New Roman" w:hAnsi="Times New Roman" w:cs="Times New Roman"/>
                <w:i/>
                <w:iCs/>
              </w:rPr>
            </w:rPrChange>
          </w:rPr>
          <w:t>D</w:t>
        </w:r>
        <w:r w:rsidRPr="00F6248E">
          <w:rPr>
            <w:color w:val="000000" w:themeColor="text1"/>
            <w:sz w:val="20"/>
            <w:szCs w:val="20"/>
            <w:rPrChange w:id="1895" w:author="Bo Shen" w:date="2023-03-07T20:43:00Z">
              <w:rPr>
                <w:rFonts w:ascii="Times New Roman" w:hAnsi="Times New Roman" w:cs="Times New Roman"/>
              </w:rPr>
            </w:rPrChange>
          </w:rPr>
          <w:t xml:space="preserve">, </w:t>
        </w:r>
        <w:r w:rsidRPr="00F6248E">
          <w:rPr>
            <w:i/>
            <w:iCs/>
            <w:color w:val="000000" w:themeColor="text1"/>
            <w:sz w:val="20"/>
            <w:szCs w:val="20"/>
            <w:rPrChange w:id="1896" w:author="Bo Shen" w:date="2023-03-07T20:43:00Z">
              <w:rPr>
                <w:rFonts w:ascii="Times New Roman" w:hAnsi="Times New Roman" w:cs="Times New Roman"/>
                <w:i/>
                <w:iCs/>
              </w:rPr>
            </w:rPrChange>
          </w:rPr>
          <w:t>I</w:t>
        </w:r>
        <w:r w:rsidRPr="00F6248E">
          <w:rPr>
            <w:color w:val="000000" w:themeColor="text1"/>
            <w:sz w:val="20"/>
            <w:szCs w:val="20"/>
            <w:rPrChange w:id="1897" w:author="Bo Shen" w:date="2023-03-07T20:43:00Z">
              <w:rPr>
                <w:rFonts w:ascii="Times New Roman" w:hAnsi="Times New Roman" w:cs="Times New Roman"/>
              </w:rPr>
            </w:rPrChange>
          </w:rPr>
          <w:t xml:space="preserve">, and </w:t>
        </w:r>
        <w:r w:rsidRPr="00F6248E">
          <w:rPr>
            <w:i/>
            <w:iCs/>
            <w:color w:val="000000" w:themeColor="text1"/>
            <w:sz w:val="20"/>
            <w:szCs w:val="20"/>
            <w:rPrChange w:id="1898" w:author="Bo Shen" w:date="2023-03-07T20:43:00Z">
              <w:rPr>
                <w:rFonts w:ascii="Times New Roman" w:hAnsi="Times New Roman" w:cs="Times New Roman"/>
                <w:i/>
                <w:iCs/>
              </w:rPr>
            </w:rPrChange>
          </w:rPr>
          <w:t>E</w:t>
        </w:r>
        <w:r w:rsidRPr="00F6248E">
          <w:rPr>
            <w:color w:val="000000" w:themeColor="text1"/>
            <w:sz w:val="20"/>
            <w:szCs w:val="20"/>
            <w:rPrChange w:id="1899" w:author="Bo Shen" w:date="2023-03-07T20:43:00Z">
              <w:rPr>
                <w:rFonts w:ascii="Times New Roman" w:hAnsi="Times New Roman" w:cs="Times New Roman"/>
              </w:rPr>
            </w:rPrChange>
          </w:rPr>
          <w:t xml:space="preserve"> units. The weights </w:t>
        </w:r>
      </w:ins>
      <m:oMath>
        <m:r>
          <w:ins w:id="1900" w:author="Bo Shen" w:date="2023-02-13T15:00:00Z">
            <w:rPr>
              <w:rFonts w:ascii="Cambria Math" w:hAnsi="Cambria Math"/>
              <w:color w:val="000000" w:themeColor="text1"/>
              <w:sz w:val="20"/>
              <w:szCs w:val="20"/>
              <w:rPrChange w:id="1901" w:author="Bo Shen" w:date="2023-03-07T20:43:00Z">
                <w:rPr>
                  <w:rFonts w:ascii="Cambria Math" w:hAnsi="Cambria Math" w:cs="Times New Roman"/>
                </w:rPr>
              </w:rPrChange>
            </w:rPr>
            <m:t>ω</m:t>
          </w:ins>
        </m:r>
      </m:oMath>
      <w:ins w:id="1902" w:author="Bo Shen" w:date="2023-02-13T15:00:00Z">
        <w:r w:rsidRPr="00F6248E">
          <w:rPr>
            <w:color w:val="000000" w:themeColor="text1"/>
            <w:sz w:val="20"/>
            <w:szCs w:val="20"/>
            <w:rPrChange w:id="1903" w:author="Bo Shen" w:date="2023-03-07T20:43:00Z">
              <w:rPr>
                <w:rFonts w:ascii="Times New Roman" w:hAnsi="Times New Roman" w:cs="Times New Roman"/>
              </w:rPr>
            </w:rPrChange>
          </w:rPr>
          <w:t xml:space="preserve"> represent the coupling strength between excitatory units </w:t>
        </w:r>
      </w:ins>
      <m:oMath>
        <m:r>
          <w:ins w:id="1904" w:author="Bo Shen" w:date="2023-02-13T15:00:00Z">
            <w:rPr>
              <w:rFonts w:ascii="Cambria Math" w:hAnsi="Cambria Math"/>
              <w:color w:val="000000" w:themeColor="text1"/>
              <w:sz w:val="20"/>
              <w:szCs w:val="20"/>
              <w:rPrChange w:id="1905" w:author="Bo Shen" w:date="2023-03-07T20:43:00Z">
                <w:rPr>
                  <w:rFonts w:ascii="Cambria Math" w:hAnsi="Cambria Math" w:cs="Times New Roman"/>
                </w:rPr>
              </w:rPrChange>
            </w:rPr>
            <m:t>R</m:t>
          </w:ins>
        </m:r>
      </m:oMath>
      <w:ins w:id="1906" w:author="Bo Shen" w:date="2023-02-13T15:00:00Z">
        <w:r w:rsidRPr="00F6248E">
          <w:rPr>
            <w:color w:val="000000" w:themeColor="text1"/>
            <w:sz w:val="20"/>
            <w:szCs w:val="20"/>
            <w:rPrChange w:id="1907" w:author="Bo Shen" w:date="2023-03-07T20:43:00Z">
              <w:rPr>
                <w:rFonts w:ascii="Times New Roman" w:hAnsi="Times New Roman" w:cs="Times New Roman"/>
              </w:rPr>
            </w:rPrChange>
          </w:rPr>
          <w:t xml:space="preserve"> and gain control units </w:t>
        </w:r>
      </w:ins>
      <m:oMath>
        <m:r>
          <w:ins w:id="1908" w:author="Bo Shen" w:date="2023-02-13T15:00:00Z">
            <w:rPr>
              <w:rFonts w:ascii="Cambria Math" w:hAnsi="Cambria Math"/>
              <w:color w:val="000000" w:themeColor="text1"/>
              <w:sz w:val="20"/>
              <w:szCs w:val="20"/>
              <w:rPrChange w:id="1909" w:author="Bo Shen" w:date="2023-03-07T20:43:00Z">
                <w:rPr>
                  <w:rFonts w:ascii="Cambria Math" w:hAnsi="Cambria Math" w:cs="Times New Roman"/>
                </w:rPr>
              </w:rPrChange>
            </w:rPr>
            <m:t>G</m:t>
          </w:ins>
        </m:r>
      </m:oMath>
      <w:ins w:id="1910" w:author="Bo Shen" w:date="2023-02-13T15:00:00Z">
        <w:r w:rsidRPr="00F6248E">
          <w:rPr>
            <w:color w:val="000000" w:themeColor="text1"/>
            <w:sz w:val="20"/>
            <w:szCs w:val="20"/>
            <w:rPrChange w:id="1911" w:author="Bo Shen" w:date="2023-03-07T20:43:00Z">
              <w:rPr>
                <w:rFonts w:ascii="Times New Roman" w:hAnsi="Times New Roman" w:cs="Times New Roman"/>
              </w:rPr>
            </w:rPrChange>
          </w:rPr>
          <w:t xml:space="preserve">, the parameters </w:t>
        </w:r>
      </w:ins>
      <m:oMath>
        <m:r>
          <w:ins w:id="1912" w:author="Bo Shen" w:date="2023-02-13T15:00:00Z">
            <w:rPr>
              <w:rFonts w:ascii="Cambria Math" w:hAnsi="Cambria Math"/>
              <w:color w:val="000000" w:themeColor="text1"/>
              <w:sz w:val="20"/>
              <w:szCs w:val="20"/>
              <w:rPrChange w:id="1913" w:author="Bo Shen" w:date="2023-03-07T20:43:00Z">
                <w:rPr>
                  <w:rFonts w:ascii="Cambria Math" w:hAnsi="Cambria Math" w:cs="Times New Roman"/>
                </w:rPr>
              </w:rPrChange>
            </w:rPr>
            <m:t>α</m:t>
          </w:ins>
        </m:r>
      </m:oMath>
      <w:ins w:id="1914" w:author="Bo Shen" w:date="2023-02-13T15:00:00Z">
        <w:r w:rsidRPr="00F6248E">
          <w:rPr>
            <w:color w:val="000000" w:themeColor="text1"/>
            <w:sz w:val="20"/>
            <w:szCs w:val="20"/>
            <w:rPrChange w:id="1915" w:author="Bo Shen" w:date="2023-03-07T20:43:00Z">
              <w:rPr>
                <w:rFonts w:ascii="Times New Roman" w:hAnsi="Times New Roman" w:cs="Times New Roman"/>
              </w:rPr>
            </w:rPrChange>
          </w:rPr>
          <w:t xml:space="preserve">, </w:t>
        </w:r>
      </w:ins>
      <m:oMath>
        <m:r>
          <w:ins w:id="1916" w:author="Bo Shen" w:date="2023-02-13T15:00:00Z">
            <w:rPr>
              <w:rFonts w:ascii="Cambria Math" w:hAnsi="Cambria Math"/>
              <w:color w:val="000000" w:themeColor="text1"/>
              <w:sz w:val="20"/>
              <w:szCs w:val="20"/>
              <w:rPrChange w:id="1917" w:author="Bo Shen" w:date="2023-03-07T20:43:00Z">
                <w:rPr>
                  <w:rFonts w:ascii="Cambria Math" w:hAnsi="Cambria Math" w:cs="Times New Roman"/>
                </w:rPr>
              </w:rPrChange>
            </w:rPr>
            <m:t>β</m:t>
          </w:ins>
        </m:r>
      </m:oMath>
      <w:ins w:id="1918" w:author="Bo Shen" w:date="2023-02-13T15:00:00Z">
        <w:r w:rsidRPr="00F6248E">
          <w:rPr>
            <w:color w:val="000000" w:themeColor="text1"/>
            <w:sz w:val="20"/>
            <w:szCs w:val="20"/>
            <w:rPrChange w:id="1919" w:author="Bo Shen" w:date="2023-03-07T20:43:00Z">
              <w:rPr>
                <w:rFonts w:ascii="Times New Roman" w:hAnsi="Times New Roman" w:cs="Times New Roman"/>
              </w:rPr>
            </w:rPrChange>
          </w:rPr>
          <w:t xml:space="preserve">, </w:t>
        </w:r>
      </w:ins>
      <m:oMath>
        <m:r>
          <w:ins w:id="1920" w:author="Bo Shen" w:date="2023-02-13T15:00:00Z">
            <w:rPr>
              <w:rFonts w:ascii="Cambria Math" w:hAnsi="Cambria Math"/>
              <w:color w:val="000000" w:themeColor="text1"/>
              <w:sz w:val="20"/>
              <w:szCs w:val="20"/>
              <w:rPrChange w:id="1921" w:author="Bo Shen" w:date="2023-03-07T20:43:00Z">
                <w:rPr>
                  <w:rFonts w:ascii="Cambria Math" w:hAnsi="Cambria Math" w:cs="Times New Roman"/>
                </w:rPr>
              </w:rPrChange>
            </w:rPr>
            <m:t>η</m:t>
          </w:ins>
        </m:r>
      </m:oMath>
      <w:ins w:id="1922" w:author="Bo Shen" w:date="2023-02-13T15:00:00Z">
        <w:r w:rsidRPr="00F6248E">
          <w:rPr>
            <w:color w:val="000000" w:themeColor="text1"/>
            <w:sz w:val="20"/>
            <w:szCs w:val="20"/>
            <w:rPrChange w:id="1923" w:author="Bo Shen" w:date="2023-03-07T20:43:00Z">
              <w:rPr>
                <w:rFonts w:ascii="Times New Roman" w:hAnsi="Times New Roman" w:cs="Times New Roman"/>
              </w:rPr>
            </w:rPrChange>
          </w:rPr>
          <w:t xml:space="preserve">, and </w:t>
        </w:r>
      </w:ins>
      <m:oMath>
        <m:r>
          <w:ins w:id="1924" w:author="Bo Shen" w:date="2023-02-13T15:00:00Z">
            <w:rPr>
              <w:rFonts w:ascii="Cambria Math" w:hAnsi="Cambria Math"/>
              <w:color w:val="000000" w:themeColor="text1"/>
              <w:sz w:val="20"/>
              <w:szCs w:val="20"/>
              <w:rPrChange w:id="1925" w:author="Bo Shen" w:date="2023-03-07T20:43:00Z">
                <w:rPr>
                  <w:rFonts w:ascii="Cambria Math" w:hAnsi="Cambria Math" w:cs="Times New Roman"/>
                </w:rPr>
              </w:rPrChange>
            </w:rPr>
            <m:t>γ</m:t>
          </w:ins>
        </m:r>
      </m:oMath>
      <w:ins w:id="1926" w:author="Bo Shen" w:date="2023-02-13T15:00:00Z">
        <w:r w:rsidRPr="00F6248E">
          <w:rPr>
            <w:color w:val="000000" w:themeColor="text1"/>
            <w:sz w:val="20"/>
            <w:szCs w:val="20"/>
            <w:rPrChange w:id="1927" w:author="Bo Shen" w:date="2023-03-07T20:43:00Z">
              <w:rPr>
                <w:rFonts w:ascii="Times New Roman" w:hAnsi="Times New Roman" w:cs="Times New Roman"/>
              </w:rPr>
            </w:rPrChange>
          </w:rPr>
          <w:t xml:space="preserve"> control the active state of recurrent excitation, local disinhibition, cross inhibition, and lateral gain control boost loops, respectively. </w:t>
        </w:r>
      </w:ins>
    </w:p>
    <w:p w14:paraId="48E0C458" w14:textId="77777777" w:rsidR="00F6248E" w:rsidRPr="00F6248E" w:rsidRDefault="00F6248E">
      <w:pPr>
        <w:spacing w:line="240" w:lineRule="auto"/>
        <w:ind w:left="720"/>
        <w:jc w:val="both"/>
        <w:rPr>
          <w:ins w:id="1928" w:author="Bo Shen" w:date="2023-02-13T15:00:00Z"/>
          <w:color w:val="000000" w:themeColor="text1"/>
          <w:sz w:val="20"/>
          <w:szCs w:val="20"/>
          <w:rPrChange w:id="1929" w:author="Bo Shen" w:date="2023-03-07T20:43:00Z">
            <w:rPr>
              <w:ins w:id="1930" w:author="Bo Shen" w:date="2023-02-13T15:00:00Z"/>
              <w:rFonts w:ascii="Times New Roman" w:hAnsi="Times New Roman" w:cs="Times New Roman"/>
            </w:rPr>
          </w:rPrChange>
        </w:rPr>
        <w:pPrChange w:id="1931" w:author="Bo Shen" w:date="2023-03-07T20:42:00Z">
          <w:pPr>
            <w:spacing w:line="480" w:lineRule="auto"/>
            <w:jc w:val="both"/>
          </w:pPr>
        </w:pPrChange>
      </w:pPr>
    </w:p>
    <w:p w14:paraId="375F3F19" w14:textId="23335C28" w:rsidR="00EC6F31" w:rsidRPr="00F6248E" w:rsidRDefault="00F6248E">
      <w:pPr>
        <w:spacing w:line="240" w:lineRule="auto"/>
        <w:ind w:left="720"/>
        <w:jc w:val="both"/>
        <w:rPr>
          <w:color w:val="000000" w:themeColor="text1"/>
          <w:sz w:val="20"/>
          <w:szCs w:val="20"/>
          <w:rPrChange w:id="1932" w:author="Bo Shen" w:date="2023-03-07T20:42:00Z">
            <w:rPr>
              <w:sz w:val="20"/>
              <w:szCs w:val="20"/>
              <w:highlight w:val="yellow"/>
            </w:rPr>
          </w:rPrChange>
        </w:rPr>
        <w:pPrChange w:id="1933" w:author="Bo Shen" w:date="2023-03-07T20:42:00Z">
          <w:pPr>
            <w:spacing w:before="240" w:after="240"/>
            <w:ind w:left="720" w:right="720"/>
          </w:pPr>
        </w:pPrChange>
      </w:pPr>
      <w:ins w:id="1934" w:author="Bo Shen" w:date="2023-02-13T15:00:00Z">
        <w:r w:rsidRPr="00F6248E">
          <w:rPr>
            <w:color w:val="000000" w:themeColor="text1"/>
            <w:sz w:val="20"/>
            <w:szCs w:val="20"/>
            <w:rPrChange w:id="1935" w:author="Bo Shen" w:date="2023-03-07T20:43:00Z">
              <w:rPr>
                <w:rFonts w:ascii="Times New Roman" w:hAnsi="Times New Roman" w:cs="Times New Roman"/>
              </w:rPr>
            </w:rPrChange>
          </w:rPr>
          <w:t>The active and inactive states of the four types of loops can be combined into 2</w:t>
        </w:r>
        <w:r w:rsidRPr="00F6248E">
          <w:rPr>
            <w:color w:val="000000" w:themeColor="text1"/>
            <w:sz w:val="20"/>
            <w:szCs w:val="20"/>
            <w:vertAlign w:val="subscript"/>
            <w:rPrChange w:id="1936" w:author="Bo Shen" w:date="2023-03-07T20:43:00Z">
              <w:rPr>
                <w:rFonts w:ascii="Times New Roman" w:hAnsi="Times New Roman" w:cs="Times New Roman"/>
                <w:vertAlign w:val="subscript"/>
              </w:rPr>
            </w:rPrChange>
          </w:rPr>
          <w:softHyphen/>
        </w:r>
        <w:r w:rsidRPr="00F6248E">
          <w:rPr>
            <w:color w:val="000000" w:themeColor="text1"/>
            <w:sz w:val="20"/>
            <w:szCs w:val="20"/>
            <w:vertAlign w:val="subscript"/>
            <w:rPrChange w:id="1937" w:author="Bo Shen" w:date="2023-03-07T20:43:00Z">
              <w:rPr>
                <w:rFonts w:ascii="Times New Roman" w:hAnsi="Times New Roman" w:cs="Times New Roman"/>
                <w:vertAlign w:val="subscript"/>
              </w:rPr>
            </w:rPrChange>
          </w:rPr>
          <w:softHyphen/>
        </w:r>
        <w:r w:rsidRPr="00F6248E">
          <w:rPr>
            <w:color w:val="000000" w:themeColor="text1"/>
            <w:sz w:val="20"/>
            <w:szCs w:val="20"/>
            <w:vertAlign w:val="superscript"/>
            <w:rPrChange w:id="1938" w:author="Bo Shen" w:date="2023-03-07T20:43:00Z">
              <w:rPr>
                <w:rFonts w:ascii="Times New Roman" w:hAnsi="Times New Roman" w:cs="Times New Roman"/>
                <w:sz w:val="26"/>
                <w:vertAlign w:val="superscript"/>
              </w:rPr>
            </w:rPrChange>
          </w:rPr>
          <w:t>4</w:t>
        </w:r>
        <w:r w:rsidRPr="00F6248E">
          <w:rPr>
            <w:color w:val="000000" w:themeColor="text1"/>
            <w:sz w:val="20"/>
            <w:szCs w:val="20"/>
            <w:rPrChange w:id="1939" w:author="Bo Shen" w:date="2023-03-07T20:43:00Z">
              <w:rPr>
                <w:rFonts w:ascii="Times New Roman" w:hAnsi="Times New Roman" w:cs="Times New Roman"/>
              </w:rPr>
            </w:rPrChange>
          </w:rPr>
          <w:t xml:space="preserve"> = 16 possible models. Example dynamics were shown in </w:t>
        </w:r>
        <w:r w:rsidRPr="00F6248E">
          <w:rPr>
            <w:b/>
            <w:color w:val="000000" w:themeColor="text1"/>
            <w:sz w:val="20"/>
            <w:szCs w:val="20"/>
            <w:rPrChange w:id="1940" w:author="Bo Shen" w:date="2023-03-07T20:43:00Z">
              <w:rPr>
                <w:rFonts w:ascii="Times New Roman" w:hAnsi="Times New Roman" w:cs="Times New Roman"/>
                <w:b/>
              </w:rPr>
            </w:rPrChange>
          </w:rPr>
          <w:t>Fig. 2-figure supplement 1B</w:t>
        </w:r>
        <w:r w:rsidRPr="00F6248E">
          <w:rPr>
            <w:color w:val="000000" w:themeColor="text1"/>
            <w:sz w:val="20"/>
            <w:szCs w:val="20"/>
            <w:rPrChange w:id="1941" w:author="Bo Shen" w:date="2023-03-07T20:43:00Z">
              <w:rPr>
                <w:rFonts w:ascii="Times New Roman" w:hAnsi="Times New Roman" w:cs="Times New Roman"/>
              </w:rPr>
            </w:rPrChange>
          </w:rPr>
          <w:t xml:space="preserve"> for each type of model. When local disinhibition (</w:t>
        </w:r>
      </w:ins>
      <m:oMath>
        <m:r>
          <w:ins w:id="1942" w:author="Bo Shen" w:date="2023-02-13T15:00:00Z">
            <w:rPr>
              <w:rFonts w:ascii="Cambria Math" w:hAnsi="Cambria Math"/>
              <w:color w:val="000000" w:themeColor="text1"/>
              <w:sz w:val="20"/>
              <w:szCs w:val="20"/>
              <w:rPrChange w:id="1943" w:author="Bo Shen" w:date="2023-03-07T20:43:00Z">
                <w:rPr>
                  <w:rFonts w:ascii="Cambria Math" w:hAnsi="Cambria Math" w:cs="Times New Roman"/>
                </w:rPr>
              </w:rPrChange>
            </w:rPr>
            <m:t>β</m:t>
          </w:ins>
        </m:r>
      </m:oMath>
      <w:ins w:id="1944" w:author="Bo Shen" w:date="2023-02-13T15:00:00Z">
        <w:r w:rsidRPr="00F6248E">
          <w:rPr>
            <w:color w:val="000000" w:themeColor="text1"/>
            <w:sz w:val="20"/>
            <w:szCs w:val="20"/>
            <w:rPrChange w:id="1945" w:author="Bo Shen" w:date="2023-03-07T20:43:00Z">
              <w:rPr>
                <w:rFonts w:ascii="Times New Roman" w:hAnsi="Times New Roman" w:cs="Times New Roman"/>
              </w:rPr>
            </w:rPrChange>
          </w:rPr>
          <w:t>) is off (left two columns), the model generates WTA dynamics only when cross inhibition (</w:t>
        </w:r>
      </w:ins>
      <m:oMath>
        <m:r>
          <w:ins w:id="1946" w:author="Bo Shen" w:date="2023-02-13T15:00:00Z">
            <w:rPr>
              <w:rFonts w:ascii="Cambria Math" w:hAnsi="Cambria Math"/>
              <w:color w:val="000000" w:themeColor="text1"/>
              <w:sz w:val="20"/>
              <w:szCs w:val="20"/>
              <w:rPrChange w:id="1947" w:author="Bo Shen" w:date="2023-03-07T20:43:00Z">
                <w:rPr>
                  <w:rFonts w:ascii="Cambria Math" w:hAnsi="Cambria Math" w:cs="Times New Roman"/>
                </w:rPr>
              </w:rPrChange>
            </w:rPr>
            <m:t>η</m:t>
          </w:ins>
        </m:r>
      </m:oMath>
      <w:ins w:id="1948" w:author="Bo Shen" w:date="2023-02-13T15:00:00Z">
        <w:r w:rsidRPr="00F6248E">
          <w:rPr>
            <w:color w:val="000000" w:themeColor="text1"/>
            <w:sz w:val="20"/>
            <w:szCs w:val="20"/>
            <w:rPrChange w:id="1949" w:author="Bo Shen" w:date="2023-03-07T20:43:00Z">
              <w:rPr>
                <w:rFonts w:ascii="Times New Roman" w:hAnsi="Times New Roman" w:cs="Times New Roman"/>
              </w:rPr>
            </w:rPrChange>
          </w:rPr>
          <w:t>) is on. But the maximum activity in the late stage is still restricted to a value lower than the phasic peak during the early stage, contradicting empirical findings that the late stage decision threshold is usually higher than activity in the early phasic peak</w:t>
        </w:r>
      </w:ins>
      <w:ins w:id="1950" w:author="Bo Shen" w:date="2023-03-07T20:41:00Z">
        <w:r w:rsidRPr="00F6248E">
          <w:rPr>
            <w:color w:val="000000" w:themeColor="text1"/>
            <w:sz w:val="20"/>
            <w:szCs w:val="20"/>
            <w:rPrChange w:id="1951" w:author="Bo Shen" w:date="2023-03-07T20:43:00Z">
              <w:rPr>
                <w:rFonts w:ascii="Times New Roman" w:hAnsi="Times New Roman" w:cs="Times New Roman"/>
              </w:rPr>
            </w:rPrChange>
          </w:rPr>
          <w:t xml:space="preserve"> </w:t>
        </w:r>
      </w:ins>
      <w:ins w:id="1952" w:author="Bo Shen" w:date="2023-02-13T15:00:00Z">
        <w:r w:rsidRPr="00F6248E">
          <w:rPr>
            <w:color w:val="000000" w:themeColor="text1"/>
            <w:sz w:val="20"/>
            <w:szCs w:val="20"/>
            <w:rPrChange w:id="1953" w:author="Bo Shen" w:date="2023-03-07T20:43:00Z">
              <w:rPr>
                <w:rFonts w:ascii="Times New Roman" w:hAnsi="Times New Roman" w:cs="Times New Roman"/>
              </w:rPr>
            </w:rPrChange>
          </w:rPr>
          <w:fldChar w:fldCharType="begin"/>
        </w:r>
        <w:r w:rsidRPr="00F6248E">
          <w:rPr>
            <w:color w:val="000000" w:themeColor="text1"/>
            <w:sz w:val="20"/>
            <w:szCs w:val="20"/>
            <w:rPrChange w:id="1954" w:author="Bo Shen" w:date="2023-03-07T20:43:00Z">
              <w:rPr>
                <w:rFonts w:ascii="Times New Roman" w:hAnsi="Times New Roman" w:cs="Times New Roman"/>
              </w:rPr>
            </w:rPrChange>
          </w:rPr>
          <w:instrText xml:space="preserve"> ADDIN ZOTERO_ITEM CSL_CITATION {"citationID":"v9jgE810","properties":{"formattedCitation":"(Churchland et al., 2008; Kiani et al., 2008; Kiani &amp; Shadlen, 2009; Louie et al., 2011; Roitman &amp; Shadlen, 2002; Rorie et al., 2010; Shadlen &amp; Newsome, 2001; Sugrue et al., 2004)","plainCitation":"(Churchland et al., 2008; Kiani et al., 2008; Kiani &amp; Shadlen, 2009; Louie et al., 2011; Roitman &amp; Shadlen, 2002; Rorie et al., 2010; Shadlen &amp; Newsome, 2001; Sugrue et al., 2004)","noteIndex":0},"citationItems":[{"id":375,"uris":["http://zotero.org/users/6345545/items/AA8WYIGZ"],"itemData":{"id":375,"type":"article-journal","container-title":"The Journal of Neuroscience","DOI":"10.1523/JNEUROSCI.22-21-09475.2002","ISSN":"0270-6474, 1529-2401","issue":"21","journalAbbreviation":"J. Neurosci.","language":"en","page":"9475-9489","source":"DOI.org (Crossref)","title":"Response of Neurons in the Lateral Intraparietal Area during a Combined Visual Discrimination Reaction Time Task","volume":"22","author":[{"family":"Roitman","given":"Jamie D."},{"family":"Shadlen","given":"Michael N."}],"issued":{"date-parts":[["2002",11,1]]}}},{"id":274,"uris":["http://zotero.org/users/6345545/items/8WGDRKKC"],"itemData":{"id":274,"type":"article-journal","abstract":"Single neurons in cortical area LIP are known to carry information relevant to both sensory and value-based decisions that are reported by eye movements. It is not known, however, how sensory and value information are combined in LIP when individual decisions must be based on a combination of these variables. To investigate this issue, we conducted behavioral and electrophysiological experiments in rhesus monkeys during performance of a two-alternative, forced-choice discrimination of motion direction (sensory component). Monkeys reported each decision by making an eye movement to one of two visual targets associated with the two possible directions of motion. We introduced choice biases to the monkeys' decision process (value component) by randomly interleaving balanced reward conditions (equal reward value for the two choices) with unbalanced conditions (one alternative worth twice as much as the other). The monkeys' behavior, as well as that of most LIP neurons, reflected the influence of all relevant variables: the strength of the sensory information, the value of the target in the neuron's response field, and the value of the target outside the response field. Overall, detailed analysis and computer simulation reveal that our data are consistent with a two-stage drift diffusion model proposed by Diederich and Bussmeyer [1] for the effect of payoffs in the context of sensory discrimination tasks. Initial processing of payoff information strongly influences the starting point for the accumulation of sensory evidence, while exerting little if any effect on the rate of accumulation of sensory evidence.","container-title":"PLOS ONE","DOI":"10.1371/journal.pone.0009308","ISSN":"1932-6203","issue":"2","journalAbbreviation":"PLOS ONE","language":"en","note":"publisher: Public Library of Science","page":"e9308","source":"PLoS Journals","title":"Integration of Sensory and Reward Information during Perceptual Decision-Making in Lateral Intraparietal Cortex (LIP) of the Macaque Monkey","volume":"5","author":[{"family":"Rorie","given":"Alan E."},{"family":"Gao","given":"Juan"},{"family":"McClelland","given":"James L."},{"family":"Newsome","given":"William T."}],"issued":{"date-parts":[["2010",2,19]]}}},{"id":377,"uris":["http://zotero.org/users/6345545/items/QVQZ8DUX"],"itemData":{"id":377,"type":"article-journal","abstract":"We recorded the activity of single neurons in the posterior parietal cortex (area LIP) of two rhesus monkeys while they discriminated the direction of motion in random-dot visual stimuli. The visual task was similar to a motion discrimination task that has been used in previous investigations of motion-sensitive regions of the extrastriate cortex. The monkeys were trained to decide whether the direction of motion was toward one of two choice targets that appeared on either side of the random-dot stimulus. At the end of the trial, the monkeys reported their direction judgment by making an eye movement to the appropriate target. We studied neurons in LIP that exhibited spatially selective persistent activity during delayed saccadic eye movement tasks. These neurons are thought to carry high-level signals appropriate for identifying salient visual targets and for guiding saccadic eye movements. We arranged the motion discrimination task so that one of the choice targets was in the LIP neuron's response field (RF) while the other target was positioned well away from the RF. During motion viewing, neurons in LIP altered their firing rate in a manner that predicted the saccadic eye movement that the monkey would make at the end of the trial. The activity thus predicted the monkey's judgment of motion direction. This predictive activity began early in the motion-viewing period and became increasingly reliable as the monkey viewed the random-dot motion. The neural activity predicted the monkey's direction judgment on both easy and difficult trials (strong and weak motion), whether or not the judgment was correct. In addition, the timing and magnitude of the response was affected by the strength of the motion signal in the stimulus. When the direction of motion was toward the RF, stronger motion led to larger neural responses earlier in the motion-viewing period. When motion was away from the RF, stronger motion led to greater suppression of ongoing activity. Thus the activity of single neurons in area LIP reflects both the direction of an impending gaze shift and the quality of the sensory information that instructs such a response. The time course of the neural response suggests that LIP accumulates sensory signals relevant to the selection of a target for an eye movement.","container-title":"Journal of Neurophysiology","DOI":"10.1152/jn.2001.86.4.1916","ISSN":"0022-3077, 1522-1598","issue":"4","journalAbbreviation":"Journal of Neurophysiology","language":"en","page":"1916-1936","source":"DOI.org (Crossref)","title":"Neural Basis of a Perceptual Decision in the Parietal Cortex (Area LIP) of the Rhesus Monkey","volume":"86","author":[{"family":"Shadlen","given":"Michael N."},{"family":"Newsome","given":"William T."}],"issued":{"date-parts":[["2001",10,1]]}}},{"id":630,"uris":["http://zotero.org/users/6345545/items/RVLCU76F"],"itemData":{"id":630,"type":"article-journal","abstract":"Psychologists and economists have long appreciated the contribution of reward history and expectation to decision-making. Yet we know little about how specific histories of choice and reward lead to an internal representation of the “value” of possible actions. We approached this problem through an integrated application of behavioral, computational, and physiological techniques. Monkeys were placed in a dynamic foraging environment in which they had to track the changing values of alternative choices through time. In this context, the monkeys' foraging behavior provided a window into their subjective valuation. We found that a simple model based on reward history can duplicate this behavior and that neurons in the parietal cortex represent the relative value of competing actions predicted by this model.\nCertain brain neurons code for the comparative perceived value of paired alternatives between which monkeys choose when performing a task.\nCertain brain neurons code for the comparative perceived value of paired alternatives between which monkeys choose when performing a task.","container-title":"Science","DOI":"10.1126/science.1094765","ISSN":"0036-8075, 1095-9203","issue":"5678","language":"en","license":"American Association for the Advancement of Science","note":"publisher: American Association for the Advancement of Science\nsection: Research Article\nPMID: 15205529","page":"1782-1787","source":"science.sciencemag.org","title":"Matching Behavior and the Representation of Value in the Parietal Cortex","volume":"304","author":[{"family":"Sugrue","given":"Leo P."},{"family":"Corrado","given":"Greg S."},{"family":"Newsome","given":"William T."}],"issued":{"date-parts":[["2004",6,18]]}}},{"id":372,"uris":["http://zotero.org/users/6345545/items/CUJ2PP3B"],"itemData":{"id":372,"type":"article-journal","container-title":"Nature Neuroscience","DOI":"10.1038/nn.2123","ISSN":"1097-6256, 1546-1726","issue":"6","journalAbbreviation":"Nat Neurosci","language":"en","page":"693-702","source":"DOI.org (Crossref)","title":"Decision-making with multiple alternatives","volume":"11","author":[{"family":"Churchland","given":"Anne K"},{"family":"Kiani","given":"Roozbeh"},{"family":"Shadlen","given":"Michael N."}],"issued":{"date-parts":[["2008",6]]}}},{"id":715,"uris":["http://zotero.org/users/6345545/items/2L8AS27B"],"itemData":{"id":715,"type":"article-journal","abstract":"Decisions about sensory stimuli are often based on an accumulation of evidence in time. When subjects control stimulus duration, the decision terminates when the accumulated evidence reaches a criterion level. Under many natural circumstances and in many laboratory settings, the environment, rather than the subject, controls the stimulus duration. In these settings, it is generally assumed that subjects commit to a choice at the end of the stimulus stream. Indeed, failure to benefit from the full stream of information is interpreted as a sign of imperfect accumulation or memory leak. Contrary to these assumptions, we show that monkeys performing a direction discrimination task commit to a choice when the accumulated evidence reaches a threshold level (or bound), sometimes long before the end of stimulus. This bounded accumulation of evidence is reflected in the activity of neurons in the lateral intraparietal cortex. Thus, the readout of visual cortex embraces a termination rule to limit processing even when potentially useful information is available.","container-title":"Journal of Neuroscience","DOI":"10.1523/JNEUROSCI.4761-07.2008","ISSN":"0270-6474, 1529-2401","issue":"12","journalAbbreviation":"J. Neurosci.","language":"en","license":"Copyright © 2008 Society for Neuroscience 0270-6474/08/283017-13$15.00/0","note":"publisher: Society for Neuroscience\nsection: Articles\nPMID: 18354005","page":"3017-3029","source":"www.jneurosci.org","title":"Bounded Integration in Parietal Cortex Underlies Decisions Even When Viewing Duration Is Dictated by the Environment","volume":"28","author":[{"family":"Kiani","given":"Roozbeh"},{"family":"Hanks","given":"Timothy D."},{"family":"Shadlen","given":"Michael N."}],"issued":{"date-parts":[["2008",3,19]]}}},{"id":342,"uris":["http://zotero.org/users/6345545/items/FIVLPZPC"],"itemData":{"id":342,"type":"article-journal","container-title":"Journal of Neuroscience","DOI":"10.1523/JNEUROSCI.1237-11.2011","ISSN":"0270-6474, 1529-2401","issue":"29","journalAbbreviation":"Journal of Neuroscience","language":"en","page":"10627-10639","source":"DOI.org (Crossref)","title":"Reward Value-Based Gain Control: Divisive Normalization in Parietal Cortex","title-short":"Reward Value-Based Gain Control","volume":"31","author":[{"family":"Louie","given":"Kenway"},{"family":"Grattan","given":"L. E."},{"family":"Glimcher","given":"P. W."}],"issued":{"date-parts":[["2011",7,20]]}}},{"id":889,"uris":["http://zotero.org/users/6345545/items/LZVDWMZC"],"itemData":{"id":889,"type":"article-journal","abstract":"Decisive Monkeys\nDecision-making is a central theme in current research in cognitive neuroscience. Behavioral protocols have provided an entry into explorations of the neural processes that underlie decision-making. Empirical studies have provided support for a diffusion model in which information accumulates over time until a threshold is reached, with noisiness in the inputs related to decision errors. Kiani and Shadlen (p. 759) developed a behavioral task to study choice certainty and identified the corresponding neuronal representations in monkeys. The monkeys were allowed to choose to opt out of an uncertain, higher reward choice in favor of a certain, lower payoff. The same neurons that encoded the information used to make a choice also encoded the extent of certainty, which in humans would be described as the degree of confidence in one's decision.\nThe degree of confidence in a decision provides a graded and probabilistic assessment of expected outcome. Although neural mechanisms of perceptual decisions have been studied extensively in primates, little is known about the mechanisms underlying choice certainty. We have shown that the same neurons that represent formation of a decision encode certainty about the decision. Rhesus monkeys made decisions about the direction of moving random dots, spanning a range of difficulties. They were rewarded for correct decisions. On some trials, after viewing the stimulus, the monkeys could opt out of the direction decision for a small but certain reward. Monkeys exercised this option in a manner that revealed their degree of certainty. Neurons in parietal cortex represented formation of the direction decision and the degree of certainty underlying the decision to opt out.\nNeurons in the primate parietal cortex encode information required to make a decision and also the certainty of that choice.\nNeurons in the primate parietal cortex encode information required to make a decision and also the certainty of that choice.","container-title":"Science","DOI":"10.1126/science.1169405","ISSN":"0036-8075, 1095-9203","issue":"5928","language":"en","license":"Copyright © 2009, American Association for the Advancement of Science","note":"publisher: American Association for the Advancement of Science\nsection: Research Article\nPMID: 19423820","page":"759-764","source":"science.sciencemag.org","title":"Representation of Confidence Associated with a Decision by Neurons in the Parietal Cortex","volume":"324","author":[{"family":"Kiani","given":"Roozbeh"},{"family":"Shadlen","given":"Michael N."}],"issued":{"date-parts":[["2009",5,8]]}}}],"schema":"https://github.com/citation-style-language/schema/raw/master/csl-citation.json"} </w:instrText>
        </w:r>
        <w:r w:rsidRPr="00F6248E">
          <w:rPr>
            <w:color w:val="000000" w:themeColor="text1"/>
            <w:sz w:val="20"/>
            <w:szCs w:val="20"/>
            <w:rPrChange w:id="1955" w:author="Bo Shen" w:date="2023-03-07T20:43:00Z">
              <w:rPr>
                <w:rFonts w:ascii="Times New Roman" w:hAnsi="Times New Roman" w:cs="Times New Roman"/>
              </w:rPr>
            </w:rPrChange>
          </w:rPr>
          <w:fldChar w:fldCharType="separate"/>
        </w:r>
        <w:r w:rsidRPr="00F6248E">
          <w:rPr>
            <w:color w:val="000000" w:themeColor="text1"/>
            <w:sz w:val="20"/>
            <w:szCs w:val="20"/>
            <w:rPrChange w:id="1956" w:author="Bo Shen" w:date="2023-03-07T20:43:00Z">
              <w:rPr>
                <w:rFonts w:ascii="Times New Roman" w:hAnsi="Times New Roman" w:cs="Times New Roman"/>
              </w:rPr>
            </w:rPrChange>
          </w:rPr>
          <w:t>(Churchland et al., 2008; Kiani et al., 2008; Kiani &amp; Shadlen, 2009; Louie et al., 2011; Roitman &amp; Shadlen, 2002; Rorie et al., 2010; Shadlen &amp; Newsome, 2001; Sugrue et al., 2004)</w:t>
        </w:r>
        <w:r w:rsidRPr="00F6248E">
          <w:rPr>
            <w:color w:val="000000" w:themeColor="text1"/>
            <w:sz w:val="20"/>
            <w:szCs w:val="20"/>
            <w:rPrChange w:id="1957" w:author="Bo Shen" w:date="2023-03-07T20:43:00Z">
              <w:rPr>
                <w:rFonts w:ascii="Times New Roman" w:hAnsi="Times New Roman" w:cs="Times New Roman"/>
              </w:rPr>
            </w:rPrChange>
          </w:rPr>
          <w:fldChar w:fldCharType="end"/>
        </w:r>
        <w:r w:rsidRPr="00F6248E">
          <w:rPr>
            <w:color w:val="000000" w:themeColor="text1"/>
            <w:sz w:val="20"/>
            <w:szCs w:val="20"/>
            <w:rPrChange w:id="1958" w:author="Bo Shen" w:date="2023-03-07T20:43:00Z">
              <w:rPr>
                <w:rFonts w:ascii="Times New Roman" w:hAnsi="Times New Roman" w:cs="Times New Roman"/>
              </w:rPr>
            </w:rPrChange>
          </w:rPr>
          <w:t>. This restriction arises because, with only cross inhibition, local option gain control is not released; this release requires local disinhibition. With local disinhibition on (</w:t>
        </w:r>
      </w:ins>
      <m:oMath>
        <m:r>
          <w:ins w:id="1959" w:author="Bo Shen" w:date="2023-02-13T15:00:00Z">
            <w:rPr>
              <w:rFonts w:ascii="Cambria Math" w:hAnsi="Cambria Math"/>
              <w:color w:val="000000" w:themeColor="text1"/>
              <w:sz w:val="20"/>
              <w:szCs w:val="20"/>
              <w:rPrChange w:id="1960" w:author="Bo Shen" w:date="2023-03-07T20:43:00Z">
                <w:rPr>
                  <w:rFonts w:ascii="Cambria Math" w:hAnsi="Cambria Math" w:cs="Times New Roman"/>
                </w:rPr>
              </w:rPrChange>
            </w:rPr>
            <m:t>β&gt;0</m:t>
          </w:ins>
        </m:r>
      </m:oMath>
      <w:ins w:id="1961" w:author="Bo Shen" w:date="2023-02-13T15:00:00Z">
        <w:r w:rsidRPr="00F6248E">
          <w:rPr>
            <w:color w:val="000000" w:themeColor="text1"/>
            <w:sz w:val="20"/>
            <w:szCs w:val="20"/>
            <w:rPrChange w:id="1962" w:author="Bo Shen" w:date="2023-03-07T20:43:00Z">
              <w:rPr>
                <w:rFonts w:ascii="Times New Roman" w:hAnsi="Times New Roman" w:cs="Times New Roman"/>
              </w:rPr>
            </w:rPrChange>
          </w:rPr>
          <w:t xml:space="preserve">, the right two columns), the models generate WTA dynamics with high activity in the late stage to reach the decision threshold. This is robust even without any other modifications (see the panel with </w:t>
        </w:r>
      </w:ins>
      <m:oMath>
        <m:r>
          <w:ins w:id="1963" w:author="Bo Shen" w:date="2023-02-13T15:00:00Z">
            <w:rPr>
              <w:rFonts w:ascii="Cambria Math" w:hAnsi="Cambria Math"/>
              <w:color w:val="000000" w:themeColor="text1"/>
              <w:sz w:val="20"/>
              <w:szCs w:val="20"/>
              <w:rPrChange w:id="1964" w:author="Bo Shen" w:date="2023-03-07T20:43:00Z">
                <w:rPr>
                  <w:rFonts w:ascii="Cambria Math" w:hAnsi="Cambria Math" w:cs="Times New Roman"/>
                </w:rPr>
              </w:rPrChange>
            </w:rPr>
            <m:t>η</m:t>
          </w:ins>
        </m:r>
      </m:oMath>
      <w:ins w:id="1965" w:author="Bo Shen" w:date="2023-02-13T15:00:00Z">
        <w:r w:rsidRPr="00F6248E">
          <w:rPr>
            <w:color w:val="000000" w:themeColor="text1"/>
            <w:sz w:val="20"/>
            <w:szCs w:val="20"/>
            <w:rPrChange w:id="1966" w:author="Bo Shen" w:date="2023-03-07T20:43:00Z">
              <w:rPr>
                <w:rFonts w:ascii="Times New Roman" w:hAnsi="Times New Roman" w:cs="Times New Roman"/>
              </w:rPr>
            </w:rPrChange>
          </w:rPr>
          <w:t xml:space="preserve"> and </w:t>
        </w:r>
      </w:ins>
      <m:oMath>
        <m:r>
          <w:ins w:id="1967" w:author="Bo Shen" w:date="2023-02-13T15:00:00Z">
            <w:rPr>
              <w:rFonts w:ascii="Cambria Math" w:hAnsi="Cambria Math"/>
              <w:color w:val="000000" w:themeColor="text1"/>
              <w:sz w:val="20"/>
              <w:szCs w:val="20"/>
              <w:rPrChange w:id="1968" w:author="Bo Shen" w:date="2023-03-07T20:43:00Z">
                <w:rPr>
                  <w:rFonts w:ascii="Cambria Math" w:hAnsi="Cambria Math" w:cs="Times New Roman"/>
                </w:rPr>
              </w:rPrChange>
            </w:rPr>
            <m:t>γ</m:t>
          </w:ins>
        </m:r>
      </m:oMath>
      <w:ins w:id="1969" w:author="Bo Shen" w:date="2023-02-13T15:00:00Z">
        <w:r w:rsidRPr="00F6248E">
          <w:rPr>
            <w:color w:val="000000" w:themeColor="text1"/>
            <w:sz w:val="20"/>
            <w:szCs w:val="20"/>
            <w:rPrChange w:id="1970" w:author="Bo Shen" w:date="2023-03-07T20:43:00Z">
              <w:rPr>
                <w:rFonts w:ascii="Times New Roman" w:hAnsi="Times New Roman" w:cs="Times New Roman"/>
              </w:rPr>
            </w:rPrChange>
          </w:rPr>
          <w:t xml:space="preserve"> off), highlighting the role of local disinhibition in generating WTA competition. For the sake of simplicity, we omitted other non-essential modifications and kept only the loop of local disinhibition. Because recurrent excitation is important for persistent activity and exists widely in cortical circuits, we retained it as well. The modified DNM model with local disinhibition and recurrent self-excitation is the primary model (LDDM) characterized in the current work.</w:t>
        </w:r>
      </w:ins>
      <w:moveToRangeEnd w:id="1428"/>
      <w:del w:id="1971" w:author="Bo Shen" w:date="2023-03-07T20:41:00Z">
        <w:r w:rsidRPr="00F6248E" w:rsidDel="00F6248E">
          <w:rPr>
            <w:color w:val="000000" w:themeColor="text1"/>
            <w:sz w:val="20"/>
            <w:szCs w:val="20"/>
            <w:rPrChange w:id="1972" w:author="Bo Shen" w:date="2023-03-07T20:43:00Z">
              <w:rPr>
                <w:sz w:val="20"/>
                <w:szCs w:val="20"/>
                <w:highlight w:val="yellow"/>
              </w:rPr>
            </w:rPrChange>
          </w:rPr>
          <w:delText>CUT AND PASTE METHODS TEXT HERE</w:delText>
        </w:r>
      </w:del>
      <w:r w:rsidRPr="00F6248E">
        <w:rPr>
          <w:color w:val="000000" w:themeColor="text1"/>
          <w:sz w:val="20"/>
          <w:szCs w:val="20"/>
          <w:rPrChange w:id="1973" w:author="Bo Shen" w:date="2023-03-07T20:43:00Z">
            <w:rPr>
              <w:sz w:val="20"/>
              <w:szCs w:val="20"/>
              <w:highlight w:val="yellow"/>
            </w:rPr>
          </w:rPrChange>
        </w:rPr>
        <w:t xml:space="preserve">”  </w:t>
      </w:r>
    </w:p>
    <w:p w14:paraId="5C04733A" w14:textId="77777777" w:rsidR="00EC6F31" w:rsidRDefault="00EC6F31">
      <w:pPr>
        <w:spacing w:before="240" w:after="240"/>
        <w:jc w:val="both"/>
        <w:rPr>
          <w:color w:val="0000FF"/>
          <w:sz w:val="20"/>
          <w:szCs w:val="20"/>
        </w:rPr>
        <w:pPrChange w:id="1974" w:author="Bo Shen" w:date="2023-03-07T11:51:00Z">
          <w:pPr>
            <w:spacing w:before="240" w:after="240"/>
          </w:pPr>
        </w:pPrChange>
      </w:pPr>
    </w:p>
    <w:p w14:paraId="31C56D69" w14:textId="77777777" w:rsidR="00EC6F31" w:rsidRDefault="001F7C64">
      <w:pPr>
        <w:spacing w:before="240" w:after="240"/>
        <w:jc w:val="both"/>
        <w:rPr>
          <w:b/>
          <w:sz w:val="20"/>
          <w:szCs w:val="20"/>
        </w:rPr>
        <w:pPrChange w:id="1975" w:author="Bo Shen" w:date="2023-03-07T11:51:00Z">
          <w:pPr>
            <w:spacing w:before="240" w:after="240"/>
          </w:pPr>
        </w:pPrChange>
      </w:pPr>
      <w:r>
        <w:rPr>
          <w:b/>
          <w:sz w:val="20"/>
          <w:szCs w:val="20"/>
        </w:rPr>
        <w:t xml:space="preserve">4) The most interesting analyses in the paper are where the authors fit </w:t>
      </w:r>
      <w:r>
        <w:rPr>
          <w:b/>
          <w:sz w:val="20"/>
          <w:szCs w:val="20"/>
        </w:rPr>
        <w:t>the circuit model to neurophysiological data. The authors then report the values of the fitted parameters and also perform the model comparisons by reporting AIC/likelihood ratios. However, if possible, it would be very informative to also visualize the op</w:t>
      </w:r>
      <w:r>
        <w:rPr>
          <w:b/>
          <w:sz w:val="20"/>
          <w:szCs w:val="20"/>
        </w:rPr>
        <w:t xml:space="preserve">timization surface of these fits to understand whether some of the free </w:t>
      </w:r>
      <w:proofErr w:type="gramStart"/>
      <w:r>
        <w:rPr>
          <w:b/>
          <w:sz w:val="20"/>
          <w:szCs w:val="20"/>
        </w:rPr>
        <w:t>parameters</w:t>
      </w:r>
      <w:proofErr w:type="gramEnd"/>
      <w:r>
        <w:rPr>
          <w:b/>
          <w:sz w:val="20"/>
          <w:szCs w:val="20"/>
        </w:rPr>
        <w:t xml:space="preserve"> trade-offs against one another, as I think that would affect the overall conclusions drawn in the paper, and also convince me about the robustness of the fitted parameters.</w:t>
      </w:r>
    </w:p>
    <w:p w14:paraId="7E0319DA" w14:textId="7E570338" w:rsidR="00EC6F31" w:rsidRDefault="001F7C64">
      <w:pPr>
        <w:spacing w:before="240" w:after="240"/>
        <w:jc w:val="both"/>
        <w:rPr>
          <w:sz w:val="20"/>
          <w:szCs w:val="20"/>
        </w:rPr>
        <w:pPrChange w:id="1976" w:author="Bo Shen" w:date="2023-03-07T11:51:00Z">
          <w:pPr>
            <w:spacing w:before="240" w:after="240"/>
          </w:pPr>
        </w:pPrChange>
      </w:pPr>
      <w:r>
        <w:rPr>
          <w:sz w:val="20"/>
          <w:szCs w:val="20"/>
        </w:rPr>
        <w:t>We agree with the Reviewer that examining likelihood surfaces is informative for understanding the relationship between parameters in fitting the dataset at hand (note that we fit the model to the behavioral data, with neurophysiological activity derived f</w:t>
      </w:r>
      <w:r>
        <w:rPr>
          <w:sz w:val="20"/>
          <w:szCs w:val="20"/>
        </w:rPr>
        <w:t xml:space="preserve">rom the behaviorally-fit model). In the revision, we now visualize the log-likelihood </w:t>
      </w:r>
      <w:r>
        <w:rPr>
          <w:sz w:val="20"/>
          <w:szCs w:val="20"/>
        </w:rPr>
        <w:lastRenderedPageBreak/>
        <w:t>in the spaces of different pairs of parameters as shown in new figure supplements (</w:t>
      </w:r>
      <w:r w:rsidRPr="00762137">
        <w:rPr>
          <w:b/>
          <w:bCs/>
          <w:sz w:val="20"/>
          <w:szCs w:val="20"/>
          <w:rPrChange w:id="1977" w:author="Bo Shen" w:date="2023-03-07T20:44:00Z">
            <w:rPr>
              <w:sz w:val="20"/>
              <w:szCs w:val="20"/>
            </w:rPr>
          </w:rPrChange>
        </w:rPr>
        <w:t>Fig. 6-figure supplement 1</w:t>
      </w:r>
      <w:r>
        <w:rPr>
          <w:sz w:val="20"/>
          <w:szCs w:val="20"/>
        </w:rPr>
        <w:t>). All of the spaces show smooth</w:t>
      </w:r>
      <w:del w:id="1978" w:author="Bo Shen" w:date="2023-03-07T20:44:00Z">
        <w:r w:rsidDel="00AA07CC">
          <w:rPr>
            <w:sz w:val="20"/>
            <w:szCs w:val="20"/>
          </w:rPr>
          <w:delText>ed</w:delText>
        </w:r>
      </w:del>
      <w:r>
        <w:rPr>
          <w:sz w:val="20"/>
          <w:szCs w:val="20"/>
        </w:rPr>
        <w:t xml:space="preserve"> and single maximum topogra</w:t>
      </w:r>
      <w:r>
        <w:rPr>
          <w:sz w:val="20"/>
          <w:szCs w:val="20"/>
        </w:rPr>
        <w:t xml:space="preserve">phy, which suggests the model fitting is robust and stable. All of the parameters show no extreme collinearity and identifiable maximum value. </w:t>
      </w:r>
      <m:oMath>
        <m:r>
          <w:ins w:id="1979" w:author="Bo Shen" w:date="2023-03-07T10:26:00Z">
            <w:rPr>
              <w:rFonts w:ascii="Cambria Math" w:hAnsi="Cambria Math"/>
              <w:sz w:val="20"/>
              <w:szCs w:val="20"/>
            </w:rPr>
            <m:t>α</m:t>
          </w:ins>
        </m:r>
      </m:oMath>
      <w:ins w:id="1980" w:author="Bo Shen" w:date="2023-03-07T10:26:00Z">
        <w:r w:rsidR="007F5B76" w:rsidDel="007F5B76">
          <w:rPr>
            <w:sz w:val="20"/>
            <w:szCs w:val="20"/>
          </w:rPr>
          <w:t xml:space="preserve"> </w:t>
        </w:r>
      </w:ins>
      <w:del w:id="1981" w:author="Bo Shen" w:date="2023-03-07T10:26:00Z">
        <w:r w:rsidDel="007F5B76">
          <w:rPr>
            <w:sz w:val="20"/>
            <w:szCs w:val="20"/>
          </w:rPr>
          <w:delText xml:space="preserve">Alpha </w:delText>
        </w:r>
      </w:del>
      <w:r>
        <w:rPr>
          <w:sz w:val="20"/>
          <w:szCs w:val="20"/>
        </w:rPr>
        <w:t xml:space="preserve">and </w:t>
      </w:r>
      <m:oMath>
        <m:r>
          <w:ins w:id="1982" w:author="Bo Shen" w:date="2023-03-07T10:32:00Z">
            <w:rPr>
              <w:rFonts w:ascii="Cambria Math" w:hAnsi="Cambria Math"/>
              <w:sz w:val="20"/>
              <w:szCs w:val="20"/>
            </w:rPr>
            <m:t>β</m:t>
          </w:ins>
        </m:r>
      </m:oMath>
      <w:ins w:id="1983" w:author="Bo Shen" w:date="2023-03-07T10:32:00Z">
        <w:r w:rsidR="00761945" w:rsidDel="00761945">
          <w:rPr>
            <w:sz w:val="20"/>
            <w:szCs w:val="20"/>
          </w:rPr>
          <w:t xml:space="preserve"> </w:t>
        </w:r>
      </w:ins>
      <w:del w:id="1984" w:author="Bo Shen" w:date="2023-03-07T10:32:00Z">
        <w:r w:rsidDel="00761945">
          <w:rPr>
            <w:sz w:val="20"/>
            <w:szCs w:val="20"/>
          </w:rPr>
          <w:delText xml:space="preserve">Beta </w:delText>
        </w:r>
      </w:del>
      <w:r>
        <w:rPr>
          <w:sz w:val="20"/>
          <w:szCs w:val="20"/>
        </w:rPr>
        <w:t xml:space="preserve">show mild </w:t>
      </w:r>
      <w:del w:id="1985" w:author="Bo Shen" w:date="2023-03-07T10:26:00Z">
        <w:r w:rsidDel="007F5B76">
          <w:rPr>
            <w:sz w:val="20"/>
            <w:szCs w:val="20"/>
          </w:rPr>
          <w:delText>colinearity</w:delText>
        </w:r>
      </w:del>
      <w:ins w:id="1986" w:author="Bo Shen" w:date="2023-03-07T10:26:00Z">
        <w:r w:rsidR="007F5B76">
          <w:rPr>
            <w:sz w:val="20"/>
            <w:szCs w:val="20"/>
          </w:rPr>
          <w:t>collinearity</w:t>
        </w:r>
      </w:ins>
      <w:r>
        <w:rPr>
          <w:sz w:val="20"/>
          <w:szCs w:val="20"/>
        </w:rPr>
        <w:t>, we included a discussion of this point in the response to</w:t>
      </w:r>
      <w:r>
        <w:rPr>
          <w:sz w:val="20"/>
          <w:szCs w:val="20"/>
        </w:rPr>
        <w:t xml:space="preserve"> Reviewer #2</w:t>
      </w:r>
      <w:ins w:id="1987" w:author="Bo Shen" w:date="2023-03-07T20:45:00Z">
        <w:r w:rsidR="00EA178D">
          <w:rPr>
            <w:sz w:val="20"/>
            <w:szCs w:val="20"/>
          </w:rPr>
          <w:t>,</w:t>
        </w:r>
        <w:r w:rsidR="00D81F0F">
          <w:rPr>
            <w:sz w:val="20"/>
            <w:szCs w:val="20"/>
          </w:rPr>
          <w:t xml:space="preserve"> </w:t>
        </w:r>
      </w:ins>
      <w:ins w:id="1988" w:author="Bo Shen" w:date="2023-03-07T20:46:00Z">
        <w:r w:rsidR="00D01C64">
          <w:rPr>
            <w:sz w:val="20"/>
            <w:szCs w:val="20"/>
          </w:rPr>
          <w:t>recommendation</w:t>
        </w:r>
      </w:ins>
      <w:ins w:id="1989" w:author="Bo Shen" w:date="2023-03-07T20:45:00Z">
        <w:r w:rsidR="00EA178D">
          <w:rPr>
            <w:sz w:val="20"/>
            <w:szCs w:val="20"/>
          </w:rPr>
          <w:t xml:space="preserve"> point</w:t>
        </w:r>
      </w:ins>
      <w:del w:id="1990" w:author="Bo Shen" w:date="2023-03-07T20:45:00Z">
        <w:r w:rsidDel="00EA178D">
          <w:rPr>
            <w:sz w:val="20"/>
            <w:szCs w:val="20"/>
          </w:rPr>
          <w:delText xml:space="preserve"> </w:delText>
        </w:r>
      </w:del>
      <w:ins w:id="1991" w:author="Bo Shen" w:date="2023-03-07T20:45:00Z">
        <w:r w:rsidR="00D81F0F">
          <w:rPr>
            <w:sz w:val="20"/>
            <w:szCs w:val="20"/>
          </w:rPr>
          <w:t xml:space="preserve"> 1</w:t>
        </w:r>
      </w:ins>
      <w:ins w:id="1992" w:author="Bo Shen" w:date="2023-03-07T20:46:00Z">
        <w:r w:rsidR="00A5735D">
          <w:rPr>
            <w:sz w:val="20"/>
            <w:szCs w:val="20"/>
          </w:rPr>
          <w:t xml:space="preserve"> and</w:t>
        </w:r>
      </w:ins>
      <w:ins w:id="1993" w:author="Bo Shen" w:date="2023-03-07T20:45:00Z">
        <w:r w:rsidR="00D81F0F">
          <w:rPr>
            <w:sz w:val="20"/>
            <w:szCs w:val="20"/>
          </w:rPr>
          <w:t xml:space="preserve"> </w:t>
        </w:r>
      </w:ins>
      <w:ins w:id="1994" w:author="Bo Shen" w:date="2023-03-07T20:46:00Z">
        <w:r w:rsidR="00A5735D">
          <w:rPr>
            <w:sz w:val="20"/>
            <w:szCs w:val="20"/>
          </w:rPr>
          <w:t xml:space="preserve">in </w:t>
        </w:r>
        <w:r w:rsidR="00D81F0F" w:rsidRPr="00D81F0F">
          <w:rPr>
            <w:b/>
            <w:bCs/>
            <w:sz w:val="20"/>
            <w:szCs w:val="20"/>
            <w:rPrChange w:id="1995" w:author="Bo Shen" w:date="2023-03-07T20:46:00Z">
              <w:rPr>
                <w:sz w:val="20"/>
                <w:szCs w:val="20"/>
              </w:rPr>
            </w:rPrChange>
          </w:rPr>
          <w:t>Fig. R1</w:t>
        </w:r>
      </w:ins>
      <w:del w:id="1996" w:author="Bo Shen" w:date="2023-03-07T20:45:00Z">
        <w:r w:rsidDel="00EA178D">
          <w:rPr>
            <w:sz w:val="20"/>
            <w:szCs w:val="20"/>
          </w:rPr>
          <w:delText>(please see XX)</w:delText>
        </w:r>
      </w:del>
      <w:r>
        <w:rPr>
          <w:sz w:val="20"/>
          <w:szCs w:val="20"/>
        </w:rPr>
        <w:t>. The best fitting parameters visualized in the grids precisely match the best-fitting parameters given the precision of the grids.</w:t>
      </w:r>
    </w:p>
    <w:p w14:paraId="5803AFB0" w14:textId="77777777" w:rsidR="00EC6F31" w:rsidRDefault="00EC6F31">
      <w:pPr>
        <w:spacing w:before="240" w:after="240"/>
        <w:jc w:val="both"/>
        <w:rPr>
          <w:sz w:val="20"/>
          <w:szCs w:val="20"/>
        </w:rPr>
        <w:pPrChange w:id="1997" w:author="Bo Shen" w:date="2023-03-07T11:51:00Z">
          <w:pPr>
            <w:spacing w:before="240" w:after="240"/>
          </w:pPr>
        </w:pPrChange>
      </w:pPr>
    </w:p>
    <w:p w14:paraId="2077D792" w14:textId="77777777" w:rsidR="00EC6F31" w:rsidRDefault="001F7C64">
      <w:pPr>
        <w:spacing w:before="240" w:after="240"/>
        <w:jc w:val="both"/>
        <w:rPr>
          <w:b/>
          <w:sz w:val="20"/>
          <w:szCs w:val="20"/>
        </w:rPr>
        <w:pPrChange w:id="1998" w:author="Bo Shen" w:date="2023-03-07T11:51:00Z">
          <w:pPr>
            <w:spacing w:before="240" w:after="240"/>
          </w:pPr>
        </w:pPrChange>
      </w:pPr>
      <w:r>
        <w:rPr>
          <w:b/>
          <w:sz w:val="20"/>
          <w:szCs w:val="20"/>
        </w:rPr>
        <w:t xml:space="preserve">5) A somewhat more open-ended question is about the </w:t>
      </w:r>
      <w:r>
        <w:rPr>
          <w:b/>
          <w:sz w:val="20"/>
          <w:szCs w:val="20"/>
        </w:rPr>
        <w:t xml:space="preserve">choice of the time constants for the 3 types of units in the model (R, G, and D), which appear to be fixed to a value of 100ms for all the results presented in the manuscript. Can the authors justify this choice? Considering that SST (which, I presume are </w:t>
      </w:r>
      <w:r>
        <w:rPr>
          <w:b/>
          <w:sz w:val="20"/>
          <w:szCs w:val="20"/>
        </w:rPr>
        <w:t>the gain control units G) and VIP neurons have fundamentally different conductance profiles and are known to show an entire range of spiking patterns (Tremblay et al, 2016), is it justifiable to assume that their time constants all have the same value?</w:t>
      </w:r>
    </w:p>
    <w:p w14:paraId="3095AD58" w14:textId="0053C945" w:rsidR="00EC6F31" w:rsidRDefault="001F7C64">
      <w:pPr>
        <w:spacing w:before="240" w:after="240"/>
        <w:jc w:val="both"/>
        <w:rPr>
          <w:sz w:val="20"/>
          <w:szCs w:val="20"/>
        </w:rPr>
        <w:pPrChange w:id="1999" w:author="Bo Shen" w:date="2023-03-07T11:51:00Z">
          <w:pPr>
            <w:spacing w:before="240" w:after="240"/>
          </w:pPr>
        </w:pPrChange>
      </w:pPr>
      <w:r>
        <w:rPr>
          <w:sz w:val="20"/>
          <w:szCs w:val="20"/>
        </w:rPr>
        <w:t>We agreed with the Reviewer that the time constants for different units could (or should) possibly be different, given the biological assumptions of different neuronal types. Thus</w:t>
      </w:r>
      <w:ins w:id="2000" w:author="Bo Shen" w:date="2023-03-07T20:46:00Z">
        <w:r w:rsidR="00D92B75">
          <w:rPr>
            <w:sz w:val="20"/>
            <w:szCs w:val="20"/>
          </w:rPr>
          <w:t>,</w:t>
        </w:r>
      </w:ins>
      <w:r>
        <w:rPr>
          <w:sz w:val="20"/>
          <w:szCs w:val="20"/>
        </w:rPr>
        <w:t xml:space="preserve"> we fitted the </w:t>
      </w:r>
      <m:oMath>
        <m:r>
          <w:del w:id="2001" w:author="Bo Shen" w:date="2023-03-07T20:47:00Z">
            <w:rPr>
              <w:rFonts w:ascii="Cambria Math" w:hAnsi="Cambria Math"/>
              <w:sz w:val="20"/>
              <w:szCs w:val="20"/>
            </w:rPr>
            <m:t>Tau</m:t>
          </w:del>
        </m:r>
        <m:r>
          <w:ins w:id="2002" w:author="Bo Shen" w:date="2023-03-07T20:47:00Z">
            <w:rPr>
              <w:rFonts w:ascii="Cambria Math" w:hAnsi="Cambria Math"/>
              <w:sz w:val="20"/>
              <w:szCs w:val="20"/>
            </w:rPr>
            <m:t>τ</m:t>
          </w:ins>
        </m:r>
      </m:oMath>
      <w:r>
        <w:rPr>
          <w:sz w:val="20"/>
          <w:szCs w:val="20"/>
        </w:rPr>
        <w:t xml:space="preserve"> of each unit as free parameters in the model fitting</w:t>
      </w:r>
      <w:ins w:id="2003" w:author="Bo Shen" w:date="2023-03-07T20:47:00Z">
        <w:r w:rsidR="00FA478A">
          <w:rPr>
            <w:sz w:val="20"/>
            <w:szCs w:val="20"/>
          </w:rPr>
          <w:t xml:space="preserve"> to </w:t>
        </w:r>
        <w:proofErr w:type="spellStart"/>
        <w:r w:rsidR="00FA478A">
          <w:rPr>
            <w:sz w:val="20"/>
            <w:szCs w:val="20"/>
          </w:rPr>
          <w:t>Roitman</w:t>
        </w:r>
        <w:proofErr w:type="spellEnd"/>
        <w:r w:rsidR="00FA478A">
          <w:rPr>
            <w:sz w:val="20"/>
            <w:szCs w:val="20"/>
          </w:rPr>
          <w:t xml:space="preserve"> &amp; </w:t>
        </w:r>
        <w:proofErr w:type="spellStart"/>
        <w:r w:rsidR="00FA478A">
          <w:rPr>
            <w:sz w:val="20"/>
            <w:szCs w:val="20"/>
          </w:rPr>
          <w:t>Shadlen’s</w:t>
        </w:r>
        <w:proofErr w:type="spellEnd"/>
        <w:r w:rsidR="00FA478A">
          <w:rPr>
            <w:sz w:val="20"/>
            <w:szCs w:val="20"/>
          </w:rPr>
          <w:t xml:space="preserve"> data</w:t>
        </w:r>
      </w:ins>
      <w:r>
        <w:rPr>
          <w:sz w:val="20"/>
          <w:szCs w:val="20"/>
        </w:rPr>
        <w:t xml:space="preserve">. We used fixed </w:t>
      </w:r>
      <m:oMath>
        <m:r>
          <w:del w:id="2004" w:author="Bo Shen" w:date="2023-03-07T20:47:00Z">
            <w:rPr>
              <w:rFonts w:ascii="Cambria Math" w:hAnsi="Cambria Math"/>
              <w:sz w:val="20"/>
              <w:szCs w:val="20"/>
            </w:rPr>
            <m:t>Tau</m:t>
          </w:del>
        </m:r>
        <m:r>
          <w:ins w:id="2005" w:author="Bo Shen" w:date="2023-03-07T20:47:00Z">
            <w:rPr>
              <w:rFonts w:ascii="Cambria Math" w:hAnsi="Cambria Math"/>
              <w:sz w:val="20"/>
              <w:szCs w:val="20"/>
            </w:rPr>
            <m:t>τ</m:t>
          </w:ins>
        </m:r>
      </m:oMath>
      <w:r>
        <w:rPr>
          <w:sz w:val="20"/>
          <w:szCs w:val="20"/>
        </w:rPr>
        <w:t xml:space="preserve"> (100 </w:t>
      </w:r>
      <w:proofErr w:type="spellStart"/>
      <w:r>
        <w:rPr>
          <w:sz w:val="20"/>
          <w:szCs w:val="20"/>
        </w:rPr>
        <w:t>ms</w:t>
      </w:r>
      <w:proofErr w:type="spellEnd"/>
      <w:r>
        <w:rPr>
          <w:sz w:val="20"/>
          <w:szCs w:val="20"/>
        </w:rPr>
        <w:t xml:space="preserve">) only for visualizing example dynamics when they are not quantitative results (e.g., the example dynamics shown in </w:t>
      </w:r>
      <w:r w:rsidRPr="00CB0F78">
        <w:rPr>
          <w:b/>
          <w:bCs/>
          <w:sz w:val="20"/>
          <w:szCs w:val="20"/>
          <w:rPrChange w:id="2006" w:author="Bo Shen" w:date="2023-03-07T20:47:00Z">
            <w:rPr>
              <w:sz w:val="20"/>
              <w:szCs w:val="20"/>
            </w:rPr>
          </w:rPrChange>
        </w:rPr>
        <w:t>Fig. 2</w:t>
      </w:r>
      <w:r>
        <w:rPr>
          <w:sz w:val="20"/>
          <w:szCs w:val="20"/>
        </w:rPr>
        <w:t xml:space="preserve">). In addition, in the equilibrium analyses, time constants do not affect </w:t>
      </w:r>
      <w:r>
        <w:rPr>
          <w:sz w:val="20"/>
          <w:szCs w:val="20"/>
        </w:rPr>
        <w:t xml:space="preserve">the equilibria of the circuit and thus the exact values we assumed on the </w:t>
      </w:r>
      <m:oMath>
        <m:r>
          <w:del w:id="2007" w:author="Bo Shen" w:date="2023-03-07T20:48:00Z">
            <w:rPr>
              <w:rFonts w:ascii="Cambria Math" w:hAnsi="Cambria Math"/>
              <w:sz w:val="20"/>
              <w:szCs w:val="20"/>
            </w:rPr>
            <m:t>Tau</m:t>
          </w:del>
        </m:r>
        <m:r>
          <w:ins w:id="2008" w:author="Bo Shen" w:date="2023-03-07T20:48:00Z">
            <w:rPr>
              <w:rFonts w:ascii="Cambria Math" w:hAnsi="Cambria Math"/>
              <w:sz w:val="20"/>
              <w:szCs w:val="20"/>
            </w:rPr>
            <m:t>τ</m:t>
          </w:ins>
        </m:r>
      </m:oMath>
      <w:r>
        <w:rPr>
          <w:sz w:val="20"/>
          <w:szCs w:val="20"/>
        </w:rPr>
        <w:t xml:space="preserve"> does not impact our conclusions. </w:t>
      </w:r>
      <w:del w:id="2009" w:author="Bo Shen" w:date="2023-03-07T20:48:00Z">
        <w:r w:rsidDel="00DC1FF4">
          <w:rPr>
            <w:sz w:val="20"/>
            <w:szCs w:val="20"/>
          </w:rPr>
          <w:delText xml:space="preserve"> </w:delText>
        </w:r>
      </w:del>
      <w:r>
        <w:rPr>
          <w:sz w:val="20"/>
          <w:szCs w:val="20"/>
        </w:rPr>
        <w:t xml:space="preserve">We have </w:t>
      </w:r>
      <w:del w:id="2010" w:author="Bo Shen" w:date="2023-03-07T20:50:00Z">
        <w:r w:rsidDel="00C34D30">
          <w:rPr>
            <w:sz w:val="20"/>
            <w:szCs w:val="20"/>
          </w:rPr>
          <w:delText xml:space="preserve">now </w:delText>
        </w:r>
      </w:del>
      <w:r>
        <w:rPr>
          <w:sz w:val="20"/>
          <w:szCs w:val="20"/>
        </w:rPr>
        <w:t xml:space="preserve">clarified this issue in our revised </w:t>
      </w:r>
      <w:r w:rsidRPr="004B585C">
        <w:rPr>
          <w:iCs/>
          <w:sz w:val="20"/>
          <w:szCs w:val="20"/>
          <w:rPrChange w:id="2011" w:author="Bo Shen" w:date="2023-03-07T20:48:00Z">
            <w:rPr>
              <w:i/>
              <w:sz w:val="20"/>
              <w:szCs w:val="20"/>
            </w:rPr>
          </w:rPrChange>
        </w:rPr>
        <w:t>Results</w:t>
      </w:r>
      <w:r>
        <w:rPr>
          <w:sz w:val="20"/>
          <w:szCs w:val="20"/>
        </w:rPr>
        <w:t xml:space="preserve"> (p. </w:t>
      </w:r>
      <w:del w:id="2012" w:author="Bo Shen" w:date="2023-03-07T20:52:00Z">
        <w:r w:rsidDel="00417BE5">
          <w:rPr>
            <w:sz w:val="20"/>
            <w:szCs w:val="20"/>
          </w:rPr>
          <w:delText>XX</w:delText>
        </w:r>
      </w:del>
      <w:ins w:id="2013" w:author="Bo Shen" w:date="2023-03-07T20:52:00Z">
        <w:r w:rsidR="00417BE5">
          <w:rPr>
            <w:sz w:val="20"/>
            <w:szCs w:val="20"/>
          </w:rPr>
          <w:t>18, lines 393-398</w:t>
        </w:r>
      </w:ins>
      <w:r>
        <w:rPr>
          <w:sz w:val="20"/>
          <w:szCs w:val="20"/>
        </w:rPr>
        <w:t>)</w:t>
      </w:r>
      <w:ins w:id="2014" w:author="Bo Shen" w:date="2023-03-07T20:50:00Z">
        <w:r w:rsidR="00C34D30">
          <w:rPr>
            <w:sz w:val="20"/>
            <w:szCs w:val="20"/>
          </w:rPr>
          <w:t xml:space="preserve"> and Methods (p. 42, lines 912-913)</w:t>
        </w:r>
      </w:ins>
      <w:r>
        <w:rPr>
          <w:sz w:val="20"/>
          <w:szCs w:val="20"/>
        </w:rPr>
        <w:t>.</w:t>
      </w:r>
    </w:p>
    <w:p w14:paraId="7927D05F" w14:textId="1DA12CFC" w:rsidR="00EC6F31" w:rsidRDefault="001F7C64" w:rsidP="00F12646">
      <w:pPr>
        <w:spacing w:before="240" w:after="240"/>
        <w:ind w:left="720" w:right="720"/>
        <w:jc w:val="both"/>
        <w:rPr>
          <w:ins w:id="2015" w:author="Bo Shen" w:date="2023-03-07T20:51:00Z"/>
          <w:sz w:val="20"/>
          <w:szCs w:val="20"/>
        </w:rPr>
      </w:pPr>
      <w:r>
        <w:rPr>
          <w:sz w:val="20"/>
          <w:szCs w:val="20"/>
        </w:rPr>
        <w:t xml:space="preserve">“The model is reduced to seven parameters: recurrent excitation weight </w:t>
      </w:r>
      <w:r>
        <w:rPr>
          <w:sz w:val="20"/>
          <w:szCs w:val="20"/>
        </w:rPr>
        <w:t>𝛼</w:t>
      </w:r>
      <w:r>
        <w:rPr>
          <w:sz w:val="20"/>
          <w:szCs w:val="20"/>
        </w:rPr>
        <w:t xml:space="preserve">, local disinhibition weight </w:t>
      </w:r>
      <w:r>
        <w:rPr>
          <w:sz w:val="20"/>
          <w:szCs w:val="20"/>
        </w:rPr>
        <w:t>𝛽</w:t>
      </w:r>
      <w:r>
        <w:rPr>
          <w:sz w:val="20"/>
          <w:szCs w:val="20"/>
        </w:rPr>
        <w:t xml:space="preserve">, noise parameter </w:t>
      </w:r>
      <w:r>
        <w:rPr>
          <w:sz w:val="20"/>
          <w:szCs w:val="20"/>
        </w:rPr>
        <w:t>𝜎</w:t>
      </w:r>
      <w:r>
        <w:rPr>
          <w:sz w:val="20"/>
          <w:szCs w:val="20"/>
        </w:rPr>
        <w:t xml:space="preserve">, input value scaling parameter </w:t>
      </w:r>
      <w:r>
        <w:rPr>
          <w:i/>
          <w:sz w:val="20"/>
          <w:szCs w:val="20"/>
        </w:rPr>
        <w:t>S</w:t>
      </w:r>
      <w:r>
        <w:rPr>
          <w:sz w:val="20"/>
          <w:szCs w:val="20"/>
        </w:rPr>
        <w:t xml:space="preserve">, and time constants </w:t>
      </w:r>
      <w:r>
        <w:rPr>
          <w:sz w:val="20"/>
          <w:szCs w:val="20"/>
        </w:rPr>
        <w:t>𝜏</w:t>
      </w:r>
      <w:proofErr w:type="gramStart"/>
      <w:r>
        <w:rPr>
          <w:sz w:val="20"/>
          <w:szCs w:val="20"/>
          <w:vertAlign w:val="subscript"/>
        </w:rPr>
        <w:t>R</w:t>
      </w:r>
      <w:r>
        <w:rPr>
          <w:sz w:val="20"/>
          <w:szCs w:val="20"/>
        </w:rPr>
        <w:t xml:space="preserve"> ,</w:t>
      </w:r>
      <w:proofErr w:type="gramEnd"/>
      <w:r>
        <w:rPr>
          <w:sz w:val="20"/>
          <w:szCs w:val="20"/>
        </w:rPr>
        <w:t xml:space="preserve"> </w:t>
      </w:r>
      <w:r>
        <w:rPr>
          <w:sz w:val="20"/>
          <w:szCs w:val="20"/>
        </w:rPr>
        <w:t>𝜏</w:t>
      </w:r>
      <w:r>
        <w:rPr>
          <w:sz w:val="20"/>
          <w:szCs w:val="20"/>
          <w:vertAlign w:val="subscript"/>
        </w:rPr>
        <w:t>G</w:t>
      </w:r>
      <w:r>
        <w:rPr>
          <w:sz w:val="20"/>
          <w:szCs w:val="20"/>
        </w:rPr>
        <w:t xml:space="preserve">, and </w:t>
      </w:r>
      <w:r>
        <w:rPr>
          <w:sz w:val="20"/>
          <w:szCs w:val="20"/>
        </w:rPr>
        <w:t>𝜏</w:t>
      </w:r>
      <w:r>
        <w:rPr>
          <w:sz w:val="20"/>
          <w:szCs w:val="20"/>
          <w:vertAlign w:val="subscript"/>
        </w:rPr>
        <w:t>D</w:t>
      </w:r>
      <w:r>
        <w:rPr>
          <w:sz w:val="20"/>
          <w:szCs w:val="20"/>
        </w:rPr>
        <w:t xml:space="preserve"> (see Methods for model</w:t>
      </w:r>
      <w:r>
        <w:rPr>
          <w:sz w:val="20"/>
          <w:szCs w:val="20"/>
        </w:rPr>
        <w:t xml:space="preserve">-fitting details). Predictions of the best fitting model are shown in </w:t>
      </w:r>
      <w:r>
        <w:rPr>
          <w:b/>
          <w:sz w:val="20"/>
          <w:szCs w:val="20"/>
        </w:rPr>
        <w:t>Fig. 6A</w:t>
      </w:r>
      <w:r>
        <w:rPr>
          <w:sz w:val="20"/>
          <w:szCs w:val="20"/>
        </w:rPr>
        <w:t xml:space="preserve"> (best fitting parameters: </w:t>
      </w:r>
      <w:r>
        <w:rPr>
          <w:sz w:val="20"/>
          <w:szCs w:val="20"/>
        </w:rPr>
        <w:t>𝛼</w:t>
      </w:r>
      <w:r>
        <w:rPr>
          <w:sz w:val="20"/>
          <w:szCs w:val="20"/>
        </w:rPr>
        <w:t xml:space="preserve"> = 0, </w:t>
      </w:r>
      <w:r>
        <w:rPr>
          <w:sz w:val="20"/>
          <w:szCs w:val="20"/>
        </w:rPr>
        <w:t>𝛽</w:t>
      </w:r>
      <w:r>
        <w:rPr>
          <w:sz w:val="20"/>
          <w:szCs w:val="20"/>
        </w:rPr>
        <w:t xml:space="preserve"> = 1.434, </w:t>
      </w:r>
      <w:r>
        <w:rPr>
          <w:sz w:val="20"/>
          <w:szCs w:val="20"/>
        </w:rPr>
        <w:t>𝜎</w:t>
      </w:r>
      <w:r>
        <w:rPr>
          <w:sz w:val="20"/>
          <w:szCs w:val="20"/>
        </w:rPr>
        <w:t xml:space="preserve"> = 25.36, </w:t>
      </w:r>
      <w:r>
        <w:rPr>
          <w:i/>
          <w:sz w:val="20"/>
          <w:szCs w:val="20"/>
        </w:rPr>
        <w:t>S</w:t>
      </w:r>
      <w:r>
        <w:rPr>
          <w:sz w:val="20"/>
          <w:szCs w:val="20"/>
        </w:rPr>
        <w:t xml:space="preserve"> = 3251, </w:t>
      </w:r>
      <w:r>
        <w:rPr>
          <w:sz w:val="20"/>
          <w:szCs w:val="20"/>
        </w:rPr>
        <w:t>𝜏</w:t>
      </w:r>
      <w:r>
        <w:rPr>
          <w:sz w:val="20"/>
          <w:szCs w:val="20"/>
          <w:vertAlign w:val="subscript"/>
        </w:rPr>
        <w:t>R</w:t>
      </w:r>
      <w:r>
        <w:rPr>
          <w:sz w:val="20"/>
          <w:szCs w:val="20"/>
        </w:rPr>
        <w:t xml:space="preserve"> = .1853, </w:t>
      </w:r>
      <w:r>
        <w:rPr>
          <w:sz w:val="20"/>
          <w:szCs w:val="20"/>
        </w:rPr>
        <w:t>𝜏</w:t>
      </w:r>
      <w:r>
        <w:rPr>
          <w:sz w:val="20"/>
          <w:szCs w:val="20"/>
          <w:vertAlign w:val="subscript"/>
        </w:rPr>
        <w:t>G</w:t>
      </w:r>
      <w:r>
        <w:rPr>
          <w:sz w:val="20"/>
          <w:szCs w:val="20"/>
        </w:rPr>
        <w:t xml:space="preserve"> = .2244, and </w:t>
      </w:r>
      <w:r>
        <w:rPr>
          <w:sz w:val="20"/>
          <w:szCs w:val="20"/>
        </w:rPr>
        <w:t>𝜏</w:t>
      </w:r>
      <w:r>
        <w:rPr>
          <w:sz w:val="20"/>
          <w:szCs w:val="20"/>
          <w:vertAlign w:val="subscript"/>
        </w:rPr>
        <w:t>D</w:t>
      </w:r>
      <w:r>
        <w:rPr>
          <w:sz w:val="20"/>
          <w:szCs w:val="20"/>
        </w:rPr>
        <w:t xml:space="preserve"> = .3231).”</w:t>
      </w:r>
    </w:p>
    <w:p w14:paraId="4B477977" w14:textId="66E586A8" w:rsidR="00C34D30" w:rsidRPr="00C34D30" w:rsidRDefault="00C34D30" w:rsidP="00F12646">
      <w:pPr>
        <w:spacing w:before="240" w:after="240"/>
        <w:ind w:left="720" w:right="720"/>
        <w:jc w:val="both"/>
        <w:rPr>
          <w:sz w:val="20"/>
          <w:szCs w:val="20"/>
        </w:rPr>
      </w:pPr>
      <w:ins w:id="2016" w:author="Bo Shen" w:date="2023-03-07T20:51:00Z">
        <w:r w:rsidRPr="00C34D30">
          <w:rPr>
            <w:sz w:val="20"/>
            <w:szCs w:val="20"/>
          </w:rPr>
          <w:t>“</w:t>
        </w:r>
      </w:ins>
      <m:oMath>
        <m:sSub>
          <m:sSubPr>
            <m:ctrlPr>
              <w:ins w:id="2017" w:author="Bo Shen" w:date="2023-02-13T14:59:00Z">
                <w:rPr>
                  <w:rFonts w:ascii="Cambria Math" w:hAnsi="Cambria Math"/>
                  <w:i/>
                  <w:color w:val="000000" w:themeColor="text1"/>
                  <w:sz w:val="20"/>
                  <w:szCs w:val="20"/>
                </w:rPr>
              </w:ins>
            </m:ctrlPr>
          </m:sSubPr>
          <m:e>
            <m:r>
              <w:ins w:id="2018" w:author="Bo Shen" w:date="2023-02-13T14:59:00Z">
                <w:rPr>
                  <w:rFonts w:ascii="Cambria Math" w:hAnsi="Cambria Math"/>
                  <w:color w:val="000000" w:themeColor="text1"/>
                  <w:sz w:val="20"/>
                  <w:szCs w:val="20"/>
                  <w:rPrChange w:id="2019" w:author="Bo Shen" w:date="2023-03-07T20:51:00Z">
                    <w:rPr>
                      <w:rFonts w:ascii="Cambria Math" w:hAnsi="Cambria Math" w:cs="Times New Roman"/>
                      <w:color w:val="000000" w:themeColor="text1"/>
                    </w:rPr>
                  </w:rPrChange>
                </w:rPr>
                <m:t>τ</m:t>
              </w:ins>
            </m:r>
          </m:e>
          <m:sub>
            <m:r>
              <w:ins w:id="2020" w:author="Bo Shen" w:date="2023-02-13T14:59:00Z">
                <w:rPr>
                  <w:rFonts w:ascii="Cambria Math" w:hAnsi="Cambria Math"/>
                  <w:color w:val="000000" w:themeColor="text1"/>
                  <w:sz w:val="20"/>
                  <w:szCs w:val="20"/>
                  <w:rPrChange w:id="2021" w:author="Bo Shen" w:date="2023-03-07T20:51:00Z">
                    <w:rPr>
                      <w:rFonts w:ascii="Cambria Math" w:hAnsi="Cambria Math" w:cs="Times New Roman"/>
                      <w:color w:val="000000" w:themeColor="text1"/>
                    </w:rPr>
                  </w:rPrChange>
                </w:rPr>
                <m:t>R</m:t>
              </w:ins>
            </m:r>
          </m:sub>
        </m:sSub>
      </m:oMath>
      <w:ins w:id="2022" w:author="Bo Shen" w:date="2023-02-13T14:59:00Z">
        <w:r w:rsidRPr="00C34D30">
          <w:rPr>
            <w:color w:val="000000" w:themeColor="text1"/>
            <w:sz w:val="20"/>
            <w:szCs w:val="20"/>
            <w:rPrChange w:id="2023" w:author="Bo Shen" w:date="2023-03-07T20:51:00Z">
              <w:rPr>
                <w:rFonts w:ascii="Times New Roman" w:hAnsi="Times New Roman" w:cs="Times New Roman"/>
                <w:color w:val="000000" w:themeColor="text1"/>
              </w:rPr>
            </w:rPrChange>
          </w:rPr>
          <w:t xml:space="preserve">, </w:t>
        </w:r>
      </w:ins>
      <m:oMath>
        <m:sSub>
          <m:sSubPr>
            <m:ctrlPr>
              <w:ins w:id="2024" w:author="Bo Shen" w:date="2023-02-13T14:59:00Z">
                <w:rPr>
                  <w:rFonts w:ascii="Cambria Math" w:hAnsi="Cambria Math"/>
                  <w:i/>
                  <w:color w:val="000000" w:themeColor="text1"/>
                  <w:sz w:val="20"/>
                  <w:szCs w:val="20"/>
                </w:rPr>
              </w:ins>
            </m:ctrlPr>
          </m:sSubPr>
          <m:e>
            <m:r>
              <w:ins w:id="2025" w:author="Bo Shen" w:date="2023-02-13T14:59:00Z">
                <w:rPr>
                  <w:rFonts w:ascii="Cambria Math" w:hAnsi="Cambria Math"/>
                  <w:color w:val="000000" w:themeColor="text1"/>
                  <w:sz w:val="20"/>
                  <w:szCs w:val="20"/>
                  <w:rPrChange w:id="2026" w:author="Bo Shen" w:date="2023-03-07T20:51:00Z">
                    <w:rPr>
                      <w:rFonts w:ascii="Cambria Math" w:hAnsi="Cambria Math" w:cs="Times New Roman"/>
                      <w:color w:val="000000" w:themeColor="text1"/>
                    </w:rPr>
                  </w:rPrChange>
                </w:rPr>
                <m:t>τ</m:t>
              </w:ins>
            </m:r>
          </m:e>
          <m:sub>
            <m:r>
              <w:ins w:id="2027" w:author="Bo Shen" w:date="2023-02-13T14:59:00Z">
                <w:rPr>
                  <w:rFonts w:ascii="Cambria Math" w:hAnsi="Cambria Math"/>
                  <w:color w:val="000000" w:themeColor="text1"/>
                  <w:sz w:val="20"/>
                  <w:szCs w:val="20"/>
                  <w:rPrChange w:id="2028" w:author="Bo Shen" w:date="2023-03-07T20:51:00Z">
                    <w:rPr>
                      <w:rFonts w:ascii="Cambria Math" w:hAnsi="Cambria Math" w:cs="Times New Roman"/>
                      <w:color w:val="000000" w:themeColor="text1"/>
                    </w:rPr>
                  </w:rPrChange>
                </w:rPr>
                <m:t>G</m:t>
              </w:ins>
            </m:r>
          </m:sub>
        </m:sSub>
      </m:oMath>
      <w:ins w:id="2029" w:author="Bo Shen" w:date="2023-02-13T14:59:00Z">
        <w:r w:rsidRPr="00C34D30">
          <w:rPr>
            <w:color w:val="000000" w:themeColor="text1"/>
            <w:sz w:val="20"/>
            <w:szCs w:val="20"/>
            <w:rPrChange w:id="2030" w:author="Bo Shen" w:date="2023-03-07T20:51:00Z">
              <w:rPr>
                <w:rFonts w:ascii="Times New Roman" w:hAnsi="Times New Roman" w:cs="Times New Roman"/>
                <w:color w:val="000000" w:themeColor="text1"/>
              </w:rPr>
            </w:rPrChange>
          </w:rPr>
          <w:t xml:space="preserve">, and </w:t>
        </w:r>
      </w:ins>
      <m:oMath>
        <m:sSub>
          <m:sSubPr>
            <m:ctrlPr>
              <w:ins w:id="2031" w:author="Bo Shen" w:date="2023-02-13T14:59:00Z">
                <w:rPr>
                  <w:rFonts w:ascii="Cambria Math" w:hAnsi="Cambria Math"/>
                  <w:i/>
                  <w:color w:val="000000" w:themeColor="text1"/>
                  <w:sz w:val="20"/>
                  <w:szCs w:val="20"/>
                </w:rPr>
              </w:ins>
            </m:ctrlPr>
          </m:sSubPr>
          <m:e>
            <m:r>
              <w:ins w:id="2032" w:author="Bo Shen" w:date="2023-02-13T14:59:00Z">
                <w:rPr>
                  <w:rFonts w:ascii="Cambria Math" w:hAnsi="Cambria Math"/>
                  <w:color w:val="000000" w:themeColor="text1"/>
                  <w:sz w:val="20"/>
                  <w:szCs w:val="20"/>
                  <w:rPrChange w:id="2033" w:author="Bo Shen" w:date="2023-03-07T20:51:00Z">
                    <w:rPr>
                      <w:rFonts w:ascii="Cambria Math" w:hAnsi="Cambria Math" w:cs="Times New Roman"/>
                      <w:color w:val="000000" w:themeColor="text1"/>
                    </w:rPr>
                  </w:rPrChange>
                </w:rPr>
                <m:t>τ</m:t>
              </w:ins>
            </m:r>
          </m:e>
          <m:sub>
            <m:r>
              <w:ins w:id="2034" w:author="Bo Shen" w:date="2023-02-13T14:59:00Z">
                <w:rPr>
                  <w:rFonts w:ascii="Cambria Math" w:hAnsi="Cambria Math"/>
                  <w:color w:val="000000" w:themeColor="text1"/>
                  <w:sz w:val="20"/>
                  <w:szCs w:val="20"/>
                  <w:rPrChange w:id="2035" w:author="Bo Shen" w:date="2023-03-07T20:51:00Z">
                    <w:rPr>
                      <w:rFonts w:ascii="Cambria Math" w:hAnsi="Cambria Math" w:cs="Times New Roman"/>
                      <w:color w:val="000000" w:themeColor="text1"/>
                    </w:rPr>
                  </w:rPrChange>
                </w:rPr>
                <m:t>D</m:t>
              </w:ins>
            </m:r>
          </m:sub>
        </m:sSub>
      </m:oMath>
      <w:ins w:id="2036" w:author="Bo Shen" w:date="2023-02-13T14:59:00Z">
        <w:r w:rsidRPr="00C34D30">
          <w:rPr>
            <w:color w:val="000000" w:themeColor="text1"/>
            <w:sz w:val="20"/>
            <w:szCs w:val="20"/>
            <w:rPrChange w:id="2037" w:author="Bo Shen" w:date="2023-03-07T20:51:00Z">
              <w:rPr>
                <w:rFonts w:ascii="Times New Roman" w:hAnsi="Times New Roman" w:cs="Times New Roman"/>
                <w:color w:val="000000" w:themeColor="text1"/>
              </w:rPr>
            </w:rPrChange>
          </w:rPr>
          <w:t xml:space="preserve"> were set as the same value of 100 ms only for non-quantitative visualization purp</w:t>
        </w:r>
      </w:ins>
      <w:ins w:id="2038" w:author="Bo Shen" w:date="2023-03-07T20:51:00Z">
        <w:r w:rsidRPr="00C34D30">
          <w:rPr>
            <w:color w:val="000000" w:themeColor="text1"/>
            <w:sz w:val="20"/>
            <w:szCs w:val="20"/>
            <w:rPrChange w:id="2039" w:author="Bo Shen" w:date="2023-03-07T20:51:00Z">
              <w:rPr>
                <w:rFonts w:ascii="Times New Roman" w:hAnsi="Times New Roman" w:cs="Times New Roman"/>
                <w:color w:val="000000" w:themeColor="text1"/>
              </w:rPr>
            </w:rPrChange>
          </w:rPr>
          <w:t>o</w:t>
        </w:r>
      </w:ins>
      <w:ins w:id="2040" w:author="Bo Shen" w:date="2023-02-13T14:59:00Z">
        <w:del w:id="2041" w:author="Bo Shen" w:date="2023-02-27T23:05:00Z">
          <w:r w:rsidRPr="00C34D30" w:rsidDel="007356FF">
            <w:rPr>
              <w:color w:val="000000" w:themeColor="text1"/>
              <w:sz w:val="20"/>
              <w:szCs w:val="20"/>
              <w:rPrChange w:id="2042" w:author="Bo Shen" w:date="2023-03-07T20:51:00Z">
                <w:rPr>
                  <w:rFonts w:ascii="Times New Roman" w:hAnsi="Times New Roman" w:cs="Times New Roman"/>
                  <w:color w:val="000000" w:themeColor="text1"/>
                </w:rPr>
              </w:rPrChange>
            </w:rPr>
            <w:delText>ure</w:delText>
          </w:r>
        </w:del>
        <w:r w:rsidRPr="00C34D30">
          <w:rPr>
            <w:color w:val="000000" w:themeColor="text1"/>
            <w:sz w:val="20"/>
            <w:szCs w:val="20"/>
            <w:rPrChange w:id="2043" w:author="Bo Shen" w:date="2023-03-07T20:51:00Z">
              <w:rPr>
                <w:rFonts w:ascii="Times New Roman" w:hAnsi="Times New Roman" w:cs="Times New Roman"/>
                <w:color w:val="000000" w:themeColor="text1"/>
              </w:rPr>
            </w:rPrChange>
          </w:rPr>
          <w:t>s</w:t>
        </w:r>
      </w:ins>
      <w:ins w:id="2044" w:author="Bo Shen" w:date="2023-03-07T20:51:00Z">
        <w:r w:rsidRPr="00C34D30">
          <w:rPr>
            <w:color w:val="000000" w:themeColor="text1"/>
            <w:sz w:val="20"/>
            <w:szCs w:val="20"/>
            <w:rPrChange w:id="2045" w:author="Bo Shen" w:date="2023-03-07T20:51:00Z">
              <w:rPr>
                <w:rFonts w:ascii="Times New Roman" w:hAnsi="Times New Roman" w:cs="Times New Roman"/>
                <w:color w:val="000000" w:themeColor="text1"/>
              </w:rPr>
            </w:rPrChange>
          </w:rPr>
          <w:t>es</w:t>
        </w:r>
      </w:ins>
      <w:ins w:id="2046" w:author="Bo Shen" w:date="2023-02-13T14:59:00Z">
        <w:r w:rsidRPr="00C34D30">
          <w:rPr>
            <w:color w:val="000000" w:themeColor="text1"/>
            <w:sz w:val="20"/>
            <w:szCs w:val="20"/>
            <w:rPrChange w:id="2047" w:author="Bo Shen" w:date="2023-03-07T20:51:00Z">
              <w:rPr>
                <w:rFonts w:ascii="Times New Roman" w:hAnsi="Times New Roman" w:cs="Times New Roman"/>
                <w:color w:val="000000" w:themeColor="text1"/>
              </w:rPr>
            </w:rPrChange>
          </w:rPr>
          <w:t xml:space="preserve"> and fitted independently as free parameters in the model fittings</w:t>
        </w:r>
      </w:ins>
      <w:ins w:id="2048" w:author="Bo Shen" w:date="2023-03-07T20:51:00Z">
        <w:r w:rsidRPr="00C34D30">
          <w:rPr>
            <w:color w:val="000000" w:themeColor="text1"/>
            <w:sz w:val="20"/>
            <w:szCs w:val="20"/>
            <w:rPrChange w:id="2049" w:author="Bo Shen" w:date="2023-03-07T20:51:00Z">
              <w:rPr>
                <w:rFonts w:ascii="Times New Roman" w:hAnsi="Times New Roman" w:cs="Times New Roman"/>
                <w:color w:val="000000" w:themeColor="text1"/>
              </w:rPr>
            </w:rPrChange>
          </w:rPr>
          <w:t>”</w:t>
        </w:r>
      </w:ins>
    </w:p>
    <w:p w14:paraId="0771D0B0" w14:textId="77777777" w:rsidR="00EC6F31" w:rsidRDefault="00EC6F31">
      <w:pPr>
        <w:spacing w:before="240" w:after="240"/>
        <w:jc w:val="both"/>
        <w:rPr>
          <w:color w:val="0000FF"/>
          <w:sz w:val="20"/>
          <w:szCs w:val="20"/>
        </w:rPr>
        <w:pPrChange w:id="2050" w:author="Bo Shen" w:date="2023-03-07T11:51:00Z">
          <w:pPr>
            <w:spacing w:before="240" w:after="240"/>
          </w:pPr>
        </w:pPrChange>
      </w:pPr>
    </w:p>
    <w:p w14:paraId="345FB34D" w14:textId="77777777" w:rsidR="00EC6F31" w:rsidRDefault="001F7C64">
      <w:pPr>
        <w:spacing w:before="240" w:after="240"/>
        <w:jc w:val="both"/>
        <w:rPr>
          <w:b/>
          <w:sz w:val="20"/>
          <w:szCs w:val="20"/>
        </w:rPr>
        <w:pPrChange w:id="2051" w:author="Bo Shen" w:date="2023-03-07T11:51:00Z">
          <w:pPr>
            <w:spacing w:before="240" w:after="240"/>
          </w:pPr>
        </w:pPrChange>
      </w:pPr>
      <w:r>
        <w:rPr>
          <w:b/>
          <w:sz w:val="20"/>
          <w:szCs w:val="20"/>
        </w:rPr>
        <w:t>6) In general, the presentation of the figures can be improved:</w:t>
      </w:r>
    </w:p>
    <w:p w14:paraId="566E4FC3" w14:textId="77777777" w:rsidR="00EC6F31" w:rsidRDefault="001F7C64">
      <w:pPr>
        <w:spacing w:before="240" w:after="240"/>
        <w:jc w:val="both"/>
        <w:rPr>
          <w:b/>
          <w:sz w:val="20"/>
          <w:szCs w:val="20"/>
        </w:rPr>
        <w:pPrChange w:id="2052" w:author="Bo Shen" w:date="2023-03-07T11:51:00Z">
          <w:pPr>
            <w:spacing w:before="240" w:after="240"/>
          </w:pPr>
        </w:pPrChange>
      </w:pPr>
      <w:r>
        <w:rPr>
          <w:b/>
          <w:sz w:val="20"/>
          <w:szCs w:val="20"/>
        </w:rPr>
        <w:t>a) In Figure 2-figure supplement 1</w:t>
      </w:r>
      <w:r>
        <w:rPr>
          <w:b/>
          <w:sz w:val="20"/>
          <w:szCs w:val="20"/>
        </w:rPr>
        <w:t xml:space="preserve">, I should be replaced by D. Also, the parameter gamma seems to be missing from the rows in subpanel B of this figure. </w:t>
      </w:r>
    </w:p>
    <w:p w14:paraId="60F6CDEB" w14:textId="77777777" w:rsidR="00EC6F31" w:rsidRDefault="001F7C64">
      <w:pPr>
        <w:spacing w:before="240" w:after="240"/>
        <w:jc w:val="both"/>
        <w:rPr>
          <w:b/>
          <w:sz w:val="20"/>
          <w:szCs w:val="20"/>
        </w:rPr>
        <w:pPrChange w:id="2053" w:author="Bo Shen" w:date="2023-03-07T11:51:00Z">
          <w:pPr>
            <w:spacing w:before="240" w:after="240"/>
          </w:pPr>
        </w:pPrChange>
      </w:pPr>
      <w:r>
        <w:rPr>
          <w:sz w:val="20"/>
          <w:szCs w:val="20"/>
        </w:rPr>
        <w:t xml:space="preserve">At the Reviewer’s suggestion, we have improved these illustrations and replaced the missing information. Please see the revised </w:t>
      </w:r>
      <w:r>
        <w:rPr>
          <w:b/>
          <w:sz w:val="20"/>
          <w:szCs w:val="20"/>
        </w:rPr>
        <w:t>Figure 2</w:t>
      </w:r>
      <w:r>
        <w:rPr>
          <w:b/>
          <w:sz w:val="20"/>
          <w:szCs w:val="20"/>
        </w:rPr>
        <w:t>-figure supplement 1</w:t>
      </w:r>
      <w:r>
        <w:rPr>
          <w:sz w:val="20"/>
          <w:szCs w:val="20"/>
        </w:rPr>
        <w:t>. Thanks for pointing this out.</w:t>
      </w:r>
      <w:r>
        <w:rPr>
          <w:b/>
          <w:sz w:val="20"/>
          <w:szCs w:val="20"/>
        </w:rPr>
        <w:tab/>
      </w:r>
      <w:r>
        <w:rPr>
          <w:b/>
          <w:sz w:val="20"/>
          <w:szCs w:val="20"/>
        </w:rPr>
        <w:tab/>
      </w:r>
      <w:r>
        <w:rPr>
          <w:b/>
          <w:sz w:val="20"/>
          <w:szCs w:val="20"/>
        </w:rPr>
        <w:tab/>
      </w:r>
      <w:r>
        <w:rPr>
          <w:b/>
          <w:sz w:val="20"/>
          <w:szCs w:val="20"/>
        </w:rPr>
        <w:tab/>
      </w:r>
    </w:p>
    <w:p w14:paraId="7746A7A7" w14:textId="77777777" w:rsidR="00EC6F31" w:rsidRDefault="001F7C64">
      <w:pPr>
        <w:spacing w:before="240" w:after="240"/>
        <w:jc w:val="both"/>
        <w:rPr>
          <w:b/>
          <w:sz w:val="20"/>
          <w:szCs w:val="20"/>
        </w:rPr>
        <w:pPrChange w:id="2054" w:author="Bo Shen" w:date="2023-03-07T11:51:00Z">
          <w:pPr>
            <w:spacing w:before="240" w:after="240"/>
          </w:pPr>
        </w:pPrChange>
      </w:pPr>
      <w:r>
        <w:rPr>
          <w:b/>
          <w:sz w:val="20"/>
          <w:szCs w:val="20"/>
        </w:rPr>
        <w:t>b) In Fig 5, it's hard to follow which subpanels are the 'main' subpanels and which ones are the insets.</w:t>
      </w:r>
    </w:p>
    <w:p w14:paraId="6C9AB876" w14:textId="245A7F81" w:rsidR="00EC6F31" w:rsidRDefault="001F7C64">
      <w:pPr>
        <w:spacing w:before="240" w:after="240"/>
        <w:jc w:val="both"/>
        <w:rPr>
          <w:sz w:val="20"/>
          <w:szCs w:val="20"/>
        </w:rPr>
        <w:pPrChange w:id="2055" w:author="Bo Shen" w:date="2023-03-07T11:51:00Z">
          <w:pPr>
            <w:spacing w:before="240" w:after="240"/>
          </w:pPr>
        </w:pPrChange>
      </w:pPr>
      <w:r>
        <w:rPr>
          <w:sz w:val="20"/>
          <w:szCs w:val="20"/>
        </w:rPr>
        <w:t xml:space="preserve">We have revised </w:t>
      </w:r>
      <w:r w:rsidRPr="00DC1A0F">
        <w:rPr>
          <w:b/>
          <w:bCs/>
          <w:sz w:val="20"/>
          <w:szCs w:val="20"/>
          <w:rPrChange w:id="2056" w:author="Bo Shen" w:date="2023-03-07T20:53:00Z">
            <w:rPr>
              <w:sz w:val="20"/>
              <w:szCs w:val="20"/>
            </w:rPr>
          </w:rPrChange>
        </w:rPr>
        <w:t>Fig</w:t>
      </w:r>
      <w:ins w:id="2057" w:author="Bo Shen" w:date="2023-03-07T20:53:00Z">
        <w:r w:rsidR="00DC1A0F" w:rsidRPr="00DC1A0F">
          <w:rPr>
            <w:b/>
            <w:bCs/>
            <w:sz w:val="20"/>
            <w:szCs w:val="20"/>
            <w:rPrChange w:id="2058" w:author="Bo Shen" w:date="2023-03-07T20:53:00Z">
              <w:rPr>
                <w:sz w:val="20"/>
                <w:szCs w:val="20"/>
              </w:rPr>
            </w:rPrChange>
          </w:rPr>
          <w:t>.</w:t>
        </w:r>
      </w:ins>
      <w:r w:rsidRPr="00DC1A0F">
        <w:rPr>
          <w:b/>
          <w:bCs/>
          <w:sz w:val="20"/>
          <w:szCs w:val="20"/>
          <w:rPrChange w:id="2059" w:author="Bo Shen" w:date="2023-03-07T20:53:00Z">
            <w:rPr>
              <w:sz w:val="20"/>
              <w:szCs w:val="20"/>
            </w:rPr>
          </w:rPrChange>
        </w:rPr>
        <w:t xml:space="preserve"> 5</w:t>
      </w:r>
      <w:r>
        <w:rPr>
          <w:sz w:val="20"/>
          <w:szCs w:val="20"/>
        </w:rPr>
        <w:t xml:space="preserve"> on the sake of clarity, removing the inset subpanels since these are kno</w:t>
      </w:r>
      <w:r>
        <w:rPr>
          <w:sz w:val="20"/>
          <w:szCs w:val="20"/>
        </w:rPr>
        <w:t xml:space="preserve">wn results/properties from the RNM and have been reported in </w:t>
      </w:r>
      <w:del w:id="2060" w:author="Bo Shen" w:date="2023-03-07T20:53:00Z">
        <w:r w:rsidDel="00DB5B66">
          <w:rPr>
            <w:sz w:val="20"/>
            <w:szCs w:val="20"/>
          </w:rPr>
          <w:delText xml:space="preserve">other </w:delText>
        </w:r>
      </w:del>
      <w:ins w:id="2061" w:author="Bo Shen" w:date="2023-03-07T20:53:00Z">
        <w:r w:rsidR="00DB5B66">
          <w:rPr>
            <w:sz w:val="20"/>
            <w:szCs w:val="20"/>
          </w:rPr>
          <w:t xml:space="preserve">the </w:t>
        </w:r>
      </w:ins>
      <w:r>
        <w:rPr>
          <w:sz w:val="20"/>
          <w:szCs w:val="20"/>
        </w:rPr>
        <w:t>cited literature.</w:t>
      </w:r>
    </w:p>
    <w:p w14:paraId="06A37E62" w14:textId="77777777" w:rsidR="00EC6F31" w:rsidRDefault="001F7C64">
      <w:pPr>
        <w:spacing w:before="240" w:after="240"/>
        <w:jc w:val="both"/>
        <w:rPr>
          <w:b/>
          <w:sz w:val="20"/>
          <w:szCs w:val="20"/>
        </w:rPr>
        <w:pPrChange w:id="2062" w:author="Bo Shen" w:date="2023-03-07T11:51:00Z">
          <w:pPr>
            <w:spacing w:before="240" w:after="240"/>
          </w:pPr>
        </w:pPrChange>
      </w:pPr>
      <w:r>
        <w:rPr>
          <w:b/>
          <w:sz w:val="20"/>
          <w:szCs w:val="20"/>
        </w:rPr>
        <w:t xml:space="preserve">c) The legend of Fig 4B (right column) seems to have an extra set of dots (ones that indicate the legend of </w:t>
      </w:r>
      <w:proofErr w:type="spellStart"/>
      <w:r>
        <w:rPr>
          <w:b/>
          <w:sz w:val="20"/>
          <w:szCs w:val="20"/>
        </w:rPr>
        <w:t>V_in</w:t>
      </w:r>
      <w:proofErr w:type="spellEnd"/>
      <w:r>
        <w:rPr>
          <w:b/>
          <w:sz w:val="20"/>
          <w:szCs w:val="20"/>
        </w:rPr>
        <w:t xml:space="preserve">) </w:t>
      </w:r>
    </w:p>
    <w:p w14:paraId="49341E4A" w14:textId="77777777" w:rsidR="00EC6F31" w:rsidRDefault="001F7C64">
      <w:pPr>
        <w:spacing w:before="240" w:after="240"/>
        <w:jc w:val="both"/>
        <w:rPr>
          <w:sz w:val="20"/>
          <w:szCs w:val="20"/>
        </w:rPr>
        <w:pPrChange w:id="2063" w:author="Bo Shen" w:date="2023-03-07T11:51:00Z">
          <w:pPr>
            <w:spacing w:before="240" w:after="240"/>
          </w:pPr>
        </w:pPrChange>
      </w:pPr>
      <w:r>
        <w:rPr>
          <w:sz w:val="20"/>
          <w:szCs w:val="20"/>
        </w:rPr>
        <w:t>We have corrected the mistake in the illustration, thank you.</w:t>
      </w:r>
    </w:p>
    <w:p w14:paraId="6F7AC88F" w14:textId="77777777" w:rsidR="00EC6F31" w:rsidRDefault="001F7C64">
      <w:pPr>
        <w:spacing w:before="240" w:after="240"/>
        <w:jc w:val="both"/>
        <w:rPr>
          <w:b/>
          <w:sz w:val="20"/>
          <w:szCs w:val="20"/>
        </w:rPr>
        <w:pPrChange w:id="2064" w:author="Bo Shen" w:date="2023-03-07T11:51:00Z">
          <w:pPr>
            <w:spacing w:before="240" w:after="240"/>
          </w:pPr>
        </w:pPrChange>
      </w:pPr>
      <w:r>
        <w:rPr>
          <w:b/>
          <w:sz w:val="20"/>
          <w:szCs w:val="20"/>
        </w:rPr>
        <w:tab/>
      </w:r>
      <w:r>
        <w:rPr>
          <w:b/>
          <w:sz w:val="20"/>
          <w:szCs w:val="20"/>
        </w:rPr>
        <w:tab/>
      </w:r>
      <w:r>
        <w:rPr>
          <w:b/>
          <w:sz w:val="20"/>
          <w:szCs w:val="20"/>
        </w:rPr>
        <w:tab/>
      </w:r>
      <w:r>
        <w:rPr>
          <w:b/>
          <w:sz w:val="20"/>
          <w:szCs w:val="20"/>
        </w:rPr>
        <w:tab/>
      </w:r>
      <w:r>
        <w:rPr>
          <w:b/>
          <w:sz w:val="20"/>
          <w:szCs w:val="20"/>
        </w:rPr>
        <w:tab/>
      </w:r>
    </w:p>
    <w:p w14:paraId="546D0152" w14:textId="77777777" w:rsidR="00EC6F31" w:rsidRDefault="001F7C64">
      <w:pPr>
        <w:spacing w:before="240" w:after="240"/>
        <w:jc w:val="both"/>
        <w:rPr>
          <w:b/>
          <w:sz w:val="20"/>
          <w:szCs w:val="20"/>
        </w:rPr>
        <w:pPrChange w:id="2065" w:author="Bo Shen" w:date="2023-03-07T11:51:00Z">
          <w:pPr>
            <w:spacing w:before="240" w:after="240"/>
          </w:pPr>
        </w:pPrChange>
      </w:pPr>
      <w:r>
        <w:rPr>
          <w:b/>
          <w:sz w:val="20"/>
          <w:szCs w:val="20"/>
        </w:rPr>
        <w:lastRenderedPageBreak/>
        <w:tab/>
      </w:r>
      <w:r>
        <w:rPr>
          <w:b/>
          <w:sz w:val="20"/>
          <w:szCs w:val="20"/>
        </w:rPr>
        <w:tab/>
      </w:r>
      <w:r>
        <w:rPr>
          <w:b/>
          <w:sz w:val="20"/>
          <w:szCs w:val="20"/>
        </w:rPr>
        <w:tab/>
      </w:r>
      <w:r>
        <w:rPr>
          <w:b/>
          <w:sz w:val="20"/>
          <w:szCs w:val="20"/>
        </w:rPr>
        <w:tab/>
      </w:r>
    </w:p>
    <w:p w14:paraId="74D88BDD" w14:textId="77777777" w:rsidR="00EC6F31" w:rsidRDefault="001F7C64">
      <w:pPr>
        <w:spacing w:before="240" w:after="240"/>
        <w:jc w:val="both"/>
        <w:rPr>
          <w:b/>
          <w:sz w:val="20"/>
          <w:szCs w:val="20"/>
        </w:rPr>
        <w:pPrChange w:id="2066" w:author="Bo Shen" w:date="2023-03-07T11:51:00Z">
          <w:pPr>
            <w:spacing w:before="240" w:after="240"/>
          </w:pPr>
        </w:pPrChange>
      </w:pPr>
      <w:r>
        <w:rPr>
          <w:b/>
          <w:sz w:val="20"/>
          <w:szCs w:val="20"/>
        </w:rPr>
        <w:tab/>
      </w:r>
    </w:p>
    <w:sectPr w:rsidR="00EC6F31" w:rsidSect="005F76A6">
      <w:type w:val="continuous"/>
      <w:pgSz w:w="12240" w:h="15840"/>
      <w:pgMar w:top="1008" w:right="1008" w:bottom="1008" w:left="1008"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9" w:author="Bo Shen" w:date="2023-03-07T10:56:00Z" w:initials="BS">
    <w:p w14:paraId="35F0EDEB" w14:textId="0E5A521F" w:rsidR="00530418" w:rsidRDefault="00530418">
      <w:pPr>
        <w:pStyle w:val="CommentText"/>
      </w:pPr>
      <w:r>
        <w:rPr>
          <w:rStyle w:val="CommentReference"/>
        </w:rPr>
        <w:annotationRef/>
      </w:r>
      <w:r>
        <w:rPr>
          <w:rStyle w:val="CommentReference"/>
        </w:rPr>
        <w:t>Should</w:t>
      </w:r>
      <w:r>
        <w:t xml:space="preserve"> the public review be self-contained?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F0ED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196D3" w16cex:dateUtc="2023-03-07T15: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F0EDEB" w16cid:durableId="27B196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54EEA" w14:textId="77777777" w:rsidR="001F7C64" w:rsidRDefault="001F7C64" w:rsidP="00C51D14">
      <w:pPr>
        <w:spacing w:line="240" w:lineRule="auto"/>
      </w:pPr>
      <w:r>
        <w:separator/>
      </w:r>
    </w:p>
  </w:endnote>
  <w:endnote w:type="continuationSeparator" w:id="0">
    <w:p w14:paraId="7D9F49B7" w14:textId="77777777" w:rsidR="001F7C64" w:rsidRDefault="001F7C64" w:rsidP="00C51D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8"/>
    <w:family w:val="auto"/>
    <w:pitch w:val="variable"/>
    <w:sig w:usb0="A10102FF" w:usb1="38CF7CFA" w:usb2="00010016" w:usb3="00000000" w:csb0="001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296" w:author="Bo Shen" w:date="2023-03-07T17:20:00Z"/>
  <w:sdt>
    <w:sdtPr>
      <w:rPr>
        <w:rStyle w:val="PageNumber"/>
      </w:rPr>
      <w:id w:val="371736333"/>
      <w:docPartObj>
        <w:docPartGallery w:val="Page Numbers (Bottom of Page)"/>
        <w:docPartUnique/>
      </w:docPartObj>
    </w:sdtPr>
    <w:sdtEndPr>
      <w:rPr>
        <w:rStyle w:val="PageNumber"/>
      </w:rPr>
    </w:sdtEndPr>
    <w:sdtContent>
      <w:customXmlInsRangeEnd w:id="1296"/>
      <w:p w14:paraId="4109EBE1" w14:textId="1C69349D" w:rsidR="00761B4C" w:rsidRDefault="00761B4C" w:rsidP="00BD4148">
        <w:pPr>
          <w:pStyle w:val="Footer"/>
          <w:framePr w:wrap="none" w:vAnchor="text" w:hAnchor="margin" w:xAlign="right" w:y="1"/>
          <w:rPr>
            <w:ins w:id="1297" w:author="Bo Shen" w:date="2023-03-07T17:20:00Z"/>
            <w:rStyle w:val="PageNumber"/>
          </w:rPr>
        </w:pPr>
        <w:ins w:id="1298" w:author="Bo Shen" w:date="2023-03-07T17:20:00Z">
          <w:r>
            <w:rPr>
              <w:rStyle w:val="PageNumber"/>
            </w:rPr>
            <w:fldChar w:fldCharType="begin"/>
          </w:r>
          <w:r>
            <w:rPr>
              <w:rStyle w:val="PageNumber"/>
            </w:rPr>
            <w:instrText xml:space="preserve"> PAGE </w:instrText>
          </w:r>
          <w:r>
            <w:rPr>
              <w:rStyle w:val="PageNumber"/>
            </w:rPr>
            <w:fldChar w:fldCharType="end"/>
          </w:r>
        </w:ins>
      </w:p>
      <w:customXmlInsRangeStart w:id="1299" w:author="Bo Shen" w:date="2023-03-07T17:20:00Z"/>
    </w:sdtContent>
  </w:sdt>
  <w:customXmlInsRangeEnd w:id="1299"/>
  <w:p w14:paraId="098FEA7B" w14:textId="77777777" w:rsidR="00C51D14" w:rsidRDefault="00C51D14">
    <w:pPr>
      <w:pStyle w:val="Footer"/>
      <w:ind w:right="360"/>
      <w:pPrChange w:id="1300" w:author="Bo Shen" w:date="2023-03-07T17:20: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301" w:author="Bo Shen" w:date="2023-03-07T17:20:00Z"/>
  <w:sdt>
    <w:sdtPr>
      <w:rPr>
        <w:rStyle w:val="PageNumber"/>
      </w:rPr>
      <w:id w:val="1602228983"/>
      <w:docPartObj>
        <w:docPartGallery w:val="Page Numbers (Bottom of Page)"/>
        <w:docPartUnique/>
      </w:docPartObj>
    </w:sdtPr>
    <w:sdtEndPr>
      <w:rPr>
        <w:rStyle w:val="PageNumber"/>
      </w:rPr>
    </w:sdtEndPr>
    <w:sdtContent>
      <w:customXmlInsRangeEnd w:id="1301"/>
      <w:p w14:paraId="1A0C9CC5" w14:textId="4042DB7F" w:rsidR="00761B4C" w:rsidRDefault="00761B4C" w:rsidP="00BD4148">
        <w:pPr>
          <w:pStyle w:val="Footer"/>
          <w:framePr w:wrap="none" w:vAnchor="text" w:hAnchor="margin" w:xAlign="right" w:y="1"/>
          <w:rPr>
            <w:ins w:id="1302" w:author="Bo Shen" w:date="2023-03-07T17:20:00Z"/>
            <w:rStyle w:val="PageNumber"/>
          </w:rPr>
        </w:pPr>
        <w:ins w:id="1303" w:author="Bo Shen" w:date="2023-03-07T17:20:00Z">
          <w:r>
            <w:rPr>
              <w:rStyle w:val="PageNumber"/>
            </w:rPr>
            <w:fldChar w:fldCharType="begin"/>
          </w:r>
          <w:r>
            <w:rPr>
              <w:rStyle w:val="PageNumber"/>
            </w:rPr>
            <w:instrText xml:space="preserve"> PAGE </w:instrText>
          </w:r>
        </w:ins>
        <w:r>
          <w:rPr>
            <w:rStyle w:val="PageNumber"/>
          </w:rPr>
          <w:fldChar w:fldCharType="separate"/>
        </w:r>
        <w:r>
          <w:rPr>
            <w:rStyle w:val="PageNumber"/>
            <w:noProof/>
          </w:rPr>
          <w:t>17</w:t>
        </w:r>
        <w:ins w:id="1304" w:author="Bo Shen" w:date="2023-03-07T17:20:00Z">
          <w:r>
            <w:rPr>
              <w:rStyle w:val="PageNumber"/>
            </w:rPr>
            <w:fldChar w:fldCharType="end"/>
          </w:r>
        </w:ins>
      </w:p>
      <w:customXmlInsRangeStart w:id="1305" w:author="Bo Shen" w:date="2023-03-07T17:20:00Z"/>
    </w:sdtContent>
  </w:sdt>
  <w:customXmlInsRangeEnd w:id="1305"/>
  <w:p w14:paraId="6BF58D27" w14:textId="77777777" w:rsidR="00C51D14" w:rsidRDefault="00C51D14">
    <w:pPr>
      <w:pStyle w:val="Footer"/>
      <w:ind w:right="360"/>
      <w:pPrChange w:id="1306" w:author="Bo Shen" w:date="2023-03-07T17:20:00Z">
        <w:pPr>
          <w:pStyle w:val="Footer"/>
        </w:pPr>
      </w:pPrChan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5DF08" w14:textId="77777777" w:rsidR="002F4637" w:rsidRDefault="002F46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C9391" w14:textId="77777777" w:rsidR="001F7C64" w:rsidRDefault="001F7C64" w:rsidP="00C51D14">
      <w:pPr>
        <w:spacing w:line="240" w:lineRule="auto"/>
      </w:pPr>
      <w:r>
        <w:separator/>
      </w:r>
    </w:p>
  </w:footnote>
  <w:footnote w:type="continuationSeparator" w:id="0">
    <w:p w14:paraId="6238C26A" w14:textId="77777777" w:rsidR="001F7C64" w:rsidRDefault="001F7C64" w:rsidP="00C51D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96898" w14:textId="77777777" w:rsidR="00C51D14" w:rsidRDefault="00C51D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D5316" w14:textId="77777777" w:rsidR="00C51D14" w:rsidRDefault="00C51D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77429" w14:textId="77777777" w:rsidR="00C51D14" w:rsidRDefault="00C51D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EB5366"/>
    <w:multiLevelType w:val="multilevel"/>
    <w:tmpl w:val="7BA61F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32B7662"/>
    <w:multiLevelType w:val="multilevel"/>
    <w:tmpl w:val="AA005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o Shen">
    <w15:presenceInfo w15:providerId="None" w15:userId="Bo Shen"/>
  </w15:person>
  <w15:person w15:author="Paul Glimcher">
    <w15:presenceInfo w15:providerId="None" w15:userId="Paul Glimcher"/>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F31"/>
    <w:rsid w:val="0000123D"/>
    <w:rsid w:val="000030ED"/>
    <w:rsid w:val="000272B5"/>
    <w:rsid w:val="00030A59"/>
    <w:rsid w:val="000323EF"/>
    <w:rsid w:val="000514FD"/>
    <w:rsid w:val="00062843"/>
    <w:rsid w:val="000704BE"/>
    <w:rsid w:val="00086A07"/>
    <w:rsid w:val="0009484F"/>
    <w:rsid w:val="000D4600"/>
    <w:rsid w:val="000F52FD"/>
    <w:rsid w:val="000F71E2"/>
    <w:rsid w:val="0012434A"/>
    <w:rsid w:val="00134DF5"/>
    <w:rsid w:val="00164632"/>
    <w:rsid w:val="001A4D84"/>
    <w:rsid w:val="001B2C33"/>
    <w:rsid w:val="001B341E"/>
    <w:rsid w:val="001C7801"/>
    <w:rsid w:val="001D41D9"/>
    <w:rsid w:val="001D6C5E"/>
    <w:rsid w:val="001E37A3"/>
    <w:rsid w:val="001E5E63"/>
    <w:rsid w:val="001F6F4D"/>
    <w:rsid w:val="001F7C64"/>
    <w:rsid w:val="00201563"/>
    <w:rsid w:val="00220894"/>
    <w:rsid w:val="0022224B"/>
    <w:rsid w:val="002327E5"/>
    <w:rsid w:val="00237FD9"/>
    <w:rsid w:val="00247E0B"/>
    <w:rsid w:val="00283AD3"/>
    <w:rsid w:val="00287D55"/>
    <w:rsid w:val="00292FB9"/>
    <w:rsid w:val="00293D77"/>
    <w:rsid w:val="002A3E99"/>
    <w:rsid w:val="002A477E"/>
    <w:rsid w:val="002B4840"/>
    <w:rsid w:val="002B5FE4"/>
    <w:rsid w:val="002C2F22"/>
    <w:rsid w:val="002D58F8"/>
    <w:rsid w:val="002D7102"/>
    <w:rsid w:val="002F4637"/>
    <w:rsid w:val="002F6659"/>
    <w:rsid w:val="0031174D"/>
    <w:rsid w:val="00316117"/>
    <w:rsid w:val="00326996"/>
    <w:rsid w:val="00356C3F"/>
    <w:rsid w:val="00357467"/>
    <w:rsid w:val="003615AA"/>
    <w:rsid w:val="003767BF"/>
    <w:rsid w:val="00376CEC"/>
    <w:rsid w:val="0038664F"/>
    <w:rsid w:val="003A7809"/>
    <w:rsid w:val="003B4909"/>
    <w:rsid w:val="003B7172"/>
    <w:rsid w:val="003D01D0"/>
    <w:rsid w:val="003F3DA5"/>
    <w:rsid w:val="0040602C"/>
    <w:rsid w:val="00410517"/>
    <w:rsid w:val="00412E6D"/>
    <w:rsid w:val="00417BE5"/>
    <w:rsid w:val="00423EF1"/>
    <w:rsid w:val="00434567"/>
    <w:rsid w:val="00452B98"/>
    <w:rsid w:val="004875F0"/>
    <w:rsid w:val="004912C9"/>
    <w:rsid w:val="004A18B1"/>
    <w:rsid w:val="004B00AA"/>
    <w:rsid w:val="004B585C"/>
    <w:rsid w:val="004D0F69"/>
    <w:rsid w:val="004D582F"/>
    <w:rsid w:val="004F346E"/>
    <w:rsid w:val="00513CF7"/>
    <w:rsid w:val="00530418"/>
    <w:rsid w:val="00555425"/>
    <w:rsid w:val="00575791"/>
    <w:rsid w:val="0058224E"/>
    <w:rsid w:val="00583244"/>
    <w:rsid w:val="005900DE"/>
    <w:rsid w:val="005A77BD"/>
    <w:rsid w:val="005C0B72"/>
    <w:rsid w:val="005D309C"/>
    <w:rsid w:val="005E0D81"/>
    <w:rsid w:val="005F337E"/>
    <w:rsid w:val="005F76A6"/>
    <w:rsid w:val="006129BD"/>
    <w:rsid w:val="00625B91"/>
    <w:rsid w:val="00627826"/>
    <w:rsid w:val="00634B9D"/>
    <w:rsid w:val="00651446"/>
    <w:rsid w:val="00681ABA"/>
    <w:rsid w:val="006B0A25"/>
    <w:rsid w:val="006C7DCC"/>
    <w:rsid w:val="006D0E44"/>
    <w:rsid w:val="006D5176"/>
    <w:rsid w:val="006F2429"/>
    <w:rsid w:val="00711CA1"/>
    <w:rsid w:val="00716083"/>
    <w:rsid w:val="007228D0"/>
    <w:rsid w:val="007324AA"/>
    <w:rsid w:val="0075055D"/>
    <w:rsid w:val="00761945"/>
    <w:rsid w:val="00761B4C"/>
    <w:rsid w:val="00762137"/>
    <w:rsid w:val="00774B4E"/>
    <w:rsid w:val="00792FF4"/>
    <w:rsid w:val="00795B05"/>
    <w:rsid w:val="007C37BE"/>
    <w:rsid w:val="007C3BF6"/>
    <w:rsid w:val="007E120C"/>
    <w:rsid w:val="007F5B76"/>
    <w:rsid w:val="008040A2"/>
    <w:rsid w:val="00804D50"/>
    <w:rsid w:val="00816BFC"/>
    <w:rsid w:val="00821E5D"/>
    <w:rsid w:val="0082291D"/>
    <w:rsid w:val="0084196A"/>
    <w:rsid w:val="00867591"/>
    <w:rsid w:val="0087772B"/>
    <w:rsid w:val="00884846"/>
    <w:rsid w:val="00885EDC"/>
    <w:rsid w:val="008A52A1"/>
    <w:rsid w:val="008B668C"/>
    <w:rsid w:val="008C105C"/>
    <w:rsid w:val="008D6B8E"/>
    <w:rsid w:val="0090360E"/>
    <w:rsid w:val="00971331"/>
    <w:rsid w:val="00974FFC"/>
    <w:rsid w:val="0098415D"/>
    <w:rsid w:val="00990982"/>
    <w:rsid w:val="009F60AE"/>
    <w:rsid w:val="00A06CA5"/>
    <w:rsid w:val="00A133D7"/>
    <w:rsid w:val="00A16275"/>
    <w:rsid w:val="00A16282"/>
    <w:rsid w:val="00A2796B"/>
    <w:rsid w:val="00A3127E"/>
    <w:rsid w:val="00A36A6B"/>
    <w:rsid w:val="00A42483"/>
    <w:rsid w:val="00A46B01"/>
    <w:rsid w:val="00A521CA"/>
    <w:rsid w:val="00A539D3"/>
    <w:rsid w:val="00A5735D"/>
    <w:rsid w:val="00A574C5"/>
    <w:rsid w:val="00A738F7"/>
    <w:rsid w:val="00AA07CC"/>
    <w:rsid w:val="00AD1511"/>
    <w:rsid w:val="00AD7E98"/>
    <w:rsid w:val="00AF0EE9"/>
    <w:rsid w:val="00B1436F"/>
    <w:rsid w:val="00B24FF4"/>
    <w:rsid w:val="00B304FA"/>
    <w:rsid w:val="00B46789"/>
    <w:rsid w:val="00B630D6"/>
    <w:rsid w:val="00B73B06"/>
    <w:rsid w:val="00B76712"/>
    <w:rsid w:val="00B77699"/>
    <w:rsid w:val="00B85AAB"/>
    <w:rsid w:val="00B93B12"/>
    <w:rsid w:val="00BA1440"/>
    <w:rsid w:val="00BA3878"/>
    <w:rsid w:val="00BC6C1F"/>
    <w:rsid w:val="00BE7460"/>
    <w:rsid w:val="00BE7B33"/>
    <w:rsid w:val="00BF7DB7"/>
    <w:rsid w:val="00C02140"/>
    <w:rsid w:val="00C3474D"/>
    <w:rsid w:val="00C34D30"/>
    <w:rsid w:val="00C51D14"/>
    <w:rsid w:val="00C7720B"/>
    <w:rsid w:val="00C77817"/>
    <w:rsid w:val="00CB0F78"/>
    <w:rsid w:val="00CB643E"/>
    <w:rsid w:val="00CD2A36"/>
    <w:rsid w:val="00CD7C39"/>
    <w:rsid w:val="00CE7094"/>
    <w:rsid w:val="00D01C64"/>
    <w:rsid w:val="00D074D3"/>
    <w:rsid w:val="00D13B9B"/>
    <w:rsid w:val="00D14188"/>
    <w:rsid w:val="00D16BF5"/>
    <w:rsid w:val="00D46A63"/>
    <w:rsid w:val="00D57E2E"/>
    <w:rsid w:val="00D615A4"/>
    <w:rsid w:val="00D81F0F"/>
    <w:rsid w:val="00D92B75"/>
    <w:rsid w:val="00D93DFD"/>
    <w:rsid w:val="00DB5B66"/>
    <w:rsid w:val="00DC1A0F"/>
    <w:rsid w:val="00DC1FF4"/>
    <w:rsid w:val="00DC54A5"/>
    <w:rsid w:val="00DC696E"/>
    <w:rsid w:val="00DD1D0D"/>
    <w:rsid w:val="00DD7EDE"/>
    <w:rsid w:val="00DE5F00"/>
    <w:rsid w:val="00DF4F0A"/>
    <w:rsid w:val="00E0113A"/>
    <w:rsid w:val="00E20956"/>
    <w:rsid w:val="00E41326"/>
    <w:rsid w:val="00E45768"/>
    <w:rsid w:val="00E47A0B"/>
    <w:rsid w:val="00E633E9"/>
    <w:rsid w:val="00E65BBA"/>
    <w:rsid w:val="00E666A7"/>
    <w:rsid w:val="00E8336B"/>
    <w:rsid w:val="00E83BF9"/>
    <w:rsid w:val="00EA178D"/>
    <w:rsid w:val="00EA460E"/>
    <w:rsid w:val="00EB6461"/>
    <w:rsid w:val="00EC16C6"/>
    <w:rsid w:val="00EC6B0C"/>
    <w:rsid w:val="00EC6F31"/>
    <w:rsid w:val="00EC7954"/>
    <w:rsid w:val="00ED288D"/>
    <w:rsid w:val="00ED3124"/>
    <w:rsid w:val="00F12646"/>
    <w:rsid w:val="00F2041F"/>
    <w:rsid w:val="00F52E25"/>
    <w:rsid w:val="00F60E11"/>
    <w:rsid w:val="00F6248E"/>
    <w:rsid w:val="00F86F6C"/>
    <w:rsid w:val="00F952E4"/>
    <w:rsid w:val="00F96EFA"/>
    <w:rsid w:val="00FA478A"/>
    <w:rsid w:val="00FC5D57"/>
    <w:rsid w:val="00FD1CCC"/>
    <w:rsid w:val="00FF11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74F820"/>
  <w15:docId w15:val="{25B155BF-F81D-5A4E-A566-69FFBFCBD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C51D14"/>
    <w:pPr>
      <w:tabs>
        <w:tab w:val="center" w:pos="4680"/>
        <w:tab w:val="right" w:pos="9360"/>
      </w:tabs>
      <w:spacing w:line="240" w:lineRule="auto"/>
    </w:pPr>
  </w:style>
  <w:style w:type="character" w:customStyle="1" w:styleId="HeaderChar">
    <w:name w:val="Header Char"/>
    <w:basedOn w:val="DefaultParagraphFont"/>
    <w:link w:val="Header"/>
    <w:uiPriority w:val="99"/>
    <w:rsid w:val="00C51D14"/>
  </w:style>
  <w:style w:type="paragraph" w:styleId="Footer">
    <w:name w:val="footer"/>
    <w:basedOn w:val="Normal"/>
    <w:link w:val="FooterChar"/>
    <w:uiPriority w:val="99"/>
    <w:unhideWhenUsed/>
    <w:rsid w:val="00C51D14"/>
    <w:pPr>
      <w:tabs>
        <w:tab w:val="center" w:pos="4680"/>
        <w:tab w:val="right" w:pos="9360"/>
      </w:tabs>
      <w:spacing w:line="240" w:lineRule="auto"/>
    </w:pPr>
  </w:style>
  <w:style w:type="character" w:customStyle="1" w:styleId="FooterChar">
    <w:name w:val="Footer Char"/>
    <w:basedOn w:val="DefaultParagraphFont"/>
    <w:link w:val="Footer"/>
    <w:uiPriority w:val="99"/>
    <w:rsid w:val="00C51D14"/>
  </w:style>
  <w:style w:type="character" w:styleId="PlaceholderText">
    <w:name w:val="Placeholder Text"/>
    <w:basedOn w:val="DefaultParagraphFont"/>
    <w:uiPriority w:val="99"/>
    <w:semiHidden/>
    <w:rsid w:val="001E37A3"/>
    <w:rPr>
      <w:color w:val="808080"/>
    </w:rPr>
  </w:style>
  <w:style w:type="paragraph" w:styleId="Revision">
    <w:name w:val="Revision"/>
    <w:hidden/>
    <w:uiPriority w:val="99"/>
    <w:semiHidden/>
    <w:rsid w:val="0038664F"/>
    <w:pPr>
      <w:spacing w:line="240" w:lineRule="auto"/>
    </w:pPr>
  </w:style>
  <w:style w:type="paragraph" w:styleId="CommentSubject">
    <w:name w:val="annotation subject"/>
    <w:basedOn w:val="CommentText"/>
    <w:next w:val="CommentText"/>
    <w:link w:val="CommentSubjectChar"/>
    <w:uiPriority w:val="99"/>
    <w:semiHidden/>
    <w:unhideWhenUsed/>
    <w:rsid w:val="00530418"/>
    <w:rPr>
      <w:b/>
      <w:bCs/>
    </w:rPr>
  </w:style>
  <w:style w:type="character" w:customStyle="1" w:styleId="CommentSubjectChar">
    <w:name w:val="Comment Subject Char"/>
    <w:basedOn w:val="CommentTextChar"/>
    <w:link w:val="CommentSubject"/>
    <w:uiPriority w:val="99"/>
    <w:semiHidden/>
    <w:rsid w:val="00530418"/>
    <w:rPr>
      <w:b/>
      <w:bCs/>
      <w:sz w:val="20"/>
      <w:szCs w:val="20"/>
    </w:rPr>
  </w:style>
  <w:style w:type="table" w:styleId="TableGrid">
    <w:name w:val="Table Grid"/>
    <w:basedOn w:val="TableNormal"/>
    <w:uiPriority w:val="39"/>
    <w:rsid w:val="006D5176"/>
    <w:pPr>
      <w:spacing w:line="240" w:lineRule="auto"/>
    </w:pPr>
    <w:rPr>
      <w:rFonts w:asciiTheme="minorHAnsi" w:eastAsiaTheme="minorEastAsia" w:hAnsiTheme="minorHAnsi" w:cstheme="minorBidi"/>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F52FD"/>
    <w:pPr>
      <w:spacing w:after="200" w:line="240" w:lineRule="auto"/>
    </w:pPr>
    <w:rPr>
      <w:rFonts w:asciiTheme="minorHAnsi" w:eastAsiaTheme="minorEastAsia" w:hAnsiTheme="minorHAnsi" w:cstheme="minorBidi"/>
      <w:i/>
      <w:iCs/>
      <w:color w:val="1F497D" w:themeColor="text2"/>
      <w:sz w:val="18"/>
      <w:szCs w:val="18"/>
      <w:lang w:val="en-US"/>
    </w:rPr>
  </w:style>
  <w:style w:type="character" w:styleId="PageNumber">
    <w:name w:val="page number"/>
    <w:basedOn w:val="DefaultParagraphFont"/>
    <w:uiPriority w:val="99"/>
    <w:semiHidden/>
    <w:unhideWhenUsed/>
    <w:rsid w:val="00761B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3.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eader" Target="header2.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28</Pages>
  <Words>19002</Words>
  <Characters>108313</Characters>
  <Application>Microsoft Office Word</Application>
  <DocSecurity>0</DocSecurity>
  <Lines>902</Lines>
  <Paragraphs>254</Paragraphs>
  <ScaleCrop>false</ScaleCrop>
  <HeadingPairs>
    <vt:vector size="2" baseType="variant">
      <vt:variant>
        <vt:lpstr>Title</vt:lpstr>
      </vt:variant>
      <vt:variant>
        <vt:i4>1</vt:i4>
      </vt:variant>
    </vt:vector>
  </HeadingPairs>
  <TitlesOfParts>
    <vt:vector size="1" baseType="lpstr">
      <vt:lpstr/>
    </vt:vector>
  </TitlesOfParts>
  <Company>NYU School of Medicine</Company>
  <LinksUpToDate>false</LinksUpToDate>
  <CharactersWithSpaces>127061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Paul Glimcher</cp:lastModifiedBy>
  <cp:revision>5</cp:revision>
  <dcterms:created xsi:type="dcterms:W3CDTF">2023-03-08T13:40:00Z</dcterms:created>
  <dcterms:modified xsi:type="dcterms:W3CDTF">2023-03-08T15:26:00Z</dcterms:modified>
</cp:coreProperties>
</file>