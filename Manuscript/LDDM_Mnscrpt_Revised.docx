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59E705" w14:textId="77777777" w:rsidR="001E5B0F" w:rsidRPr="004C613D" w:rsidRDefault="001E5B0F" w:rsidP="004C613D">
      <w:pPr>
        <w:pStyle w:val="Title"/>
      </w:pPr>
      <w:r w:rsidRPr="004C613D">
        <w:t xml:space="preserve">Flexible control of representational dynamics in a disinhibition-based model of decision making </w:t>
      </w:r>
    </w:p>
    <w:p w14:paraId="6D4B48B2" w14:textId="77777777" w:rsidR="004C613D" w:rsidRDefault="004C613D" w:rsidP="00443316">
      <w:pPr>
        <w:spacing w:line="480" w:lineRule="auto"/>
        <w:ind w:firstLine="720"/>
        <w:jc w:val="center"/>
        <w:outlineLvl w:val="0"/>
        <w:rPr>
          <w:rFonts w:ascii="Times New Roman" w:hAnsi="Times New Roman" w:cs="Times New Roman"/>
          <w:color w:val="000000" w:themeColor="text1"/>
        </w:rPr>
      </w:pPr>
    </w:p>
    <w:p w14:paraId="48008242" w14:textId="1B78330D" w:rsidR="001E5B0F" w:rsidRPr="001F12A5" w:rsidRDefault="001E5B0F" w:rsidP="001F12A5">
      <w:pPr>
        <w:jc w:val="center"/>
        <w:rPr>
          <w:rFonts w:ascii="Times New Roman" w:hAnsi="Times New Roman" w:cs="Times New Roman"/>
        </w:rPr>
      </w:pPr>
      <w:r w:rsidRPr="001F12A5">
        <w:rPr>
          <w:rFonts w:ascii="Times New Roman" w:hAnsi="Times New Roman" w:cs="Times New Roman"/>
        </w:rPr>
        <w:t>Bo Shen</w:t>
      </w:r>
      <w:r w:rsidRPr="001F12A5">
        <w:rPr>
          <w:rFonts w:ascii="Times New Roman" w:hAnsi="Times New Roman" w:cs="Times New Roman"/>
          <w:vertAlign w:val="superscript"/>
        </w:rPr>
        <w:t>1</w:t>
      </w:r>
      <w:r w:rsidRPr="001F12A5">
        <w:rPr>
          <w:rFonts w:ascii="Times New Roman" w:hAnsi="Times New Roman" w:cs="Times New Roman"/>
        </w:rPr>
        <w:t>, Kenway Louie</w:t>
      </w:r>
      <w:r w:rsidRPr="001F12A5">
        <w:rPr>
          <w:rFonts w:ascii="Times New Roman" w:hAnsi="Times New Roman" w:cs="Times New Roman"/>
          <w:vertAlign w:val="superscript"/>
        </w:rPr>
        <w:t>2,1</w:t>
      </w:r>
      <w:r w:rsidRPr="001F12A5">
        <w:rPr>
          <w:rFonts w:ascii="Times New Roman" w:hAnsi="Times New Roman" w:cs="Times New Roman"/>
        </w:rPr>
        <w:t>, Paul Glimcher</w:t>
      </w:r>
      <w:r w:rsidRPr="001F12A5">
        <w:rPr>
          <w:rFonts w:ascii="Times New Roman" w:hAnsi="Times New Roman" w:cs="Times New Roman"/>
          <w:vertAlign w:val="superscript"/>
        </w:rPr>
        <w:t>1,2</w:t>
      </w:r>
    </w:p>
    <w:p w14:paraId="5691F6D7" w14:textId="77777777" w:rsidR="001E5B0F" w:rsidRPr="001F12A5" w:rsidRDefault="001E5B0F" w:rsidP="001F12A5">
      <w:pPr>
        <w:rPr>
          <w:rFonts w:ascii="Times New Roman" w:hAnsi="Times New Roman" w:cs="Times New Roman"/>
        </w:rPr>
      </w:pPr>
      <w:r w:rsidRPr="001F12A5">
        <w:rPr>
          <w:rFonts w:ascii="Times New Roman" w:hAnsi="Times New Roman" w:cs="Times New Roman"/>
          <w:vertAlign w:val="superscript"/>
        </w:rPr>
        <w:t>1</w:t>
      </w:r>
      <w:r w:rsidRPr="001F12A5">
        <w:rPr>
          <w:rFonts w:ascii="Times New Roman" w:hAnsi="Times New Roman" w:cs="Times New Roman"/>
        </w:rPr>
        <w:t>Neuroscience Institute, New York University Grossman School of Medicine, New York, NY, United States, 10016</w:t>
      </w:r>
    </w:p>
    <w:p w14:paraId="38B78048" w14:textId="77777777" w:rsidR="001E5B0F" w:rsidRPr="001F12A5" w:rsidRDefault="001E5B0F" w:rsidP="001F12A5">
      <w:pPr>
        <w:rPr>
          <w:rFonts w:ascii="Times New Roman" w:hAnsi="Times New Roman" w:cs="Times New Roman"/>
        </w:rPr>
      </w:pPr>
      <w:r w:rsidRPr="001F12A5">
        <w:rPr>
          <w:rFonts w:ascii="Times New Roman" w:hAnsi="Times New Roman" w:cs="Times New Roman"/>
          <w:vertAlign w:val="superscript"/>
        </w:rPr>
        <w:t>2</w:t>
      </w:r>
      <w:r w:rsidRPr="001F12A5">
        <w:rPr>
          <w:rFonts w:ascii="Times New Roman" w:hAnsi="Times New Roman" w:cs="Times New Roman"/>
        </w:rPr>
        <w:t>Center for Neural Science, New York University, New York, NY, United States, 10003</w:t>
      </w:r>
    </w:p>
    <w:p w14:paraId="72C10C64" w14:textId="77777777" w:rsidR="001E5B0F" w:rsidRPr="0060258A" w:rsidRDefault="001E5B0F" w:rsidP="00443316">
      <w:pPr>
        <w:spacing w:line="480" w:lineRule="auto"/>
        <w:jc w:val="both"/>
        <w:outlineLvl w:val="0"/>
        <w:rPr>
          <w:rFonts w:ascii="Times New Roman" w:hAnsi="Times New Roman" w:cs="Times New Roman"/>
          <w:color w:val="000000" w:themeColor="text1"/>
        </w:rPr>
      </w:pPr>
    </w:p>
    <w:p w14:paraId="7305480B" w14:textId="77777777" w:rsidR="001E5B0F" w:rsidRPr="00C548B2" w:rsidRDefault="001E5B0F">
      <w:pPr>
        <w:spacing w:line="360" w:lineRule="auto"/>
        <w:rPr>
          <w:rFonts w:ascii="Times New Roman" w:hAnsi="Times New Roman" w:cs="Times New Roman"/>
        </w:rPr>
        <w:pPrChange w:id="1" w:author="Bo Shen" w:date="2023-03-07T15:28:00Z">
          <w:pPr/>
        </w:pPrChange>
      </w:pPr>
      <w:r w:rsidRPr="00C548B2">
        <w:rPr>
          <w:rFonts w:ascii="Times New Roman" w:hAnsi="Times New Roman" w:cs="Times New Roman"/>
        </w:rPr>
        <w:t>Manuscript Information:</w:t>
      </w:r>
    </w:p>
    <w:p w14:paraId="2CA9C79B" w14:textId="7E66EBB0" w:rsidR="001E5B0F" w:rsidRPr="00C548B2" w:rsidRDefault="001E5B0F">
      <w:pPr>
        <w:spacing w:line="360" w:lineRule="auto"/>
        <w:rPr>
          <w:rFonts w:ascii="Times New Roman" w:hAnsi="Times New Roman" w:cs="Times New Roman"/>
        </w:rPr>
        <w:pPrChange w:id="2" w:author="Bo Shen" w:date="2023-03-07T15:28:00Z">
          <w:pPr/>
        </w:pPrChange>
      </w:pPr>
      <w:del w:id="3" w:author="Bo Shen" w:date="2023-03-07T15:17:00Z">
        <w:r w:rsidRPr="00C548B2" w:rsidDel="00C8034E">
          <w:rPr>
            <w:rFonts w:ascii="Times New Roman" w:hAnsi="Times New Roman" w:cs="Times New Roman"/>
          </w:rPr>
          <w:delText xml:space="preserve">155 </w:delText>
        </w:r>
      </w:del>
      <w:ins w:id="4" w:author="Bo Shen" w:date="2023-03-07T15:17:00Z">
        <w:r w:rsidR="00C8034E">
          <w:rPr>
            <w:rFonts w:ascii="Times New Roman" w:hAnsi="Times New Roman" w:cs="Times New Roman"/>
          </w:rPr>
          <w:t>201</w:t>
        </w:r>
        <w:r w:rsidR="00C8034E" w:rsidRPr="00C548B2">
          <w:rPr>
            <w:rFonts w:ascii="Times New Roman" w:hAnsi="Times New Roman" w:cs="Times New Roman"/>
          </w:rPr>
          <w:t xml:space="preserve"> </w:t>
        </w:r>
      </w:ins>
      <w:r w:rsidRPr="00C548B2">
        <w:rPr>
          <w:rFonts w:ascii="Times New Roman" w:hAnsi="Times New Roman" w:cs="Times New Roman"/>
        </w:rPr>
        <w:t xml:space="preserve">words in abstract, </w:t>
      </w:r>
      <w:del w:id="5" w:author="Bo Shen" w:date="2023-03-07T15:17:00Z">
        <w:r w:rsidRPr="00C548B2" w:rsidDel="00C8034E">
          <w:rPr>
            <w:rFonts w:ascii="Times New Roman" w:hAnsi="Times New Roman" w:cs="Times New Roman"/>
          </w:rPr>
          <w:delText xml:space="preserve">6668 </w:delText>
        </w:r>
      </w:del>
      <w:ins w:id="6" w:author="Bo Shen" w:date="2023-03-07T15:17:00Z">
        <w:r w:rsidR="00C8034E">
          <w:rPr>
            <w:rFonts w:ascii="Times New Roman" w:hAnsi="Times New Roman" w:cs="Times New Roman"/>
          </w:rPr>
          <w:t>15304</w:t>
        </w:r>
        <w:r w:rsidR="00C8034E" w:rsidRPr="00C548B2">
          <w:rPr>
            <w:rFonts w:ascii="Times New Roman" w:hAnsi="Times New Roman" w:cs="Times New Roman"/>
          </w:rPr>
          <w:t xml:space="preserve"> </w:t>
        </w:r>
      </w:ins>
      <w:r w:rsidRPr="00C548B2">
        <w:rPr>
          <w:rFonts w:ascii="Times New Roman" w:hAnsi="Times New Roman" w:cs="Times New Roman"/>
        </w:rPr>
        <w:t xml:space="preserve">words in </w:t>
      </w:r>
      <w:del w:id="7" w:author="Bo Shen" w:date="2023-03-07T15:17:00Z">
        <w:r w:rsidRPr="00C548B2" w:rsidDel="00C8034E">
          <w:rPr>
            <w:rFonts w:ascii="Times New Roman" w:hAnsi="Times New Roman" w:cs="Times New Roman"/>
          </w:rPr>
          <w:delText xml:space="preserve">main </w:delText>
        </w:r>
      </w:del>
      <w:ins w:id="8" w:author="Bo Shen" w:date="2023-03-07T15:17:00Z">
        <w:r w:rsidR="00C8034E">
          <w:rPr>
            <w:rFonts w:ascii="Times New Roman" w:hAnsi="Times New Roman" w:cs="Times New Roman"/>
          </w:rPr>
          <w:t>all</w:t>
        </w:r>
        <w:r w:rsidR="00C8034E" w:rsidRPr="00C548B2">
          <w:rPr>
            <w:rFonts w:ascii="Times New Roman" w:hAnsi="Times New Roman" w:cs="Times New Roman"/>
          </w:rPr>
          <w:t xml:space="preserve"> </w:t>
        </w:r>
      </w:ins>
      <w:r w:rsidRPr="00C548B2">
        <w:rPr>
          <w:rFonts w:ascii="Times New Roman" w:hAnsi="Times New Roman" w:cs="Times New Roman"/>
        </w:rPr>
        <w:t xml:space="preserve">text, and 10 figures with </w:t>
      </w:r>
      <w:ins w:id="9" w:author="Bo Shen" w:date="2023-03-07T15:19:00Z">
        <w:r w:rsidR="00E92CDD">
          <w:rPr>
            <w:rFonts w:ascii="Times New Roman" w:hAnsi="Times New Roman" w:cs="Times New Roman"/>
          </w:rPr>
          <w:t>11</w:t>
        </w:r>
      </w:ins>
      <w:del w:id="10" w:author="Bo Shen" w:date="2023-03-07T15:19:00Z">
        <w:r w:rsidRPr="00C548B2" w:rsidDel="00E92CDD">
          <w:rPr>
            <w:rFonts w:ascii="Times New Roman" w:hAnsi="Times New Roman" w:cs="Times New Roman"/>
          </w:rPr>
          <w:delText>6</w:delText>
        </w:r>
      </w:del>
      <w:r w:rsidRPr="00C548B2">
        <w:rPr>
          <w:rFonts w:ascii="Times New Roman" w:hAnsi="Times New Roman" w:cs="Times New Roman"/>
        </w:rPr>
        <w:t xml:space="preserve"> figure supplements</w:t>
      </w:r>
    </w:p>
    <w:p w14:paraId="085B57A9" w14:textId="77777777" w:rsidR="001E5B0F" w:rsidRPr="00C548B2" w:rsidRDefault="001E5B0F">
      <w:pPr>
        <w:spacing w:line="360" w:lineRule="auto"/>
        <w:rPr>
          <w:rFonts w:ascii="Times New Roman" w:hAnsi="Times New Roman" w:cs="Times New Roman"/>
        </w:rPr>
        <w:pPrChange w:id="11" w:author="Bo Shen" w:date="2023-03-07T15:28:00Z">
          <w:pPr/>
        </w:pPrChange>
      </w:pPr>
    </w:p>
    <w:p w14:paraId="333E9369" w14:textId="77777777" w:rsidR="001E5B0F" w:rsidRPr="00C548B2" w:rsidRDefault="001E5B0F">
      <w:pPr>
        <w:spacing w:line="360" w:lineRule="auto"/>
        <w:rPr>
          <w:rFonts w:ascii="Times New Roman" w:hAnsi="Times New Roman" w:cs="Times New Roman"/>
        </w:rPr>
        <w:pPrChange w:id="12" w:author="Bo Shen" w:date="2023-03-07T15:28:00Z">
          <w:pPr/>
        </w:pPrChange>
      </w:pPr>
      <w:r w:rsidRPr="00C548B2">
        <w:rPr>
          <w:rFonts w:ascii="Times New Roman" w:hAnsi="Times New Roman" w:cs="Times New Roman"/>
        </w:rPr>
        <w:t>Keywords:</w:t>
      </w:r>
    </w:p>
    <w:p w14:paraId="02A9F2A6" w14:textId="77777777" w:rsidR="001E5B0F" w:rsidRPr="00C548B2" w:rsidRDefault="001E5B0F">
      <w:pPr>
        <w:spacing w:line="360" w:lineRule="auto"/>
        <w:rPr>
          <w:rFonts w:ascii="Times New Roman" w:hAnsi="Times New Roman" w:cs="Times New Roman"/>
        </w:rPr>
        <w:pPrChange w:id="13" w:author="Bo Shen" w:date="2023-03-07T15:28:00Z">
          <w:pPr/>
        </w:pPrChange>
      </w:pPr>
      <w:r w:rsidRPr="00C548B2">
        <w:rPr>
          <w:rFonts w:ascii="Times New Roman" w:hAnsi="Times New Roman" w:cs="Times New Roman"/>
        </w:rPr>
        <w:t>Decision-making circuit, disinhibition, divisive normalization, winner-take-all choice, persistent activity</w:t>
      </w:r>
    </w:p>
    <w:p w14:paraId="4CCE7311" w14:textId="77777777" w:rsidR="001E5B0F" w:rsidRPr="00C548B2" w:rsidRDefault="001E5B0F">
      <w:pPr>
        <w:spacing w:line="360" w:lineRule="auto"/>
        <w:rPr>
          <w:rFonts w:ascii="Times New Roman" w:hAnsi="Times New Roman" w:cs="Times New Roman"/>
        </w:rPr>
        <w:pPrChange w:id="14" w:author="Bo Shen" w:date="2023-03-07T15:28:00Z">
          <w:pPr/>
        </w:pPrChange>
      </w:pPr>
    </w:p>
    <w:p w14:paraId="272125D3" w14:textId="77777777" w:rsidR="001E5B0F" w:rsidRPr="00C548B2" w:rsidRDefault="001E5B0F">
      <w:pPr>
        <w:spacing w:line="360" w:lineRule="auto"/>
        <w:rPr>
          <w:rFonts w:ascii="Times New Roman" w:hAnsi="Times New Roman" w:cs="Times New Roman"/>
        </w:rPr>
        <w:pPrChange w:id="15" w:author="Bo Shen" w:date="2023-03-07T15:28:00Z">
          <w:pPr/>
        </w:pPrChange>
      </w:pPr>
      <w:r w:rsidRPr="00C548B2">
        <w:rPr>
          <w:rFonts w:ascii="Times New Roman" w:hAnsi="Times New Roman" w:cs="Times New Roman"/>
        </w:rPr>
        <w:t>Correspondence:</w:t>
      </w:r>
    </w:p>
    <w:p w14:paraId="3DB4E78B" w14:textId="77777777" w:rsidR="001E5B0F" w:rsidRPr="00C548B2" w:rsidRDefault="001E5B0F">
      <w:pPr>
        <w:spacing w:line="360" w:lineRule="auto"/>
        <w:rPr>
          <w:rFonts w:ascii="Times New Roman" w:hAnsi="Times New Roman" w:cs="Times New Roman"/>
        </w:rPr>
        <w:pPrChange w:id="16" w:author="Bo Shen" w:date="2023-03-07T15:28:00Z">
          <w:pPr/>
        </w:pPrChange>
      </w:pPr>
      <w:r w:rsidRPr="00C548B2">
        <w:rPr>
          <w:rFonts w:ascii="Times New Roman" w:hAnsi="Times New Roman" w:cs="Times New Roman"/>
        </w:rPr>
        <w:t>Bo Shen</w:t>
      </w:r>
    </w:p>
    <w:p w14:paraId="60239BCE" w14:textId="77777777" w:rsidR="001E5B0F" w:rsidRPr="00C548B2" w:rsidRDefault="001E5B0F">
      <w:pPr>
        <w:spacing w:line="360" w:lineRule="auto"/>
        <w:rPr>
          <w:rFonts w:ascii="Times New Roman" w:hAnsi="Times New Roman" w:cs="Times New Roman"/>
        </w:rPr>
        <w:pPrChange w:id="17" w:author="Bo Shen" w:date="2023-03-07T15:28:00Z">
          <w:pPr/>
        </w:pPrChange>
      </w:pPr>
      <w:r w:rsidRPr="00C548B2">
        <w:rPr>
          <w:rFonts w:ascii="Times New Roman" w:hAnsi="Times New Roman" w:cs="Times New Roman"/>
        </w:rPr>
        <w:t>Neuroscience Institute</w:t>
      </w:r>
    </w:p>
    <w:p w14:paraId="511D25A5" w14:textId="77777777" w:rsidR="001E5B0F" w:rsidRPr="00C548B2" w:rsidRDefault="001E5B0F">
      <w:pPr>
        <w:spacing w:line="360" w:lineRule="auto"/>
        <w:rPr>
          <w:rFonts w:ascii="Times New Roman" w:hAnsi="Times New Roman" w:cs="Times New Roman"/>
        </w:rPr>
        <w:pPrChange w:id="18" w:author="Bo Shen" w:date="2023-03-07T15:28:00Z">
          <w:pPr/>
        </w:pPrChange>
      </w:pPr>
      <w:r w:rsidRPr="00C548B2">
        <w:rPr>
          <w:rFonts w:ascii="Times New Roman" w:hAnsi="Times New Roman" w:cs="Times New Roman"/>
        </w:rPr>
        <w:t>Grossman School of Medicine</w:t>
      </w:r>
    </w:p>
    <w:p w14:paraId="663A15CA" w14:textId="77777777" w:rsidR="001E5B0F" w:rsidRPr="00C548B2" w:rsidRDefault="001E5B0F">
      <w:pPr>
        <w:spacing w:line="360" w:lineRule="auto"/>
        <w:rPr>
          <w:rFonts w:ascii="Times New Roman" w:hAnsi="Times New Roman" w:cs="Times New Roman"/>
        </w:rPr>
        <w:pPrChange w:id="19" w:author="Bo Shen" w:date="2023-03-07T15:28:00Z">
          <w:pPr/>
        </w:pPrChange>
      </w:pPr>
      <w:r w:rsidRPr="00C548B2">
        <w:rPr>
          <w:rFonts w:ascii="Times New Roman" w:hAnsi="Times New Roman" w:cs="Times New Roman"/>
        </w:rPr>
        <w:t>New York University</w:t>
      </w:r>
    </w:p>
    <w:p w14:paraId="5D62C0F8" w14:textId="77777777" w:rsidR="001E5B0F" w:rsidRPr="00C548B2" w:rsidRDefault="001E5B0F">
      <w:pPr>
        <w:spacing w:line="360" w:lineRule="auto"/>
        <w:rPr>
          <w:rFonts w:ascii="Times New Roman" w:hAnsi="Times New Roman" w:cs="Times New Roman"/>
        </w:rPr>
        <w:pPrChange w:id="20" w:author="Bo Shen" w:date="2023-03-07T15:28:00Z">
          <w:pPr/>
        </w:pPrChange>
      </w:pPr>
      <w:r w:rsidRPr="00C548B2">
        <w:rPr>
          <w:rFonts w:ascii="Times New Roman" w:hAnsi="Times New Roman" w:cs="Times New Roman"/>
        </w:rPr>
        <w:t>435 E 30th, Room 1260</w:t>
      </w:r>
    </w:p>
    <w:p w14:paraId="3091DB16" w14:textId="77777777" w:rsidR="001E5B0F" w:rsidRPr="00C548B2" w:rsidRDefault="001E5B0F">
      <w:pPr>
        <w:spacing w:line="360" w:lineRule="auto"/>
        <w:rPr>
          <w:rFonts w:ascii="Times New Roman" w:hAnsi="Times New Roman" w:cs="Times New Roman"/>
        </w:rPr>
        <w:pPrChange w:id="21" w:author="Bo Shen" w:date="2023-03-07T15:28:00Z">
          <w:pPr/>
        </w:pPrChange>
      </w:pPr>
      <w:r w:rsidRPr="00C548B2">
        <w:rPr>
          <w:rFonts w:ascii="Times New Roman" w:hAnsi="Times New Roman" w:cs="Times New Roman"/>
        </w:rPr>
        <w:t>New York, NY 10016</w:t>
      </w:r>
    </w:p>
    <w:p w14:paraId="668EB188" w14:textId="77777777" w:rsidR="001E5B0F" w:rsidRPr="00C548B2" w:rsidRDefault="001E5B0F">
      <w:pPr>
        <w:spacing w:line="360" w:lineRule="auto"/>
        <w:rPr>
          <w:rFonts w:ascii="Times New Roman" w:hAnsi="Times New Roman" w:cs="Times New Roman"/>
        </w:rPr>
        <w:pPrChange w:id="22" w:author="Bo Shen" w:date="2023-03-07T15:28:00Z">
          <w:pPr/>
        </w:pPrChange>
      </w:pPr>
      <w:r w:rsidRPr="00C548B2">
        <w:rPr>
          <w:rFonts w:ascii="Times New Roman" w:hAnsi="Times New Roman" w:cs="Times New Roman"/>
        </w:rPr>
        <w:t>Tel: +1.212.263.8167</w:t>
      </w:r>
    </w:p>
    <w:p w14:paraId="0B3DA6BF" w14:textId="77777777" w:rsidR="001E5B0F" w:rsidRPr="00C548B2" w:rsidRDefault="001E5B0F">
      <w:pPr>
        <w:spacing w:line="360" w:lineRule="auto"/>
        <w:rPr>
          <w:rFonts w:ascii="Times New Roman" w:hAnsi="Times New Roman" w:cs="Times New Roman"/>
        </w:rPr>
        <w:pPrChange w:id="23" w:author="Bo Shen" w:date="2023-03-07T15:28:00Z">
          <w:pPr/>
        </w:pPrChange>
      </w:pPr>
      <w:r w:rsidRPr="00C548B2">
        <w:rPr>
          <w:rFonts w:ascii="Times New Roman" w:hAnsi="Times New Roman" w:cs="Times New Roman"/>
        </w:rPr>
        <w:t>Fax: +1.212.263.8170</w:t>
      </w:r>
    </w:p>
    <w:p w14:paraId="573295EC" w14:textId="54AB6C57" w:rsidR="001E5B0F" w:rsidRPr="0060258A" w:rsidRDefault="001E5B0F">
      <w:pPr>
        <w:spacing w:line="360" w:lineRule="auto"/>
        <w:pPrChange w:id="24" w:author="Bo Shen" w:date="2023-03-07T15:28:00Z">
          <w:pPr/>
        </w:pPrChange>
      </w:pPr>
      <w:r w:rsidRPr="00C548B2">
        <w:rPr>
          <w:rFonts w:ascii="Times New Roman" w:hAnsi="Times New Roman" w:cs="Times New Roman"/>
        </w:rPr>
        <w:t xml:space="preserve">Email: </w:t>
      </w:r>
      <w:r w:rsidRPr="00C548B2">
        <w:fldChar w:fldCharType="begin"/>
      </w:r>
      <w:r w:rsidRPr="00C548B2">
        <w:rPr>
          <w:rFonts w:ascii="Times New Roman" w:hAnsi="Times New Roman" w:cs="Times New Roman"/>
        </w:rPr>
        <w:instrText>HYPERLINK "mailto:bs3667@nyu.edu"</w:instrText>
      </w:r>
      <w:r w:rsidRPr="00C548B2">
        <w:fldChar w:fldCharType="separate"/>
      </w:r>
      <w:r w:rsidRPr="00C548B2">
        <w:rPr>
          <w:rStyle w:val="Hyperlink"/>
          <w:rFonts w:ascii="Times New Roman" w:hAnsi="Times New Roman" w:cs="Times New Roman"/>
          <w:color w:val="000000" w:themeColor="text1"/>
        </w:rPr>
        <w:t>boshen</w:t>
      </w:r>
      <w:r w:rsidR="00C548B2">
        <w:rPr>
          <w:rStyle w:val="Hyperlink"/>
          <w:rFonts w:ascii="Times New Roman" w:hAnsi="Times New Roman" w:cs="Times New Roman"/>
          <w:color w:val="000000" w:themeColor="text1"/>
        </w:rPr>
        <w:t>personal</w:t>
      </w:r>
      <w:r w:rsidRPr="00C548B2">
        <w:rPr>
          <w:rStyle w:val="Hyperlink"/>
          <w:rFonts w:ascii="Times New Roman" w:hAnsi="Times New Roman" w:cs="Times New Roman"/>
          <w:color w:val="000000" w:themeColor="text1"/>
        </w:rPr>
        <w:t>@gmail.com</w:t>
      </w:r>
      <w:r w:rsidRPr="00C548B2">
        <w:rPr>
          <w:rStyle w:val="Hyperlink"/>
          <w:rFonts w:ascii="Times New Roman" w:hAnsi="Times New Roman" w:cs="Times New Roman"/>
          <w:color w:val="000000" w:themeColor="text1"/>
        </w:rPr>
        <w:fldChar w:fldCharType="end"/>
      </w:r>
      <w:r w:rsidRPr="0060258A">
        <w:rPr>
          <w:b/>
        </w:rPr>
        <w:br w:type="page"/>
      </w:r>
    </w:p>
    <w:p w14:paraId="4AAE62D7" w14:textId="77777777" w:rsidR="001E5B0F" w:rsidRPr="0060258A" w:rsidRDefault="001E5B0F" w:rsidP="004C613D">
      <w:pPr>
        <w:pStyle w:val="Heading1"/>
      </w:pPr>
      <w:r w:rsidRPr="0060258A">
        <w:lastRenderedPageBreak/>
        <w:t>Abstract</w:t>
      </w:r>
    </w:p>
    <w:p w14:paraId="1F129F5C" w14:textId="77777777" w:rsidR="001E5B0F" w:rsidRPr="0060258A" w:rsidRDefault="001E5B0F" w:rsidP="00443316">
      <w:pPr>
        <w:spacing w:line="480" w:lineRule="auto"/>
        <w:jc w:val="both"/>
        <w:rPr>
          <w:rFonts w:ascii="Times New Roman" w:hAnsi="Times New Roman" w:cs="Times New Roman"/>
          <w:color w:val="000000" w:themeColor="text1"/>
        </w:rPr>
      </w:pPr>
    </w:p>
    <w:p w14:paraId="28784A50" w14:textId="77777777" w:rsidR="001E5B0F" w:rsidRPr="0060258A" w:rsidRDefault="001E5B0F" w:rsidP="00443316">
      <w:pPr>
        <w:spacing w:line="480" w:lineRule="auto"/>
        <w:jc w:val="both"/>
        <w:rPr>
          <w:rFonts w:ascii="Times New Roman" w:hAnsi="Times New Roman" w:cs="Times New Roman"/>
          <w:color w:val="000000" w:themeColor="text1"/>
        </w:rPr>
      </w:pPr>
      <w:ins w:id="25" w:author="Kenway" w:date="2023-02-15T10:21:00Z">
        <w:r>
          <w:rPr>
            <w:rFonts w:ascii="Times New Roman" w:hAnsi="Times New Roman" w:cs="Times New Roman"/>
            <w:color w:val="000000" w:themeColor="text1"/>
          </w:rPr>
          <w:t xml:space="preserve">Inhibition is crucial for brain function, regulating network activity by balancing excitation and implementing gain control. Recent evidence suggests that beyond simply inhibiting excitatory activity, inhibitory neurons can also shape circuit function through disinhibition. While disinhibitory circuit motifs have been implicated in cognitive processes including learning, attentional selection, and input gating, the role of disinhibition is largely unexplored in the study of decision-making. </w:t>
        </w:r>
      </w:ins>
      <w:ins w:id="26" w:author="Bo Shen" w:date="2023-02-14T17:39:00Z">
        <w:del w:id="27" w:author="Kenway" w:date="2023-02-15T10:21:00Z">
          <w:r w:rsidDel="00E15367">
            <w:rPr>
              <w:rFonts w:ascii="Times New Roman" w:hAnsi="Times New Roman" w:cs="Times New Roman"/>
              <w:color w:val="000000" w:themeColor="text1"/>
            </w:rPr>
            <w:delText xml:space="preserve">the </w:delText>
          </w:r>
        </w:del>
      </w:ins>
      <w:ins w:id="28" w:author="Bo Shen" w:date="2023-02-14T17:38:00Z">
        <w:del w:id="29" w:author="Kenway" w:date="2023-02-15T10:21:00Z">
          <w:r w:rsidDel="00E15367">
            <w:rPr>
              <w:rFonts w:ascii="Times New Roman" w:hAnsi="Times New Roman" w:cs="Times New Roman"/>
              <w:color w:val="000000" w:themeColor="text1"/>
            </w:rPr>
            <w:delText>neural computation</w:delText>
          </w:r>
        </w:del>
      </w:ins>
      <w:ins w:id="30" w:author="Bo Shen" w:date="2023-02-14T17:39:00Z">
        <w:del w:id="31" w:author="Kenway" w:date="2023-02-15T10:21:00Z">
          <w:r w:rsidDel="00E15367">
            <w:rPr>
              <w:rFonts w:ascii="Times New Roman" w:hAnsi="Times New Roman" w:cs="Times New Roman"/>
              <w:color w:val="000000" w:themeColor="text1"/>
            </w:rPr>
            <w:delText>s</w:delText>
          </w:r>
        </w:del>
      </w:ins>
      <w:ins w:id="32" w:author="Bo Shen" w:date="2023-02-14T17:38:00Z">
        <w:del w:id="33" w:author="Kenway" w:date="2023-02-15T10:21:00Z">
          <w:r w:rsidDel="00E15367">
            <w:rPr>
              <w:rFonts w:ascii="Times New Roman" w:hAnsi="Times New Roman" w:cs="Times New Roman"/>
              <w:color w:val="000000" w:themeColor="text1"/>
            </w:rPr>
            <w:delText xml:space="preserve"> </w:delText>
          </w:r>
        </w:del>
      </w:ins>
      <w:ins w:id="34" w:author="Bo Shen" w:date="2023-02-14T17:39:00Z">
        <w:del w:id="35" w:author="Kenway" w:date="2023-02-15T10:21:00Z">
          <w:r w:rsidDel="00E15367">
            <w:rPr>
              <w:rFonts w:ascii="Times New Roman" w:hAnsi="Times New Roman" w:cs="Times New Roman"/>
              <w:color w:val="000000" w:themeColor="text1"/>
            </w:rPr>
            <w:delText>of decision-making</w:delText>
          </w:r>
        </w:del>
      </w:ins>
      <w:ins w:id="36" w:author="Bo Shen" w:date="2023-02-14T17:43:00Z">
        <w:del w:id="37" w:author="Kenway" w:date="2023-02-15T10:21:00Z">
          <w:r w:rsidDel="00E15367">
            <w:rPr>
              <w:rFonts w:ascii="Times New Roman" w:hAnsi="Times New Roman" w:cs="Times New Roman"/>
              <w:color w:val="000000" w:themeColor="text1"/>
            </w:rPr>
            <w:delText>Beyond the standard circuit motif of non-selective inhibition, r</w:delText>
          </w:r>
        </w:del>
      </w:ins>
      <w:ins w:id="38" w:author="Bo Shen" w:date="2023-02-14T17:39:00Z">
        <w:del w:id="39" w:author="Kenway" w:date="2023-02-15T10:21:00Z">
          <w:r w:rsidDel="00E15367">
            <w:rPr>
              <w:rFonts w:ascii="Times New Roman" w:hAnsi="Times New Roman" w:cs="Times New Roman"/>
              <w:color w:val="000000" w:themeColor="text1"/>
            </w:rPr>
            <w:delText xml:space="preserve"> </w:delText>
          </w:r>
        </w:del>
      </w:ins>
      <w:ins w:id="40" w:author="Bo Shen" w:date="2023-02-14T17:41:00Z">
        <w:del w:id="41" w:author="Kenway" w:date="2023-02-15T10:21:00Z">
          <w:r w:rsidDel="00E15367">
            <w:rPr>
              <w:rFonts w:ascii="Times New Roman" w:hAnsi="Times New Roman" w:cs="Times New Roman"/>
              <w:color w:val="000000" w:themeColor="text1"/>
            </w:rPr>
            <w:delText>s</w:delText>
          </w:r>
        </w:del>
      </w:ins>
      <w:ins w:id="42" w:author="Bo Shen" w:date="2023-02-14T17:42:00Z">
        <w:del w:id="43" w:author="Kenway" w:date="2023-02-15T10:21:00Z">
          <w:r w:rsidDel="00E15367">
            <w:rPr>
              <w:rFonts w:ascii="Times New Roman" w:hAnsi="Times New Roman" w:cs="Times New Roman"/>
              <w:color w:val="000000" w:themeColor="text1"/>
            </w:rPr>
            <w:delText xml:space="preserve"> and </w:delText>
          </w:r>
        </w:del>
      </w:ins>
      <w:ins w:id="44" w:author="Bo Shen" w:date="2023-02-14T17:44:00Z">
        <w:del w:id="45" w:author="Kenway" w:date="2023-02-15T10:21:00Z">
          <w:r w:rsidDel="00E15367">
            <w:rPr>
              <w:rFonts w:ascii="Times New Roman" w:hAnsi="Times New Roman" w:cs="Times New Roman"/>
              <w:color w:val="000000" w:themeColor="text1"/>
            </w:rPr>
            <w:delText>exhibit choice-selective activity on par with excitatory neurons</w:delText>
          </w:r>
        </w:del>
      </w:ins>
      <w:ins w:id="46" w:author="Bo Shen" w:date="2023-02-14T18:00:00Z">
        <w:del w:id="47" w:author="Kenway" w:date="2023-02-15T10:21:00Z">
          <w:r w:rsidDel="00E15367">
            <w:rPr>
              <w:rFonts w:ascii="Times New Roman" w:hAnsi="Times New Roman" w:cs="Times New Roman"/>
              <w:color w:val="000000" w:themeColor="text1"/>
            </w:rPr>
            <w:delText>compelling evidence of shown</w:delText>
          </w:r>
        </w:del>
      </w:ins>
      <w:ins w:id="48" w:author="Bo Shen" w:date="2023-02-14T17:45:00Z">
        <w:del w:id="49" w:author="Kenway" w:date="2023-02-15T10:21:00Z">
          <w:r w:rsidDel="00E15367">
            <w:rPr>
              <w:rFonts w:ascii="Times New Roman" w:hAnsi="Times New Roman" w:cs="Times New Roman"/>
              <w:color w:val="000000" w:themeColor="text1"/>
            </w:rPr>
            <w:delText xml:space="preserve">circuit </w:delText>
          </w:r>
        </w:del>
      </w:ins>
      <w:ins w:id="50" w:author="Kenway" w:date="2023-02-09T22:42:00Z">
        <w:r>
          <w:rPr>
            <w:rFonts w:ascii="Times New Roman" w:hAnsi="Times New Roman" w:cs="Times New Roman"/>
            <w:color w:val="000000" w:themeColor="text1"/>
          </w:rPr>
          <w:t xml:space="preserve">Here, we show that </w:t>
        </w:r>
      </w:ins>
      <w:ins w:id="51" w:author="Kenway" w:date="2023-02-09T22:50:00Z">
        <w:del w:id="52" w:author="Bo Shen" w:date="2023-02-14T18:01:00Z">
          <w:r w:rsidDel="009E1976">
            <w:rPr>
              <w:rFonts w:ascii="Times New Roman" w:hAnsi="Times New Roman" w:cs="Times New Roman"/>
              <w:color w:val="000000" w:themeColor="text1"/>
            </w:rPr>
            <w:delText xml:space="preserve">local </w:delText>
          </w:r>
        </w:del>
      </w:ins>
      <w:ins w:id="53" w:author="Kenway" w:date="2023-02-09T22:43:00Z">
        <w:r>
          <w:rPr>
            <w:rFonts w:ascii="Times New Roman" w:hAnsi="Times New Roman" w:cs="Times New Roman"/>
            <w:color w:val="000000" w:themeColor="text1"/>
          </w:rPr>
          <w:t xml:space="preserve">disinhibition </w:t>
        </w:r>
      </w:ins>
      <w:ins w:id="54" w:author="Kenway" w:date="2023-02-09T22:48:00Z">
        <w:r>
          <w:rPr>
            <w:rFonts w:ascii="Times New Roman" w:hAnsi="Times New Roman" w:cs="Times New Roman"/>
            <w:color w:val="000000" w:themeColor="text1"/>
          </w:rPr>
          <w:t xml:space="preserve">provides a simple circuit motif for </w:t>
        </w:r>
      </w:ins>
      <w:ins w:id="55" w:author="Kenway" w:date="2023-02-09T22:49:00Z">
        <w:r>
          <w:rPr>
            <w:rFonts w:ascii="Times New Roman" w:hAnsi="Times New Roman" w:cs="Times New Roman"/>
            <w:color w:val="000000" w:themeColor="text1"/>
          </w:rPr>
          <w:t xml:space="preserve">fast, </w:t>
        </w:r>
      </w:ins>
      <w:ins w:id="56" w:author="Kenway" w:date="2023-02-09T22:48:00Z">
        <w:r>
          <w:rPr>
            <w:rFonts w:ascii="Times New Roman" w:hAnsi="Times New Roman" w:cs="Times New Roman"/>
            <w:color w:val="000000" w:themeColor="text1"/>
          </w:rPr>
          <w:t>dynamic</w:t>
        </w:r>
      </w:ins>
      <w:ins w:id="57" w:author="Kenway" w:date="2023-02-09T22:49:00Z">
        <w:r>
          <w:rPr>
            <w:rFonts w:ascii="Times New Roman" w:hAnsi="Times New Roman" w:cs="Times New Roman"/>
            <w:color w:val="000000" w:themeColor="text1"/>
          </w:rPr>
          <w:t xml:space="preserve"> control of network state and function. </w:t>
        </w:r>
      </w:ins>
      <w:ins w:id="58" w:author="Kenway" w:date="2023-02-10T10:47:00Z">
        <w:r>
          <w:rPr>
            <w:rFonts w:ascii="Times New Roman" w:hAnsi="Times New Roman" w:cs="Times New Roman"/>
            <w:color w:val="000000" w:themeColor="text1"/>
          </w:rPr>
          <w:t xml:space="preserve">This dynamic control </w:t>
        </w:r>
      </w:ins>
      <w:ins w:id="59" w:author="Kenway" w:date="2023-02-10T10:48:00Z">
        <w:r>
          <w:rPr>
            <w:rFonts w:ascii="Times New Roman" w:hAnsi="Times New Roman" w:cs="Times New Roman"/>
            <w:color w:val="000000" w:themeColor="text1"/>
          </w:rPr>
          <w:t xml:space="preserve">allows a novel disinhibition-based </w:t>
        </w:r>
      </w:ins>
      <w:ins w:id="60" w:author="Kenway" w:date="2023-02-10T10:49:00Z">
        <w:r>
          <w:rPr>
            <w:rFonts w:ascii="Times New Roman" w:hAnsi="Times New Roman" w:cs="Times New Roman"/>
            <w:color w:val="000000" w:themeColor="text1"/>
          </w:rPr>
          <w:t>decision model to reproduce both value normalization and winner-take-all dynamics</w:t>
        </w:r>
      </w:ins>
      <w:ins w:id="61" w:author="Kenway" w:date="2023-02-10T10:51:00Z">
        <w:r>
          <w:rPr>
            <w:rFonts w:ascii="Times New Roman" w:hAnsi="Times New Roman" w:cs="Times New Roman"/>
            <w:color w:val="000000" w:themeColor="text1"/>
          </w:rPr>
          <w:t xml:space="preserve">, </w:t>
        </w:r>
      </w:ins>
      <w:ins w:id="62" w:author="Bo Shen" w:date="2023-02-14T18:02:00Z">
        <w:r>
          <w:rPr>
            <w:rFonts w:ascii="Times New Roman" w:hAnsi="Times New Roman" w:cs="Times New Roman"/>
            <w:color w:val="000000" w:themeColor="text1"/>
          </w:rPr>
          <w:t xml:space="preserve">the </w:t>
        </w:r>
      </w:ins>
      <w:ins w:id="63" w:author="Kenway" w:date="2023-02-10T10:51:00Z">
        <w:r>
          <w:rPr>
            <w:rFonts w:ascii="Times New Roman" w:hAnsi="Times New Roman" w:cs="Times New Roman"/>
            <w:color w:val="000000" w:themeColor="text1"/>
          </w:rPr>
          <w:t xml:space="preserve">two central </w:t>
        </w:r>
      </w:ins>
      <w:ins w:id="64" w:author="Kenway" w:date="2023-02-10T11:24:00Z">
        <w:r>
          <w:rPr>
            <w:rFonts w:ascii="Times New Roman" w:hAnsi="Times New Roman" w:cs="Times New Roman"/>
            <w:color w:val="000000" w:themeColor="text1"/>
          </w:rPr>
          <w:t>features</w:t>
        </w:r>
      </w:ins>
      <w:ins w:id="65" w:author="Kenway" w:date="2023-02-10T10:51:00Z">
        <w:r>
          <w:rPr>
            <w:rFonts w:ascii="Times New Roman" w:hAnsi="Times New Roman" w:cs="Times New Roman"/>
            <w:color w:val="000000" w:themeColor="text1"/>
          </w:rPr>
          <w:t xml:space="preserve"> of </w:t>
        </w:r>
      </w:ins>
      <w:del w:id="66" w:author="Kenway" w:date="2023-02-10T10:52:00Z">
        <w:r w:rsidRPr="0060258A" w:rsidDel="001F3558">
          <w:rPr>
            <w:rFonts w:ascii="Times New Roman" w:hAnsi="Times New Roman" w:cs="Times New Roman"/>
            <w:color w:val="000000" w:themeColor="text1"/>
          </w:rPr>
          <w:delText xml:space="preserve">Current models utilize two </w:delText>
        </w:r>
      </w:del>
      <w:del w:id="67" w:author="Kenway" w:date="2023-02-10T10:51:00Z">
        <w:r w:rsidRPr="0060258A" w:rsidDel="001F3558">
          <w:rPr>
            <w:rFonts w:ascii="Times New Roman" w:hAnsi="Times New Roman" w:cs="Times New Roman"/>
            <w:color w:val="000000" w:themeColor="text1"/>
          </w:rPr>
          <w:delText xml:space="preserve">primary circuit motifs to replicate </w:delText>
        </w:r>
      </w:del>
      <w:r w:rsidRPr="0060258A">
        <w:rPr>
          <w:rFonts w:ascii="Times New Roman" w:hAnsi="Times New Roman" w:cs="Times New Roman"/>
          <w:color w:val="000000" w:themeColor="text1"/>
        </w:rPr>
        <w:t xml:space="preserve">neurobiological </w:t>
      </w:r>
      <w:del w:id="68" w:author="Bo Shen" w:date="2023-03-07T11:16:00Z">
        <w:r w:rsidRPr="0060258A" w:rsidDel="007E65E9">
          <w:rPr>
            <w:rFonts w:ascii="Times New Roman" w:hAnsi="Times New Roman" w:cs="Times New Roman"/>
            <w:color w:val="000000" w:themeColor="text1"/>
          </w:rPr>
          <w:delText xml:space="preserve">decision </w:delText>
        </w:r>
      </w:del>
      <w:ins w:id="69" w:author="Bo Shen" w:date="2023-03-07T11:16:00Z">
        <w:r w:rsidRPr="0060258A">
          <w:rPr>
            <w:rFonts w:ascii="Times New Roman" w:hAnsi="Times New Roman" w:cs="Times New Roman"/>
            <w:color w:val="000000" w:themeColor="text1"/>
          </w:rPr>
          <w:t>decision</w:t>
        </w:r>
        <w:r>
          <w:rPr>
            <w:rFonts w:ascii="Times New Roman" w:hAnsi="Times New Roman" w:cs="Times New Roman"/>
            <w:color w:val="000000" w:themeColor="text1"/>
          </w:rPr>
          <w:t>-</w:t>
        </w:r>
      </w:ins>
      <w:r w:rsidRPr="0060258A">
        <w:rPr>
          <w:rFonts w:ascii="Times New Roman" w:hAnsi="Times New Roman" w:cs="Times New Roman"/>
          <w:color w:val="000000" w:themeColor="text1"/>
        </w:rPr>
        <w:t>making</w:t>
      </w:r>
      <w:ins w:id="70" w:author="Kenway" w:date="2023-02-10T10:52:00Z">
        <w:r>
          <w:rPr>
            <w:rFonts w:ascii="Times New Roman" w:hAnsi="Times New Roman" w:cs="Times New Roman"/>
            <w:color w:val="000000" w:themeColor="text1"/>
          </w:rPr>
          <w:t xml:space="preserve"> captured in </w:t>
        </w:r>
      </w:ins>
      <w:ins w:id="71" w:author="Kenway" w:date="2023-02-10T12:30:00Z">
        <w:r>
          <w:rPr>
            <w:rFonts w:ascii="Times New Roman" w:hAnsi="Times New Roman" w:cs="Times New Roman"/>
            <w:color w:val="000000" w:themeColor="text1"/>
          </w:rPr>
          <w:t xml:space="preserve">separate </w:t>
        </w:r>
      </w:ins>
      <w:ins w:id="72" w:author="Kenway" w:date="2023-02-10T10:52:00Z">
        <w:r>
          <w:rPr>
            <w:rFonts w:ascii="Times New Roman" w:hAnsi="Times New Roman" w:cs="Times New Roman"/>
            <w:color w:val="000000" w:themeColor="text1"/>
          </w:rPr>
          <w:t>existing models with distinct</w:t>
        </w:r>
      </w:ins>
      <w:ins w:id="73" w:author="Kenway" w:date="2023-02-10T10:54:00Z">
        <w:r>
          <w:rPr>
            <w:rFonts w:ascii="Times New Roman" w:hAnsi="Times New Roman" w:cs="Times New Roman"/>
            <w:color w:val="000000" w:themeColor="text1"/>
          </w:rPr>
          <w:t xml:space="preserve"> </w:t>
        </w:r>
      </w:ins>
      <w:ins w:id="74" w:author="Kenway" w:date="2023-02-10T10:53:00Z">
        <w:r>
          <w:rPr>
            <w:rFonts w:ascii="Times New Roman" w:hAnsi="Times New Roman" w:cs="Times New Roman"/>
            <w:color w:val="000000" w:themeColor="text1"/>
          </w:rPr>
          <w:t>circuit motifs</w:t>
        </w:r>
      </w:ins>
      <w:r w:rsidRPr="0060258A">
        <w:rPr>
          <w:rFonts w:ascii="Times New Roman" w:hAnsi="Times New Roman" w:cs="Times New Roman"/>
          <w:color w:val="000000" w:themeColor="text1"/>
        </w:rPr>
        <w:t xml:space="preserve">. </w:t>
      </w:r>
      <w:del w:id="75" w:author="Kenway" w:date="2023-02-10T11:20:00Z">
        <w:r w:rsidRPr="0060258A" w:rsidDel="00A5026A">
          <w:rPr>
            <w:rFonts w:ascii="Times New Roman" w:hAnsi="Times New Roman" w:cs="Times New Roman"/>
            <w:color w:val="000000" w:themeColor="text1"/>
          </w:rPr>
          <w:delText xml:space="preserve">Recurrent gain control implements normalization-driven relative value coding, while recurrent excitation and non-selective pooled inhibition together implement winner-take-all (WTA) dynamics. Despite evidence for concurrent valuation and selection computations in individual brain regions, existing models focus selectively on either normalization or WTA dynamics and how both arise in a single circuit architecture is unknown. Here we show that a novel hybrid motif unifies both normalized representation and WTA competition, with dynamic control of circuit state governed by local disinhibition. </w:delText>
        </w:r>
      </w:del>
      <w:r w:rsidRPr="0060258A">
        <w:rPr>
          <w:rFonts w:ascii="Times New Roman" w:hAnsi="Times New Roman" w:cs="Times New Roman"/>
          <w:color w:val="000000" w:themeColor="text1"/>
        </w:rPr>
        <w:t>In addition</w:t>
      </w:r>
      <w:ins w:id="76" w:author="Bo Shen" w:date="2023-02-14T17:52:00Z">
        <w:r>
          <w:rPr>
            <w:rFonts w:ascii="Times New Roman" w:hAnsi="Times New Roman" w:cs="Times New Roman"/>
            <w:color w:val="000000" w:themeColor="text1"/>
          </w:rPr>
          <w:t>,</w:t>
        </w:r>
      </w:ins>
      <w:r w:rsidRPr="0060258A">
        <w:rPr>
          <w:rFonts w:ascii="Times New Roman" w:hAnsi="Times New Roman" w:cs="Times New Roman"/>
          <w:color w:val="000000" w:themeColor="text1"/>
        </w:rPr>
        <w:t xml:space="preserve"> </w:t>
      </w:r>
      <w:ins w:id="77" w:author="Bo Shen" w:date="2023-02-14T17:51:00Z">
        <w:r w:rsidRPr="0060258A">
          <w:rPr>
            <w:rFonts w:ascii="Times New Roman" w:hAnsi="Times New Roman" w:cs="Times New Roman"/>
            <w:color w:val="000000" w:themeColor="text1"/>
          </w:rPr>
          <w:t xml:space="preserve">the </w:t>
        </w:r>
        <w:r>
          <w:rPr>
            <w:rFonts w:ascii="Times New Roman" w:hAnsi="Times New Roman" w:cs="Times New Roman"/>
            <w:color w:val="000000" w:themeColor="text1"/>
          </w:rPr>
          <w:t xml:space="preserve">disinhibition </w:t>
        </w:r>
        <w:r w:rsidRPr="0060258A">
          <w:rPr>
            <w:rFonts w:ascii="Times New Roman" w:hAnsi="Times New Roman" w:cs="Times New Roman"/>
            <w:color w:val="000000" w:themeColor="text1"/>
          </w:rPr>
          <w:t>model</w:t>
        </w:r>
      </w:ins>
      <w:ins w:id="78" w:author="Bo Shen" w:date="2023-02-14T17:52:00Z">
        <w:r>
          <w:rPr>
            <w:rFonts w:ascii="Times New Roman" w:hAnsi="Times New Roman" w:cs="Times New Roman"/>
            <w:color w:val="000000" w:themeColor="text1"/>
          </w:rPr>
          <w:t xml:space="preserve"> </w:t>
        </w:r>
      </w:ins>
      <w:ins w:id="79" w:author="Kenway" w:date="2023-02-15T10:22:00Z">
        <w:r>
          <w:rPr>
            <w:rFonts w:ascii="Times New Roman" w:hAnsi="Times New Roman" w:cs="Times New Roman"/>
            <w:color w:val="000000" w:themeColor="text1"/>
          </w:rPr>
          <w:t>exhibits flexible attractor dynamics consistent with different forms of</w:t>
        </w:r>
        <w:r w:rsidRPr="0060258A">
          <w:rPr>
            <w:rFonts w:ascii="Times New Roman" w:hAnsi="Times New Roman" w:cs="Times New Roman"/>
            <w:color w:val="000000" w:themeColor="text1"/>
          </w:rPr>
          <w:t xml:space="preserve"> </w:t>
        </w:r>
      </w:ins>
      <w:ins w:id="80" w:author="Bo Shen" w:date="2023-02-14T17:52:00Z">
        <w:del w:id="81" w:author="Kenway" w:date="2023-02-15T10:22:00Z">
          <w:r w:rsidDel="00E15367">
            <w:rPr>
              <w:rFonts w:ascii="Times New Roman" w:hAnsi="Times New Roman" w:cs="Times New Roman"/>
              <w:color w:val="000000" w:themeColor="text1"/>
            </w:rPr>
            <w:delText>with recurrent-excitation produces</w:delText>
          </w:r>
        </w:del>
      </w:ins>
      <w:ins w:id="82" w:author="Bo Shen" w:date="2023-02-14T17:51:00Z">
        <w:del w:id="83" w:author="Kenway" w:date="2023-02-15T10:22:00Z">
          <w:r w:rsidRPr="0060258A" w:rsidDel="00E15367">
            <w:rPr>
              <w:rFonts w:ascii="Times New Roman" w:hAnsi="Times New Roman" w:cs="Times New Roman"/>
              <w:color w:val="000000" w:themeColor="text1"/>
            </w:rPr>
            <w:delText xml:space="preserve"> </w:delText>
          </w:r>
        </w:del>
      </w:ins>
      <w:ins w:id="84" w:author="Bo Shen" w:date="2023-02-14T17:52:00Z">
        <w:r w:rsidRPr="0060258A">
          <w:rPr>
            <w:rFonts w:ascii="Times New Roman" w:hAnsi="Times New Roman" w:cs="Times New Roman"/>
            <w:color w:val="000000" w:themeColor="text1"/>
          </w:rPr>
          <w:t xml:space="preserve">persistent activity </w:t>
        </w:r>
        <w:r>
          <w:rPr>
            <w:rFonts w:ascii="Times New Roman" w:hAnsi="Times New Roman" w:cs="Times New Roman"/>
            <w:color w:val="000000" w:themeColor="text1"/>
          </w:rPr>
          <w:t>seen in</w:t>
        </w:r>
        <w:r w:rsidRPr="0060258A">
          <w:rPr>
            <w:rFonts w:ascii="Times New Roman" w:hAnsi="Times New Roman" w:cs="Times New Roman"/>
            <w:color w:val="000000" w:themeColor="text1"/>
          </w:rPr>
          <w:t xml:space="preserve"> working memory.</w:t>
        </w:r>
        <w:r>
          <w:rPr>
            <w:rFonts w:ascii="Times New Roman" w:hAnsi="Times New Roman" w:cs="Times New Roman"/>
            <w:color w:val="000000" w:themeColor="text1"/>
          </w:rPr>
          <w:t xml:space="preserve"> </w:t>
        </w:r>
      </w:ins>
      <w:ins w:id="85" w:author="Bo Shen" w:date="2023-02-14T18:03:00Z">
        <w:r>
          <w:rPr>
            <w:rFonts w:ascii="Times New Roman" w:hAnsi="Times New Roman" w:cs="Times New Roman"/>
            <w:color w:val="000000" w:themeColor="text1"/>
          </w:rPr>
          <w:t>F</w:t>
        </w:r>
      </w:ins>
      <w:ins w:id="86" w:author="Bo Shen" w:date="2023-02-14T17:53:00Z">
        <w:r>
          <w:rPr>
            <w:rFonts w:ascii="Times New Roman" w:hAnsi="Times New Roman" w:cs="Times New Roman"/>
            <w:color w:val="000000" w:themeColor="text1"/>
          </w:rPr>
          <w:t xml:space="preserve">itting the model </w:t>
        </w:r>
      </w:ins>
      <w:r w:rsidRPr="0060258A">
        <w:rPr>
          <w:rFonts w:ascii="Times New Roman" w:hAnsi="Times New Roman" w:cs="Times New Roman"/>
          <w:color w:val="000000" w:themeColor="text1"/>
        </w:rPr>
        <w:t xml:space="preserve">to </w:t>
      </w:r>
      <w:ins w:id="87" w:author="Bo Shen" w:date="2023-02-14T17:53:00Z">
        <w:del w:id="88" w:author="Kenway" w:date="2023-02-15T10:04:00Z">
          <w:r w:rsidDel="00B03C32">
            <w:rPr>
              <w:rFonts w:ascii="Times New Roman" w:hAnsi="Times New Roman" w:cs="Times New Roman"/>
              <w:color w:val="000000" w:themeColor="text1"/>
            </w:rPr>
            <w:delText xml:space="preserve">the </w:delText>
          </w:r>
        </w:del>
        <w:r>
          <w:rPr>
            <w:rFonts w:ascii="Times New Roman" w:hAnsi="Times New Roman" w:cs="Times New Roman"/>
            <w:color w:val="000000" w:themeColor="text1"/>
          </w:rPr>
          <w:t>empirical data</w:t>
        </w:r>
      </w:ins>
      <w:ins w:id="89" w:author="Bo Shen" w:date="2023-02-14T18:03:00Z">
        <w:r>
          <w:rPr>
            <w:rFonts w:ascii="Times New Roman" w:hAnsi="Times New Roman" w:cs="Times New Roman"/>
            <w:color w:val="000000" w:themeColor="text1"/>
          </w:rPr>
          <w:t xml:space="preserve"> shows </w:t>
        </w:r>
      </w:ins>
      <w:ins w:id="90" w:author="Bo Shen" w:date="2023-02-14T17:53:00Z">
        <w:r>
          <w:rPr>
            <w:rFonts w:ascii="Times New Roman" w:hAnsi="Times New Roman" w:cs="Times New Roman"/>
            <w:color w:val="000000" w:themeColor="text1"/>
          </w:rPr>
          <w:t xml:space="preserve">it </w:t>
        </w:r>
      </w:ins>
      <w:ins w:id="91" w:author="Kenway" w:date="2023-02-10T12:55:00Z">
        <w:del w:id="92" w:author="Bo Shen" w:date="2023-02-14T17:54:00Z">
          <w:r w:rsidDel="00060F7E">
            <w:rPr>
              <w:rFonts w:ascii="Times New Roman" w:hAnsi="Times New Roman" w:cs="Times New Roman"/>
              <w:color w:val="000000" w:themeColor="text1"/>
            </w:rPr>
            <w:delText>reproduc</w:delText>
          </w:r>
        </w:del>
      </w:ins>
      <w:ins w:id="93" w:author="Bo Shen" w:date="2023-02-14T17:54:00Z">
        <w:r>
          <w:rPr>
            <w:rFonts w:ascii="Times New Roman" w:hAnsi="Times New Roman" w:cs="Times New Roman"/>
            <w:color w:val="000000" w:themeColor="text1"/>
          </w:rPr>
          <w:t>captures</w:t>
        </w:r>
      </w:ins>
      <w:ins w:id="94" w:author="Bo Shen" w:date="2023-02-14T17:53:00Z">
        <w:r>
          <w:rPr>
            <w:rFonts w:ascii="Times New Roman" w:hAnsi="Times New Roman" w:cs="Times New Roman"/>
            <w:color w:val="000000" w:themeColor="text1"/>
          </w:rPr>
          <w:t xml:space="preserve"> </w:t>
        </w:r>
      </w:ins>
      <w:ins w:id="95" w:author="Bo Shen" w:date="2023-02-14T17:56:00Z">
        <w:r>
          <w:rPr>
            <w:rFonts w:ascii="Times New Roman" w:hAnsi="Times New Roman" w:cs="Times New Roman"/>
            <w:color w:val="000000" w:themeColor="text1"/>
          </w:rPr>
          <w:t>well</w:t>
        </w:r>
      </w:ins>
      <w:ins w:id="96" w:author="Bo Shen" w:date="2023-02-14T18:03:00Z">
        <w:r>
          <w:rPr>
            <w:rFonts w:ascii="Times New Roman" w:hAnsi="Times New Roman" w:cs="Times New Roman"/>
            <w:color w:val="000000" w:themeColor="text1"/>
          </w:rPr>
          <w:t xml:space="preserve"> both</w:t>
        </w:r>
      </w:ins>
      <w:ins w:id="97" w:author="Bo Shen" w:date="2023-02-14T17:56:00Z">
        <w:r>
          <w:rPr>
            <w:rFonts w:ascii="Times New Roman" w:hAnsi="Times New Roman" w:cs="Times New Roman"/>
            <w:color w:val="000000" w:themeColor="text1"/>
          </w:rPr>
          <w:t xml:space="preserve"> </w:t>
        </w:r>
      </w:ins>
      <w:ins w:id="98" w:author="Bo Shen" w:date="2023-02-14T17:53:00Z">
        <w:del w:id="99" w:author="Kenway" w:date="2023-02-15T10:05:00Z">
          <w:r w:rsidDel="00B03C32">
            <w:rPr>
              <w:rFonts w:ascii="Times New Roman" w:hAnsi="Times New Roman" w:cs="Times New Roman"/>
              <w:color w:val="000000" w:themeColor="text1"/>
            </w:rPr>
            <w:delText xml:space="preserve">the </w:delText>
          </w:r>
        </w:del>
        <w:r>
          <w:rPr>
            <w:rFonts w:ascii="Times New Roman" w:hAnsi="Times New Roman" w:cs="Times New Roman"/>
            <w:color w:val="000000" w:themeColor="text1"/>
          </w:rPr>
          <w:t>neurophysiolog</w:t>
        </w:r>
      </w:ins>
      <w:ins w:id="100" w:author="Bo Shen" w:date="2023-02-14T17:54:00Z">
        <w:r>
          <w:rPr>
            <w:rFonts w:ascii="Times New Roman" w:hAnsi="Times New Roman" w:cs="Times New Roman"/>
            <w:color w:val="000000" w:themeColor="text1"/>
          </w:rPr>
          <w:t xml:space="preserve">ical dynamics of value coding and </w:t>
        </w:r>
        <w:del w:id="101" w:author="Kenway" w:date="2023-02-15T10:05:00Z">
          <w:r w:rsidDel="00B03C32">
            <w:rPr>
              <w:rFonts w:ascii="Times New Roman" w:hAnsi="Times New Roman" w:cs="Times New Roman"/>
              <w:color w:val="000000" w:themeColor="text1"/>
            </w:rPr>
            <w:delText>the</w:delText>
          </w:r>
        </w:del>
      </w:ins>
      <w:ins w:id="102" w:author="Bo Shen" w:date="2023-02-14T17:55:00Z">
        <w:del w:id="103" w:author="Kenway" w:date="2023-02-15T10:05:00Z">
          <w:r w:rsidDel="00B03C32">
            <w:rPr>
              <w:rFonts w:ascii="Times New Roman" w:hAnsi="Times New Roman" w:cs="Times New Roman"/>
              <w:color w:val="000000" w:themeColor="text1"/>
            </w:rPr>
            <w:delText xml:space="preserve"> </w:delText>
          </w:r>
        </w:del>
        <w:r>
          <w:rPr>
            <w:rFonts w:ascii="Times New Roman" w:hAnsi="Times New Roman" w:cs="Times New Roman"/>
            <w:color w:val="000000" w:themeColor="text1"/>
          </w:rPr>
          <w:t xml:space="preserve">psychometric </w:t>
        </w:r>
      </w:ins>
      <w:ins w:id="104" w:author="Kenway" w:date="2023-02-10T12:55:00Z">
        <w:del w:id="105" w:author="Bo Shen" w:date="2023-02-14T17:54:00Z">
          <w:r w:rsidDel="00060F7E">
            <w:rPr>
              <w:rFonts w:ascii="Times New Roman" w:hAnsi="Times New Roman" w:cs="Times New Roman"/>
              <w:color w:val="000000" w:themeColor="text1"/>
            </w:rPr>
            <w:delText xml:space="preserve">ing </w:delText>
          </w:r>
        </w:del>
      </w:ins>
      <w:ins w:id="106" w:author="Kenway" w:date="2023-02-10T12:56:00Z">
        <w:del w:id="107" w:author="Bo Shen" w:date="2023-02-14T17:54:00Z">
          <w:r w:rsidDel="00060F7E">
            <w:rPr>
              <w:rFonts w:ascii="Times New Roman" w:hAnsi="Times New Roman" w:cs="Times New Roman"/>
              <w:color w:val="000000" w:themeColor="text1"/>
            </w:rPr>
            <w:delText xml:space="preserve">empirical </w:delText>
          </w:r>
        </w:del>
        <w:r>
          <w:rPr>
            <w:rFonts w:ascii="Times New Roman" w:hAnsi="Times New Roman" w:cs="Times New Roman"/>
            <w:color w:val="000000" w:themeColor="text1"/>
          </w:rPr>
          <w:t xml:space="preserve">choice </w:t>
        </w:r>
      </w:ins>
      <w:del w:id="108" w:author="Kenway" w:date="2023-02-10T12:55:00Z">
        <w:r w:rsidRPr="0060258A" w:rsidDel="003C576B">
          <w:rPr>
            <w:rFonts w:ascii="Times New Roman" w:hAnsi="Times New Roman" w:cs="Times New Roman"/>
            <w:color w:val="000000" w:themeColor="text1"/>
          </w:rPr>
          <w:delText xml:space="preserve">capturing </w:delText>
        </w:r>
      </w:del>
      <w:ins w:id="109" w:author="Kenway" w:date="2023-02-10T12:54:00Z">
        <w:r>
          <w:rPr>
            <w:rFonts w:ascii="Times New Roman" w:hAnsi="Times New Roman" w:cs="Times New Roman"/>
            <w:color w:val="000000" w:themeColor="text1"/>
          </w:rPr>
          <w:t>behavior</w:t>
        </w:r>
        <w:del w:id="110" w:author="Bo Shen" w:date="2023-02-14T17:56:00Z">
          <w:r w:rsidDel="00060F7E">
            <w:rPr>
              <w:rFonts w:ascii="Times New Roman" w:hAnsi="Times New Roman" w:cs="Times New Roman"/>
              <w:color w:val="000000" w:themeColor="text1"/>
            </w:rPr>
            <w:delText xml:space="preserve"> and </w:delText>
          </w:r>
        </w:del>
      </w:ins>
      <w:ins w:id="111" w:author="Kenway" w:date="2023-02-10T12:56:00Z">
        <w:del w:id="112" w:author="Bo Shen" w:date="2023-02-14T17:56:00Z">
          <w:r w:rsidDel="00060F7E">
            <w:rPr>
              <w:rFonts w:ascii="Times New Roman" w:hAnsi="Times New Roman" w:cs="Times New Roman"/>
              <w:color w:val="000000" w:themeColor="text1"/>
            </w:rPr>
            <w:delText xml:space="preserve">decision-related </w:delText>
          </w:r>
        </w:del>
      </w:ins>
      <w:ins w:id="113" w:author="Kenway" w:date="2023-02-10T12:54:00Z">
        <w:del w:id="114" w:author="Bo Shen" w:date="2023-02-14T17:56:00Z">
          <w:r w:rsidDel="00060F7E">
            <w:rPr>
              <w:rFonts w:ascii="Times New Roman" w:hAnsi="Times New Roman" w:cs="Times New Roman"/>
              <w:color w:val="000000" w:themeColor="text1"/>
            </w:rPr>
            <w:delText xml:space="preserve">neural </w:delText>
          </w:r>
        </w:del>
      </w:ins>
      <w:del w:id="115" w:author="Bo Shen" w:date="2023-02-14T17:56:00Z">
        <w:r w:rsidRPr="0060258A" w:rsidDel="00060F7E">
          <w:rPr>
            <w:rFonts w:ascii="Times New Roman" w:hAnsi="Times New Roman" w:cs="Times New Roman"/>
            <w:color w:val="000000" w:themeColor="text1"/>
          </w:rPr>
          <w:delText xml:space="preserve">empirical psychometric and chronometric </w:delText>
        </w:r>
      </w:del>
      <w:ins w:id="116" w:author="Kenway" w:date="2023-02-10T12:53:00Z">
        <w:del w:id="117" w:author="Bo Shen" w:date="2023-02-14T17:55:00Z">
          <w:r w:rsidDel="00060F7E">
            <w:rPr>
              <w:rFonts w:ascii="Times New Roman" w:hAnsi="Times New Roman" w:cs="Times New Roman"/>
              <w:color w:val="000000" w:themeColor="text1"/>
            </w:rPr>
            <w:delText>activ</w:delText>
          </w:r>
        </w:del>
      </w:ins>
      <w:ins w:id="118" w:author="Kenway" w:date="2023-02-10T12:56:00Z">
        <w:del w:id="119" w:author="Bo Shen" w:date="2023-02-14T17:55:00Z">
          <w:r w:rsidDel="00060F7E">
            <w:rPr>
              <w:rFonts w:ascii="Times New Roman" w:hAnsi="Times New Roman" w:cs="Times New Roman"/>
              <w:color w:val="000000" w:themeColor="text1"/>
            </w:rPr>
            <w:delText>i</w:delText>
          </w:r>
        </w:del>
      </w:ins>
      <w:ins w:id="120" w:author="Kenway" w:date="2023-02-10T12:53:00Z">
        <w:del w:id="121" w:author="Bo Shen" w:date="2023-02-14T17:55:00Z">
          <w:r w:rsidDel="00060F7E">
            <w:rPr>
              <w:rFonts w:ascii="Times New Roman" w:hAnsi="Times New Roman" w:cs="Times New Roman"/>
              <w:color w:val="000000" w:themeColor="text1"/>
            </w:rPr>
            <w:delText>ty</w:delText>
          </w:r>
        </w:del>
      </w:ins>
      <w:ins w:id="122" w:author="Bo Shen" w:date="2023-02-14T17:55:00Z">
        <w:r>
          <w:rPr>
            <w:rFonts w:ascii="Times New Roman" w:hAnsi="Times New Roman" w:cs="Times New Roman"/>
            <w:color w:val="000000" w:themeColor="text1"/>
          </w:rPr>
          <w:t>.</w:t>
        </w:r>
      </w:ins>
      <w:del w:id="123" w:author="Kenway" w:date="2023-02-10T12:53:00Z">
        <w:r w:rsidRPr="0060258A" w:rsidDel="003C576B">
          <w:rPr>
            <w:rFonts w:ascii="Times New Roman" w:hAnsi="Times New Roman" w:cs="Times New Roman"/>
            <w:color w:val="000000" w:themeColor="text1"/>
          </w:rPr>
          <w:delText>data</w:delText>
        </w:r>
      </w:del>
      <w:del w:id="124" w:author="Bo Shen" w:date="2023-02-14T17:55:00Z">
        <w:r w:rsidRPr="0060258A" w:rsidDel="00060F7E">
          <w:rPr>
            <w:rFonts w:ascii="Times New Roman" w:hAnsi="Times New Roman" w:cs="Times New Roman"/>
            <w:color w:val="000000" w:themeColor="text1"/>
          </w:rPr>
          <w:delText xml:space="preserve">, </w:delText>
        </w:r>
      </w:del>
      <w:del w:id="125" w:author="Bo Shen" w:date="2023-02-14T17:51:00Z">
        <w:r w:rsidRPr="0060258A" w:rsidDel="00D94612">
          <w:rPr>
            <w:rFonts w:ascii="Times New Roman" w:hAnsi="Times New Roman" w:cs="Times New Roman"/>
            <w:color w:val="000000" w:themeColor="text1"/>
          </w:rPr>
          <w:delText xml:space="preserve">the </w:delText>
        </w:r>
      </w:del>
      <w:ins w:id="126" w:author="Kenway" w:date="2023-02-10T12:57:00Z">
        <w:del w:id="127" w:author="Bo Shen" w:date="2023-02-14T17:51:00Z">
          <w:r w:rsidDel="00D94612">
            <w:rPr>
              <w:rFonts w:ascii="Times New Roman" w:hAnsi="Times New Roman" w:cs="Times New Roman"/>
              <w:color w:val="000000" w:themeColor="text1"/>
            </w:rPr>
            <w:delText xml:space="preserve">disinhibition </w:delText>
          </w:r>
        </w:del>
      </w:ins>
      <w:del w:id="128" w:author="Bo Shen" w:date="2023-02-14T17:51:00Z">
        <w:r w:rsidRPr="0060258A" w:rsidDel="00D94612">
          <w:rPr>
            <w:rFonts w:ascii="Times New Roman" w:hAnsi="Times New Roman" w:cs="Times New Roman"/>
            <w:color w:val="000000" w:themeColor="text1"/>
          </w:rPr>
          <w:delText xml:space="preserve">model </w:delText>
        </w:r>
      </w:del>
      <w:ins w:id="129" w:author="Kenway" w:date="2023-02-10T12:57:00Z">
        <w:del w:id="130" w:author="Bo Shen" w:date="2023-02-14T17:55:00Z">
          <w:r w:rsidDel="00060F7E">
            <w:rPr>
              <w:rFonts w:ascii="Times New Roman" w:hAnsi="Times New Roman" w:cs="Times New Roman"/>
              <w:color w:val="000000" w:themeColor="text1"/>
            </w:rPr>
            <w:delText xml:space="preserve">exhibits </w:delText>
          </w:r>
        </w:del>
      </w:ins>
      <w:del w:id="131" w:author="Bo Shen" w:date="2023-02-14T17:55:00Z">
        <w:r w:rsidRPr="0060258A" w:rsidDel="00060F7E">
          <w:rPr>
            <w:rFonts w:ascii="Times New Roman" w:hAnsi="Times New Roman" w:cs="Times New Roman"/>
            <w:color w:val="000000" w:themeColor="text1"/>
          </w:rPr>
          <w:delText xml:space="preserve">produces </w:delText>
        </w:r>
      </w:del>
      <w:ins w:id="132" w:author="Kenway" w:date="2023-02-10T12:57:00Z">
        <w:del w:id="133" w:author="Bo Shen" w:date="2023-02-14T17:55:00Z">
          <w:r w:rsidDel="00060F7E">
            <w:rPr>
              <w:rFonts w:ascii="Times New Roman" w:hAnsi="Times New Roman" w:cs="Times New Roman"/>
              <w:color w:val="000000" w:themeColor="text1"/>
            </w:rPr>
            <w:delText xml:space="preserve">flexible attractor dynamics </w:delText>
          </w:r>
        </w:del>
      </w:ins>
      <w:ins w:id="134" w:author="Kenway" w:date="2023-02-10T12:58:00Z">
        <w:del w:id="135" w:author="Bo Shen" w:date="2023-02-14T17:55:00Z">
          <w:r w:rsidDel="00060F7E">
            <w:rPr>
              <w:rFonts w:ascii="Times New Roman" w:hAnsi="Times New Roman" w:cs="Times New Roman"/>
              <w:color w:val="000000" w:themeColor="text1"/>
            </w:rPr>
            <w:delText>consistent with different forms of</w:delText>
          </w:r>
        </w:del>
        <w:r>
          <w:rPr>
            <w:rFonts w:ascii="Times New Roman" w:hAnsi="Times New Roman" w:cs="Times New Roman"/>
            <w:color w:val="000000" w:themeColor="text1"/>
          </w:rPr>
          <w:t xml:space="preserve"> </w:t>
        </w:r>
      </w:ins>
      <w:del w:id="136" w:author="Bo Shen" w:date="2023-02-14T17:52:00Z">
        <w:r w:rsidRPr="0060258A" w:rsidDel="00D94612">
          <w:rPr>
            <w:rFonts w:ascii="Times New Roman" w:hAnsi="Times New Roman" w:cs="Times New Roman"/>
            <w:color w:val="000000" w:themeColor="text1"/>
          </w:rPr>
          <w:delText xml:space="preserve">persistent activity </w:delText>
        </w:r>
      </w:del>
      <w:ins w:id="137" w:author="Kenway" w:date="2023-02-10T12:58:00Z">
        <w:del w:id="138" w:author="Bo Shen" w:date="2023-02-14T17:52:00Z">
          <w:r w:rsidDel="00D94612">
            <w:rPr>
              <w:rFonts w:ascii="Times New Roman" w:hAnsi="Times New Roman" w:cs="Times New Roman"/>
              <w:color w:val="000000" w:themeColor="text1"/>
            </w:rPr>
            <w:delText>seen in</w:delText>
          </w:r>
        </w:del>
      </w:ins>
      <w:del w:id="139" w:author="Bo Shen" w:date="2023-02-14T17:52:00Z">
        <w:r w:rsidRPr="0060258A" w:rsidDel="00D94612">
          <w:rPr>
            <w:rFonts w:ascii="Times New Roman" w:hAnsi="Times New Roman" w:cs="Times New Roman"/>
            <w:color w:val="000000" w:themeColor="text1"/>
          </w:rPr>
          <w:delText xml:space="preserve">consistent with working memory. </w:delText>
        </w:r>
      </w:del>
      <w:r w:rsidRPr="0060258A">
        <w:rPr>
          <w:rFonts w:ascii="Times New Roman" w:hAnsi="Times New Roman" w:cs="Times New Roman"/>
          <w:color w:val="000000" w:themeColor="text1"/>
        </w:rPr>
        <w:t xml:space="preserve">Furthermore, the biological basis of disinhibition provides a simple mechanism for flexible top-down control of network states, enabling the circuit to capture diverse task-dependent neural dynamics. These results suggest a new biologically plausible mechanism for </w:t>
      </w:r>
      <w:del w:id="140" w:author="Bo Shen" w:date="2023-03-07T11:16:00Z">
        <w:r w:rsidRPr="0060258A" w:rsidDel="007E65E9">
          <w:rPr>
            <w:rFonts w:ascii="Times New Roman" w:hAnsi="Times New Roman" w:cs="Times New Roman"/>
            <w:color w:val="000000" w:themeColor="text1"/>
          </w:rPr>
          <w:delText xml:space="preserve">decision </w:delText>
        </w:r>
      </w:del>
      <w:ins w:id="141" w:author="Bo Shen" w:date="2023-03-07T11:16:00Z">
        <w:r w:rsidRPr="0060258A">
          <w:rPr>
            <w:rFonts w:ascii="Times New Roman" w:hAnsi="Times New Roman" w:cs="Times New Roman"/>
            <w:color w:val="000000" w:themeColor="text1"/>
          </w:rPr>
          <w:t>decision</w:t>
        </w:r>
        <w:r>
          <w:rPr>
            <w:rFonts w:ascii="Times New Roman" w:hAnsi="Times New Roman" w:cs="Times New Roman"/>
            <w:color w:val="000000" w:themeColor="text1"/>
          </w:rPr>
          <w:t>-</w:t>
        </w:r>
      </w:ins>
      <w:r w:rsidRPr="0060258A">
        <w:rPr>
          <w:rFonts w:ascii="Times New Roman" w:hAnsi="Times New Roman" w:cs="Times New Roman"/>
          <w:color w:val="000000" w:themeColor="text1"/>
        </w:rPr>
        <w:t>making and emphasize the importance of local disinhibition in neural processing.</w:t>
      </w:r>
      <w:r w:rsidRPr="0060258A" w:rsidDel="00751EE7">
        <w:rPr>
          <w:rFonts w:ascii="Times New Roman" w:hAnsi="Times New Roman" w:cs="Times New Roman"/>
          <w:color w:val="000000" w:themeColor="text1"/>
        </w:rPr>
        <w:t xml:space="preserve"> </w:t>
      </w:r>
      <w:r w:rsidRPr="0060258A">
        <w:rPr>
          <w:rFonts w:ascii="Times New Roman" w:hAnsi="Times New Roman" w:cs="Times New Roman"/>
          <w:b/>
          <w:color w:val="000000" w:themeColor="text1"/>
        </w:rPr>
        <w:br w:type="page"/>
      </w:r>
    </w:p>
    <w:p w14:paraId="29C7BA40" w14:textId="77777777" w:rsidR="001E5B0F" w:rsidRPr="004C613D" w:rsidRDefault="001E5B0F" w:rsidP="004C613D">
      <w:pPr>
        <w:pStyle w:val="Heading1"/>
      </w:pPr>
      <w:r w:rsidRPr="004C613D">
        <w:lastRenderedPageBreak/>
        <w:t>Introduction</w:t>
      </w:r>
    </w:p>
    <w:p w14:paraId="6E410542" w14:textId="77777777" w:rsidR="001E5B0F" w:rsidRDefault="001E5B0F" w:rsidP="002C2A1F">
      <w:pPr>
        <w:spacing w:line="480" w:lineRule="auto"/>
        <w:jc w:val="both"/>
        <w:rPr>
          <w:ins w:id="142" w:author="Bo Shen" w:date="2023-02-14T16:57:00Z"/>
          <w:rFonts w:ascii="Times New Roman" w:hAnsi="Times New Roman" w:cs="Times New Roman"/>
          <w:color w:val="000000" w:themeColor="text1"/>
        </w:rPr>
      </w:pPr>
    </w:p>
    <w:p w14:paraId="4F73B747" w14:textId="7D460B74" w:rsidR="001E5B0F" w:rsidRDefault="001E5B0F" w:rsidP="002C2A1F">
      <w:pPr>
        <w:spacing w:line="480" w:lineRule="auto"/>
        <w:jc w:val="both"/>
        <w:rPr>
          <w:ins w:id="143" w:author="Bo Shen" w:date="2023-02-14T14:53:00Z"/>
          <w:rFonts w:ascii="Times New Roman" w:hAnsi="Times New Roman" w:cs="Times New Roman"/>
          <w:color w:val="000000" w:themeColor="text1"/>
        </w:rPr>
      </w:pPr>
      <w:ins w:id="144" w:author="Kenway" w:date="2023-02-13T11:32:00Z">
        <w:r>
          <w:rPr>
            <w:rFonts w:ascii="Times New Roman" w:hAnsi="Times New Roman" w:cs="Times New Roman"/>
            <w:color w:val="000000" w:themeColor="text1"/>
          </w:rPr>
          <w:t xml:space="preserve">Inhibition is an essential component in </w:t>
        </w:r>
        <w:del w:id="145" w:author="Bo Shen" w:date="2023-02-14T13:51:00Z">
          <w:r w:rsidDel="003A0462">
            <w:rPr>
              <w:rFonts w:ascii="Times New Roman" w:hAnsi="Times New Roman" w:cs="Times New Roman"/>
              <w:color w:val="000000" w:themeColor="text1"/>
            </w:rPr>
            <w:delText>computationa</w:delText>
          </w:r>
        </w:del>
      </w:ins>
      <w:ins w:id="146" w:author="Bo Shen" w:date="2023-02-14T13:51:00Z">
        <w:del w:id="147" w:author="Kenway" w:date="2023-02-15T10:06:00Z">
          <w:r w:rsidDel="00B03C32">
            <w:rPr>
              <w:rFonts w:ascii="Times New Roman" w:hAnsi="Times New Roman" w:cs="Times New Roman"/>
              <w:color w:val="000000" w:themeColor="text1"/>
            </w:rPr>
            <w:delText xml:space="preserve">the </w:delText>
          </w:r>
        </w:del>
        <w:r>
          <w:rPr>
            <w:rFonts w:ascii="Times New Roman" w:hAnsi="Times New Roman" w:cs="Times New Roman"/>
            <w:color w:val="000000" w:themeColor="text1"/>
          </w:rPr>
          <w:t>neural network</w:t>
        </w:r>
      </w:ins>
      <w:ins w:id="148" w:author="Kenway" w:date="2023-02-13T11:32:00Z">
        <w:r>
          <w:rPr>
            <w:rFonts w:ascii="Times New Roman" w:hAnsi="Times New Roman" w:cs="Times New Roman"/>
            <w:color w:val="000000" w:themeColor="text1"/>
          </w:rPr>
          <w:t xml:space="preserve"> models of decision-making.</w:t>
        </w:r>
      </w:ins>
      <w:ins w:id="149" w:author="Kenway" w:date="2023-02-13T12:03:00Z">
        <w:r>
          <w:rPr>
            <w:rFonts w:ascii="Times New Roman" w:hAnsi="Times New Roman" w:cs="Times New Roman"/>
            <w:color w:val="000000" w:themeColor="text1"/>
          </w:rPr>
          <w:t xml:space="preserve"> In standard decision models, pools of option-selective </w:t>
        </w:r>
      </w:ins>
      <w:ins w:id="150" w:author="Kenway" w:date="2023-02-13T12:52:00Z">
        <w:r>
          <w:rPr>
            <w:rFonts w:ascii="Times New Roman" w:hAnsi="Times New Roman" w:cs="Times New Roman"/>
            <w:color w:val="000000" w:themeColor="text1"/>
          </w:rPr>
          <w:t xml:space="preserve">excitatory </w:t>
        </w:r>
      </w:ins>
      <w:ins w:id="151" w:author="Kenway" w:date="2023-02-13T12:03:00Z">
        <w:r>
          <w:rPr>
            <w:rFonts w:ascii="Times New Roman" w:hAnsi="Times New Roman" w:cs="Times New Roman"/>
            <w:color w:val="000000" w:themeColor="text1"/>
          </w:rPr>
          <w:t>neurons compete</w:t>
        </w:r>
      </w:ins>
      <w:ins w:id="152" w:author="Kenway" w:date="2023-02-13T12:33:00Z">
        <w:r>
          <w:rPr>
            <w:rFonts w:ascii="Times New Roman" w:hAnsi="Times New Roman" w:cs="Times New Roman"/>
            <w:color w:val="000000" w:themeColor="text1"/>
          </w:rPr>
          <w:t xml:space="preserve"> in a winner-take-all selection</w:t>
        </w:r>
      </w:ins>
      <w:ins w:id="153" w:author="Kenway" w:date="2023-02-13T12:50:00Z">
        <w:r>
          <w:rPr>
            <w:rFonts w:ascii="Times New Roman" w:hAnsi="Times New Roman" w:cs="Times New Roman"/>
            <w:color w:val="000000" w:themeColor="text1"/>
          </w:rPr>
          <w:t xml:space="preserve"> process</w:t>
        </w:r>
      </w:ins>
      <w:ins w:id="154" w:author="Kenway" w:date="2023-02-13T12:03:00Z">
        <w:r>
          <w:rPr>
            <w:rFonts w:ascii="Times New Roman" w:hAnsi="Times New Roman" w:cs="Times New Roman"/>
            <w:color w:val="000000" w:themeColor="text1"/>
          </w:rPr>
          <w:t xml:space="preserve"> via feedback inhibition</w:t>
        </w:r>
      </w:ins>
      <w:ins w:id="155" w:author="Kenway" w:date="2023-02-13T13:13:00Z">
        <w:r>
          <w:rPr>
            <w:rFonts w:ascii="Times New Roman" w:hAnsi="Times New Roman" w:cs="Times New Roman"/>
            <w:color w:val="000000" w:themeColor="text1"/>
          </w:rPr>
          <w:t xml:space="preserve"> </w:t>
        </w:r>
      </w:ins>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{"citationID":"X0hSH8Eq","properties":{"formattedCitation":"(Roach et al., 2023; X.-J. Wang, 2002; Wong &amp; Wang, 2006)","plainCitation":"(Roach et al., 2023; X.-J. Wang, 2002; Wong &amp; Wang, 2006)","noteIndex":0},"citationItems":[{"id":6743,"uris":["http://zotero.org/users/6345545/items/PVCU69DA"],"itemData":{"id":6743,"type":"article-journal","abstract":"During perceptual decision-making, the firing rates of cortical neurons reflect upcoming choices. Recent work showed that excitatory and inhibitory neurons are equally selective for choice. However, the functional consequences of inhibitory choice selectivity in decision-making circuits are unknown. We developed a circuit model of decision-making which accounts for the specificity of inputs to and outputs from inhibitory neurons. We found that selective inhibition expands the space of circuits supporting decision-making, allowing for weaker or stronger recurrent excitation when connected in a competitive or feedback motif. The specificity of inhibitory outputs sets the trade-off between speed and accuracy of decisions by either stabilizing or destabilizing the saddle-point dynamics underlying decisions in the circuit. Recurrent neural networks trained to make decisions display the same dependence on inhibitory specificity and the strength of recurrent excitation. Our results reveal two concurrent roles for selective inhibition in decision-making circuits: stabilizing strongly connected excitatory populations and maximizing competition between oppositely selective populations.","container-title":"Nature Communications","DOI":"10.1038/s41467-023-35822-8","ISSN":"2041-1723","issue":"1","journalAbbreviation":"Nat Commun","language":"en","license":"2023 The Author(s)","note":"number: 1\npublisher: Nature Publishing Group","page":"147","source":"www.nature.com","title":"Choice selective inhibition drives stability and competition in decision circuits","volume":"14","author":[{"family":"Roach","given":"James P."},{"family":"Churchland","given":"Anne K."},{"family":"Engel","given":"Tatiana A."}],"issued":{"date-parts":[["2023",1,10]]}}},{"id":359,"uris":["http://zotero.org/users/6345545/items/AEKIVEH9"],"itemData":{"id":359,"type":"article-journal","abstract":"Recent physiological studies of alert primates have revealed cortical neural correlates of key steps in a perceptual decision-making process. To elucidate synaptic mechanisms of decision making, I investigated a biophysically realistic cortical network model for a visual discrimination experiment. In the model, slow recurrent excitation and feedback inhibition produce attractor dynamics that amplify the difference between conflicting inputs and generates a binary choice. The model is shown to account for salient characteristics of the observed decision-correlated neural activity, as well as the animal’s psychometric function and reaction times. These results suggest that recurrent excitation mediated by NMDA receptors provides a candidate cellular mechanism for the slow time integration of sensory stimuli and the formation of categorical choices in a decision-making neocortical network.","container-title":"Neuron","DOI":"10.1016/S0896-6273(02)01092-9","ISSN":"08966273","issue":"5","journalAbbreviation":"Neuron","language":"en","page":"955-968","source":"DOI.org (Crossref)","title":"Probabilistic Decision Making by Slow Reverberation in Cortical Circuits","volume":"36","author":[{"family":"Wang","given":"Xiao-Jing"}],"issued":{"date-parts":[["2002",12]]}}},{"id":52,"uris":["http://zotero.org/users/6345545/items/W5B2KD2G"],"itemData":{"id":52,"type":"article-journal","abstract":"Recent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Neurosci.","language":"en","license":"Copyright © 2006 Society for Neuroscience 0270-6474/06/261314-15$15.00/0","note":"PMID: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instrText>
      </w:r>
      <w:r>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(Roach et al., 2023; X.-J. Wang, 2002; Wong &amp; Wang, 2006)</w:t>
      </w:r>
      <w:r>
        <w:rPr>
          <w:rFonts w:ascii="Times New Roman" w:hAnsi="Times New Roman" w:cs="Times New Roman"/>
          <w:color w:val="000000" w:themeColor="text1"/>
        </w:rPr>
        <w:fldChar w:fldCharType="end"/>
      </w:r>
      <w:ins w:id="156" w:author="Kenway" w:date="2023-02-13T13:13:00Z">
        <w:del w:id="157" w:author="Bo Shen" w:date="2023-02-14T12:04:00Z">
          <w:r w:rsidDel="00DB1453">
            <w:rPr>
              <w:rFonts w:ascii="Times New Roman" w:hAnsi="Times New Roman" w:cs="Times New Roman"/>
              <w:color w:val="000000" w:themeColor="text1"/>
            </w:rPr>
            <w:delText>(</w:delText>
          </w:r>
          <w:commentRangeStart w:id="158"/>
          <w:r w:rsidDel="00DB1453">
            <w:rPr>
              <w:rFonts w:ascii="Times New Roman" w:hAnsi="Times New Roman" w:cs="Times New Roman"/>
              <w:color w:val="000000" w:themeColor="text1"/>
            </w:rPr>
            <w:delText>REFS</w:delText>
          </w:r>
        </w:del>
      </w:ins>
      <w:commentRangeEnd w:id="158"/>
      <w:ins w:id="159" w:author="Kenway" w:date="2023-02-13T16:41:00Z">
        <w:del w:id="160" w:author="Bo Shen" w:date="2023-02-14T12:04:00Z">
          <w:r w:rsidDel="00DB1453">
            <w:rPr>
              <w:rStyle w:val="CommentReference"/>
            </w:rPr>
            <w:commentReference w:id="158"/>
          </w:r>
        </w:del>
      </w:ins>
      <w:ins w:id="161" w:author="Kenway" w:date="2023-02-13T13:13:00Z">
        <w:del w:id="162" w:author="Bo Shen" w:date="2023-02-14T12:04:00Z">
          <w:r w:rsidDel="00DB1453">
            <w:rPr>
              <w:rFonts w:ascii="Times New Roman" w:hAnsi="Times New Roman" w:cs="Times New Roman"/>
              <w:color w:val="000000" w:themeColor="text1"/>
            </w:rPr>
            <w:delText>)</w:delText>
          </w:r>
        </w:del>
      </w:ins>
      <w:ins w:id="163" w:author="Kenway" w:date="2023-02-13T12:34:00Z">
        <w:r>
          <w:rPr>
            <w:rFonts w:ascii="Times New Roman" w:hAnsi="Times New Roman" w:cs="Times New Roman"/>
            <w:color w:val="000000" w:themeColor="text1"/>
          </w:rPr>
          <w:t xml:space="preserve">. Generally, such inhibition is thought to be </w:t>
        </w:r>
      </w:ins>
      <w:ins w:id="164" w:author="Kenway" w:date="2023-02-13T12:35:00Z">
        <w:r>
          <w:rPr>
            <w:rFonts w:ascii="Times New Roman" w:hAnsi="Times New Roman" w:cs="Times New Roman"/>
            <w:color w:val="000000" w:themeColor="text1"/>
          </w:rPr>
          <w:t xml:space="preserve">homogenous and non-selective, with a </w:t>
        </w:r>
      </w:ins>
      <w:ins w:id="165" w:author="Kenway" w:date="2023-02-13T12:50:00Z">
        <w:r>
          <w:rPr>
            <w:rFonts w:ascii="Times New Roman" w:hAnsi="Times New Roman" w:cs="Times New Roman"/>
            <w:color w:val="000000" w:themeColor="text1"/>
          </w:rPr>
          <w:t>single pool of inhibitory neurons</w:t>
        </w:r>
      </w:ins>
      <w:ins w:id="166" w:author="Kenway" w:date="2023-02-13T12:35:00Z">
        <w:r>
          <w:rPr>
            <w:rFonts w:ascii="Times New Roman" w:hAnsi="Times New Roman" w:cs="Times New Roman"/>
            <w:color w:val="000000" w:themeColor="text1"/>
          </w:rPr>
          <w:t xml:space="preserve"> </w:t>
        </w:r>
      </w:ins>
      <w:ins w:id="167" w:author="Kenway" w:date="2023-02-13T12:50:00Z">
        <w:r>
          <w:rPr>
            <w:rFonts w:ascii="Times New Roman" w:hAnsi="Times New Roman" w:cs="Times New Roman"/>
            <w:color w:val="000000" w:themeColor="text1"/>
          </w:rPr>
          <w:t>receiving broad excitation</w:t>
        </w:r>
      </w:ins>
      <w:ins w:id="168" w:author="Bo Shen" w:date="2023-02-14T16:44:00Z">
        <w:r>
          <w:rPr>
            <w:rFonts w:ascii="Times New Roman" w:hAnsi="Times New Roman" w:cs="Times New Roman"/>
            <w:color w:val="000000" w:themeColor="text1"/>
          </w:rPr>
          <w:t>,</w:t>
        </w:r>
      </w:ins>
      <w:ins w:id="169" w:author="Kenway" w:date="2023-02-13T12:51:00Z">
        <w:r>
          <w:rPr>
            <w:rFonts w:ascii="Times New Roman" w:hAnsi="Times New Roman" w:cs="Times New Roman"/>
            <w:color w:val="000000" w:themeColor="text1"/>
          </w:rPr>
          <w:t xml:space="preserve"> and</w:t>
        </w:r>
      </w:ins>
      <w:ins w:id="170" w:author="Bo Shen" w:date="2023-02-14T16:44:00Z">
        <w:r w:rsidRPr="0071469E">
          <w:rPr>
            <w:rFonts w:ascii="Times New Roman" w:hAnsi="Times New Roman" w:cs="Times New Roman"/>
            <w:color w:val="000000" w:themeColor="text1"/>
          </w:rPr>
          <w:t xml:space="preserve"> </w:t>
        </w:r>
        <w:r>
          <w:rPr>
            <w:rFonts w:ascii="Times New Roman" w:hAnsi="Times New Roman" w:cs="Times New Roman"/>
            <w:color w:val="000000" w:themeColor="text1"/>
          </w:rPr>
          <w:t>in turn</w:t>
        </w:r>
      </w:ins>
      <w:ins w:id="171" w:author="Kenway" w:date="2023-02-13T12:51:00Z">
        <w:r>
          <w:rPr>
            <w:rFonts w:ascii="Times New Roman" w:hAnsi="Times New Roman" w:cs="Times New Roman"/>
            <w:color w:val="000000" w:themeColor="text1"/>
          </w:rPr>
          <w:t xml:space="preserve"> inhibiting excitatory neurons</w:t>
        </w:r>
      </w:ins>
      <w:ins w:id="172" w:author="Kenway" w:date="2023-02-13T12:52:00Z">
        <w:del w:id="173" w:author="Bo Shen" w:date="2023-02-14T16:44:00Z">
          <w:r w:rsidDel="0071469E">
            <w:rPr>
              <w:rFonts w:ascii="Times New Roman" w:hAnsi="Times New Roman" w:cs="Times New Roman"/>
              <w:color w:val="000000" w:themeColor="text1"/>
            </w:rPr>
            <w:delText xml:space="preserve"> in turn</w:delText>
          </w:r>
        </w:del>
        <w:r>
          <w:rPr>
            <w:rFonts w:ascii="Times New Roman" w:hAnsi="Times New Roman" w:cs="Times New Roman"/>
            <w:color w:val="000000" w:themeColor="text1"/>
          </w:rPr>
          <w:t>.</w:t>
        </w:r>
      </w:ins>
      <w:ins w:id="174" w:author="Kenway" w:date="2023-02-13T13:13:00Z">
        <w:r>
          <w:rPr>
            <w:rFonts w:ascii="Times New Roman" w:hAnsi="Times New Roman" w:cs="Times New Roman"/>
            <w:color w:val="000000" w:themeColor="text1"/>
          </w:rPr>
          <w:t xml:space="preserve"> </w:t>
        </w:r>
      </w:ins>
      <w:ins w:id="175" w:author="Kenway" w:date="2023-02-13T13:14:00Z">
        <w:del w:id="176" w:author="Bo Shen" w:date="2023-02-14T13:52:00Z">
          <w:r w:rsidDel="003A0462">
            <w:rPr>
              <w:rFonts w:ascii="Times New Roman" w:hAnsi="Times New Roman" w:cs="Times New Roman"/>
              <w:color w:val="000000" w:themeColor="text1"/>
            </w:rPr>
            <w:delText xml:space="preserve">While pooled inhibition models successfully capture </w:delText>
          </w:r>
        </w:del>
      </w:ins>
      <w:ins w:id="177" w:author="Kenway" w:date="2023-02-13T13:15:00Z">
        <w:del w:id="178" w:author="Bo Shen" w:date="2023-02-14T13:52:00Z">
          <w:r w:rsidDel="003A0462">
            <w:rPr>
              <w:rFonts w:ascii="Times New Roman" w:hAnsi="Times New Roman" w:cs="Times New Roman"/>
              <w:color w:val="000000" w:themeColor="text1"/>
            </w:rPr>
            <w:delText xml:space="preserve">characteristic </w:delText>
          </w:r>
        </w:del>
      </w:ins>
      <w:ins w:id="179" w:author="Kenway" w:date="2023-02-13T13:14:00Z">
        <w:del w:id="180" w:author="Bo Shen" w:date="2023-02-14T13:52:00Z">
          <w:r w:rsidDel="003A0462">
            <w:rPr>
              <w:rFonts w:ascii="Times New Roman" w:hAnsi="Times New Roman" w:cs="Times New Roman"/>
              <w:color w:val="000000" w:themeColor="text1"/>
            </w:rPr>
            <w:delText xml:space="preserve">behavioral and neural </w:delText>
          </w:r>
        </w:del>
      </w:ins>
      <w:ins w:id="181" w:author="Kenway" w:date="2023-02-13T13:16:00Z">
        <w:del w:id="182" w:author="Bo Shen" w:date="2023-02-14T13:52:00Z">
          <w:r w:rsidDel="003A0462">
            <w:rPr>
              <w:rFonts w:ascii="Times New Roman" w:hAnsi="Times New Roman" w:cs="Times New Roman"/>
              <w:color w:val="000000" w:themeColor="text1"/>
            </w:rPr>
            <w:delText xml:space="preserve">aspects of </w:delText>
          </w:r>
        </w:del>
      </w:ins>
      <w:ins w:id="183" w:author="Kenway" w:date="2023-02-13T13:15:00Z">
        <w:del w:id="184" w:author="Bo Shen" w:date="2023-02-14T13:52:00Z">
          <w:r w:rsidDel="003A0462">
            <w:rPr>
              <w:rFonts w:ascii="Times New Roman" w:hAnsi="Times New Roman" w:cs="Times New Roman"/>
              <w:color w:val="000000" w:themeColor="text1"/>
            </w:rPr>
            <w:delText>decision making</w:delText>
          </w:r>
        </w:del>
      </w:ins>
      <w:ins w:id="185" w:author="Kenway" w:date="2023-02-13T13:16:00Z">
        <w:del w:id="186" w:author="Bo Shen" w:date="2023-02-14T13:52:00Z">
          <w:r w:rsidDel="003A0462">
            <w:rPr>
              <w:rFonts w:ascii="Times New Roman" w:hAnsi="Times New Roman" w:cs="Times New Roman"/>
              <w:color w:val="000000" w:themeColor="text1"/>
            </w:rPr>
            <w:delText>,</w:delText>
          </w:r>
        </w:del>
      </w:ins>
      <w:ins w:id="187" w:author="Bo Shen" w:date="2023-02-14T13:52:00Z">
        <w:r>
          <w:rPr>
            <w:rFonts w:ascii="Times New Roman" w:hAnsi="Times New Roman" w:cs="Times New Roman"/>
            <w:color w:val="000000" w:themeColor="text1"/>
          </w:rPr>
          <w:t>However, more</w:t>
        </w:r>
      </w:ins>
      <w:ins w:id="188" w:author="Kenway" w:date="2023-02-13T13:16:00Z">
        <w:r>
          <w:rPr>
            <w:rFonts w:ascii="Times New Roman" w:hAnsi="Times New Roman" w:cs="Times New Roman"/>
            <w:color w:val="000000" w:themeColor="text1"/>
          </w:rPr>
          <w:t xml:space="preserve"> recent findings suggest that inhibitory n</w:t>
        </w:r>
      </w:ins>
      <w:ins w:id="189" w:author="Kenway" w:date="2023-02-13T13:18:00Z">
        <w:r>
          <w:rPr>
            <w:rFonts w:ascii="Times New Roman" w:hAnsi="Times New Roman" w:cs="Times New Roman"/>
            <w:color w:val="000000" w:themeColor="text1"/>
          </w:rPr>
          <w:t>e</w:t>
        </w:r>
      </w:ins>
      <w:ins w:id="190" w:author="Kenway" w:date="2023-02-13T13:16:00Z">
        <w:r>
          <w:rPr>
            <w:rFonts w:ascii="Times New Roman" w:hAnsi="Times New Roman" w:cs="Times New Roman"/>
            <w:color w:val="000000" w:themeColor="text1"/>
          </w:rPr>
          <w:t xml:space="preserve">urons </w:t>
        </w:r>
      </w:ins>
      <w:ins w:id="191" w:author="Bo Shen" w:date="2023-02-14T13:53:00Z">
        <w:r>
          <w:rPr>
            <w:rFonts w:ascii="Times New Roman" w:hAnsi="Times New Roman" w:cs="Times New Roman"/>
            <w:color w:val="000000" w:themeColor="text1"/>
          </w:rPr>
          <w:t>inter</w:t>
        </w:r>
      </w:ins>
      <w:ins w:id="192" w:author="Kenway" w:date="2023-02-13T13:16:00Z">
        <w:r>
          <w:rPr>
            <w:rFonts w:ascii="Times New Roman" w:hAnsi="Times New Roman" w:cs="Times New Roman"/>
            <w:color w:val="000000" w:themeColor="text1"/>
          </w:rPr>
          <w:t xml:space="preserve">play </w:t>
        </w:r>
      </w:ins>
      <w:ins w:id="193" w:author="Bo Shen" w:date="2023-02-14T13:54:00Z">
        <w:r>
          <w:rPr>
            <w:rFonts w:ascii="Times New Roman" w:hAnsi="Times New Roman" w:cs="Times New Roman"/>
            <w:color w:val="000000" w:themeColor="text1"/>
          </w:rPr>
          <w:t xml:space="preserve">with the </w:t>
        </w:r>
      </w:ins>
      <w:ins w:id="194" w:author="Bo Shen" w:date="2023-02-14T13:55:00Z">
        <w:r>
          <w:rPr>
            <w:rFonts w:ascii="Times New Roman" w:hAnsi="Times New Roman" w:cs="Times New Roman"/>
            <w:color w:val="000000" w:themeColor="text1"/>
          </w:rPr>
          <w:t xml:space="preserve">decision </w:t>
        </w:r>
      </w:ins>
      <w:ins w:id="195" w:author="Bo Shen" w:date="2023-02-14T13:54:00Z">
        <w:r>
          <w:rPr>
            <w:rFonts w:ascii="Times New Roman" w:hAnsi="Times New Roman" w:cs="Times New Roman"/>
            <w:color w:val="000000" w:themeColor="text1"/>
          </w:rPr>
          <w:t xml:space="preserve">circuit in </w:t>
        </w:r>
      </w:ins>
      <w:ins w:id="196" w:author="Kenway" w:date="2023-02-13T13:16:00Z">
        <w:r>
          <w:rPr>
            <w:rFonts w:ascii="Times New Roman" w:hAnsi="Times New Roman" w:cs="Times New Roman"/>
            <w:color w:val="000000" w:themeColor="text1"/>
          </w:rPr>
          <w:t xml:space="preserve">a more </w:t>
        </w:r>
        <w:del w:id="197" w:author="Bo Shen" w:date="2023-02-14T13:54:00Z">
          <w:r w:rsidDel="003A0462">
            <w:rPr>
              <w:rFonts w:ascii="Times New Roman" w:hAnsi="Times New Roman" w:cs="Times New Roman"/>
              <w:color w:val="000000" w:themeColor="text1"/>
            </w:rPr>
            <w:delText>complex</w:delText>
          </w:r>
        </w:del>
      </w:ins>
      <w:ins w:id="198" w:author="Bo Shen" w:date="2023-02-14T13:54:00Z">
        <w:r>
          <w:rPr>
            <w:rFonts w:ascii="Times New Roman" w:hAnsi="Times New Roman" w:cs="Times New Roman"/>
            <w:color w:val="000000" w:themeColor="text1"/>
          </w:rPr>
          <w:t>structured manner</w:t>
        </w:r>
      </w:ins>
      <w:ins w:id="199" w:author="Kenway" w:date="2023-02-13T13:16:00Z">
        <w:del w:id="200" w:author="Bo Shen" w:date="2023-02-14T13:54:00Z">
          <w:r w:rsidDel="003A0462">
            <w:rPr>
              <w:rFonts w:ascii="Times New Roman" w:hAnsi="Times New Roman" w:cs="Times New Roman"/>
              <w:color w:val="000000" w:themeColor="text1"/>
            </w:rPr>
            <w:delText xml:space="preserve"> role </w:delText>
          </w:r>
        </w:del>
        <w:del w:id="201" w:author="Bo Shen" w:date="2023-02-14T13:55:00Z">
          <w:r w:rsidDel="003A0462">
            <w:rPr>
              <w:rFonts w:ascii="Times New Roman" w:hAnsi="Times New Roman" w:cs="Times New Roman"/>
              <w:color w:val="000000" w:themeColor="text1"/>
            </w:rPr>
            <w:delText>in the decision circuit</w:delText>
          </w:r>
        </w:del>
        <w:r>
          <w:rPr>
            <w:rFonts w:ascii="Times New Roman" w:hAnsi="Times New Roman" w:cs="Times New Roman"/>
            <w:color w:val="000000" w:themeColor="text1"/>
          </w:rPr>
          <w:t>.</w:t>
        </w:r>
      </w:ins>
      <w:ins w:id="202" w:author="Kenway" w:date="2023-02-13T17:12:00Z">
        <w:r>
          <w:rPr>
            <w:rFonts w:ascii="Times New Roman" w:hAnsi="Times New Roman" w:cs="Times New Roman"/>
            <w:color w:val="000000" w:themeColor="text1"/>
          </w:rPr>
          <w:t xml:space="preserve"> </w:t>
        </w:r>
      </w:ins>
      <w:ins w:id="203" w:author="Kenway" w:date="2023-02-13T13:35:00Z">
        <w:r>
          <w:rPr>
            <w:rFonts w:ascii="Times New Roman" w:hAnsi="Times New Roman" w:cs="Times New Roman"/>
            <w:color w:val="000000" w:themeColor="text1"/>
          </w:rPr>
          <w:t xml:space="preserve">At a functional level, inhibitory neurons </w:t>
        </w:r>
      </w:ins>
      <w:ins w:id="204" w:author="Bo Shen" w:date="2023-02-14T16:45:00Z">
        <w:r>
          <w:rPr>
            <w:rFonts w:ascii="Times New Roman" w:hAnsi="Times New Roman" w:cs="Times New Roman"/>
            <w:color w:val="000000" w:themeColor="text1"/>
          </w:rPr>
          <w:t>exhibit choice-selective activity on par with excitatory neurons</w:t>
        </w:r>
        <w:r w:rsidRPr="0060258A">
          <w:rPr>
            <w:rFonts w:ascii="Times New Roman" w:hAnsi="Times New Roman" w:cs="Times New Roman"/>
            <w:color w:val="000000" w:themeColor="text1"/>
          </w:rPr>
          <w:t xml:space="preserve"> </w:t>
        </w:r>
      </w:ins>
      <w:ins w:id="205" w:author="Bo Shen" w:date="2023-02-14T14:41:00Z">
        <w:r w:rsidRPr="0060258A">
          <w:rPr>
            <w:rFonts w:ascii="Times New Roman" w:hAnsi="Times New Roman" w:cs="Times New Roman"/>
            <w:color w:val="000000" w:themeColor="text1"/>
          </w:rPr>
          <w:t>in frontal cortex</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{"citationID":"0N9AefDI","properties":{"formattedCitation":"(Allen et al., 2017)","plainCitation":"(Allen et al., 2017)","noteIndex":0},"citationItems":[{"id":4894,"uris":["http://zotero.org/users/6345545/items/KBBTHFQS"],"itemData":{"id":4894,"type":"article-journal","abstract":"The successful planning and execution of adaptive behaviors in mammals may require long-range coordination of neural networks throughout cerebral cortex. The neuronal implementation of signals that could orchestrate cortex-wide activity remains unclear. Here, we develop and apply methods for cortex-wide Ca2+ imaging in mice performing decision-making behavior and identify a global cortical representation of task engagement encoded in the activity dynamics of both single cells and superficial neuropil distributed across the majority of dorsal cortex. The activity of multiple molecularly defined cell types was found to reflect this representation with type-specific dynamics. Focal optogenetic inhibition tiled across cortex revealed a crucial role for frontal cortex in triggering this cortex-wide phenomenon; local inhibition of this region blocked both the cortex-wide response to task-initiating cues and the voluntary behavior. These findings reveal cell-type-specific processes in cortex for globally representing goal-directed behavior and identify a major cortical node that gates the global broadcast of task-related information.","container-title":"Neuron","DOI":"10.1016/j.neuron.2017.04.017","ISSN":"0896-6273","issue":"4","journalAbbreviation":"Neuron","language":"en","page":"891-907.e6","source":"ScienceDirect","title":"Global Representations of Goal-Directed Behavior in Distinct Cell Types of Mouse Neocortex","volume":"94","author":[{"family":"Allen","given":"William E."},{"family":"Kauvar","given":"Isaac V."},{"family":"Chen","given":"Michael Z."},{"family":"Richman","given":"Ethan B."},{"family":"Yang","given":"Samuel J."},{"family":"Chan","given":"Ken"},{"family":"Gradinaru","given":"Viviana"},{"family":"Deverman","given":"Benjamin E."},{"family":"Luo","given":"Liqun"},{"family":"Deisseroth","given":"Karl"}],"issued":{"date-parts":[["2017",5,17]]}}}],"schema":"https://github.com/citation-style-language/schema/raw/master/csl-citation.json"}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(Allen et al., 2017)</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parietal cortex</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{"citationID":"OHMjMHBf","properties":{"formattedCitation":"(Allen et al., 2017; Najafi et al., 2020)","plainCitation":"(Allen et al., 2017; Najafi et al., 2020)","noteIndex":0},"citationItems":[{"id":4894,"uris":["http://zotero.org/users/6345545/items/KBBTHFQS"],"itemData":{"id":4894,"type":"article-journal","abstract":"The successful planning and execution of adaptive behaviors in mammals may require long-range coordination of neural networks throughout cerebral cortex. The neuronal implementation of signals that could orchestrate cortex-wide activity remains unclear. Here, we develop and apply methods for cortex-wide Ca2+ imaging in mice performing decision-making behavior and identify a global cortical representation of task engagement encoded in the activity dynamics of both single cells and superficial neuropil distributed across the majority of dorsal cortex. The activity of multiple molecularly defined cell types was found to reflect this representation with type-specific dynamics. Focal optogenetic inhibition tiled across cortex revealed a crucial role for frontal cortex in triggering this cortex-wide phenomenon; local inhibition of this region blocked both the cortex-wide response to task-initiating cues and the voluntary behavior. These findings reveal cell-type-specific processes in cortex for globally representing goal-directed behavior and identify a major cortical node that gates the global broadcast of task-related information.","container-title":"Neuron","DOI":"10.1016/j.neuron.2017.04.017","ISSN":"0896-6273","issue":"4","journalAbbreviation":"Neuron","language":"en","page":"891-907.e6","source":"ScienceDirect","title":"Global Representations of Goal-Directed Behavior in Distinct Cell Types of Mouse Neocortex","volume":"94","author":[{"family":"Allen","given":"William E."},{"family":"Kauvar","given":"Isaac V."},{"family":"Chen","given":"Michael Z."},{"family":"Richman","given":"Ethan B."},{"family":"Yang","given":"Samuel J."},{"family":"Chan","given":"Ken"},{"family":"Gradinaru","given":"Viviana"},{"family":"Deverman","given":"Benjamin E."},{"family":"Luo","given":"Liqun"},{"family":"Deisseroth","given":"Karl"}],"issued":{"date-parts":[["2017",5,17]]}}},{"id":3474,"uris":["http://zotero.org/users/6345545/items/TD7KEHMR"],"itemData":{"id":3474,"type":"article-journal","abstract":"Inhibitory neurons, which play a critical role in decision-making models, are often simplified as a single pool of non-selective neurons lacking connection specificity. This assumption is supported by observations in the primary visual cortex: inhibitory neurons are broadly tuned in vivo and show non-specific connectivity in slice. The selectivity of excitatory and inhibitory neurons within decision circuits and, hence, the validity of decision-making models are unknown. We simultaneously measured excitatory and inhibitory neurons in the posterior parietal cortex of mice judging multisensory stimuli. Surprisingly, excitatory and inhibitory neurons were equally selective for the animal’s choice, both at the single-cell and population level. Further, both cell types exhibited similar changes in selectivity and temporal dynamics during learning, paralleling behavioral improvements. These observations, combined with modeling, argue against circuit architectures assuming non-selective inhibitory neurons. Instead, they argue for selective subnetworks of inhibitory and excitatory neurons that are shaped by experience to support expert decision-making.","container-title":"Neuron","DOI":"10.1016/j.neuron.2019.09.045","ISSN":"0896-6273","issue":"1","journalAbbreviation":"Neuron","language":"en","page":"165-179.e8","source":"ScienceDirect","title":"Excitatory and Inhibitory Subnetworks Are Equally Selective during Decision-Making and Emerge Simultaneously during Learning","volume":"105","author":[{"family":"Najafi","given":"Farzaneh"},{"family":"Elsayed","given":"Gamaleldin F."},{"family":"Cao","given":"Robin"},{"family":"Pnevmatikakis","given":"Eftychios"},{"family":"Latham","given":"Peter E."},{"family":"Cunningham","given":"John P."},{"family":"Churchland","given":"Anne K."}],"issued":{"date-parts":[["2020",1,8]]}}}],"schema":"https://github.com/citation-style-language/schema/raw/master/csl-citation.json"}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(Allen et al., 2017; Najafi et al., 2020)</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and striatum</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{"citationID":"xr3EreHw","properties":{"formattedCitation":"(Gage et al., 2010)","plainCitation":"(Gage et al., 2010)","noteIndex":0},"citationItems":[{"id":4906,"uris":["http://zotero.org/users/6345545/items/E8LGH87T"],"itemData":{"id":4906,"type":"article-journal","abstract":"Basal ganglia circuits are essential for the organization and execution of voluntary actions. Within the striatum, fast-spiking interneurons (FSIs) are thought to tightly regulate the activity of medium-spiny projection neurons (MSNs) through feed-forward inhibition, yet few studies have investigated the functional contributions of FSIs in behaving animals. We recorded presumed MSNs and FSIs together with motor cortex and globus pallidus (GP) neurons, in rats performing a simple choice task. MSN activity was widely distributed across the task sequence, especially near reward receipt. By contrast, FSIs showed a coordinated pulse of increased activity as chosen actions were initiated, in conjunction with a sharp decrease in GP activity. Both MSNs and FSIs were direction selective, but neighboring MSNs and FSIs showed opposite selectivity. Our findings suggest that individual FSIs participate in local striatal information processing, but more global disinhibition of FSIs by GP is important for initiating chosen actions while suppressing unwanted alternatives.","container-title":"Neuron","DOI":"10.1016/j.neuron.2010.06.034","ISSN":"0896-6273","issue":"3","journalAbbreviation":"Neuron","language":"en","page":"466-479","source":"ScienceDirect","title":"Selective Activation of Striatal Fast-Spiking Interneurons during Choice Execution","volume":"67","author":[{"family":"Gage","given":"Gregory J."},{"family":"Stoetzner","given":"Colin R."},{"family":"Wiltschko","given":"Alexander B."},{"family":"Berke","given":"Joshua D."}],"issued":{"date-parts":[["2010",8,12]]}}}],"schema":"https://github.com/citation-style-language/schema/raw/master/csl-citation.json"}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(Gage et al., 2010)</w:t>
        </w:r>
        <w:r w:rsidRPr="0060258A">
          <w:rPr>
            <w:rFonts w:ascii="Times New Roman" w:hAnsi="Times New Roman" w:cs="Times New Roman"/>
            <w:color w:val="000000" w:themeColor="text1"/>
          </w:rPr>
          <w:fldChar w:fldCharType="end"/>
        </w:r>
      </w:ins>
      <w:ins w:id="206" w:author="Kenway" w:date="2023-02-13T13:41:00Z">
        <w:del w:id="207" w:author="Bo Shen" w:date="2023-02-14T14:41:00Z">
          <w:r w:rsidDel="002C2A1F">
            <w:rPr>
              <w:rFonts w:ascii="Times New Roman" w:hAnsi="Times New Roman" w:cs="Times New Roman"/>
              <w:color w:val="000000" w:themeColor="text1"/>
            </w:rPr>
            <w:delText xml:space="preserve">in neocortical association areas </w:delText>
          </w:r>
        </w:del>
      </w:ins>
      <w:ins w:id="208" w:author="Kenway" w:date="2023-02-13T13:35:00Z">
        <w:del w:id="209" w:author="Bo Shen" w:date="2023-02-14T14:41:00Z">
          <w:r w:rsidDel="002C2A1F">
            <w:rPr>
              <w:rFonts w:ascii="Times New Roman" w:hAnsi="Times New Roman" w:cs="Times New Roman"/>
              <w:color w:val="000000" w:themeColor="text1"/>
            </w:rPr>
            <w:delText xml:space="preserve">can </w:delText>
          </w:r>
        </w:del>
        <w:del w:id="210" w:author="Bo Shen" w:date="2023-02-14T16:45:00Z">
          <w:r w:rsidDel="0071469E">
            <w:rPr>
              <w:rFonts w:ascii="Times New Roman" w:hAnsi="Times New Roman" w:cs="Times New Roman"/>
              <w:color w:val="000000" w:themeColor="text1"/>
            </w:rPr>
            <w:delText>exhibit choice-selective activity</w:delText>
          </w:r>
        </w:del>
      </w:ins>
      <w:ins w:id="211" w:author="Kenway" w:date="2023-02-13T14:08:00Z">
        <w:del w:id="212" w:author="Bo Shen" w:date="2023-02-14T16:45:00Z">
          <w:r w:rsidDel="0071469E">
            <w:rPr>
              <w:rFonts w:ascii="Times New Roman" w:hAnsi="Times New Roman" w:cs="Times New Roman"/>
              <w:color w:val="000000" w:themeColor="text1"/>
            </w:rPr>
            <w:delText xml:space="preserve"> on par with excitatory neurons</w:delText>
          </w:r>
        </w:del>
      </w:ins>
      <w:ins w:id="213" w:author="Bo Shen" w:date="2023-02-14T14:42:00Z">
        <w:r>
          <w:rPr>
            <w:rFonts w:ascii="Times New Roman" w:hAnsi="Times New Roman" w:cs="Times New Roman"/>
            <w:color w:val="000000" w:themeColor="text1"/>
          </w:rPr>
          <w:t>,</w:t>
        </w:r>
      </w:ins>
      <w:ins w:id="214" w:author="Kenway" w:date="2023-02-13T14:07:00Z">
        <w:del w:id="215" w:author="Bo Shen" w:date="2023-02-14T14:42:00Z">
          <w:r w:rsidDel="002C2A1F">
            <w:rPr>
              <w:rFonts w:ascii="Times New Roman" w:hAnsi="Times New Roman" w:cs="Times New Roman"/>
              <w:color w:val="000000" w:themeColor="text1"/>
            </w:rPr>
            <w:delText>.</w:delText>
          </w:r>
        </w:del>
      </w:ins>
      <w:ins w:id="216" w:author="Kenway" w:date="2023-02-13T22:15:00Z">
        <w:r>
          <w:rPr>
            <w:rFonts w:ascii="Times New Roman" w:hAnsi="Times New Roman" w:cs="Times New Roman"/>
            <w:color w:val="000000" w:themeColor="text1"/>
          </w:rPr>
          <w:t xml:space="preserve"> </w:t>
        </w:r>
      </w:ins>
      <w:ins w:id="217" w:author="Bo Shen" w:date="2023-02-14T14:42:00Z">
        <w:r>
          <w:rPr>
            <w:rFonts w:ascii="Times New Roman" w:hAnsi="Times New Roman" w:cs="Times New Roman"/>
            <w:color w:val="000000" w:themeColor="text1"/>
          </w:rPr>
          <w:t>i</w:t>
        </w:r>
      </w:ins>
      <w:ins w:id="218" w:author="Kenway" w:date="2023-02-13T22:15:00Z">
        <w:del w:id="219" w:author="Bo Shen" w:date="2023-02-14T14:42:00Z">
          <w:r w:rsidDel="002C2A1F">
            <w:rPr>
              <w:rFonts w:ascii="Times New Roman" w:hAnsi="Times New Roman" w:cs="Times New Roman"/>
              <w:color w:val="000000" w:themeColor="text1"/>
            </w:rPr>
            <w:delText>I</w:delText>
          </w:r>
        </w:del>
      </w:ins>
      <w:moveToRangeStart w:id="220" w:author="Kenway" w:date="2023-02-13T22:14:00Z" w:name="move1074898"/>
      <w:moveTo w:id="221" w:author="Kenway" w:date="2023-02-13T22:14:00Z">
        <w:del w:id="222" w:author="Kenway" w:date="2023-02-13T22:15:00Z">
          <w:r w:rsidRPr="0060258A" w:rsidDel="00AE1024">
            <w:rPr>
              <w:rFonts w:ascii="Times New Roman" w:hAnsi="Times New Roman" w:cs="Times New Roman"/>
              <w:color w:val="000000" w:themeColor="text1"/>
            </w:rPr>
            <w:delText>i</w:delText>
          </w:r>
        </w:del>
        <w:r w:rsidRPr="0060258A">
          <w:rPr>
            <w:rFonts w:ascii="Times New Roman" w:hAnsi="Times New Roman" w:cs="Times New Roman"/>
            <w:color w:val="000000" w:themeColor="text1"/>
          </w:rPr>
          <w:t>n contrast to the non-selective or broadly tuned inhibition seen in visual cortex during stimulus representation</w:t>
        </w:r>
      </w:moveTo>
      <w:ins w:id="223" w:author="Bo Shen" w:date="2023-02-14T12:09:00Z">
        <w:r>
          <w:rPr>
            <w:rFonts w:ascii="Times New Roman" w:hAnsi="Times New Roman" w:cs="Times New Roman"/>
            <w:color w:val="000000" w:themeColor="text1"/>
          </w:rPr>
          <w:t xml:space="preserve"> </w:t>
        </w:r>
      </w:ins>
      <w:moveTo w:id="224" w:author="Kenway" w:date="2023-02-13T22:14:00Z">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{"citationID":"mSXSkKEX","properties":{"formattedCitation":"(Bock et al., 2011; Chen et al., 2013; Hofer et al., 2011; Kerlin et al., 2010; Liu et al., 2009; Niell &amp; Stryker, 2008; Sohya et al., 2007)","plainCitation":"(Bock et al., 2011; Chen et al., 2013; Hofer et al., 2011; Kerlin et al., 2010; Liu et al., 2009; Niell &amp; Stryker, 2008; Sohya et al., 2007)","noteIndex":0},"citationItems":[{"id":4885,"uris":["http://zotero.org/users/6345545/items/BCF4GSG4"],"itemData":{"id":4885,"type":"article-journal","abstract":"In the cerebral cortex, local circuits consist of tens of thousands of neurons, each of which makes thousands of synaptic connections. Perhaps the biggest impediment to understanding these networks is that we have no wiring diagrams of their interconnections. Even if we had a partial or complete wiring diagram, however, understanding the network would also require information about each neuron's function. Here we show that the relationship between structure and function can be studied in the cortex with a combination of in vivo physiology and network anatomy. We used two-photon calcium imaging to characterize a functional property—the preferred stimulus orientation—of a group of neurons in the mouse primary visual cortex. Large-scale electron microscopy of serial thin sections was then used to trace a portion of these neurons’ local network. Consistent with a prediction from recent physiological experiments, inhibitory interneurons received convergent anatomical input from nearby excitatory neurons with a broad range of preferred orientations, although weak biases could not be rejected.","container-title":"Nature","DOI":"10.1038/nature09802","ISSN":"1476-4687","issue":"7337","language":"en","license":"2011 Nature Publishing Group, a division of Macmillan Publishers Limited. All Rights Reserved.","note":"Bandiera_abtest: a\nCg_type: Nature Research Journals\nnumber: 7337\nPrimary_atype: Research\npublisher: Nature Publishing Group\nSubject_term: Striate cortex;Synaptic transmission;Visual system\nSubject_term_id: striate-cortex;synaptic-transmission;visual-system","page":"177-182","source":"www.nature.com","title":"Network anatomy and in vivo physiology of visual cortical neurons","volume":"471","author":[{"family":"Bock","given":"Davi D."},{"family":"Lee","given":"Wei-Chung Allen"},{"family":"Kerlin","given":"Aaron M."},{"family":"Andermann","given":"Mark L."},{"family":"Hood","given":"Greg"},{"family":"Wetzel","given":"Arthur W."},{"family":"Yurgenson","given":"Sergey"},{"family":"Soucy","given":"Edward R."},{"family":"Kim","given":"Hyon Suk"},{"family":"Reid","given":"R. Clay"}],"issued":{"date-parts":[["2011",3]]}}},{"id":4900,"uris":["http://zotero.org/users/6345545/items/L7Q5K5DU"],"itemData":{"id":4900,"type":"article-journal","abstract":"Fluorescent calcium sensors are widely used to image neural activity. Using structure-based mutagenesis and neuron-based screening, we developed a family of ultrasensitive protein calcium sensors (GCaMP6) that outperformed other sensors in cultured neurons and in zebrafish, flies and mice in vivo. In layer 2/3 pyramidal neurons of the mouse visual cortex, GCaMP6 reliably detected single action potentials in neuronal somata and orientation-tuned synaptic calcium transients in individual dendritic spines. The orientation tuning of structurally persistent spines was largely stable over timescales of weeks. Orientation tuning averaged across spine populations predicted the tuning of their parent cell. Although the somata of GABAergic neurons showed little orientation tuning, their dendrites included highly tuned dendritic segments (5–40-µm long). GCaMP6 sensors thus provide new windows into the organization and dynamics of neural circuits over multiple spatial and temporal scales.","container-title":"Nature","DOI":"10.1038/nature12354","ISSN":"1476-4687","issue":"7458","language":"en","license":"2013 Nature Publishing Group, a division of Macmillan Publishers Limited. All Rights Reserved.","note":"Bandiera_abtest: a\nCg_type: Nature Research Journals\nnumber: 7458\nPrimary_atype: Research\npublisher: Nature Publishing Group\nSubject_term: Fluorescent proteins\nSubject_term_id: fluorescent-proteins","page":"295-300","source":"www.nature.com","title":"Ultrasensitive fluorescent proteins for imaging neuronal activity","volume":"499","author":[{"family":"Chen","given":"Tsai-Wen"},{"family":"Wardill","given":"Trevor J."},{"family":"Sun","given":"Yi"},{"family":"Pulver","given":"Stefan R."},{"family":"Renninger","given":"Sabine L."},{"family":"Baohan","given":"Amy"},{"family":"Schreiter","given":"Eric R."},{"family":"Kerr","given":"Rex A."},{"family":"Orger","given":"Michael B."},{"family":"Jayaraman","given":"Vivek"},{"family":"Looger","given":"Loren L."},{"family":"Svoboda","given":"Karel"},{"family":"Kim","given":"Douglas S."}],"issued":{"date-parts":[["2013",7]]}}},{"id":4888,"uris":["http://zotero.org/users/6345545/items/EVKJQZSK"],"itemData":{"id":4888,"type":"article-journal","abstract":"Using two-photon calcium imaging in vivo and intracellular recordings in vitro, the authors find that visual stimulation only weakly modifies coactivation patterns of inhibitory neurons, whereas excitatory neuron correlations are largely stimulus dependent.","container-title":"Nature Neuroscience","DOI":"10.1038/nn.2876","ISSN":"1546-1726","issue":"8","journalAbbreviation":"Nat Neurosci","language":"en","license":"2011 Nature Publishing Group, a division of Macmillan Publishers Limited. All Rights Reserved.","note":"Bandiera_abtest: a\nCg_type: Nature Research Journals\nnumber: 8\nPrimary_atype: Research\npublisher: Nature Publishing Group\nSubject_term: Neuronal physiology;Visual system\nSubject_term_id: neuronal-physiology;visual-system","page":"1045-1052","source":"www.nature.com","title":"Differential connectivity and response dynamics of excitatory and inhibitory neurons in visual cortex","volume":"14","author":[{"family":"Hofer","given":"Sonja B."},{"family":"Ko","given":"Ho"},{"family":"Pichler","given":"Bruno"},{"family":"Vogelstein","given":"Joshua"},{"family":"Ros","given":"Hana"},{"family":"Zeng","given":"Hongkui"},{"family":"Lein","given":"Ed"},{"family":"Lesica","given":"Nicholas A."},{"family":"Mrsic-Flogel","given":"Thomas D."}],"issued":{"date-parts":[["2011",8]]}}},{"id":4869,"uris":["http://zotero.org/users/6345545/items/274WTYPP"],"itemData":{"id":4869,"type":"article-journal","abstract":"Different subtypes of GABAergic neurons in sensory cortex exhibit diverse morphology, histochemical markers, and patterns of connectivity. These subtypes likely play distinct roles in cortical function, but their in vivo response properties remain unclear. We used in vivo calcium imaging, combined with immunohistochemical and genetic labels, to record visual responses in excitatory neurons and up to three distinct subtypes of GABAergic neurons (immunoreactive for parvalbumin, somatostatin, or vasoactive intestinal peptide) in layer 2/3 of mouse visual cortex. Excitatory neurons had sharp response selectivity for stimulus orientation and spatial frequency, while all GABAergic subtypes had broader selectivity. Further, bias in the responses of GABAergic neurons toward particular orientations or spatial frequencies tended to reflect net biases of the surrounding neurons. These results suggest that the sensory responses of layer 2/3 GABAergic neurons reflect the pooled activity of the surrounding population—a principle that may generalize across species and sensory modalities.","container-title":"Neuron","DOI":"10.1016/j.neuron.2010.08.002","ISSN":"0896-6273","issue":"5","journalAbbreviation":"Neuron","language":"en","page":"858-871","source":"ScienceDirect","title":"Broadly Tuned Response Properties of Diverse Inhibitory Neuron Subtypes in Mouse Visual Cortex","volume":"67","author":[{"family":"Kerlin","given":"Aaron M."},{"family":"Andermann","given":"Mark L."},{"family":"Berezovskii","given":"Vladimir K."},{"family":"Reid","given":"R. Clay"}],"issued":{"date-parts":[["2010",9,9]]}}},{"id":4865,"uris":["http://zotero.org/users/6345545/items/FJJ3UC36"],"itemData":{"id":4865,"type":"article-journal","abstract":"Synaptic inhibition plays an important role in shaping receptive field (RF) properties in the visual cortex. However, the underlying mechanisms remain not well understood, partly because of difficulties in systematically studying functional properties of cortical inhibitory neurons in vivo. Here, we established two-photon imaging guided cell-attached recordings from genetically labeled inhibitory neurons and nearby “shadowed” excitatory neurons in the primary visual cortex of adult mice. Our results revealed that in layer 2/3, the majority of excitatory neurons exhibited both On and Off spike subfields, with their spatial arrangement varying from being completely segregated to overlapped. In contrast, most layer 4 excitatory neurons exhibited only one discernable subfield. Interestingly, no RF structure with significantly segregated On and Off subfields was observed for layer 2/3 inhibitory neurons of either the fast-spike or regular-spike type. They predominantly possessed overlapped On and Off subfields with a significantly larger size than the excitatory neurons and exhibited much weaker orientation tuning. These results from the mouse visual cortex suggest that different from the push-pull model proposed for simple cells, layer 2/3 simple-type neurons with segregated spike On and Off subfields likely receive spatially overlapped inhibitory On and Off inputs. We propose that the phase-insensitive inhibition can enhance the spatial distinctiveness of On and Off subfields through a gain control mechanism.","container-title":"Journal of Neuroscience","DOI":"10.1523/JNEUROSCI.1915-09.2009","ISSN":"0270-6474, 1529-2401","issue":"34","journalAbbreviation":"J. Neurosci.","language":"en","license":"Copyright © 2009 Society for Neuroscience 0270-6474/09/2910520-13$15.00/0","note":"publisher: Society for Neuroscience\nsection: Articles\nPMID: 19710305","page":"10520-10532","source":"www.jneurosci.org","title":"Visual Receptive Field Structure of Cortical Inhibitory Neurons Revealed by Two-Photon Imaging Guided Recording","volume":"29","author":[{"family":"Liu","given":"Bao-hua"},{"family":"Li","given":"Pingyang"},{"family":"Li","given":"Ya-tang"},{"family":"Sun","given":"Yujiao J."},{"family":"Yanagawa","given":"Yuchio"},{"family":"Obata","given":"Kunihiko"},{"family":"Zhang","given":"Li I."},{"family":"Tao","given":"Huizhong W."}],"issued":{"date-parts":[["2009",8,26]]}}},{"id":4861,"uris":["http://zotero.org/users/6345545/items/74NZ6Y68"],"itemData":{"id":4861,"type":"article-journal","abstract":"Genetic methods available in mice are likely to be powerful tools in dissecting cortical circuits. However, the visual cortex, in which sensory coding has been most thoroughly studied in other species, has essentially been neglected in mice perhaps because of their poor spatial acuity and the lack of columnar organization such as orientation maps. We have now applied quantitative methods to characterize visual receptive fields in mouse primary visual cortex V1 by making extracellular recordings with silicon electrode arrays in anesthetized mice. We used current source density analysis to determine laminar location and spike waveforms to discriminate putative excitatory and inhibitory units. We find that, although the spatial scale of mouse receptive fields is up to one or two orders of magnitude larger, neurons show selectivity for stimulus parameters such as orientation and spatial frequency that is near to that found in other species. Furthermore, typical response properties such as linear versus nonlinear spatial summation (i.e., simple and complex cells) and contrast-invariant tuning are also present in mouse V1 and correlate with laminar position and cell type. Interestingly, we find that putative inhibitory neurons generally have less selective, and nonlinear, responses. This quantitative description of receptive field properties should facilitate the use of mouse visual cortex as a system to address longstanding questions of visual neuroscience and cortical processing.","container-title":"Journal of Neuroscience","DOI":"10.1523/JNEUROSCI.0623-08.2008","ISSN":"0270-6474, 1529-2401","issue":"30","journalAbbreviation":"J. Neurosci.","language":"en","license":"Copyright © 2008 Society for Neuroscience 0270-6474/08/287520-17$15.00/0","note":"publisher: Society for Neuroscience\nsection: Articles\nPMID: 18650330","page":"7520-7536","source":"www.jneurosci.org","title":"Highly Selective Receptive Fields in Mouse Visual Cortex","volume":"28","author":[{"family":"Niell","given":"Cristopher M."},{"family":"Stryker","given":"Michael P."}],"issued":{"date-parts":[["2008",7,23]]}}},{"id":4857,"uris":["http://zotero.org/users/6345545/items/SX7CS3FT"],"itemData":{"id":4857,"type":"article-journal","abstract":"Most neurons in the visual cortex are selectively responsive to visual stimulation of a narrow range of orientations, and GABAergic neurons are considered to play a role in the formation of such orientation selectivity. This suggests that response properties of GABAergic neurons may be different from those of excitatory neurons. This view remains unproved, however. To address this issue, we applied in vivo two-photon functional Ca2+ imaging to transgenic mice, in which GABAergic neurons express enhanced green fluorescent protein. Astroglia were stained by an astrocyte-specific dye. The three types of cells, GABAergic neurons, excitatory neurons, and astrocytes, in layer II/III of the visual cortex were differentially identified by using different wavelengths of excitation light and a dichroic mirror for emitted fluorescence, and their responses to moving visual stimuli at different orientations were measured with changes in the intensity of fluorescence of a Ca2+-sensitive dye. We found that almost all GABAergic neurons have orientation-insensitive responses, whereas most of excitatory neurons have orientation-selective responses.","container-title":"Journal of Neuroscience","DOI":"10.1523/JNEUROSCI.4641-06.2007","ISSN":"0270-6474, 1529-2401","issue":"8","journalAbbreviation":"J. Neurosci.","language":"en","license":"Copyright © 2007 Society for Neuroscience 0270-6474/07/272145-05$15.00/0","note":"publisher: Society for Neuroscience\nsection: Brief Communications\nPMID: 17314309","page":"2145-2149","source":"www.jneurosci.org","title":"GABAergic Neurons Are Less Selective to Stimulus Orientation than Excitatory Neurons in Layer II/III of Visual Cortex, as Revealed by In Vivo Functional Ca2+ Imaging in Transgenic Mice","volume":"27","author":[{"family":"Sohya","given":"Kazuhiro"},{"family":"Kameyama","given":"Katsuro"},{"family":"Yanagawa","given":"Yuchio"},{"family":"Obata","given":"Kunihiko"},{"family":"Tsumoto","given":"Tadaharu"}],"issued":{"date-parts":[["2007",2,21]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(Bock et al., 2011; Chen et al., 2013; Hofer et al., 2011; Kerlin et al., 2010; Liu et al., 2009; Niell &amp; Stryker, 2008; Sohya et al., 2007)</w:t>
        </w:r>
        <w:r w:rsidRPr="0060258A">
          <w:rPr>
            <w:rFonts w:ascii="Times New Roman" w:hAnsi="Times New Roman" w:cs="Times New Roman"/>
            <w:color w:val="000000" w:themeColor="text1"/>
          </w:rPr>
          <w:fldChar w:fldCharType="end"/>
        </w:r>
      </w:moveTo>
      <w:ins w:id="225" w:author="Bo Shen" w:date="2023-02-14T14:42:00Z">
        <w:r>
          <w:rPr>
            <w:rFonts w:ascii="Times New Roman" w:hAnsi="Times New Roman" w:cs="Times New Roman"/>
            <w:color w:val="000000" w:themeColor="text1"/>
          </w:rPr>
          <w:t>.</w:t>
        </w:r>
      </w:ins>
      <w:moveTo w:id="226" w:author="Kenway" w:date="2023-02-13T22:14:00Z">
        <w:del w:id="227" w:author="Bo Shen" w:date="2023-02-14T14:42:00Z">
          <w:r w:rsidRPr="0060258A" w:rsidDel="002C2A1F">
            <w:rPr>
              <w:rFonts w:ascii="Times New Roman" w:hAnsi="Times New Roman" w:cs="Times New Roman"/>
              <w:color w:val="000000" w:themeColor="text1"/>
            </w:rPr>
            <w:delText>,</w:delText>
          </w:r>
        </w:del>
        <w:r w:rsidRPr="0060258A">
          <w:rPr>
            <w:rFonts w:ascii="Times New Roman" w:hAnsi="Times New Roman" w:cs="Times New Roman"/>
            <w:color w:val="000000" w:themeColor="text1"/>
          </w:rPr>
          <w:t xml:space="preserve"> </w:t>
        </w:r>
        <w:del w:id="228" w:author="Bo Shen" w:date="2023-02-14T14:42:00Z">
          <w:r w:rsidRPr="0060258A" w:rsidDel="002C2A1F">
            <w:rPr>
              <w:rFonts w:ascii="Times New Roman" w:hAnsi="Times New Roman" w:cs="Times New Roman"/>
              <w:color w:val="000000" w:themeColor="text1"/>
            </w:rPr>
            <w:delText>increasing evidence shows that inhibitory neurons are selective in coding decision variables</w:delText>
          </w:r>
        </w:del>
        <w:del w:id="229" w:author="Bo Shen" w:date="2023-02-14T14:41:00Z">
          <w:r w:rsidRPr="0060258A" w:rsidDel="002C2A1F">
            <w:rPr>
              <w:rFonts w:ascii="Times New Roman" w:hAnsi="Times New Roman" w:cs="Times New Roman"/>
              <w:color w:val="000000" w:themeColor="text1"/>
            </w:rPr>
            <w:delText xml:space="preserve"> in frontal cortex</w:delText>
          </w:r>
          <w:r w:rsidRPr="0060258A" w:rsidDel="002C2A1F">
            <w:rPr>
              <w:rFonts w:ascii="Times New Roman" w:hAnsi="Times New Roman" w:cs="Times New Roman"/>
              <w:color w:val="000000" w:themeColor="text1"/>
            </w:rPr>
            <w:fldChar w:fldCharType="begin"/>
          </w:r>
          <w:r w:rsidDel="002C2A1F">
            <w:rPr>
              <w:rFonts w:ascii="Times New Roman" w:hAnsi="Times New Roman" w:cs="Times New Roman"/>
              <w:color w:val="000000" w:themeColor="text1"/>
            </w:rPr>
            <w:delInstrText xml:space="preserve"> ADDIN ZOTERO_ITEM CSL_CITATION {"citationID":"0N9AefDI","properties":{"formattedCitation":"(Allen et al., 2017)","plainCitation":"(Allen et al., 2017)","noteIndex":0},"citationItems":[{"id":4894,"uris":["http://zotero.org/users/6345545/items/KBBTHFQS"],"itemData":{"id":4894,"type":"article-journal","abstract":"The successful planning and execution of adaptive behaviors in mammals may require long-range coordination of neural networks throughout cerebral cortex. The neuronal implementation of signals that could orchestrate cortex-wide activity remains unclear. Here, we develop and apply methods for cortex-wide Ca2+ imaging in mice performing decision-making behavior and identify a global cortical representation of task engagement encoded in the activity dynamics of both single cells and superficial neuropil distributed across the majority of dorsal cortex. The activity of multiple molecularly defined cell types was found to reflect this representation with type-specific dynamics. Focal optogenetic inhibition tiled across cortex revealed a crucial role for frontal cortex in triggering this cortex-wide phenomenon; local inhibition of this region blocked both the cortex-wide response to task-initiating cues and the voluntary behavior. These findings reveal cell-type-specific processes in cortex for globally representing goal-directed behavior and identify a major cortical node that gates the global broadcast of task-related information.","container-title":"Neuron","DOI":"10.1016/j.neuron.2017.04.017","ISSN":"0896-6273","issue":"4","journalAbbreviation":"Neuron","language":"en","page":"891-907.e6","source":"ScienceDirect","title":"Global Representations of Goal-Directed Behavior in Distinct Cell Types of Mouse Neocortex","volume":"94","author":[{"family":"Allen","given":"William E."},{"family":"Kauvar","given":"Isaac V."},{"family":"Chen","given":"Michael Z."},{"family":"Richman","given":"Ethan B."},{"family":"Yang","given":"Samuel J."},{"family":"Chan","given":"Ken"},{"family":"Gradinaru","given":"Viviana"},{"family":"Deverman","given":"Benjamin E."},{"family":"Luo","given":"Liqun"},{"family":"Deisseroth","given":"Karl"}],"issued":{"date-parts":[["2017",5,17]]}}}],"schema":"https://github.com/citation-style-language/schema/raw/master/csl-citation.json"} </w:delInstrText>
          </w:r>
          <w:r w:rsidRPr="0060258A" w:rsidDel="002C2A1F">
            <w:rPr>
              <w:rFonts w:ascii="Times New Roman" w:hAnsi="Times New Roman" w:cs="Times New Roman"/>
              <w:color w:val="000000" w:themeColor="text1"/>
            </w:rPr>
            <w:fldChar w:fldCharType="separate"/>
          </w:r>
          <w:r w:rsidDel="002C2A1F">
            <w:rPr>
              <w:rFonts w:ascii="Times New Roman" w:hAnsi="Times New Roman" w:cs="Times New Roman"/>
              <w:color w:val="000000" w:themeColor="text1"/>
            </w:rPr>
            <w:delText>(Allen et al., 2017)</w:delText>
          </w:r>
          <w:r w:rsidRPr="0060258A" w:rsidDel="002C2A1F">
            <w:rPr>
              <w:rFonts w:ascii="Times New Roman" w:hAnsi="Times New Roman" w:cs="Times New Roman"/>
              <w:color w:val="000000" w:themeColor="text1"/>
            </w:rPr>
            <w:fldChar w:fldCharType="end"/>
          </w:r>
          <w:r w:rsidRPr="0060258A" w:rsidDel="002C2A1F">
            <w:rPr>
              <w:rFonts w:ascii="Times New Roman" w:hAnsi="Times New Roman" w:cs="Times New Roman"/>
              <w:color w:val="000000" w:themeColor="text1"/>
            </w:rPr>
            <w:delText>, parietal cortex</w:delText>
          </w:r>
          <w:r w:rsidRPr="0060258A" w:rsidDel="002C2A1F">
            <w:rPr>
              <w:rFonts w:ascii="Times New Roman" w:hAnsi="Times New Roman" w:cs="Times New Roman"/>
              <w:color w:val="000000" w:themeColor="text1"/>
            </w:rPr>
            <w:fldChar w:fldCharType="begin"/>
          </w:r>
          <w:r w:rsidDel="002C2A1F">
            <w:rPr>
              <w:rFonts w:ascii="Times New Roman" w:hAnsi="Times New Roman" w:cs="Times New Roman"/>
              <w:color w:val="000000" w:themeColor="text1"/>
            </w:rPr>
            <w:delInstrText xml:space="preserve"> ADDIN ZOTERO_ITEM CSL_CITATION {"citationID":"OHMjMHBf","properties":{"formattedCitation":"(Allen et al., 2017; Najafi et al., 2020)","plainCitation":"(Allen et al., 2017; Najafi et al., 2020)","noteIndex":0},"citationItems":[{"id":4894,"uris":["http://zotero.org/users/6345545/items/KBBTHFQS"],"itemData":{"id":4894,"type":"article-journal","abstract":"The successful planning and execution of adaptive behaviors in mammals may require long-range coordination of neural networks throughout cerebral cortex. The neuronal implementation of signals that could orchestrate cortex-wide activity remains unclear. Here, we develop and apply methods for cortex-wide Ca2+ imaging in mice performing decision-making behavior and identify a global cortical representation of task engagement encoded in the activity dynamics of both single cells and superficial neuropil distributed across the majority of dorsal cortex. The activity of multiple molecularly defined cell types was found to reflect this representation with type-specific dynamics. Focal optogenetic inhibition tiled across cortex revealed a crucial role for frontal cortex in triggering this cortex-wide phenomenon; local inhibition of this region blocked both the cortex-wide response to task-initiating cues and the voluntary behavior. These findings reveal cell-type-specific processes in cortex for globally representing goal-directed behavior and identify a major cortical node that gates the global broadcast of task-related information.","container-title":"Neuron","DOI":"10.1016/j.neuron.2017.04.017","ISSN":"0896-6273","issue":"4","journalAbbreviation":"Neuron","language":"en","page":"891-907.e6","source":"ScienceDirect","title":"Global Representations of Goal-Directed Behavior in Distinct Cell Types of Mouse Neocortex","volume":"94","author":[{"family":"Allen","given":"William E."},{"family":"Kauvar","given":"Isaac V."},{"family":"Chen","given":"Michael Z."},{"family":"Richman","given":"Ethan B."},{"family":"Yang","given":"Samuel J."},{"family":"Chan","given":"Ken"},{"family":"Gradinaru","given":"Viviana"},{"family":"Deverman","given":"Benjamin E."},{"family":"Luo","given":"Liqun"},{"family":"Deisseroth","given":"Karl"}],"issued":{"date-parts":[["2017",5,17]]}}},{"id":3474,"uris":["http://zotero.org/users/6345545/items/TD7KEHMR"],"itemData":{"id":3474,"type":"article-journal","abstract":"Inhibitory neurons, which play a critical role in decision-making models, are often simplified as a single pool of non-selective neurons lacking connection specificity. This assumption is supported by observations in the primary visual cortex: inhibitory neurons are broadly tuned in vivo and show non-specific connectivity in slice. The selectivity of excitatory and inhibitory neurons within decision circuits and, hence, the validity of decision-making models are unknown. We simultaneously measured excitatory and inhibitory neurons in the posterior parietal cortex of mice judging multisensory stimuli. Surprisingly, excitatory and inhibitory neurons were equally selective for the animal’s choice, both at the single-cell and population level. Further, both cell types exhibited similar changes in selectivity and temporal dynamics during learning, paralleling behavioral improvements. These observations, combined with modeling, argue against circuit architectures assuming non-selective inhibitory neurons. Instead, they argue for selective subnetworks of inhibitory and excitatory neurons that are shaped by experience to support expert decision-making.","container-title":"Neuron","DOI":"10.1016/j.neuron.2019.09.045","ISSN":"0896-6273","issue":"1","journalAbbreviation":"Neuron","language":"en","page":"165-179.e8","source":"ScienceDirect","title":"Excitatory and Inhibitory Subnetworks Are Equally Selective during Decision-Making and Emerge Simultaneously during Learning","volume":"105","author":[{"family":"Najafi","given":"Farzaneh"},{"family":"Elsayed","given":"Gamaleldin F."},{"family":"Cao","given":"Robin"},{"family":"Pnevmatikakis","given":"Eftychios"},{"family":"Latham","given":"Peter E."},{"family":"Cunningham","given":"John P."},{"family":"Churchland","given":"Anne K."}],"issued":{"date-parts":[["2020",1,8]]}}}],"schema":"https://github.com/citation-style-language/schema/raw/master/csl-citation.json"} </w:delInstrText>
          </w:r>
          <w:r w:rsidRPr="0060258A" w:rsidDel="002C2A1F">
            <w:rPr>
              <w:rFonts w:ascii="Times New Roman" w:hAnsi="Times New Roman" w:cs="Times New Roman"/>
              <w:color w:val="000000" w:themeColor="text1"/>
            </w:rPr>
            <w:fldChar w:fldCharType="separate"/>
          </w:r>
          <w:r w:rsidDel="002C2A1F">
            <w:rPr>
              <w:rFonts w:ascii="Times New Roman" w:hAnsi="Times New Roman" w:cs="Times New Roman"/>
              <w:color w:val="000000" w:themeColor="text1"/>
            </w:rPr>
            <w:delText>(Allen et al., 2017; Najafi et al., 2020)</w:delText>
          </w:r>
          <w:r w:rsidRPr="0060258A" w:rsidDel="002C2A1F">
            <w:rPr>
              <w:rFonts w:ascii="Times New Roman" w:hAnsi="Times New Roman" w:cs="Times New Roman"/>
              <w:color w:val="000000" w:themeColor="text1"/>
            </w:rPr>
            <w:fldChar w:fldCharType="end"/>
          </w:r>
          <w:r w:rsidRPr="0060258A" w:rsidDel="002C2A1F">
            <w:rPr>
              <w:rFonts w:ascii="Times New Roman" w:hAnsi="Times New Roman" w:cs="Times New Roman"/>
              <w:color w:val="000000" w:themeColor="text1"/>
            </w:rPr>
            <w:delText>, and striatum</w:delText>
          </w:r>
          <w:r w:rsidRPr="0060258A" w:rsidDel="002C2A1F">
            <w:rPr>
              <w:rFonts w:ascii="Times New Roman" w:hAnsi="Times New Roman" w:cs="Times New Roman"/>
              <w:color w:val="000000" w:themeColor="text1"/>
            </w:rPr>
            <w:fldChar w:fldCharType="begin"/>
          </w:r>
          <w:r w:rsidDel="002C2A1F">
            <w:rPr>
              <w:rFonts w:ascii="Times New Roman" w:hAnsi="Times New Roman" w:cs="Times New Roman"/>
              <w:color w:val="000000" w:themeColor="text1"/>
            </w:rPr>
            <w:delInstrText xml:space="preserve"> ADDIN ZOTERO_ITEM CSL_CITATION {"citationID":"xr3EreHw","properties":{"formattedCitation":"(Gage et al., 2010)","plainCitation":"(Gage et al., 2010)","noteIndex":0},"citationItems":[{"id":4906,"uris":["http://zotero.org/users/6345545/items/E8LGH87T"],"itemData":{"id":4906,"type":"article-journal","abstract":"Basal ganglia circuits are essential for the organization and execution of voluntary actions. Within the striatum, fast-spiking interneurons (FSIs) are thought to tightly regulate the activity of medium-spiny projection neurons (MSNs) through feed-forward inhibition, yet few studies have investigated the functional contributions of FSIs in behaving animals. We recorded presumed MSNs and FSIs together with motor cortex and globus pallidus (GP) neurons, in rats performing a simple choice task. MSN activity was widely distributed across the task sequence, especially near reward receipt. By contrast, FSIs showed a coordinated pulse of increased activity as chosen actions were initiated, in conjunction with a sharp decrease in GP activity. Both MSNs and FSIs were direction selective, but neighboring MSNs and FSIs showed opposite selectivity. Our findings suggest that individual FSIs participate in local striatal information processing, but more global disinhibition of FSIs by GP is important for initiating chosen actions while suppressing unwanted alternatives.","container-title":"Neuron","DOI":"10.1016/j.neuron.2010.06.034","ISSN":"0896-6273","issue":"3","journalAbbreviation":"Neuron","language":"en","page":"466-479","source":"ScienceDirect","title":"Selective Activation of Striatal Fast-Spiking Interneurons during Choice Execution","volume":"67","author":[{"family":"Gage","given":"Gregory J."},{"family":"Stoetzner","given":"Colin R."},{"family":"Wiltschko","given":"Alexander B."},{"family":"Berke","given":"Joshua D."}],"issued":{"date-parts":[["2010",8,12]]}}}],"schema":"https://github.com/citation-style-language/schema/raw/master/csl-citation.json"} </w:delInstrText>
          </w:r>
          <w:r w:rsidRPr="0060258A" w:rsidDel="002C2A1F">
            <w:rPr>
              <w:rFonts w:ascii="Times New Roman" w:hAnsi="Times New Roman" w:cs="Times New Roman"/>
              <w:color w:val="000000" w:themeColor="text1"/>
            </w:rPr>
            <w:fldChar w:fldCharType="separate"/>
          </w:r>
          <w:r w:rsidDel="002C2A1F">
            <w:rPr>
              <w:rFonts w:ascii="Times New Roman" w:hAnsi="Times New Roman" w:cs="Times New Roman"/>
              <w:color w:val="000000" w:themeColor="text1"/>
            </w:rPr>
            <w:delText>(Gage et al., 2010)</w:delText>
          </w:r>
          <w:r w:rsidRPr="0060258A" w:rsidDel="002C2A1F">
            <w:rPr>
              <w:rFonts w:ascii="Times New Roman" w:hAnsi="Times New Roman" w:cs="Times New Roman"/>
              <w:color w:val="000000" w:themeColor="text1"/>
            </w:rPr>
            <w:fldChar w:fldCharType="end"/>
          </w:r>
        </w:del>
      </w:moveTo>
      <w:ins w:id="230" w:author="Kenway" w:date="2023-02-13T22:17:00Z">
        <w:del w:id="231" w:author="Bo Shen" w:date="2023-02-14T14:42:00Z">
          <w:r w:rsidDel="002C2A1F">
            <w:rPr>
              <w:rFonts w:ascii="Times New Roman" w:hAnsi="Times New Roman" w:cs="Times New Roman"/>
              <w:color w:val="000000" w:themeColor="text1"/>
            </w:rPr>
            <w:delText xml:space="preserve">. </w:delText>
          </w:r>
        </w:del>
      </w:ins>
      <w:moveTo w:id="232" w:author="Kenway" w:date="2023-02-13T22:14:00Z">
        <w:del w:id="233" w:author="Kenway" w:date="2023-02-13T22:17:00Z">
          <w:r w:rsidRPr="0060258A" w:rsidDel="00AE1024">
            <w:rPr>
              <w:rFonts w:ascii="Times New Roman" w:hAnsi="Times New Roman" w:cs="Times New Roman"/>
              <w:color w:val="000000" w:themeColor="text1"/>
            </w:rPr>
            <w:delText>,</w:delText>
          </w:r>
        </w:del>
        <w:del w:id="234" w:author="Kenway" w:date="2023-02-13T22:18:00Z">
          <w:r w:rsidRPr="0060258A" w:rsidDel="00AE1024">
            <w:rPr>
              <w:rFonts w:ascii="Times New Roman" w:hAnsi="Times New Roman" w:cs="Times New Roman"/>
              <w:color w:val="000000" w:themeColor="text1"/>
            </w:rPr>
            <w:delText xml:space="preserve"> suggesting structured inhibition instead of pooled inhibition may play a role in decision circuits.</w:delText>
          </w:r>
        </w:del>
      </w:moveTo>
      <w:moveToRangeEnd w:id="220"/>
      <w:ins w:id="235" w:author="Kenway" w:date="2023-02-13T13:41:00Z">
        <w:r>
          <w:rPr>
            <w:rFonts w:ascii="Times New Roman" w:hAnsi="Times New Roman" w:cs="Times New Roman"/>
            <w:color w:val="000000" w:themeColor="text1"/>
          </w:rPr>
          <w:t xml:space="preserve">At an anatomic level, </w:t>
        </w:r>
      </w:ins>
      <w:ins w:id="236" w:author="Kenway" w:date="2023-02-13T14:22:00Z">
        <w:r>
          <w:rPr>
            <w:rFonts w:ascii="Times New Roman" w:hAnsi="Times New Roman" w:cs="Times New Roman"/>
            <w:color w:val="000000" w:themeColor="text1"/>
          </w:rPr>
          <w:t xml:space="preserve">interneurons exhibit </w:t>
        </w:r>
      </w:ins>
      <w:ins w:id="237" w:author="Kenway" w:date="2023-02-13T16:44:00Z">
        <w:r>
          <w:rPr>
            <w:rFonts w:ascii="Times New Roman" w:hAnsi="Times New Roman" w:cs="Times New Roman"/>
            <w:color w:val="000000" w:themeColor="text1"/>
          </w:rPr>
          <w:t xml:space="preserve">a </w:t>
        </w:r>
      </w:ins>
      <w:ins w:id="238" w:author="Kenway" w:date="2023-02-13T16:04:00Z">
        <w:r>
          <w:rPr>
            <w:rFonts w:ascii="Times New Roman" w:hAnsi="Times New Roman" w:cs="Times New Roman"/>
            <w:color w:val="000000" w:themeColor="text1"/>
          </w:rPr>
          <w:t xml:space="preserve">remarkable diversity </w:t>
        </w:r>
      </w:ins>
      <w:ins w:id="239" w:author="Kenway" w:date="2023-02-13T16:05:00Z">
        <w:r>
          <w:rPr>
            <w:rFonts w:ascii="Times New Roman" w:hAnsi="Times New Roman" w:cs="Times New Roman"/>
            <w:color w:val="000000" w:themeColor="text1"/>
          </w:rPr>
          <w:t>in morphology, connectivity, and physiological function</w:t>
        </w:r>
      </w:ins>
      <w:ins w:id="240" w:author="Kenway" w:date="2023-02-13T16:06:00Z">
        <w:r>
          <w:rPr>
            <w:rFonts w:ascii="Times New Roman" w:hAnsi="Times New Roman" w:cs="Times New Roman"/>
            <w:color w:val="000000" w:themeColor="text1"/>
          </w:rPr>
          <w:t xml:space="preserve">s </w:t>
        </w:r>
      </w:ins>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{"citationID":"OaLLNsgm","properties":{"formattedCitation":"(Kepecs &amp; Fishell, 2014; Markram et al., 2004; Tremblay et al., 2016)","plainCitation":"(Kepecs &amp; Fishell, 2014; Markram et al., 2004; Tremblay et al., 2016)","noteIndex":0},"citationItems":[{"id":170,"uris":["http://zotero.org/users/6345545/items/Y8R2CLBJ"],"itemData":{"id":170,"type":"article-journal","container-title":"Nature","DOI":"10.1038/nature12983","ISSN":"0028-0836, 1476-4687","issue":"7483","journalAbbreviation":"Nature","language":"en","page":"318-326","source":"DOI.org (Crossref)","title":"Interneuron cell types are fit to function","volume":"505","author":[{"family":"Kepecs","given":"Adam"},{"family":"Fishell","given":"Gordon"}],"issued":{"date-parts":[["2014",1]]}}},{"id":2580,"uris":["http://zotero.org/users/6345545/items/L2J4DFY3"],"itemData":{"id":2580,"type":"article-journal","abstract":"The cortical microcircuit seems to be a stereotyped unit that has been replicated and adapted to serve specific computational functions in different regions of the neocortex. An important element of this microcircuit is the wide variety of interneurons, most of which are inhibitory. Interneurons share several common features, but also show considerable diversity.Morphologically, interneurons can be divided into several groups: basket cells (large, small or nest basket cells); chandelier cells; Martinotti cells; bipolar cells; double bouquet cells; bitufted cells; neurogliaform cells; and layer I interneurons. However, the morphology of an interneuron does not define it; within a given morphological type, interneurons can show widely varying electrical or molecular properties.Interneurons can also be divided according to their steady-state or initial responses to stimuli. The main divisions are accommodating, non-accommodating, stuttering, irregular spiking and bursting, and each of these types is subdivided into three classes depending on the characteristics of the initial firing pattern (delayed, bursting or classical). These response types are useful markers, regardless of whether they define discrete classes (as opposed to a continuum).This electrical diversity arises from active properties (ion-channel combinations) and passive properties (the morphology of the neuron). The ion-channel genes that are expressed by an interneuron correlate with its electrophysiological properties. Ion-channel expression seems to fall into three clusters, which map around the three calcium-binding proteins (parvalbumin, calbindin and calretinin) that are expressed in separate populations of interneuron.Other markers that can be used to define interneurons include neuropeptides. Although no one neuropeptide defines a specific interneuron type, some interneuron types tend to express specific combinations of neuropeptides.Excitatory synapses formed by pyramidal neurons onto inhibitory interneurons differ from those formed onto excitatory neurons in terms of receptor subtypes and facilitation. In return, interneurons make inhibitory synapses onto pyramidal neurons that are targeted to specific cellular domains (the dendrites, cell body or axon). Interneurons also receive inhibitory synapses from other interneurons. However, such connections seem to be sparse.The diversity of interneurons might be required to achieve a balance between inhibition and excitation in the neocortex. It is not yet clear whether this diversity represents a continuum or distinct classes of interneuron, although anatomical classes seem to be clear. Gene-expression studies should help to clarify this issue.","container-title":"Nature Reviews Neuroscience","DOI":"10.1038/nrn1519","ISSN":"1471-0048","issue":"10","language":"en","license":"2004 Nature Publishing Group","note":"number: 10\npublisher: Nature Publishing Group","page":"793-807","source":"www.nature.com","title":"Interneurons of the neocortical inhibitory system","volume":"5","author":[{"family":"Markram","given":"Henry"},{"family":"Toledo-Rodriguez","given":"Maria"},{"family":"Wang","given":"Yun"},{"family":"Gupta","given":"Anirudh"},{"family":"Silberberg","given":"Gilad"},{"family":"Wu","given":"Caizhi"}],"issued":{"date-parts":[["2004",10]]}}},{"id":2590,"uris":["http://zotero.org/users/6345545/items/EVZFRA5R"],"itemData":{"id":2590,"type":"article-journal","abstract":"Cortical networks are composed of glutamatergic excitatory projection neurons and local GABAergic inhibitory interneurons that gate signal flow and sculpt network dynamics. Although they represent a minority of the total neocortical neuronal population, GABAergic interneurons are highly heterogeneous, forming functional classes based on their morphological, electrophysiological, and molecular features, as well as connectivity and in vivo patterns of activity. Here we review our current understanding of neocortical interneuron diversity and the properties that distinguish cell types. We then discuss how the involvement of multiple cell types, each with a specific set of cellular properties, plays a crucial role in diversifying and increasing the computational power of a relatively small number of simple circuit motifs forming cortical networks. We illustrate how recent advances in the field have shed light onto the mechanisms by which GABAergic inhibition contributes to network operations.","container-title":"Neuron","DOI":"10.1016/j.neuron.2016.06.033","ISSN":"0896-6273","issue":"2","journalAbbreviation":"Neuron","language":"en","page":"260-292","source":"ScienceDirect","title":"GABAergic Interneurons in the Neocortex: From Cellular Properties to Circuits","title-short":"GABAergic Interneurons in the Neocortex","volume":"91","author":[{"family":"Tremblay","given":"Robin"},{"family":"Lee","given":"Soohyun"},{"family":"Rudy","given":"Bernardo"}],"issued":{"date-parts":[["2016",7,20]]}}}],"schema":"https://github.com/citation-style-language/schema/raw/master/csl-citation.json"} </w:instrText>
      </w:r>
      <w:r>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(Kepecs &amp; Fishell, 2014; Markram et al., 2004; Tremblay et al., 2016)</w:t>
      </w:r>
      <w:r>
        <w:rPr>
          <w:rFonts w:ascii="Times New Roman" w:hAnsi="Times New Roman" w:cs="Times New Roman"/>
          <w:color w:val="000000" w:themeColor="text1"/>
        </w:rPr>
        <w:fldChar w:fldCharType="end"/>
      </w:r>
      <w:ins w:id="241" w:author="Kenway" w:date="2023-02-13T16:10:00Z">
        <w:del w:id="242" w:author="Bo Shen" w:date="2023-02-14T14:44:00Z">
          <w:r w:rsidDel="002C2A1F">
            <w:rPr>
              <w:rFonts w:ascii="Times New Roman" w:hAnsi="Times New Roman" w:cs="Times New Roman"/>
              <w:color w:val="000000" w:themeColor="text1"/>
            </w:rPr>
            <w:delText>(</w:delText>
          </w:r>
          <w:commentRangeStart w:id="243"/>
          <w:r w:rsidDel="002C2A1F">
            <w:rPr>
              <w:rFonts w:ascii="Times New Roman" w:hAnsi="Times New Roman" w:cs="Times New Roman"/>
              <w:color w:val="000000" w:themeColor="text1"/>
            </w:rPr>
            <w:delText>REFS</w:delText>
          </w:r>
        </w:del>
      </w:ins>
      <w:commentRangeEnd w:id="243"/>
      <w:ins w:id="244" w:author="Kenway" w:date="2023-02-13T17:10:00Z">
        <w:del w:id="245" w:author="Bo Shen" w:date="2023-02-14T14:44:00Z">
          <w:r w:rsidDel="002C2A1F">
            <w:rPr>
              <w:rStyle w:val="CommentReference"/>
            </w:rPr>
            <w:commentReference w:id="243"/>
          </w:r>
        </w:del>
      </w:ins>
      <w:ins w:id="246" w:author="Kenway" w:date="2023-02-13T16:10:00Z">
        <w:del w:id="247" w:author="Bo Shen" w:date="2023-02-14T14:44:00Z">
          <w:r w:rsidDel="002C2A1F">
            <w:rPr>
              <w:rFonts w:ascii="Times New Roman" w:hAnsi="Times New Roman" w:cs="Times New Roman"/>
              <w:color w:val="000000" w:themeColor="text1"/>
            </w:rPr>
            <w:delText>)</w:delText>
          </w:r>
        </w:del>
        <w:del w:id="248" w:author="Bo Shen" w:date="2023-02-14T16:47:00Z">
          <w:r w:rsidDel="0071469E">
            <w:rPr>
              <w:rFonts w:ascii="Times New Roman" w:hAnsi="Times New Roman" w:cs="Times New Roman"/>
              <w:color w:val="000000" w:themeColor="text1"/>
            </w:rPr>
            <w:delText xml:space="preserve"> that supports inhibitory circuit roles</w:delText>
          </w:r>
        </w:del>
      </w:ins>
      <w:ins w:id="249" w:author="Kenway" w:date="2023-02-13T16:17:00Z">
        <w:del w:id="250" w:author="Bo Shen" w:date="2023-02-14T16:47:00Z">
          <w:r w:rsidDel="0071469E">
            <w:rPr>
              <w:rFonts w:ascii="Times New Roman" w:hAnsi="Times New Roman" w:cs="Times New Roman"/>
              <w:color w:val="000000" w:themeColor="text1"/>
            </w:rPr>
            <w:delText xml:space="preserve"> and computations</w:delText>
          </w:r>
        </w:del>
      </w:ins>
      <w:ins w:id="251" w:author="Kenway" w:date="2023-02-13T16:10:00Z">
        <w:del w:id="252" w:author="Bo Shen" w:date="2023-02-14T16:47:00Z">
          <w:r w:rsidDel="0071469E">
            <w:rPr>
              <w:rFonts w:ascii="Times New Roman" w:hAnsi="Times New Roman" w:cs="Times New Roman"/>
              <w:color w:val="000000" w:themeColor="text1"/>
            </w:rPr>
            <w:delText xml:space="preserve"> beyond </w:delText>
          </w:r>
        </w:del>
      </w:ins>
      <w:ins w:id="253" w:author="Kenway" w:date="2023-02-13T22:29:00Z">
        <w:del w:id="254" w:author="Bo Shen" w:date="2023-02-14T16:47:00Z">
          <w:r w:rsidDel="0071469E">
            <w:rPr>
              <w:rFonts w:ascii="Times New Roman" w:hAnsi="Times New Roman" w:cs="Times New Roman"/>
              <w:color w:val="000000" w:themeColor="text1"/>
            </w:rPr>
            <w:delText xml:space="preserve">simple </w:delText>
          </w:r>
        </w:del>
      </w:ins>
      <w:ins w:id="255" w:author="Kenway" w:date="2023-02-13T16:10:00Z">
        <w:del w:id="256" w:author="Bo Shen" w:date="2023-02-14T16:47:00Z">
          <w:r w:rsidDel="0071469E">
            <w:rPr>
              <w:rFonts w:ascii="Times New Roman" w:hAnsi="Times New Roman" w:cs="Times New Roman"/>
              <w:color w:val="000000" w:themeColor="text1"/>
            </w:rPr>
            <w:delText>suppression of excitation</w:delText>
          </w:r>
        </w:del>
        <w:del w:id="257" w:author="Bo Shen" w:date="2023-02-14T14:43:00Z">
          <w:r w:rsidDel="002C2A1F">
            <w:rPr>
              <w:rFonts w:ascii="Times New Roman" w:hAnsi="Times New Roman" w:cs="Times New Roman"/>
              <w:color w:val="000000" w:themeColor="text1"/>
            </w:rPr>
            <w:delText xml:space="preserve"> (REFS)</w:delText>
          </w:r>
        </w:del>
        <w:r>
          <w:rPr>
            <w:rFonts w:ascii="Times New Roman" w:hAnsi="Times New Roman" w:cs="Times New Roman"/>
            <w:color w:val="000000" w:themeColor="text1"/>
          </w:rPr>
          <w:t>.</w:t>
        </w:r>
      </w:ins>
      <w:ins w:id="258" w:author="Kenway" w:date="2023-02-13T22:20:00Z">
        <w:r>
          <w:rPr>
            <w:rFonts w:ascii="Times New Roman" w:hAnsi="Times New Roman" w:cs="Times New Roman"/>
            <w:color w:val="000000" w:themeColor="text1"/>
          </w:rPr>
          <w:t xml:space="preserve"> </w:t>
        </w:r>
      </w:ins>
      <w:ins w:id="259" w:author="Bo Shen" w:date="2023-02-14T14:44:00Z">
        <w:r>
          <w:rPr>
            <w:rFonts w:ascii="Times New Roman" w:hAnsi="Times New Roman" w:cs="Times New Roman"/>
            <w:color w:val="000000" w:themeColor="text1"/>
          </w:rPr>
          <w:t xml:space="preserve">A prominent </w:t>
        </w:r>
      </w:ins>
      <w:ins w:id="260" w:author="Bo Shen" w:date="2023-02-14T16:47:00Z">
        <w:r>
          <w:rPr>
            <w:rFonts w:ascii="Times New Roman" w:hAnsi="Times New Roman" w:cs="Times New Roman"/>
            <w:color w:val="000000" w:themeColor="text1"/>
          </w:rPr>
          <w:t>circuit</w:t>
        </w:r>
      </w:ins>
      <w:ins w:id="261" w:author="Bo Shen" w:date="2023-02-14T14:44:00Z">
        <w:r>
          <w:rPr>
            <w:rFonts w:ascii="Times New Roman" w:hAnsi="Times New Roman" w:cs="Times New Roman"/>
            <w:color w:val="000000" w:themeColor="text1"/>
          </w:rPr>
          <w:t xml:space="preserve"> motif is </w:t>
        </w:r>
      </w:ins>
      <w:ins w:id="262" w:author="Bo Shen" w:date="2023-02-14T16:55:00Z">
        <w:r>
          <w:rPr>
            <w:rFonts w:ascii="Times New Roman" w:hAnsi="Times New Roman" w:cs="Times New Roman"/>
            <w:color w:val="000000" w:themeColor="text1"/>
          </w:rPr>
          <w:t xml:space="preserve">local </w:t>
        </w:r>
      </w:ins>
      <w:ins w:id="263" w:author="Bo Shen" w:date="2023-02-14T14:44:00Z">
        <w:r>
          <w:rPr>
            <w:rFonts w:ascii="Times New Roman" w:hAnsi="Times New Roman" w:cs="Times New Roman"/>
            <w:color w:val="000000" w:themeColor="text1"/>
          </w:rPr>
          <w:t>disinhibition</w:t>
        </w:r>
      </w:ins>
      <w:ins w:id="264" w:author="Bo Shen" w:date="2023-02-14T16:50:00Z">
        <w:r>
          <w:rPr>
            <w:rFonts w:ascii="Times New Roman" w:hAnsi="Times New Roman" w:cs="Times New Roman"/>
            <w:color w:val="000000" w:themeColor="text1"/>
          </w:rPr>
          <w:t xml:space="preserve">, in which </w:t>
        </w:r>
        <w:r w:rsidRPr="0060258A">
          <w:rPr>
            <w:rFonts w:ascii="Times New Roman" w:hAnsi="Times New Roman" w:cs="Times New Roman"/>
            <w:color w:val="000000" w:themeColor="text1"/>
          </w:rPr>
          <w:t xml:space="preserve">vasoactive intestinal peptide (VIP)-expressing interneurons inhibit the neighboring interneurons expressing somatostatin (SST) or parvalbumin (PV) that inhibit </w:t>
        </w:r>
        <w:r w:rsidRPr="0060258A">
          <w:rPr>
            <w:rFonts w:ascii="Times New Roman" w:hAnsi="Times New Roman" w:cs="Times New Roman" w:hint="eastAsia"/>
            <w:color w:val="000000" w:themeColor="text1"/>
          </w:rPr>
          <w:t>den</w:t>
        </w:r>
        <w:r w:rsidRPr="0060258A">
          <w:rPr>
            <w:rFonts w:ascii="Times New Roman" w:hAnsi="Times New Roman" w:cs="Times New Roman"/>
            <w:color w:val="000000" w:themeColor="text1"/>
          </w:rPr>
          <w:t xml:space="preserve">dritic or perisomatic areas in pyramidal neurons, </w:t>
        </w:r>
      </w:ins>
      <w:ins w:id="265" w:author="Bo Shen" w:date="2023-02-14T16:52:00Z">
        <w:r>
          <w:rPr>
            <w:rFonts w:ascii="Times New Roman" w:hAnsi="Times New Roman" w:cs="Times New Roman"/>
            <w:color w:val="000000" w:themeColor="text1"/>
          </w:rPr>
          <w:t xml:space="preserve">so that </w:t>
        </w:r>
      </w:ins>
      <w:ins w:id="266" w:author="Bo Shen" w:date="2023-02-14T16:58:00Z">
        <w:r>
          <w:rPr>
            <w:rFonts w:ascii="Times New Roman" w:hAnsi="Times New Roman" w:cs="Times New Roman"/>
            <w:color w:val="000000" w:themeColor="text1"/>
          </w:rPr>
          <w:t xml:space="preserve">locally </w:t>
        </w:r>
      </w:ins>
      <w:ins w:id="267" w:author="Bo Shen" w:date="2023-02-14T16:53:00Z">
        <w:r>
          <w:rPr>
            <w:rFonts w:ascii="Times New Roman" w:hAnsi="Times New Roman" w:cs="Times New Roman"/>
            <w:color w:val="000000" w:themeColor="text1"/>
          </w:rPr>
          <w:t xml:space="preserve">disinhibit the activities of the pyramidal </w:t>
        </w:r>
      </w:ins>
      <w:ins w:id="268" w:author="Bo Shen" w:date="2023-02-14T16:54:00Z">
        <w:r>
          <w:rPr>
            <w:rFonts w:ascii="Times New Roman" w:hAnsi="Times New Roman" w:cs="Times New Roman"/>
            <w:color w:val="000000" w:themeColor="text1"/>
          </w:rPr>
          <w:t xml:space="preserve">neurons </w:t>
        </w:r>
      </w:ins>
      <w:ins w:id="269" w:author="Bo Shen" w:date="2023-02-14T16:53:00Z">
        <w:r>
          <w:rPr>
            <w:rFonts w:ascii="Times New Roman" w:hAnsi="Times New Roman" w:cs="Times New Roman"/>
            <w:color w:val="000000" w:themeColor="text1"/>
          </w:rPr>
          <w:t xml:space="preserve">in </w:t>
        </w:r>
      </w:ins>
      <w:ins w:id="270" w:author="Bo Shen" w:date="2023-02-14T16:54:00Z">
        <w:r>
          <w:rPr>
            <w:rFonts w:ascii="Times New Roman" w:hAnsi="Times New Roman" w:cs="Times New Roman"/>
            <w:color w:val="000000" w:themeColor="text1"/>
          </w:rPr>
          <w:t xml:space="preserve">the </w:t>
        </w:r>
      </w:ins>
      <w:ins w:id="271" w:author="Bo Shen" w:date="2023-02-14T16:55:00Z">
        <w:r>
          <w:rPr>
            <w:rFonts w:ascii="Times New Roman" w:hAnsi="Times New Roman" w:cs="Times New Roman"/>
            <w:color w:val="000000" w:themeColor="text1"/>
          </w:rPr>
          <w:t>neighboring</w:t>
        </w:r>
      </w:ins>
      <w:ins w:id="272" w:author="Bo Shen" w:date="2023-02-14T16:54:00Z">
        <w:r>
          <w:rPr>
            <w:rFonts w:ascii="Times New Roman" w:hAnsi="Times New Roman" w:cs="Times New Roman"/>
            <w:color w:val="000000" w:themeColor="text1"/>
          </w:rPr>
          <w:t xml:space="preserve"> area</w:t>
        </w:r>
      </w:ins>
      <w:ins w:id="273" w:author="Bo Shen" w:date="2023-02-14T16:50:00Z">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ins>
      <w:r w:rsidR="00EA1839">
        <w:rPr>
          <w:rFonts w:ascii="Times New Roman" w:hAnsi="Times New Roman" w:cs="Times New Roman"/>
          <w:color w:val="000000" w:themeColor="text1"/>
        </w:rPr>
        <w:instrText xml:space="preserve"> ADDIN ZOTERO_ITEM CSL_CITATION {"citationID":"rFYuUKNg","properties":{"formattedCitation":"(Chiu et al., 2013; Fino &amp; Yuste, 2011; Fu et al., 2014; Karnani et al., 2014, 2016; S. Lee et al., 2013; Letzkus et al., 2011; Pfeffer et al., 2013; Pi et al., 2013; Urban-Ciecko &amp; Barth, 2016)","plainCitation":"(Chiu et al., 2013; Fino &amp; Yuste, 2011; Fu et al., 2014; Karnani et al., 2014, 2016; S. Lee et al., 2013; Letzkus et al., 2011; Pfeffer et al., 2013; Pi et al., 2013; Urban-Ciecko &amp; Barth, 2016)","noteIndex":0},"citationItems":[{"id":177,"uris":["http://zotero.org/users/6345545/items/ADYRRPUH"],"itemData":{"id":177,"type":"article-journal","abstract":"The authors find that long-range axons from primary motor cortex (vM1) preferentially recruit vasointestinal peptide (VIP)-expressing interneurons in somatosensory cortex (S1). VIP neurons in turn inhibit somatostatin-expressing interneurons that target the distal dendrites of pyramidal cells in S1. This dis-inhibitory circuit is active during voluntary movement, suggesting that it participates in the modulation of primary cortical sensory processing by motor cortex.","container-title":"Nature Neuroscience","DOI":"10.1038/nn.3544","ISSN":"1546-1726","issue":"11","language":"en","license":"2013 Nature Publishing Group, a division of Macmillan Publishers Limited. All Rights Reserved.","note":"number: 11\npublisher: Nature Publishing Group","page":"1662-1670","source":"www.nature.com","title":"A disinhibitory circuit mediates motor integration in the somatosensory cortex","volume":"16","author":[{"family":"Lee","given":"Soohyun"},{"family":"Kruglikov","given":"Illya"},{"family":"Huang","given":"Z. Josh"},{"family":"Fishell","given":"Gord"},{"family":"Rudy","given":"Bernardo"}],"issued":{"date-parts":[["2013",11]]}}},{"id":236,"uris":["http://zotero.org/users/6345545/items/3ACEJ2Q7"],"itemData":{"id":236,"type":"article-journal","abstract":"Stimulus convergence and concomitant auditory cortex disinhibition are essential for fear learning.","container-title":"Nature","DOI":"10.1038/nature10674","ISSN":"1476-4687","issue":"7377","language":"en","license":"2011 Nature Publishing Group, a division of Macmillan Publishers Limited. All Rights Reserved.","note":"number: 7377\npublisher: Nature Publishing Group","page":"331-335","source":"www.nature.com","title":"A disinhibitory microcircuit for associative fear learning in the auditory cortex","volume":"480","author":[{"family":"Letzkus","given":"Johannes J."},{"family":"Wolff","given":"Steffen B. E."},{"family":"Meyer","given":"Elisabeth M. M."},{"family":"Tovote","given":"Philip"},{"family":"Courtin","given":"Julien"},{"family":"Herry","given":"Cyril"},{"family":"Lüthi","given":"Andreas"}],"issued":{"date-parts":[["2011",12]]}}},{"id":168,"uris":["http://zotero.org/users/6345545/items/9MNLY9B9"],"itemData":{"id":168,"type":"article-journal","container-title":"Nature Neuroscience","DOI":"10.1038/nn.3446","ISSN":"1097-6256, 1546-1726","issue":"8","journalAbbreviation":"Nat Neurosci","language":"en","page":"1068-1076","source":"DOI.org (Crossref)","title":"Inhibition of inhibition in visual cortex: the logic of connections between molecularly distinct interneurons","title-short":"Inhibition of inhibition in visual cortex","volume":"16","author":[{"family":"Pfeffer","given":"Carsten K"},{"family":"Xue","given":"Mingshan"},{"family":"He","given":"Miao"},{"family":"Huang","given":"Z Josh"},{"family":"Scanziani","given":"Massimo"}],"issued":{"date-parts":[["2013",8]]}}},{"id":227,"uris":["http://zotero.org/users/6345545/items/TV9JRY4U"],"itemData":{"id":227,"type":"article-journal","abstract":"Cortical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Josh"},{"family":"Kepecs","given":"Adam"}],"issued":{"date-parts":[["2013",11]]}}},{"id":2597,"uris":["http://zotero.org/users/6345545/items/KAXENSXM"],"itemData":{"id":2597,"type":"article-journal","abstract":"Dendritic Precision Strikes\nThe effects of excitatory synaptic inputs are considered to be highly compartmentalized because of the biophysical properties of dendritic spines. Individual inhibitory synapses, however, are thought to affect dendritic integration in a more extended spatial region. Combining optogenetic stimulation of dendrite-targeting γ-aminobutyric acid—mediated interneurons with two-photon calcium imaging in postsynaptic pyramidal cell dendrites, Chiu et al. (p. 759) challenge this latter view. The findings suggest that the effect of an inhibitory synapse can be as compartmentalized as that of an excitatory synapse, provided that the synapses are localized on spine heads.\nγ-aminobutyric acid–mediated (GABAergic) inhibition plays a critical role in shaping neuronal activity in the neocortex. Numerous experimental investigations have examined perisomatic inhibitory synapses, which control action potential output from pyramidal neurons. However, most inhibitory synapses in the neocortex are formed onto pyramidal cell dendrites, where theoretical studies suggest they may focally regulate cellular activity. The precision of GABAergic control over dendritic electrical and biochemical signaling is unknown. By using cell type-specific optical stimulation in combination with two-photon calcium (Ca2+) imaging, we show that somatostatin-expressing interneurons exert compartmentalized control over postsynaptic Ca2+ signals within individual dendritic spines. This highly focal inhibitory action is mediated by a subset of GABAergic synapses that directly target spine heads. GABAergic inhibition thus participates in localized control of dendritic electrical and biochemical signaling.\nInhibitory synapses can control individual dendritic spines independently from their neighbors.\nInhibitory synapses can control individual dendritic spines independently from their neighbors.","container-title":"Science","DOI":"10.1126/science.1234274","ISSN":"0036-8075, 1095-9203","issue":"6133","language":"en","license":"Copyright © 2013, American Association for the Advancement of Science","note":"publisher: American Association for the Advancement of Science\nsection: Report\nPMID: 23661763","page":"759-762","source":"science.sciencemag.org","title":"Compartmentalization of GABAergic Inhibition by Dendritic Spines","volume":"340","author":[{"family":"Chiu","given":"Chiayu Q."},{"family":"Lur","given":"Gyorgy"},{"family":"Morse","given":"Thomas M."},{"family":"Carnevale","given":"Nicholas T."},{"family":"Ellis-Davies","given":"Graham C. R."},{"family":"Higley","given":"Michael J."}],"issued":{"date-parts":[["2013",5,10]]}}},{"id":192,"uris":["http://zotero.org/users/6345545/items/NKAPB2Z3"],"itemData":{"id":192,"type":"article-journal","abstract":"The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P."}],"issued":{"date-parts":[["2014",3,13]]}}},{"id":2596,"uris":["http://zotero.org/users/6345545/items/AUS6XXBE"],"itemData":{"id":2596,"type":"article-journal","abstract":"Somatostatin-expressing GABAergic neurons constitute a major class of inhibitory neurons in the mammalian cortex and are characterized by dense wiring into the local network and high basal firing activity that persists in the absence of synaptic input. This firing provides both GABA type A receptor (GABAAR)- and GABABR-mediated inhibition that operates at fast and slow timescales. The activity of somatostatin-expressing neurons is regulated by brain state, during learning and in rewarded behaviour. Here, we review recent advances in our understanding of how this class of cells can control network activity, with specific reference to how this is constrained by their anatomical and electrophysiological properties.","container-title":"Nature Reviews Neuroscience","DOI":"10.1038/nrn.2016.53","ISSN":"1471-003X, 1471-0048","issue":"7","journalAbbreviation":"Nat Rev Neurosci","language":"en","page":"401-409","source":"DOI.org (Crossref)","title":"Somatostatin-expressing neurons in cortical networks","volume":"17","author":[{"family":"Urban-Ciecko","given":"Joanna"},{"family":"Barth","given":"Alison L."}],"issued":{"date-parts":[["2016",7]]}}},{"id":5102,"uris":["http://zotero.org/users/6345545/items/C3HGGWCF"],"itemData":{"id":5102,"type":"article-journal","abstract":"Inhibitory interneurons in the neocortex often connect in a promiscuous and extensive fashion, extending a “blanket of inhibition” on the circuit. This raises the problem of how can excitatory activity propagate in the midst of this widespread inhibition. One solution to this problem could be the vasoactive intestinal peptide (VIP) interneurons, which disinhibit other interneurons. To explore how VIP interneurons affect the local circuits, we use two-photon optogenetics to activate them individually in mouse visual cortex in vivo while measuring their output with two-photon calcium imaging. We find that VIP interneurons have narrow axons and inhibit nearby somatostatin interneurons, which themselves inhibit pyramidal cells. Moreover, via this lateral disinhibition, VIP cells in vivo make local and transient “holes” in the inhibitory blanket extended by SOM cells. VIP interneurons, themselves regulated by neuromodulators, may therefore enable selective patterns of activity to propagate through the cortex, by generating a “spotlight of attention”.\nSIGNIFICANCE STATEMENT Most inhibitory interneurons have axons restricted to a nearby area and target excitatory neighbors indiscriminately, raising the issue of how neuronal activity can propagate through cortical circuits. Vasoactive intestinal peptide-expressing interneurons (VIPs) disinhibit cortical pyramidal cells through inhibition of other inhibitory interneurons, and they have very focused, “narrow” axons. By optogenetically activating single VIPs in live mice while recording the activity of nearby neurons, we find that VIPs break open a hole in blanket inhibition with an effective range of </w:instrText>
      </w:r>
      <w:r w:rsidR="00EA1839">
        <w:rPr>
          <w:rFonts w:ascii="Cambria Math" w:hAnsi="Cambria Math" w:cs="Cambria Math"/>
          <w:color w:val="000000" w:themeColor="text1"/>
        </w:rPr>
        <w:instrText>∼</w:instrText>
      </w:r>
      <w:r w:rsidR="00EA1839">
        <w:rPr>
          <w:rFonts w:ascii="Times New Roman" w:hAnsi="Times New Roman" w:cs="Times New Roman"/>
          <w:color w:val="000000" w:themeColor="text1"/>
        </w:rPr>
        <w:instrText xml:space="preserve">120 μm in lateral cortical space where excitatory activity can propagate.","container-title":"Journal of Neuroscience","DOI":"10.1523/JNEUROSCI.3646-15.2016","ISSN":"0270-6474, 1529-2401","issue":"12","journalAbbreviation":"J. Neurosci.","language":"en","license":"Copyright © 2016 the authors 0270-6474/16/363471-10$15.00/0","note":"publisher: Society for Neuroscience\nsection: Articles\nPMID: 27013676","page":"3471-3480","source":"www.jneurosci.org","title":"Opening Holes in the Blanket of Inhibition: Localized Lateral Disinhibition by VIP Interneurons","title-short":"Opening Holes in the Blanket of Inhibition","volume":"36","author":[{"family":"Karnani","given":"Mahesh M."},{"family":"Jackson","given":"Jesse"},{"family":"Ayzenshtat","given":"Inbal"},{"family":"Sichani","given":"Azadeh Hamzehei"},{"family":"Manoocheri","given":"Kasra"},{"family":"Kim","given":"Samuel"},{"family":"Yuste","given":"Rafael"}],"issued":{"date-parts":[["2016",3,23]]}}},{"id":5191,"uris":["http://zotero.org/users/6345545/items/APCC8LEE"],"itemData":{"id":5191,"type":"article-journal","abstract":"The connectivity diagram of neocortical circuits is still unknown, and there are conflicting data as to whether cortical neurons are wired specifically or not. To investigate the basic structure of cortical microcircuits, we use a two-photon photostimulation technique that enables the systematic mapping of synaptic connections with single-cell resolution. We map the inhibitory connectivity between upper layers somatostatin-positive GABAergic interneurons and pyramidal cells in mouse frontal cortex. Most, and sometimes all, inhibitory neurons are locally connected to every sampled pyramidal cell. This dense inhibitory connectivity is found at both young and mature developmental ages. Inhibitory innervation of neighboring pyramidal cells is similar, regardless of whether they are connected among themselves or not. We conclude that local inhibitory connectivity is promiscuous, does not form subnetworks, and can approach the theoretical limit of a completely connected synaptic matrix.","container-title":"Neuron","DOI":"10.1016/j.neuron.2011.02.025","ISSN":"1097-4199","issue":"6","journalAbbreviation":"Neuron","language":"eng","note":"PMID: 21435562\nPMCID: PMC3086675","page":"1188-1203","source":"PubMed","title":"Dense inhibitory connectivity in neocortex","volume":"69","author":[{"family":"Fino","given":"Elodie"},{"family":"Yuste","given":"Rafael"}],"issued":{"date-parts":[["2011",3,24]]}}},{"id":5194,"uris":["http://zotero.org/users/6345545/items/2AN5TS7B"],"itemData":{"id":5194,"type":"article-journal","abstract":"The function of neocortical interneurons is still unclear, and, as often happens, one may be able to draw functional insights from considering the structure. In this spirit we describe recent structural results and discuss their potential functional implications. Most GABAergic interneurons innervate nearby pyramidal neurons very densely and without any apparent specificity, as if they were extending a ‘blanket of inhibition’, contacting pyramidal neurons often in an overlapping fashion. While subtypes of interneurons specifically target subcellular compartments of pyramidal cells, and they also target different layers selectively, they appear to treat all neighboring pyramidal cells the same and innervate them massively. We explore the functional implications and temporal properties of dense, overlapping inhibition by four interneuron populations.","collection-title":"SI: Inhibition: Synapses, Neurons and Circuits","container-title":"Current Opinion in Neurobiology","DOI":"10.1016/j.conb.2013.12.015","ISSN":"0959-4388","journalAbbreviation":"Current Opinion in Neurobiology","language":"en","page":"96-102","source":"ScienceDirect","title":"A blanket of inhibition: functional inferences from dense inhibitory connectivity","title-short":"A blanket of inhibition","volume":"26","author":[{"family":"Karnani","given":"Mahesh M"},{"family":"Agetsuma","given":"Masakazu"},{"family":"Yuste","given":"Rafael"}],"issued":{"date-parts":[["2014",6,1]]}}}],"schema":"https://github.com/citation-style-language/schema/raw/master/csl-citation.json"} </w:instrText>
      </w:r>
      <w:ins w:id="274" w:author="Bo Shen" w:date="2023-02-14T16:50:00Z">
        <w:r w:rsidRPr="0060258A">
          <w:rPr>
            <w:rFonts w:ascii="Times New Roman" w:hAnsi="Times New Roman" w:cs="Times New Roman"/>
            <w:color w:val="000000" w:themeColor="text1"/>
          </w:rPr>
          <w:fldChar w:fldCharType="separate"/>
        </w:r>
      </w:ins>
      <w:r w:rsidR="00EA1839">
        <w:rPr>
          <w:rFonts w:ascii="Times New Roman" w:hAnsi="Times New Roman" w:cs="Times New Roman"/>
          <w:color w:val="000000" w:themeColor="text1"/>
        </w:rPr>
        <w:t>(Chiu et al., 2013; Fino &amp; Yuste, 2011; Fu et al., 2014; Karnani et al., 2014, 2016; S. Lee et al., 2013; Letzkus et al., 2011; Pfeffer et al., 2013; Pi et al., 2013; Urban-Ciecko &amp; Barth, 2016)</w:t>
      </w:r>
      <w:ins w:id="275" w:author="Bo Shen" w:date="2023-02-14T16:50:00Z">
        <w:r w:rsidRPr="0060258A">
          <w:rPr>
            <w:rFonts w:ascii="Times New Roman" w:hAnsi="Times New Roman" w:cs="Times New Roman"/>
            <w:color w:val="000000" w:themeColor="text1"/>
          </w:rPr>
          <w:fldChar w:fldCharType="end"/>
        </w:r>
      </w:ins>
      <w:ins w:id="276" w:author="Bo Shen" w:date="2023-02-14T14:44:00Z">
        <w:r>
          <w:rPr>
            <w:rFonts w:ascii="Times New Roman" w:hAnsi="Times New Roman" w:cs="Times New Roman"/>
            <w:color w:val="000000" w:themeColor="text1"/>
          </w:rPr>
          <w:t>.</w:t>
        </w:r>
      </w:ins>
    </w:p>
    <w:p w14:paraId="254AF3D7" w14:textId="77777777" w:rsidR="001E5B0F" w:rsidRDefault="001E5B0F" w:rsidP="002C2A1F">
      <w:pPr>
        <w:spacing w:line="480" w:lineRule="auto"/>
        <w:jc w:val="both"/>
        <w:rPr>
          <w:ins w:id="277" w:author="Bo Shen" w:date="2023-02-14T14:53:00Z"/>
          <w:rFonts w:ascii="Times New Roman" w:hAnsi="Times New Roman" w:cs="Times New Roman"/>
          <w:color w:val="000000" w:themeColor="text1"/>
        </w:rPr>
      </w:pPr>
    </w:p>
    <w:p w14:paraId="477938CD" w14:textId="67865B92" w:rsidR="001E5B0F" w:rsidDel="00E279E0" w:rsidRDefault="001E5B0F">
      <w:pPr>
        <w:spacing w:line="480" w:lineRule="auto"/>
        <w:jc w:val="both"/>
        <w:rPr>
          <w:ins w:id="278" w:author="Kenway" w:date="2023-02-13T22:12:00Z"/>
          <w:del w:id="279" w:author="Bo Shen" w:date="2023-02-14T14:49:00Z"/>
          <w:rFonts w:ascii="Times New Roman" w:hAnsi="Times New Roman" w:cs="Times New Roman"/>
          <w:color w:val="000000" w:themeColor="text1"/>
        </w:rPr>
      </w:pPr>
      <w:ins w:id="280" w:author="Bo Shen" w:date="2023-02-14T17:48:00Z">
        <w:r>
          <w:rPr>
            <w:rFonts w:ascii="Times New Roman" w:hAnsi="Times New Roman" w:cs="Times New Roman"/>
            <w:color w:val="000000" w:themeColor="text1"/>
          </w:rPr>
          <w:lastRenderedPageBreak/>
          <w:t xml:space="preserve">While disinhibitory circuit motifs have been implicated in cognitive processes including learning, attentional selection, and input gating </w:t>
        </w:r>
      </w:ins>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{"citationID":"kO98jEfq","properties":{"formattedCitation":"(Fu et al., 2014; Letzkus et al., 2011; X.-J. Wang &amp; Yang, 2018)","plainCitation":"(Fu et al., 2014; Letzkus et al., 2011; X.-J. Wang &amp; Yang, 2018)","noteIndex":0},"citationItems":[{"id":192,"uris":["http://zotero.org/users/6345545/items/NKAPB2Z3"],"itemData":{"id":192,"type":"article-journal","abstract":"The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P."}],"issued":{"date-parts":[["2014",3,13]]}}},{"id":236,"uris":["http://zotero.org/users/6345545/items/3ACEJ2Q7"],"itemData":{"id":236,"type":"article-journal","abstract":"Stimulus convergence and concomitant auditory cortex disinhibition are essential for fear learning.","container-title":"Nature","DOI":"10.1038/nature10674","ISSN":"1476-4687","issue":"7377","language":"en","license":"2011 Nature Publishing Group, a division of Macmillan Publishers Limited. All Rights Reserved.","note":"number: 7377\npublisher: Nature Publishing Group","page":"331-335","source":"www.nature.com","title":"A disinhibitory microcircuit for associative fear learning in the auditory cortex","volume":"480","author":[{"family":"Letzkus","given":"Johannes J."},{"family":"Wolff","given":"Steffen B. E."},{"family":"Meyer","given":"Elisabeth M. M."},{"family":"Tovote","given":"Philip"},{"family":"Courtin","given":"Julien"},{"family":"Herry","given":"Cyril"},{"family":"Lüthi","given":"Andreas"}],"issued":{"date-parts":[["2011",12]]}}},{"id":160,"uris":["http://zotero.org/users/6345545/items/CKAVZUS4"],"itemData":{"id":160,"type":"article-journal","container-title":"Current Opinion in Neurobiology","DOI":"10.1016/j.conb.2018.01.002","ISSN":"09594388","journalAbbreviation":"Current Opinion in Neurobiology","language":"en","page":"75-83","source":"DOI.org (Crossref)","title":"A disinhibitory circuit motif and flexible information routing in the brain","volume":"49","author":[{"family":"Wang","given":"Xiao-Jing"},{"family":"Yang","given":"Guangyu Robert"}],"issued":{"date-parts":[["2018",4]]}}}],"schema":"https://github.com/citation-style-language/schema/raw/master/csl-citation.json"} </w:instrText>
      </w:r>
      <w:r>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(Fu et al., 2014; Letzkus et al., 2011; X.-J. Wang &amp; Yang, 2018)</w:t>
      </w:r>
      <w:r>
        <w:rPr>
          <w:rFonts w:ascii="Times New Roman" w:hAnsi="Times New Roman" w:cs="Times New Roman"/>
          <w:color w:val="000000" w:themeColor="text1"/>
        </w:rPr>
        <w:fldChar w:fldCharType="end"/>
      </w:r>
      <w:ins w:id="281" w:author="Bo Shen" w:date="2023-02-14T17:48:00Z">
        <w:r>
          <w:rPr>
            <w:rFonts w:ascii="Times New Roman" w:hAnsi="Times New Roman" w:cs="Times New Roman"/>
            <w:color w:val="000000" w:themeColor="text1"/>
          </w:rPr>
          <w:t xml:space="preserve">, </w:t>
        </w:r>
      </w:ins>
      <w:ins w:id="282" w:author="Bo Shen" w:date="2023-02-14T17:49:00Z">
        <w:r>
          <w:rPr>
            <w:rFonts w:ascii="Times New Roman" w:hAnsi="Times New Roman" w:cs="Times New Roman"/>
            <w:color w:val="000000" w:themeColor="text1"/>
          </w:rPr>
          <w:t>h</w:t>
        </w:r>
      </w:ins>
      <w:ins w:id="283" w:author="Bo Shen" w:date="2023-02-14T16:56:00Z">
        <w:r>
          <w:rPr>
            <w:rFonts w:ascii="Times New Roman" w:hAnsi="Times New Roman" w:cs="Times New Roman"/>
            <w:color w:val="000000" w:themeColor="text1"/>
          </w:rPr>
          <w:t xml:space="preserve">ow disinhibition functions in decision-making circuits is unknown. </w:t>
        </w:r>
      </w:ins>
      <w:ins w:id="284" w:author="Bo Shen" w:date="2023-02-14T14:44:00Z">
        <w:r w:rsidRPr="0060258A">
          <w:rPr>
            <w:rFonts w:ascii="Times New Roman" w:hAnsi="Times New Roman" w:cs="Times New Roman"/>
            <w:color w:val="000000" w:themeColor="text1"/>
          </w:rPr>
          <w:t xml:space="preserve">Local circuit inputs to </w:t>
        </w:r>
      </w:ins>
      <w:ins w:id="285" w:author="Bo Shen" w:date="2023-02-14T16:58:00Z">
        <w:r>
          <w:rPr>
            <w:rFonts w:ascii="Times New Roman" w:hAnsi="Times New Roman" w:cs="Times New Roman"/>
            <w:color w:val="000000" w:themeColor="text1"/>
          </w:rPr>
          <w:t xml:space="preserve">the </w:t>
        </w:r>
      </w:ins>
      <w:ins w:id="286" w:author="Bo Shen" w:date="2023-02-14T14:44:00Z">
        <w:r w:rsidRPr="0060258A">
          <w:rPr>
            <w:rFonts w:ascii="Times New Roman" w:hAnsi="Times New Roman" w:cs="Times New Roman"/>
            <w:color w:val="000000" w:themeColor="text1"/>
          </w:rPr>
          <w:t xml:space="preserve">VIP neurons suggest that disinhibition may be a key mechanism for generating the mutual competition necessary </w:t>
        </w:r>
        <w:r>
          <w:rPr>
            <w:rFonts w:ascii="Times New Roman" w:hAnsi="Times New Roman" w:cs="Times New Roman"/>
            <w:color w:val="000000" w:themeColor="text1"/>
          </w:rPr>
          <w:t>for option selection in decision-making.</w:t>
        </w:r>
        <w:r w:rsidRPr="0060258A">
          <w:rPr>
            <w:rFonts w:ascii="Times New Roman" w:hAnsi="Times New Roman" w:cs="Times New Roman"/>
            <w:color w:val="000000" w:themeColor="text1"/>
          </w:rPr>
          <w:t xml:space="preserve"> In addition, given the existence of long-range inputs</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ins>
      <w:r w:rsidR="00EA1839">
        <w:rPr>
          <w:rFonts w:ascii="Times New Roman" w:hAnsi="Times New Roman" w:cs="Times New Roman"/>
          <w:color w:val="000000" w:themeColor="text1"/>
        </w:rPr>
        <w:instrText xml:space="preserve"> ADDIN ZOTERO_ITEM CSL_CITATION {"citationID":"GdRjytfF","properties":{"formattedCitation":"(Kepecs &amp; Fishell, 2014; S. Lee et al., 2013; Pfeffer et al., 2013; Pi et al., 2013; Schuman et al., 2021)","plainCitation":"(Kepecs &amp; Fishell, 2014; S. Lee et al., 2013; Pfeffer et al., 2013; Pi et al., 2013; Schuman et al., 2021)","noteIndex":0},"citationItems":[{"id":170,"uris":["http://zotero.org/users/6345545/items/Y8R2CLBJ"],"itemData":{"id":170,"type":"article-journal","container-title":"Nature","DOI":"10.1038/nature12983","ISSN":"0028-0836, 1476-4687","issue":"7483","journalAbbreviation":"Nature","language":"en","page":"318-326","source":"DOI.org (Crossref)","title":"Interneuron cell types are fit to function","volume":"505","author":[{"family":"Kepecs","given":"Adam"},{"family":"Fishell","given":"Gordon"}],"issued":{"date-parts":[["2014",1]]}}},{"id":177,"uris":["http://zotero.org/users/6345545/items/ADYRRPUH"],"itemData":{"id":177,"type":"article-journal","abstract":"The authors find that long-range axons from primary motor cortex (vM1) preferentially recruit vasointestinal peptide (VIP)-expressing interneurons in somatosensory cortex (S1). VIP neurons in turn inhibit somatostatin-expressing interneurons that target the distal dendrites of pyramidal cells in S1. This dis-inhibitory circuit is active during voluntary movement, suggesting that it participates in the modulation of primary cortical sensory processing by motor cortex.","container-title":"Nature Neuroscience","DOI":"10.1038/nn.3544","ISSN":"1546-1726","issue":"11","language":"en","license":"2013 Nature Publishing Group, a division of Macmillan Publishers Limited. All Rights Reserved.","note":"number: 11\npublisher: Nature Publishing Group","page":"1662-1670","source":"www.nature.com","title":"A disinhibitory circuit mediates motor integration in the somatosensory cortex","volume":"16","author":[{"family":"Lee","given":"Soohyun"},{"family":"Kruglikov","given":"Illya"},{"family":"Huang","given":"Z. Josh"},{"family":"Fishell","given":"Gord"},{"family":"Rudy","given":"Bernardo"}],"issued":{"date-parts":[["2013",11]]}}},{"id":168,"uris":["http://zotero.org/users/6345545/items/9MNLY9B9"],"itemData":{"id":168,"type":"article-journal","container-title":"Nature Neuroscience","DOI":"10.1038/nn.3446","ISSN":"1097-6256, 1546-1726","issue":"8","journalAbbreviation":"Nat Neurosci","language":"en","page":"1068-1076","source":"DOI.org (Crossref)","title":"Inhibition of inhibition in visual cortex: the logic of connections between molecularly distinct interneurons","title-short":"Inhibition of inhibition in visual cortex","volume":"16","author":[{"family":"Pfeffer","given":"Carsten K"},{"family":"Xue","given":"Mingshan"},{"family":"He","given":"Miao"},{"family":"Huang","given":"Z Josh"},{"family":"Scanziani","given":"Massimo"}],"issued":{"date-parts":[["2013",8]]}}},{"id":227,"uris":["http://zotero.org/users/6345545/items/TV9JRY4U"],"itemData":{"id":227,"type":"article-journal","abstract":"Cortical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Josh"},{"family":"Kepecs","given":"Adam"}],"issued":{"date-parts":[["2013",11]]}}},{"id":4010,"uris":["http://zotero.org/users/6345545/items/YUJ32ZMS"],"itemData":{"id":4010,"type":"article-journal","abstract":"Many of our daily activities, such as riding a bike to work or reading a book in a noisy cafe, and highly skilled activities, such as a professional playing a tennis match or a violin concerto, depend upon the ability of the brain to quickly make moment-to-moment adjustments to our behavior in response to the results of our actions. Particularly, they depend upon the ability of the neocortex to integrate the information provided by the sensory organs (bottom-up information) with internally generated signals such as expectations or attentional signals (top-down information). This integration occurs in pyramidal cells (PCs) and their long apical dendrite, which branches extensively into a dendritic tuft in layer 1 (L1). The outermost layer of the neocortex, L1 is highly conserved across cortical areas and species. Importantly, L1 is the predominant input layer for top-down information, relayed by a rich, dense mesh of long-range projections that provide signals to the tuft branches of the PCs. Here, we discuss recent progress in our understanding of the composition of L1 and review evidence that L1 processing contributes to functions such as sensory perception, cross-modal integration, controlling states of consciousness, attention, and learning. Expected final online publication date for the Annual Review of Neuroscience, Volume 44 is July 2021. Please see http://www.annualreviews.org/page/journal/pubdates for revised estimates.","container-title":"Annual Review of Neuroscience","DOI":"10.1146/annurev-neuro-100520-012117","issue":"1","note":"_eprint: https://doi.org/10.1146/annurev-neuro-100520-012117\nPMID: 33730511","page":"null","source":"Annual Reviews","title":"Neocortical Layer 1: An Elegant Solution to Top-Down and Bottom-Up Integration","title-short":"Neocortical Layer 1","volume":"44","author":[{"family":"Schuman","given":"Benjamin"},{"family":"Dellal","given":"Shlomo"},{"family":"Prönneke","given":"Alvar"},{"family":"Machold","given":"Robert"},{"family":"Rudy","given":"Bernardo"}],"issued":{"date-parts":[["2021"]]}}}],"schema":"https://github.com/citation-style-language/schema/raw/master/csl-citation.json"} </w:instrText>
      </w:r>
      <w:ins w:id="287" w:author="Bo Shen" w:date="2023-02-14T14:44:00Z">
        <w:r w:rsidRPr="0060258A">
          <w:rPr>
            <w:rFonts w:ascii="Times New Roman" w:hAnsi="Times New Roman" w:cs="Times New Roman"/>
            <w:color w:val="000000" w:themeColor="text1"/>
          </w:rPr>
          <w:fldChar w:fldCharType="separate"/>
        </w:r>
      </w:ins>
      <w:r w:rsidR="00EA1839">
        <w:rPr>
          <w:rFonts w:ascii="Times New Roman" w:hAnsi="Times New Roman" w:cs="Times New Roman"/>
          <w:color w:val="000000" w:themeColor="text1"/>
        </w:rPr>
        <w:t>(Kepecs &amp; Fishell, 2014; S. Lee et al., 2013; Pfeffer et al., 2013; Pi et al., 2013; Schuman et al., 2021)</w:t>
      </w:r>
      <w:ins w:id="288" w:author="Bo Shen" w:date="2023-02-14T14:44:00Z">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and neuromodulatory inputs</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{"citationID":"xgSyvGlB","properties":{"formattedCitation":"(Alitto &amp; Dan, 2013; Fu et al., 2014; Pfeffer et al., 2013; Pr\\uc0\\u246{}nneke et al., 2020; Rudy et al., 2011; Tremblay et al., 2016)","plainCitation":"(Alitto &amp; Dan, 2013; Fu et al., 2014; Pfeffer et al., 2013; Prönneke et al., 2020; Rudy et al., 2011; Tremblay et al., 2016)","noteIndex":0},"citationItems":[{"id":164,"uris":["http://zotero.org/users/6345545/items/SHN6BC8V"],"itemData":{"id":164,"type":"article-journal","container-title":"Developmental Neurobiology","DOI":"10.1002/dneu.20853","ISSN":"19328451","issue":"1","journalAbbreviation":"Devel Neurobio","language":"en","page":"45-61","source":"DOI.org (Crossref)","title":"Three groups of interneurons account for nearly 100% of neocortical GABAergic neurons","volume":"71","author":[{"family":"Rudy","given":"Bernardo"},{"family":"Fishell","given":"Gordon"},{"family":"Lee","given":"SooHyun"},{"family":"Hjerling-Leffler","given":"Jens"}],"issued":{"date-parts":[["2011",1,1]]}}},{"id":2590,"uris":["http://zotero.org/users/6345545/items/EVZFRA5R"],"itemData":{"id":2590,"type":"article-journal","abstract":"Cortical networks are composed of glutamatergic excitatory projection neurons and local GABAergic inhibitory interneurons that gate signal flow and sculpt network dynamics. Although they represent a minority of the total neocortical neuronal population, GABAergic interneurons are highly heterogeneous, forming functional classes based on their morphological, electrophysiological, and molecular features, as well as connectivity and in vivo patterns of activity. Here we review our current understanding of neocortical interneuron diversity and the properties that distinguish cell types. We then discuss how the involvement of multiple cell types, each with a specific set of cellular properties, plays a crucial role in diversifying and increasing the computational power of a relatively small number of simple circuit motifs forming cortical networks. We illustrate how recent advances in the field have shed light onto the mechanisms by which GABAergic inhibition contributes to network operations.","container-title":"Neuron","DOI":"10.1016/j.neuron.2016.06.033","ISSN":"0896-6273","issue":"2","journalAbbreviation":"Neuron","language":"en","page":"260-292","source":"ScienceDirect","title":"GABAergic Interneurons in the Neocortex: From Cellular Properties to Circuits","title-short":"GABAergic Interneurons in the Neocortex","volume":"91","author":[{"family":"Tremblay","given":"Robin"},{"family":"Lee","given":"Soohyun"},{"family":"Rudy","given":"Bernardo"}],"issued":{"date-parts":[["2016",7,20]]}}},{"id":168,"uris":["http://zotero.org/users/6345545/items/9MNLY9B9"],"itemData":{"id":168,"type":"article-journal","container-title":"Nature Neuroscience","DOI":"10.1038/nn.3446","ISSN":"1097-6256, 1546-1726","issue":"8","journalAbbreviation":"Nat Neurosci","language":"en","page":"1068-1076","source":"DOI.org (Crossref)","title":"Inhibition of inhibition in visual cortex: the logic of connections between molecularly distinct interneurons","title-short":"Inhibition of inhibition in visual cortex","volume":"16","author":[{"family":"Pfeffer","given":"Carsten K"},{"family":"Xue","given":"Mingshan"},{"family":"He","given":"Miao"},{"family":"Huang","given":"Z Josh"},{"family":"Scanziani","given":"Massimo"}],"issued":{"date-parts":[["2013",8]]}}},{"id":192,"uris":["http://zotero.org/users/6345545/items/NKAPB2Z3"],"itemData":{"id":192,"type":"article-journal","abstract":"The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P."}],"issued":{"date-parts":[["2014",3,13]]}}},{"id":197,"uris":["http://zotero.org/users/6345545/items/DE545XVB"],"itemData":{"id":197,"type":"article-journal","abstract":"Activation of the cholinergic neurons in the basal forebrain (BF) desynchronizes cortical activity and enhances sensory processing during arousal and attention. How the cholinergic input modulates the activity of different subtypes of cortical neurons remains unclear. Using in vivo two-photon calcium imaging of neurons in layers 1 and 2/3 of mouse visual cortex, we show that electrical stimulation of the BF bi-directionally modulates the activity of excitatory neurons as well as several subtypes of inhibitory interneurons. While glutamatergic activity contributed to the activation of both excitatory and inhibitory neurons, the contribution of acetylcholine was more complex. Excitatory and parvalbumin-positive (PV+) neurons were activated through muscarinic acetylcholine (ACh) receptors (mAChRs) at low levels of cortical desynchronization and suppressed through nicotinic ACh receptors (nAChRs) when cortical desynchronization was strong. In contrast, vasoactive intestinal peptide-positive (VIP+) and layer 1 interneurons were preferentially activated through nAChRs during strong cortical desynchronization. Thus, cholinergic input from the BF causes significant shift in the relative activity levels of different subtypes of cortical neurons at increasing levels of cortical desynchronization.","container-title":"Frontiers in Systems Neuroscience","DOI":"10.3389/fnsys.2012.00079","ISSN":"1662-5137","journalAbbreviation":"Front. Syst. Neurosci.","language":"English","note":"publisher: Frontiers","source":"Frontiers","title":"Cell-type-specific modulation of neocortical activity by basal forebrain input","URL":"https://www.frontiersin.org/articles/10.3389/fnsys.2012.00079/full","volume":"6","author":[{"family":"Alitto","given":"Henry J."},{"family":"Dan","given":"Yang"}],"accessed":{"date-parts":[["2020",3,9]]},"issued":{"date-parts":[["2013"]]}}},{"id":213,"uris":["http://zotero.org/users/6345545/items/3RNVPRTF"],"itemData":{"id":213,"type":"article-journal","abstract":"Abstract.  Neocortical GABAergic interneurons expressing vasoactive intestinal polypeptide (VIP) contribute to sensory processing, sensorimotor integration, and","container-title":"Cerebral Cortex","DOI":"10.1093/cercor/bhz102","issue":"30","journalAbbreviation":"Cereb Cortex","language":"en","page":"488-504","source":"academic.oup.com","title":"Neuromodulation Leads to a Burst-Tonic Switch in a Subset of VIP Neurons in Mouse Primary Somatosensory (Barrel) Cortex","author":[{"family":"Prönneke","given":"Alvar"},{"family":"Witte","given":"Mirko"},{"family":"Möck","given":"Martin"},{"family":"Staiger","given":"Jochen F."}],"issued":{"date-parts":[["2020"]]}}}],"schema":"https://github.com/citation-style-language/schema/raw/master/csl-citation.json"} </w:instrText>
        </w:r>
        <w:r w:rsidRPr="0060258A">
          <w:rPr>
            <w:rFonts w:ascii="Times New Roman" w:hAnsi="Times New Roman" w:cs="Times New Roman"/>
            <w:color w:val="000000" w:themeColor="text1"/>
          </w:rPr>
          <w:fldChar w:fldCharType="separate"/>
        </w:r>
        <w:r w:rsidRPr="009C2159">
          <w:rPr>
            <w:rFonts w:ascii="Times New Roman" w:hAnsi="Times New Roman" w:cs="Times New Roman"/>
            <w:color w:val="000000"/>
          </w:rPr>
          <w:t>(Alitto &amp; Dan, 2013; Fu et al., 2014; Pfeffer et al., 2013; Prönneke et al., 2020; Rudy et al., 2011; Tremblay et al., 2016)</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to </w:t>
        </w:r>
      </w:ins>
      <w:ins w:id="289" w:author="Bo Shen" w:date="2023-02-14T16:58:00Z">
        <w:r>
          <w:rPr>
            <w:rFonts w:ascii="Times New Roman" w:hAnsi="Times New Roman" w:cs="Times New Roman"/>
            <w:color w:val="000000" w:themeColor="text1"/>
          </w:rPr>
          <w:t xml:space="preserve">the </w:t>
        </w:r>
      </w:ins>
      <w:ins w:id="290" w:author="Bo Shen" w:date="2023-02-14T14:44:00Z">
        <w:r w:rsidRPr="0060258A">
          <w:rPr>
            <w:rFonts w:ascii="Times New Roman" w:hAnsi="Times New Roman" w:cs="Times New Roman"/>
            <w:color w:val="000000" w:themeColor="text1"/>
          </w:rPr>
          <w:t>VIP neurons, local disinhibition has been proposed to play a particular role in dynamic gating of circuit activity; such gating may be essential in decision circuits underlying flexible behavior, mediating top-down control of network function</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ins>
      <w:r w:rsidR="00EA1839">
        <w:rPr>
          <w:rFonts w:ascii="Times New Roman" w:hAnsi="Times New Roman" w:cs="Times New Roman"/>
          <w:color w:val="000000" w:themeColor="text1"/>
        </w:rPr>
        <w:instrText xml:space="preserve"> ADDIN ZOTERO_ITEM CSL_CITATION {"citationID":"3L7wNdJl","properties":{"formattedCitation":"(Fu et al., 2014; Kamigaki, 2019; S. Lee et al., 2013; Letzkus et al., 2011; Pi et al., 2013; Schuman et al., 2021; S. Zhang et al., 2014)","plainCitation":"(Fu et al., 2014; Kamigaki, 2019; S. Lee et al., 2013; Letzkus et al., 2011; Pi et al., 2013; Schuman et al., 2021; S. Zhang et al., 2014)","noteIndex":0},"citationItems":[{"id":192,"uris":["http://zotero.org/users/6345545/items/NKAPB2Z3"],"itemData":{"id":192,"type":"article-journal","abstract":"The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P."}],"issued":{"date-parts":[["2014",3,13]]}}},{"id":4565,"uris":["http://zotero.org/users/6345545/items/ZL9UH9EU"],"itemData":{"id":4565,"type":"article-journal","abstract":"Executive control supports our ability to behave flexibly in accordance with a given situation. In order to fully understand how cortical circuits achieve this task, we need to determine the intrinsic physiological and connection profiles of neuron types and analyze their functional roles during behavior. This article introduces current knowledge regarding neuron type classification in the cortex and reviews our understanding of how each neuron type is incorporated in the functional cortical circuit to implement executive control. Recent work using neuron-type specific imaging/recording has begun to reveal significant functional organizations of pyramidal neurons and their subtypes depending on the layers and long-range projection targets. GABAergic interneurons also make crucial contributions to executive control in a subtype-specific manner. Vasoactive intestinal peptide (VIP)-positive interneurons are preferentially recruited by top-down inputs from higher-order cortical regions and amplify the signals in pyramidal neurons by inhibiting other interneuron subtypes. Particularly in the prefrontal cortex, one of the hierarchically highest cortices, executive control signals are regulated by the VIP neuron-mediated disinhibition and robustly maintained through recurrent connections at a long time scale. The differences and commonalities in the functional organization between sensory areas and the prefrontal cortex are discussed.","container-title":"Neuroscience Research","DOI":"10.1016/j.neures.2018.07.004","ISSN":"0168-0102","journalAbbreviation":"Neuroscience Research","language":"en","page":"13-22","source":"ScienceDirect","title":"Dissecting executive control circuits with neuron types","volume":"141","author":[{"family":"Kamigaki","given":"Tsukasa"}],"issued":{"date-parts":[["2019",4,1]]}}},{"id":177,"uris":["http://zotero.org/users/6345545/items/ADYRRPUH"],"itemData":{"id":177,"type":"article-journal","abstract":"The authors find that long-range axons from primary motor cortex (vM1) preferentially recruit vasointestinal peptide (VIP)-expressing interneurons in somatosensory cortex (S1). VIP neurons in turn inhibit somatostatin-expressing interneurons that target the distal dendrites of pyramidal cells in S1. This dis-inhibitory circuit is active during voluntary movement, suggesting that it participates in the modulation of primary cortical sensory processing by motor cortex.","container-title":"Nature Neuroscience","DOI":"10.1038/nn.3544","ISSN":"1546-1726","issue":"11","language":"en","license":"2013 Nature Publishing Group, a division of Macmillan Publishers Limited. All Rights Reserved.","note":"number: 11\npublisher: Nature Publishing Group","page":"1662-1670","source":"www.nature.com","title":"A disinhibitory circuit mediates motor integration in the somatosensory cortex","volume":"16","author":[{"family":"Lee","given":"Soohyun"},{"family":"Kruglikov","given":"Illya"},{"family":"Huang","given":"Z. Josh"},{"family":"Fishell","given":"Gord"},{"family":"Rudy","given":"Bernardo"}],"issued":{"date-parts":[["2013",11]]}}},{"id":236,"uris":["http://zotero.org/users/6345545/items/3ACEJ2Q7"],"itemData":{"id":236,"type":"article-journal","abstract":"Stimulus convergence and concomitant auditory cortex disinhibition are essential for fear learning.","container-title":"Nature","DOI":"10.1038/nature10674","ISSN":"1476-4687","issue":"7377","language":"en","license":"2011 Nature Publishing Group, a division of Macmillan Publishers Limited. All Rights Reserved.","note":"number: 7377\npublisher: Nature Publishing Group","page":"331-335","source":"www.nature.com","title":"A disinhibitory microcircuit for associative fear learning in the auditory cortex","volume":"480","author":[{"family":"Letzkus","given":"Johannes J."},{"family":"Wolff","given":"Steffen B. E."},{"family":"Meyer","given":"Elisabeth M. M."},{"family":"Tovote","given":"Philip"},{"family":"Courtin","given":"Julien"},{"family":"Herry","given":"Cyril"},{"family":"Lüthi","given":"Andreas"}],"issued":{"date-parts":[["2011",12]]}}},{"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Josh"},{"family":"Kepecs","given":"Adam"}],"issued":{"date-parts":[["2013",11]]}}},{"id":4010,"uris":["http://zotero.org/users/6345545/items/YUJ32ZMS"],"itemData":{"id":4010,"type":"article-journal","abstract":"Many of our daily activities, such as riding a bike to work or reading a book in a noisy cafe, and highly skilled activities, such as a professional playing a tennis match or a violin concerto, depend upon the ability of the brain to quickly make moment-to-moment adjustments to our behavior in response to the results of our actions. Particularly, they depend upon the ability of the neocortex to integrate the information provided by the sensory organs (bottom-up information) with internally generated signals such as expectations or attentional signals (top-down information). This integration occurs in pyramidal cells (PCs) and their long apical dendrite, which branches extensively into a dendritic tuft in layer 1 (L1). The outermost layer of the neocortex, L1 is highly conserved across cortical areas and species. Importantly, L1 is the predominant input layer for top-down information, relayed by a rich, dense mesh of long-range projections that provide signals to the tuft branches of the PCs. Here, we discuss recent progress in our understanding of the composition of L1 and review evidence that L1 processing contributes to functions such as sensory perception, cross-modal integration, controlling states of consciousness, attention, and learning. Expected final online publication date for the Annual Review of Neuroscience, Volume 44 is July 2021. Please see http://www.annualreviews.org/page/journal/pubdates for revised estimates.","container-title":"Annual Review of Neuroscience","DOI":"10.1146/annurev-neuro-100520-012117","issue":"1","note":"_eprint: https://doi.org/10.1146/annurev-neuro-100520-012117\nPMID: 33730511","page":"null","source":"Annual Reviews","title":"Neocortical Layer 1: An Elegant Solution to Top-Down and Bottom-Up Integration","title-short":"Neocortical Layer 1","volume":"44","author":[{"family":"Schuman","given":"Benjamin"},{"family":"Dellal","given":"Shlomo"},{"family":"Prönneke","given":"Alvar"},{"family":"Machold","given":"Robert"},{"family":"Rudy","given":"Bernardo"}],"issued":{"date-parts":[["2021"]]}}},{"id":5098,"uris":["http://zotero.org/users/6345545/items/7R2FQU3T"],"itemData":{"id":5098,"type":"article-journal","container-title":"Science","DOI":"10.1126/science.1254126","issue":"6197","note":"publisher: American Association for the Advancement of Science","page":"660-665","source":"science.org (Atypon)","title":"Long-range and local circuits for top-down modulation of visual cortex processing","volume":"345","author":[{"family":"Zhang","given":"Siyu"},{"family":"Xu","given":"Min"},{"family":"Kamigaki","given":"Tsukasa"},{"family":"Hoang Do","given":"Johnny Phong"},{"family":"Chang","given":"Wei-Cheng"},{"family":"Jenvay","given":"Sean"},{"family":"Miyamichi","given":"Kazunari"},{"family":"Luo","given":"Liqun"},{"family":"Dan","given":"Yang"}],"issued":{"date-parts":[["2014",8,8]]}}}],"schema":"https://github.com/citation-style-language/schema/raw/master/csl-citation.json"} </w:instrText>
      </w:r>
      <w:ins w:id="291" w:author="Bo Shen" w:date="2023-02-14T14:44:00Z">
        <w:r w:rsidRPr="0060258A">
          <w:rPr>
            <w:rFonts w:ascii="Times New Roman" w:hAnsi="Times New Roman" w:cs="Times New Roman"/>
            <w:color w:val="000000" w:themeColor="text1"/>
          </w:rPr>
          <w:fldChar w:fldCharType="separate"/>
        </w:r>
      </w:ins>
      <w:r w:rsidR="00EA1839">
        <w:rPr>
          <w:rFonts w:ascii="Times New Roman" w:hAnsi="Times New Roman" w:cs="Times New Roman"/>
          <w:color w:val="000000" w:themeColor="text1"/>
        </w:rPr>
        <w:t>(Fu et al., 2014; Kamigaki, 2019; S. Lee et al., 2013; Letzkus et al., 2011; Pi et al., 2013; Schuman et al., 2021; S. Zhang et al., 2014)</w:t>
      </w:r>
      <w:ins w:id="292" w:author="Bo Shen" w:date="2023-02-14T14:44:00Z">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w:t>
        </w:r>
      </w:ins>
      <w:ins w:id="293" w:author="Bo Shen" w:date="2023-02-14T17:02:00Z">
        <w:r>
          <w:rPr>
            <w:rFonts w:ascii="Times New Roman" w:hAnsi="Times New Roman" w:cs="Times New Roman"/>
            <w:color w:val="000000" w:themeColor="text1"/>
          </w:rPr>
          <w:t xml:space="preserve"> </w:t>
        </w:r>
      </w:ins>
      <w:ins w:id="294" w:author="Kenway" w:date="2023-02-13T22:20:00Z">
        <w:del w:id="295" w:author="Bo Shen" w:date="2023-02-14T14:49:00Z">
          <w:r w:rsidDel="00E279E0">
            <w:rPr>
              <w:rFonts w:ascii="Times New Roman" w:hAnsi="Times New Roman" w:cs="Times New Roman"/>
              <w:color w:val="000000" w:themeColor="text1"/>
            </w:rPr>
            <w:delText xml:space="preserve">Together, these electrophysiological and anatomical findings suggest that inhibitory neurons </w:delText>
          </w:r>
        </w:del>
      </w:ins>
      <w:ins w:id="296" w:author="Kenway" w:date="2023-02-13T22:24:00Z">
        <w:del w:id="297" w:author="Bo Shen" w:date="2023-02-14T14:49:00Z">
          <w:r w:rsidDel="00E279E0">
            <w:rPr>
              <w:rFonts w:ascii="Times New Roman" w:hAnsi="Times New Roman" w:cs="Times New Roman"/>
              <w:color w:val="000000" w:themeColor="text1"/>
            </w:rPr>
            <w:delText xml:space="preserve">play a </w:delText>
          </w:r>
        </w:del>
      </w:ins>
      <w:ins w:id="298" w:author="Kenway" w:date="2023-02-13T22:29:00Z">
        <w:del w:id="299" w:author="Bo Shen" w:date="2023-02-14T14:49:00Z">
          <w:r w:rsidDel="00E279E0">
            <w:rPr>
              <w:rFonts w:ascii="Times New Roman" w:hAnsi="Times New Roman" w:cs="Times New Roman"/>
              <w:color w:val="000000" w:themeColor="text1"/>
            </w:rPr>
            <w:delText xml:space="preserve">more </w:delText>
          </w:r>
        </w:del>
      </w:ins>
      <w:ins w:id="300" w:author="Kenway" w:date="2023-02-13T22:24:00Z">
        <w:del w:id="301" w:author="Bo Shen" w:date="2023-02-14T14:49:00Z">
          <w:r w:rsidDel="00E279E0">
            <w:rPr>
              <w:rFonts w:ascii="Times New Roman" w:hAnsi="Times New Roman" w:cs="Times New Roman"/>
              <w:color w:val="000000" w:themeColor="text1"/>
            </w:rPr>
            <w:delText xml:space="preserve">sophisticated role </w:delText>
          </w:r>
        </w:del>
      </w:ins>
      <w:ins w:id="302" w:author="Kenway" w:date="2023-02-13T22:20:00Z">
        <w:del w:id="303" w:author="Bo Shen" w:date="2023-02-14T14:49:00Z">
          <w:r w:rsidDel="00E279E0">
            <w:rPr>
              <w:rFonts w:ascii="Times New Roman" w:hAnsi="Times New Roman" w:cs="Times New Roman"/>
              <w:color w:val="000000" w:themeColor="text1"/>
            </w:rPr>
            <w:delText xml:space="preserve">in the decision process </w:delText>
          </w:r>
        </w:del>
      </w:ins>
      <w:ins w:id="304" w:author="Kenway" w:date="2023-02-13T22:30:00Z">
        <w:del w:id="305" w:author="Bo Shen" w:date="2023-02-14T14:49:00Z">
          <w:r w:rsidDel="00E279E0">
            <w:rPr>
              <w:rFonts w:ascii="Times New Roman" w:hAnsi="Times New Roman" w:cs="Times New Roman"/>
              <w:color w:val="000000" w:themeColor="text1"/>
            </w:rPr>
            <w:delText xml:space="preserve">than only </w:delText>
          </w:r>
        </w:del>
      </w:ins>
      <w:ins w:id="306" w:author="Kenway" w:date="2023-02-13T22:20:00Z">
        <w:del w:id="307" w:author="Bo Shen" w:date="2023-02-14T14:49:00Z">
          <w:r w:rsidDel="00E279E0">
            <w:rPr>
              <w:rFonts w:ascii="Times New Roman" w:hAnsi="Times New Roman" w:cs="Times New Roman"/>
              <w:color w:val="000000" w:themeColor="text1"/>
            </w:rPr>
            <w:delText>homogenous, non-selective</w:delText>
          </w:r>
        </w:del>
      </w:ins>
      <w:ins w:id="308" w:author="Kenway" w:date="2023-02-13T22:24:00Z">
        <w:del w:id="309" w:author="Bo Shen" w:date="2023-02-14T14:49:00Z">
          <w:r w:rsidDel="00E279E0">
            <w:rPr>
              <w:rFonts w:ascii="Times New Roman" w:hAnsi="Times New Roman" w:cs="Times New Roman"/>
              <w:color w:val="000000" w:themeColor="text1"/>
            </w:rPr>
            <w:delText xml:space="preserve"> inhibition</w:delText>
          </w:r>
        </w:del>
      </w:ins>
      <w:ins w:id="310" w:author="Kenway" w:date="2023-02-13T22:25:00Z">
        <w:del w:id="311" w:author="Bo Shen" w:date="2023-02-14T14:49:00Z">
          <w:r w:rsidDel="00E279E0">
            <w:rPr>
              <w:rFonts w:ascii="Times New Roman" w:hAnsi="Times New Roman" w:cs="Times New Roman"/>
              <w:color w:val="000000" w:themeColor="text1"/>
            </w:rPr>
            <w:delText xml:space="preserve">, but </w:delText>
          </w:r>
        </w:del>
      </w:ins>
      <w:ins w:id="312" w:author="Kenway" w:date="2023-02-13T22:36:00Z">
        <w:del w:id="313" w:author="Bo Shen" w:date="2023-02-14T14:49:00Z">
          <w:r w:rsidDel="00E279E0">
            <w:rPr>
              <w:rFonts w:ascii="Times New Roman" w:hAnsi="Times New Roman" w:cs="Times New Roman"/>
              <w:color w:val="000000" w:themeColor="text1"/>
            </w:rPr>
            <w:delText xml:space="preserve">such complexity is </w:delText>
          </w:r>
        </w:del>
      </w:ins>
      <w:ins w:id="314" w:author="Kenway" w:date="2023-02-13T22:25:00Z">
        <w:del w:id="315" w:author="Bo Shen" w:date="2023-02-14T14:49:00Z">
          <w:r w:rsidDel="00E279E0">
            <w:rPr>
              <w:rFonts w:ascii="Times New Roman" w:hAnsi="Times New Roman" w:cs="Times New Roman"/>
              <w:color w:val="000000" w:themeColor="text1"/>
            </w:rPr>
            <w:delText>largely unexplored in circuit models of decision-making.</w:delText>
          </w:r>
        </w:del>
      </w:ins>
    </w:p>
    <w:p w14:paraId="1084E512" w14:textId="77777777" w:rsidR="001E5B0F" w:rsidDel="00E279E0" w:rsidRDefault="001E5B0F">
      <w:pPr>
        <w:spacing w:line="480" w:lineRule="auto"/>
        <w:jc w:val="both"/>
        <w:rPr>
          <w:ins w:id="316" w:author="Kenway" w:date="2023-02-13T22:28:00Z"/>
          <w:del w:id="317" w:author="Bo Shen" w:date="2023-02-14T14:49:00Z"/>
          <w:rFonts w:ascii="Times New Roman" w:hAnsi="Times New Roman" w:cs="Times New Roman"/>
          <w:color w:val="000000" w:themeColor="text1"/>
        </w:rPr>
      </w:pPr>
      <w:ins w:id="318" w:author="Kenway" w:date="2023-02-13T17:17:00Z">
        <w:del w:id="319" w:author="Bo Shen" w:date="2023-02-14T14:49:00Z">
          <w:r w:rsidDel="00E279E0">
            <w:rPr>
              <w:rFonts w:ascii="Times New Roman" w:hAnsi="Times New Roman" w:cs="Times New Roman"/>
              <w:color w:val="000000" w:themeColor="text1"/>
            </w:rPr>
            <w:delText xml:space="preserve"> </w:delText>
          </w:r>
        </w:del>
      </w:ins>
    </w:p>
    <w:p w14:paraId="555499C9" w14:textId="77777777" w:rsidR="001E5B0F" w:rsidDel="002C2A1F" w:rsidRDefault="001E5B0F">
      <w:pPr>
        <w:spacing w:line="480" w:lineRule="auto"/>
        <w:jc w:val="both"/>
        <w:rPr>
          <w:ins w:id="320" w:author="Kenway" w:date="2023-02-13T22:30:00Z"/>
          <w:del w:id="321" w:author="Bo Shen" w:date="2023-02-14T14:44:00Z"/>
          <w:rFonts w:ascii="Times New Roman" w:hAnsi="Times New Roman" w:cs="Times New Roman"/>
          <w:color w:val="000000" w:themeColor="text1"/>
        </w:rPr>
      </w:pPr>
      <w:ins w:id="322" w:author="Kenway" w:date="2023-02-13T22:30:00Z">
        <w:del w:id="323" w:author="Bo Shen" w:date="2023-02-14T14:44:00Z">
          <w:r w:rsidDel="002C2A1F">
            <w:rPr>
              <w:rFonts w:ascii="Times New Roman" w:hAnsi="Times New Roman" w:cs="Times New Roman"/>
              <w:color w:val="000000" w:themeColor="text1"/>
            </w:rPr>
            <w:delText>A prominent ciruit motif utilizing interneuron diversity</w:delText>
          </w:r>
        </w:del>
      </w:ins>
      <w:ins w:id="324" w:author="Kenway" w:date="2023-02-13T22:34:00Z">
        <w:del w:id="325" w:author="Bo Shen" w:date="2023-02-14T14:44:00Z">
          <w:r w:rsidDel="002C2A1F">
            <w:rPr>
              <w:rFonts w:ascii="Times New Roman" w:hAnsi="Times New Roman" w:cs="Times New Roman"/>
              <w:color w:val="000000" w:themeColor="text1"/>
            </w:rPr>
            <w:delText xml:space="preserve"> and </w:delText>
          </w:r>
        </w:del>
      </w:ins>
      <w:ins w:id="326" w:author="Kenway" w:date="2023-02-13T22:36:00Z">
        <w:del w:id="327" w:author="Bo Shen" w:date="2023-02-14T14:44:00Z">
          <w:r w:rsidDel="002C2A1F">
            <w:rPr>
              <w:rFonts w:ascii="Times New Roman" w:hAnsi="Times New Roman" w:cs="Times New Roman"/>
              <w:color w:val="000000" w:themeColor="text1"/>
            </w:rPr>
            <w:delText xml:space="preserve">mediating </w:delText>
          </w:r>
        </w:del>
      </w:ins>
      <w:ins w:id="328" w:author="Kenway" w:date="2023-02-13T22:34:00Z">
        <w:del w:id="329" w:author="Bo Shen" w:date="2023-02-14T14:44:00Z">
          <w:r w:rsidDel="002C2A1F">
            <w:rPr>
              <w:rFonts w:ascii="Times New Roman" w:hAnsi="Times New Roman" w:cs="Times New Roman"/>
              <w:color w:val="000000" w:themeColor="text1"/>
            </w:rPr>
            <w:delText>selective inhibition is</w:delText>
          </w:r>
        </w:del>
      </w:ins>
      <w:ins w:id="330" w:author="Kenway" w:date="2023-02-13T22:36:00Z">
        <w:del w:id="331" w:author="Bo Shen" w:date="2023-02-14T14:44:00Z">
          <w:r w:rsidDel="002C2A1F">
            <w:rPr>
              <w:rFonts w:ascii="Times New Roman" w:hAnsi="Times New Roman" w:cs="Times New Roman"/>
              <w:color w:val="000000" w:themeColor="text1"/>
            </w:rPr>
            <w:delText xml:space="preserve"> disinhibition.</w:delText>
          </w:r>
        </w:del>
      </w:ins>
      <w:ins w:id="332" w:author="Kenway" w:date="2023-02-13T22:34:00Z">
        <w:del w:id="333" w:author="Bo Shen" w:date="2023-02-14T14:44:00Z">
          <w:r w:rsidDel="002C2A1F">
            <w:rPr>
              <w:rFonts w:ascii="Times New Roman" w:hAnsi="Times New Roman" w:cs="Times New Roman"/>
              <w:color w:val="000000" w:themeColor="text1"/>
            </w:rPr>
            <w:delText xml:space="preserve"> </w:delText>
          </w:r>
        </w:del>
      </w:ins>
      <w:ins w:id="334" w:author="Kenway" w:date="2023-02-13T22:31:00Z">
        <w:del w:id="335" w:author="Bo Shen" w:date="2023-02-14T14:44:00Z">
          <w:r w:rsidDel="002C2A1F">
            <w:rPr>
              <w:rFonts w:ascii="Times New Roman" w:hAnsi="Times New Roman" w:cs="Times New Roman"/>
              <w:color w:val="000000" w:themeColor="text1"/>
            </w:rPr>
            <w:delText xml:space="preserve"> </w:delText>
          </w:r>
        </w:del>
      </w:ins>
      <w:moveToRangeStart w:id="336" w:author="Kenway" w:date="2023-02-13T22:38:00Z" w:name="move1076305"/>
      <w:moveTo w:id="337" w:author="Kenway" w:date="2023-02-13T22:38:00Z">
        <w:del w:id="338" w:author="Bo Shen" w:date="2023-02-14T14:44:00Z">
          <w:r w:rsidRPr="0060258A" w:rsidDel="002C2A1F">
            <w:rPr>
              <w:rFonts w:ascii="Times New Roman" w:hAnsi="Times New Roman" w:cs="Times New Roman"/>
              <w:color w:val="000000" w:themeColor="text1"/>
            </w:rPr>
            <w:delText>GABAergic inhibitory interneurons exhibit a diversity of subtypes with distinct information processing roles in local circuits</w:delText>
          </w:r>
          <w:r w:rsidRPr="0060258A" w:rsidDel="002C2A1F">
            <w:rPr>
              <w:rFonts w:ascii="Times New Roman" w:hAnsi="Times New Roman" w:cs="Times New Roman"/>
              <w:color w:val="000000" w:themeColor="text1"/>
            </w:rPr>
            <w:fldChar w:fldCharType="begin"/>
          </w:r>
          <w:r w:rsidDel="002C2A1F">
            <w:rPr>
              <w:rFonts w:ascii="Times New Roman" w:hAnsi="Times New Roman" w:cs="Times New Roman"/>
              <w:color w:val="000000" w:themeColor="text1"/>
            </w:rPr>
            <w:delInstrText xml:space="preserve"> ADDIN ZOTERO_ITEM CSL_CITATION {"citationID":"PgJQ0QPI","properties":{"formattedCitation":"(Jiang et al., 2015; Kepecs &amp; Fishell, 2014; Markram et al., 2004; Rudy et al., 2011; Tremblay et al., 2016)","plainCitation":"(Jiang et al., 2015; Kepecs &amp; Fishell, 2014; Markram et al., 2004; Rudy et al., 2011; Tremblay et al., 2016)","noteIndex":0},"citationItems":[{"id":2583,"uris":["http://zotero.org/users/6345545/items/YPJY7N39"],"itemData":{"id":2583,"type":"article-journal","abstract":"A census of neocortical neurons\nDespite the importance of the brain's neocortex, we still do not completely understand the diversity and functional connections of its cell types. Jiang et al. recorded, labeled, and classified over 1200 interneurons and more than 400 pyramidal neurons in the mature mouse visual cortex. Fifteen major classes of interneurons fell into three types: some connect to all neurons, some connect to other interneurons, and some form synapses with pyramidal neurons.\nScience, this issue p. 10.1126/science.aac9462\nStructured Abstract\nINTRODUCTIONThe intricate microcircuitry of the cerebral cortex is thought to be a critical substrate from which arise the impressive capabilities of the mammalian brain. Until now, our knowledge of the stereotypical connectivity in neocortical microcircuits has been pieced together from individual studies of the connectivity between small numbers of neuronal cell types. Here, we provide unbiased, large-scale profiling of neuronal cell types and connections to reveal the essential building blocks of the cortex and the principles governing their assembly into cortical circuits. Using advanced techniques for tissue slicing, multiple simultaneous whole-cell recording, and morphological reconstruction, we are able to provide a comprehensive view of the connectivity between diverse types of neurons, particularly among types of γ-aminobutyric acid–releasing (GABAergic) interneurons, in the adult animal.\nRATIONALEWe took advantage of a method for preparing high-quality slices of adult tissue and combined this technique with octuple simultaneous, whole-cell recordings followed by an improved staining method that allowed detailed recovery of axonal and dendritic arbor morphology. These data allowed us to perform a census of morphologically and electrophysiologically defined neuronal types (primarily GABAergic interneurons) in neocortical layers 1, 2/3, and 5 (L1, L23, and L5, respectively) and to observe their connectivity patterns in adult animals.\nRESULTSOur large-scale, comprehensive profiling of neocortical neurons differentiated 15 major types of interneurons, in addition to two lamina-defined types of pyramidal neurons (L23 and L5). Cortical interneurons comprise two types in L1 (eNGC and SBC-like), seven in L23 (L23MC, L23NGC, BTC, BPC, DBC, L23BC, and ChC), and six in L5 (L5MC, L5NGC, L5BC, SC, HEC, and DC) (see the figure). Each type has stereotypical electrophysiological properties and morphological features and can be differentiated from all others by cell type–specific axonal geometry and axonal projection patterns. Importantly, each type of neuron has its own characteristic input-output connectivity profile, connecting with other constituent neuronal types with varying degrees of specificity in postsynaptic targets, laminar location, and synaptic characteristics. Despite specific connection patterns for each cell type, we found that a small number of simple connectivity motifs are repeated across layers and cell types defining a canonical cortical microcircuit.\nCONCLUSIONOur comprehensive profiling of neuronal cell types and connections in adult neocortex provides the most complete wiring diagram of neocortical microcircuits to date. Compared with current genetic labels for cell class, which paint the cortex in broad strokes, our analysis of morphological and electrophysiological properties revealed new cell classes and allowed us to derive a small number of simple connectivity rules that were repeated across layers and cell types. This detailed blueprint of cortical wiring should aid efforts to identify specific circuit abnormalities in animal models of brain disease and may eventually provide a path toward the development of comprehensive circuit-based, cell type–specific interventions. &lt;img class=\"fragment-image\" aria-describedby=\"F1-caption\" src=\"https://science.sciencemag.org/content/sci/350/6264/aac9462/F1.medium.gif\"/&gt; Download high-res image Open in new tab Download Powerpoint Connectivity among morphologically defined cell types in adult neocortex.(A) Simultaneous octuple whole-cell recording to study connectivity followed by morphological reconstruction. (B) Synaptic connectivity between morphologically distinct types of neurons, including pyramidal (P) neurons. (C) Connectivity from NGCs to other cell types. This connectivity is believed to be nonsynaptic and mediated by volume transmission. Martinotti cell, MC; neurogliaform cell, NGC; basket cell, BC; single-bouquet cell-like cell, SBC-like; bitufted cell, BTC; bipolar cell, BPC, double-bouquet cell, DBC; chandelier cell, ChC; shrub cell, SC; horizontally elongated cell, HEC; deep-projecting cell, DC.\nSince the work of Ramón y Cajal in the late 19th and early 20th centuries, neuroscientists have speculated that a complete understanding of neuronal cell types and their connections is key to explaining complex brain functions. However, a complete census of the constituent cell types and their wiring diagram in mature neocortex remains elusive. By combining octuple whole-cell recordings with an optimized avidin-biotin-peroxidase staining technique, we carried out a morphological and electrophysiological census of neuronal types in layers 1, 2/3, and 5 of mature neocortex and mapped the connectivity between more than 11,000 pairs of identified neurons. We categorized 15 types of interneurons, and each exhibited a characteristic pattern of connectivity with other interneuron types and pyramidal cells. The essential connectivity structure of the neocortical microcircuit could be captured by only a few connectivity motifs.\nThe connections between more than 10,000 pairs of individually classified neurons in the visual cortex of adult mice are mapped.\nThe connections between more than 10,000 pairs of individually classified neurons in the visual cortex of adult mice are mapped.","container-title":"Science","DOI":"10.1126/science.aac9462","ISSN":"0036-8075, 1095-9203","issue":"6264","language":"en","license":"Copyright © 2015, American Association for the Advancement of Science","note":"publisher: American Association for the Advancement of Science\nsection: Research Article\nPMID: 26612957","source":"science.sciencemag.org","title":"Principles of connectivity among morphologically defined cell types in adult neocortex","URL":"https://science.sciencemag.org/content/350/6264/aac9462","volume":"350","author":[{"family":"Jiang","given":"Xiaolong"},{"family":"Shen","given":"Shan"},{"family":"Cadwell","given":"Cathryn R."},{"family":"Berens","given":"Philipp"},{"family":"Sinz","given":"Fabian"},{"family":"Ecker","given":"Alexander S."},{"family":"Patel","given":"Saumil"},{"family":"Tolias","given":"Andreas S."}],"accessed":{"date-parts":[["2020",6,29]]},"issued":{"date-parts":[["2015",11,27]]}}},{"id":170,"uris":["http://zotero.org/users/6345545/items/Y8R2CLBJ"],"itemData":{"id":170,"type":"article-journal","container-title":"Nature","DOI":"10.1038/nature12983","ISSN":"0028-0836, 1476-4687","issue":"7483","journalAbbreviation":"Nature","language":"en","page":"318-326","source":"DOI.org (Crossref)","title":"Interneuron cell types are fit to function","volume":"505","author":[{"family":"Kepecs","given":"Adam"},{"family":"Fishell","given":"Gordon"}],"issued":{"date-parts":[["2014",1]]}}},{"id":2580,"uris":["http://zotero.org/users/6345545/items/L2J4DFY3"],"itemData":{"id":2580,"type":"article-journal","abstract":"The cortical microcircuit seems to be a stereotyped unit that has been replicated and adapted to serve specific computational functions in different regions of the neocortex. An important element of this microcircuit is the wide variety of interneurons, most of which are inhibitory. Interneurons share several common features, but also show considerable diversity.Morphologically, interneurons can be divided into several groups: basket cells (large, small or nest basket cells); chandelier cells; Martinotti cells; bipolar cells; double bouquet cells; bitufted cells; neurogliaform cells; and layer I interneurons. However, the morphology of an interneuron does not define it; within a given morphological type, interneurons can show widely varying electrical or molecular properties.Interneurons can also be divided according to their steady-state or initial responses to stimuli. The main divisions are accommodating, non-accommodating, stuttering, irregular spiking and bursting, and each of these types is subdivided into three classes depending on the characteristics of the initial firing pattern (delayed, bursting or classical). These response types are useful markers, regardless of whether they define discrete classes (as opposed to a continuum).This electrical diversity arises from active properties (ion-channel combinations) and passive properties (the morphology of the neuron). The ion-channel genes that are expressed by an interneuron correlate with its electrophysiological properties. Ion-channel expression seems to fall into three clusters, which map around the three calcium-binding proteins (parvalbumin, calbindin and calretinin) that are expressed in separate populations of interneuron.Other markers that can be used to define interneurons include neuropeptides. Although no one neuropeptide defines a specific interneuron type, some interneuron types tend to express specific combinations of neuropeptides.Excitatory synapses formed by pyramidal neurons onto inhibitory interneurons differ from those formed onto excitatory neurons in terms of receptor subtypes and facilitation. In return, interneurons make inhibitory synapses onto pyramidal neurons that are targeted to specific cellular domains (the dendrites, cell body or axon). Interneurons also receive inhibitory synapses from other interneurons. However, such connections seem to be sparse.The diversity of interneurons might be required to achieve a balance between inhibition and excitation in the neocortex. It is not yet clear whether this diversity represents a continuum or distinct classes of interneuron, although anatomical classes seem to be clear. Gene-expression studies should help to clarify this issue.","container-title":"Nature Reviews Neuroscience","DOI":"10.1038/nrn1519","ISSN":"1471-0048","issue":"10","language":"en","license":"2004 Nature Publishing Group","note":"number: 10\npublisher: Nature Publishing Group","page":"793-807","source":"www.nature.com","title":"Interneurons of the neocortical inhibitory system","volume":"5","author":[{"family":"Markram","given":"Henry"},{"family":"Toledo-Rodriguez","given":"Maria"},{"family":"Wang","given":"Yun"},{"family":"Gupta","given":"Anirudh"},{"family":"Silberberg","given":"Gilad"},{"family":"Wu","given":"Caizhi"}],"issued":{"date-parts":[["2004",10]]}}},{"id":164,"uris":["http://zotero.org/users/6345545/items/SHN6BC8V"],"itemData":{"id":164,"type":"article-journal","container-title":"Developmental Neurobiology","DOI":"10.1002/dneu.20853","ISSN":"19328451","issue":"1","journalAbbreviation":"Devel Neurobio","language":"en","page":"45-61","source":"DOI.org (Crossref)","title":"Three groups of interneurons account for nearly 100% of neocortical GABAergic neurons","volume":"71","author":[{"family":"Rudy","given":"Bernardo"},{"family":"Fishell","given":"Gordon"},{"family":"Lee","given":"SooHyun"},{"family":"Hjerling-Leffler","given":"Jens"}],"issued":{"date-parts":[["2011",1,1]]}}},{"id":2590,"uris":["http://zotero.org/users/6345545/items/EVZFRA5R"],"itemData":{"id":2590,"type":"article-journal","abstract":"Cortical networks are composed of glutamatergic excitatory projection neurons and local GABAergic inhibitory interneurons that gate signal flow and sculpt network dynamics. Although they represent a minority of the total neocortical neuronal population, GABAergic interneurons are highly heterogeneous, forming functional classes based on their morphological, electrophysiological, and molecular features, as well as connectivity and in vivo patterns of activity. Here we review our current understanding of neocortical interneuron diversity and the properties that distinguish cell types. We then discuss how the involvement of multiple cell types, each with a specific set of cellular properties, plays a crucial role in diversifying and increasing the computational power of a relatively small number of simple circuit motifs forming cortical networks. We illustrate how recent advances in the field have shed light onto the mechanisms by which GABAergic inhibition contributes to network operations.","container-title":"Neuron","DOI":"10.1016/j.neuron.2016.06.033","ISSN":"0896-6273","issue":"2","journalAbbreviation":"Neuron","language":"en","page":"260-292","source":"ScienceDirect","title":"GABAergic Interneurons in the Neocortex: From Cellular Properties to Circuits","title-short":"GABAergic Interneurons in the Neocortex","volume":"91","author":[{"family":"Tremblay","given":"Robin"},{"family":"Lee","given":"Soohyun"},{"family":"Rudy","given":"Bernardo"}],"issued":{"date-parts":[["2016",7,20]]}}}],"schema":"https://github.com/citation-style-language/schema/raw/master/csl-citation.json"} </w:delInstrText>
          </w:r>
          <w:r w:rsidRPr="0060258A" w:rsidDel="002C2A1F">
            <w:rPr>
              <w:rFonts w:ascii="Times New Roman" w:hAnsi="Times New Roman" w:cs="Times New Roman"/>
              <w:color w:val="000000" w:themeColor="text1"/>
            </w:rPr>
            <w:fldChar w:fldCharType="separate"/>
          </w:r>
          <w:r w:rsidDel="002C2A1F">
            <w:rPr>
              <w:rFonts w:ascii="Times New Roman" w:hAnsi="Times New Roman" w:cs="Times New Roman"/>
              <w:color w:val="000000" w:themeColor="text1"/>
            </w:rPr>
            <w:delText>(Jiang et al., 2015; Kepecs &amp; Fishell, 2014; Markram et al., 2004; Rudy et al., 2011; Tremblay et al., 2016)</w:delText>
          </w:r>
          <w:r w:rsidRPr="0060258A" w:rsidDel="002C2A1F">
            <w:rPr>
              <w:rFonts w:ascii="Times New Roman" w:hAnsi="Times New Roman" w:cs="Times New Roman"/>
              <w:color w:val="000000" w:themeColor="text1"/>
            </w:rPr>
            <w:fldChar w:fldCharType="end"/>
          </w:r>
          <w:r w:rsidRPr="0060258A" w:rsidDel="002C2A1F">
            <w:rPr>
              <w:rFonts w:ascii="Times New Roman" w:hAnsi="Times New Roman" w:cs="Times New Roman"/>
              <w:color w:val="000000" w:themeColor="text1"/>
            </w:rPr>
            <w:delText>, including a prominent role for local disinhibition</w:delText>
          </w:r>
          <w:r w:rsidRPr="0060258A" w:rsidDel="002C2A1F">
            <w:rPr>
              <w:rFonts w:ascii="Times New Roman" w:hAnsi="Times New Roman" w:cs="Times New Roman"/>
              <w:color w:val="000000" w:themeColor="text1"/>
            </w:rPr>
            <w:fldChar w:fldCharType="begin"/>
          </w:r>
        </w:del>
      </w:moveTo>
      <w:del w:id="339" w:author="Bo Shen" w:date="2023-02-14T14:44:00Z">
        <w:r w:rsidDel="002C2A1F">
          <w:rPr>
            <w:rFonts w:ascii="Times New Roman" w:hAnsi="Times New Roman" w:cs="Times New Roman"/>
            <w:color w:val="000000" w:themeColor="text1"/>
          </w:rPr>
          <w:delInstrText xml:space="preserve"> ADDIN ZOTERO_ITEM CSL_CITATION {"citationID":"z4QLxUjw","properties":{"formattedCitation":"(Acs\\uc0\\u225{}dy et al., 1996; H\\uc0\\u225{}jos et al., 1996; Lee et al., 2013; Letzkus et al., 2011; Pfeffer et al., 2013; Pi et al., 2013)","plainCitation":"(Acsády et al., 1996; Hájos et al., 1996; Lee et al., 2013; Letzkus et al., 2011; Pfeffer et al., 2013; Pi et al., 2013)","noteIndex":0},"citationItems":[{"id":2611,"uris":["http://zotero.org/users/6345545/items/GGFNWS49"],"itemData":{"id":2611,"type":"article-journal","abstract":"The postsynaptic targets of three vasoactive intestinal polypeptide-containing GABAergic interneuron types were examined in the rat hippocampus. Two of them showed remarkable target selectivity for other GABAergic neurons, while the third contacted the somata and proximal dendrites of pyramidal cells. Vasoactive intestinal polypeptide-positive interneurons innervating the stratum oriens/alveus border in the CA1 region were shown to establish multiple contacts with horizontal GABAergic interneurons immunoreactive for type 1 metabotropic glutamate receptor. Similarly, identified axons of vasoactive intestinal polypeptide-positive interneurons projecting to stratum radiatum were found to establish symmetrical synapses largely on GABAergic dendrites. The majority of these postsynaptic GABAergic neurons were shown to contain calbindin or vasoactive intestinal polypeptide. In contrast to the first two vasoactive intestinal polypeptide-containing cell populations, vasoactive intestinal polypeptide-positive interneurons arborizing in stratum pyramidale formed baskets around pyramidal cells.","container-title":"Neuroscience","DOI":"10.1016/0306-4522(95)00609-5","ISSN":"03064522","issue":"2","journalAbbreviation":"Neuroscience","language":"en","page":"317-334","source":"DOI.org (Crossref)","title":"Different populations of vasoactive intestinal polypeptide-immunoreactive interneurons are specialized to control pyramidal cells or interneurons in the hippocampus","volume":"73","author":[{"family":"Acsády","given":"L."},{"family":"Görcs","given":"T.J."},{"family":"Freund","given":"T.F."}],"issued":{"date-parts":[["1996",7]]}}},{"id":2607,"uris":["http://zotero.org/users/6345545/items/Q9Z53UH3"],"itemData":{"id":2607,"type":"article-journal","abstract":"Vasoactive intestinal polypeptide (VIP) has been shown to be present in a morphologically heterogeneous subpopulation of interneurons in the dentate gyrus, but the relationship between their input and output characteristics and neurochemical features has not been established. Three types of VIP-immunoreactive cells have been identified on the basis of these criteria: (i) cells forming a dense axonal plexus in the hilus have always coexisted with the calcium binding protein calretinin (CR), but never with the neuropeptide cholecystokinin (CCK). The postsynaptic targets of these VIP-positive cells were neurons visualized by immunostaining for substance P receptor, which is known to label different hilar non-principal cells. (ii) VIP-immunoreactive basket cells, innervating predominantly the somata and proximal dendrites of granule cells, were found in the stratum moleculare and stratum granulosum. They contained CCK, but not CR. (iii) Cells projecting to the stratum moleculare were found to have dendrites and axons restricted to this layer. In 75% of these cells VIP coexisted with CR but not with CCK, and they established multiple contacts largely with non-principal cells. GABA was shown to be present but the calcium-binding proteins calbindin D28K and parvalbumin were absent in all three types of VIP-containing interneuron. On the basis of these observations we conclude that three different types of VIP-positive neuron are present in this area, and are likely to subserve different inhibitory functions: cells with a hilar projection as well as those projecting to the stratum moleculare may synchronize the activity of hilar and other interneurons, or disinhibit granule cells by specific interneuron-to-interneuron connections. In contrast, basket cells control the activity of granule cells directly, via perisomatic inhibition.","container-title":"European Journal of Neuroscience","DOI":"10.1111/j.1460-9568.1996.tb01604.x","ISSN":"1460-9568","issue":"7","language":"en","note":"_eprint: https://onlinelibrary.wiley.com/doi/pdf/10.1111/j.1460-9568.1996.tb01604.x","page":"1415-1431","source":"Wiley Online Library","title":"Target Selectivity and Neurochemical Characteristics of VIP-immunoreactive Interneurons in the Rat Dentate Gyrus","volume":"8","author":[{"family":"Hájos","given":"Norbert"},{"family":"Acsády","given":"László"},{"family":"Freund","given":"Tamás F."}],"issued":{"date-parts":[["1996"]]}}},{"id":177,"uris":["http://zotero.org/users/6345545/items/ADYRRPUH"],"itemData":{"id":177,"type":"article-journal","abstract":"The authors find that long-range axons from primary motor cortex (vM1) preferentially recruit vasointestinal peptide (VIP)-expressing interneurons in somatosensory cortex (S1). VIP neurons in turn inhibit somatostatin-expressing interneurons that target the distal dendrites of pyramidal cells in S1. This dis-inhibitory circuit is active during voluntary movement, suggesting that it participates in the modulation of primary cortical sensory processing by motor cortex.","container-title":"Nature Neuroscience","DOI":"10.1038/nn.3544","ISSN":"1546-1726","issue":"11","language":"en","license":"2013 Nature Publishing Group, a division of Macmillan Publishers Limited. All Rights Reserved.","note":"number: 11\npublisher: Nature Publishing Group","page":"1662-1670","source":"www.nature.com","title":"A disinhibitory circuit mediates motor integration in the somatosensory cortex","volume":"16","author":[{"family":"Lee","given":"Soohyun"},{"family":"Kruglikov","given":"Illya"},{"family":"Huang","given":"Z. Josh"},{"family":"Fishell","given":"Gord"},{"family":"Rudy","given":"Bernardo"}],"issued":{"date-parts":[["2013",11]]}}},{"id":236,"uris":["http://zotero.org/users/6345545/items/3ACEJ2Q7"],"itemData":{"id":236,"type":"article-journal","abstract":"Stimulus convergence and concomitant auditory cortex disinhibition are essential for fear learning.","container-title":"Nature","DOI":"10.1038/nature10674","ISSN":"1476-4687","issue":"7377","language":"en","license":"2011 Nature Publishing Group, a division of Macmillan Publishers Limited. All Rights Reserved.","note":"number: 7377\npublisher: Nature Publishing Group","page":"331-335","source":"www.nature.com","title":"A disinhibitory microcircuit for associative fear learning in the auditory cortex","volume":"480","author":[{"family":"Letzkus","given":"Johannes J."},{"family":"Wolff","given":"Steffen B. E."},{"family":"Meyer","given":"Elisabeth M. M."},{"family":"Tovote","given":"Philip"},{"family":"Courtin","given":"Julien"},{"family":"Herry","given":"Cyril"},{"family":"Lüthi","given":"Andreas"}],"issued":{"date-parts":[["2011",12]]}}},{"id":168,"uris":["http://zotero.org/users/6345545/items/9MNLY9B9"],"itemData":{"id":168,"type":"article-journal","container-title":"Nature Neuroscience","DOI":"10.1038/nn.3446","ISSN":"1097-6256, 1546-1726","issue":"8","journalAbbreviation":"Nat Neurosci","language":"en","page":"1068-1076","source":"DOI.org (Crossref)","title":"Inhibition of inhibition in visual cortex: the logic of connections between molecularly distinct interneurons","title-short":"Inhibition of inhibition in visual cortex","volume":"16","author":[{"family":"Pfeffer","given":"Carsten K"},{"family":"Xue","given":"Mingshan"},{"family":"He","given":"Miao"},{"family":"Huang","given":"Z Josh"},{"family":"Scanziani","given":"Massimo"}],"issued":{"date-parts":[["2013",8]]}}},{"id":227,"uris":["http://zotero.org/users/6345545/items/TV9JRY4U"],"itemData":{"id":227,"type":"article-journal","abstract":"Cortical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Josh"},{"family":"Kepecs","given":"Adam"}],"issued":{"date-parts":[["2013",11]]}}}],"schema":"https://github.com/citation-style-language/schema/raw/master/csl-citation.json"} </w:delInstrText>
        </w:r>
      </w:del>
      <w:moveTo w:id="340" w:author="Kenway" w:date="2023-02-13T22:38:00Z">
        <w:del w:id="341" w:author="Bo Shen" w:date="2023-02-14T14:44:00Z">
          <w:r w:rsidRPr="0060258A" w:rsidDel="002C2A1F">
            <w:rPr>
              <w:rFonts w:ascii="Times New Roman" w:hAnsi="Times New Roman" w:cs="Times New Roman"/>
              <w:color w:val="000000" w:themeColor="text1"/>
            </w:rPr>
            <w:fldChar w:fldCharType="separate"/>
          </w:r>
        </w:del>
      </w:moveTo>
      <w:del w:id="342" w:author="Bo Shen" w:date="2023-02-14T14:44:00Z">
        <w:r w:rsidRPr="00DB1453" w:rsidDel="002C2A1F">
          <w:rPr>
            <w:rFonts w:ascii="Times New Roman" w:hAnsi="Times New Roman" w:cs="Times New Roman"/>
            <w:color w:val="000000"/>
          </w:rPr>
          <w:delText>(Acsády et al., 1996; Hájos et al., 1996; Lee et al., 2013; Letzkus et al., 2011; Pfeffer et al., 2013; Pi et al., 2013)</w:delText>
        </w:r>
      </w:del>
      <w:moveTo w:id="343" w:author="Kenway" w:date="2023-02-13T22:38:00Z">
        <w:del w:id="344" w:author="Bo Shen" w:date="2023-02-14T14:44:00Z">
          <w:r w:rsidRPr="0060258A" w:rsidDel="002C2A1F">
            <w:rPr>
              <w:rFonts w:ascii="Times New Roman" w:hAnsi="Times New Roman" w:cs="Times New Roman"/>
              <w:color w:val="000000" w:themeColor="text1"/>
            </w:rPr>
            <w:fldChar w:fldCharType="end"/>
          </w:r>
          <w:r w:rsidRPr="0060258A" w:rsidDel="002C2A1F">
            <w:rPr>
              <w:rFonts w:ascii="Times New Roman" w:hAnsi="Times New Roman" w:cs="Times New Roman"/>
              <w:color w:val="000000" w:themeColor="text1"/>
            </w:rPr>
            <w:delText xml:space="preserve">. In disinhibitory architectures, vasoactive intestinal peptide (VIP)-expressing interneurons inhibit the neighboring interneurons expressing somatostatin (SST) or parvalbumin (PV) that inhibit </w:delText>
          </w:r>
          <w:r w:rsidRPr="0060258A" w:rsidDel="002C2A1F">
            <w:rPr>
              <w:rFonts w:ascii="Times New Roman" w:hAnsi="Times New Roman" w:cs="Times New Roman" w:hint="eastAsia"/>
              <w:color w:val="000000" w:themeColor="text1"/>
            </w:rPr>
            <w:delText>den</w:delText>
          </w:r>
          <w:r w:rsidRPr="0060258A" w:rsidDel="002C2A1F">
            <w:rPr>
              <w:rFonts w:ascii="Times New Roman" w:hAnsi="Times New Roman" w:cs="Times New Roman"/>
              <w:color w:val="000000" w:themeColor="text1"/>
            </w:rPr>
            <w:delText>dritic or perisomatic areas in pyramidal neurons, respectively</w:delText>
          </w:r>
          <w:r w:rsidRPr="0060258A" w:rsidDel="002C2A1F">
            <w:rPr>
              <w:rFonts w:ascii="Times New Roman" w:hAnsi="Times New Roman" w:cs="Times New Roman"/>
              <w:color w:val="000000" w:themeColor="text1"/>
            </w:rPr>
            <w:fldChar w:fldCharType="begin"/>
          </w:r>
        </w:del>
      </w:moveTo>
      <w:del w:id="345" w:author="Bo Shen" w:date="2023-02-14T14:44:00Z">
        <w:r w:rsidDel="002C2A1F">
          <w:rPr>
            <w:rFonts w:ascii="Times New Roman" w:hAnsi="Times New Roman" w:cs="Times New Roman"/>
            <w:color w:val="000000" w:themeColor="text1"/>
          </w:rPr>
          <w:delInstrText xml:space="preserve"> ADDIN ZOTERO_ITEM CSL_CITATION {"citationID":"rFYuUKNg","properties":{"formattedCitation":"(Chiu et al., 2013; Fino &amp; Yuste, 2011; Fu et al., 2014; Karnani et al., 2014, 2016; Lee et al., 2013; Letzkus et al., 2011; Pfeffer et al., 2013; Pi et al., 2013; Urban-Ciecko &amp; Barth, 2016)","plainCitation":"(Chiu et al., 2013; Fino &amp; Yuste, 2011; Fu et al., 2014; Karnani et al., 2014, 2016; Lee et al., 2013; Letzkus et al., 2011; Pfeffer et al., 2013; Pi et al., 2013; Urban-Ciecko &amp; Barth, 2016)","noteIndex":0},"citationItems":[{"id":177,"uris":["http://zotero.org/users/6345545/items/ADYRRPUH"],"itemData":{"id":177,"type":"article-journal","abstract":"The authors find that long-range axons from primary motor cortex (vM1) preferentially recruit vasointestinal peptide (VIP)-expressing interneurons in somatosensory cortex (S1). VIP neurons in turn inhibit somatostatin-expressing interneurons that target the distal dendrites of pyramidal cells in S1. This dis-inhibitory circuit is active during voluntary movement, suggesting that it participates in the modulation of primary cortical sensory processing by motor cortex.","container-title":"Nature Neuroscience","DOI":"10.1038/nn.3544","ISSN":"1546-1726","issue":"11","language":"en","license":"2013 Nature Publishing Group, a division of Macmillan Publishers Limited. All Rights Reserved.","note":"number: 11\npublisher: Nature Publishing Group","page":"1662-1670","source":"www.nature.com","title":"A disinhibitory circuit mediates motor integration in the somatosensory cortex","volume":"16","author":[{"family":"Lee","given":"Soohyun"},{"family":"Kruglikov","given":"Illya"},{"family":"Huang","given":"Z. Josh"},{"family":"Fishell","given":"Gord"},{"family":"Rudy","given":"Bernardo"}],"issued":{"date-parts":[["2013",11]]}}},{"id":236,"uris":["http://zotero.org/users/6345545/items/3ACEJ2Q7"],"itemData":{"id":236,"type":"article-journal","abstract":"Stimulus convergence and concomitant auditory cortex disinhibition are essential for fear learning.","container-title":"Nature","DOI":"10.1038/nature10674","ISSN":"1476-4687","issue":"7377","language":"en","license":"2011 Nature Publishing Group, a division of Macmillan Publishers Limited. All Rights Reserved.","note":"number: 7377\npublisher: Nature Publishing Group","page":"331-335","source":"www.nature.com","title":"A disinhibitory microcircuit for associative fear learning in the auditory cortex","volume":"480","author":[{"family":"Letzkus","given":"Johannes J."},{"family":"Wolff","given":"Steffen B. E."},{"family":"Meyer","given":"Elisabeth M. M."},{"family":"Tovote","given":"Philip"},{"family":"Courtin","given":"Julien"},{"family":"Herry","given":"Cyril"},{"family":"Lüthi","given":"Andreas"}],"issued":{"date-parts":[["2011",12]]}}},{"id":168,"uris":["http://zotero.org/users/6345545/items/9MNLY9B9"],"itemData":{"id":168,"type":"article-journal","container-title":"Nature Neuroscience","DOI":"10.1038/nn.3446","ISSN":"1097-6256, 1546-1726","issue":"8","journalAbbreviation":"Nat Neurosci","language":"en","page":"1068-1076","source":"DOI.org (Crossref)","title":"Inhibition of inhibition in visual cortex: the logic of connections between molecularly distinct interneurons","title-short":"Inhibition of inhibition in visual cortex","volume":"16","author":[{"family":"Pfeffer","given":"Carsten K"},{"family":"Xue","given":"Mingshan"},{"family":"He","given":"Miao"},{"family":"Huang","given":"Z Josh"},{"family":"Scanziani","given":"Massimo"}],"issued":{"date-parts":[["2013",8]]}}},{"id":227,"uris":["http://zotero.org/users/6345545/items/TV9JRY4U"],"itemData":{"id":227,"type":"article-journal","abstract":"Cortical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Josh"},{"family":"Kepecs","given":"Adam"}],"issued":{"date-parts":[["2013",11]]}}},{"id":2597,"uris":["http://zotero.org/users/6345545/items/KAXENSXM"],"itemData":{"id":2597,"type":"article-journal","abstract":"Dendritic Precision Strikes\nThe effects of excitatory synaptic inputs are considered to be highly compartmentalized because of the biophysical properties of dendritic spines. Individual inhibitory synapses, however, are thought to affect dendritic integration in a more extended spatial region. Combining optogenetic stimulation of dendrite-targeting γ-aminobutyric acid—mediated interneurons with two-photon calcium imaging in postsynaptic pyramidal cell dendrites, Chiu et al. (p. 759) challenge this latter view. The findings suggest that the effect of an inhibitory synapse can be as compartmentalized as that of an excitatory synapse, provided that the synapses are localized on spine heads.\nγ-aminobutyric acid–mediated (GABAergic) inhibition plays a critical role in shaping neuronal activity in the neocortex. Numerous experimental investigations have examined perisomatic inhibitory synapses, which control action potential output from pyramidal neurons. However, most inhibitory synapses in the neocortex are formed onto pyramidal cell dendrites, where theoretical studies suggest they may focally regulate cellular activity. The precision of GABAergic control over dendritic electrical and biochemical signaling is unknown. By using cell type-specific optical stimulation in combination with two-photon calcium (Ca2+) imaging, we show that somatostatin-expressing interneurons exert compartmentalized control over postsynaptic Ca2+ signals within individual dendritic spines. This highly focal inhibitory action is mediated by a subset of GABAergic synapses that directly target spine heads. GABAergic inhibition thus participates in localized control of dendritic electrical and biochemical signaling.\nInhibitory synapses can control individual dendritic spines independently from their neighbors.\nInhibitory synapses can control individual dendritic spines independently from their neighbors.","container-title":"Science","DOI":"10.1126/science.1234274","ISSN":"0036-8075, 1095-9203","issue":"6133","language":"en","license":"Copyright © 2013, American Association for the Advancement of Science","note":"publisher: American Association for the Advancement of Science\nsection: Report\nPMID: 23661763","page":"759-762","source":"science.sciencemag.org","title":"Compartmentalization of GABAergic Inhibition by Dendritic Spines","volume":"340","author":[{"family":"Chiu","given":"Chiayu Q."},{"family":"Lur","given":"Gyorgy"},{"family":"Morse","given":"Thomas M."},{"family":"Carnevale","given":"Nicholas T."},{"family":"Ellis-Davies","given":"Graham C. R."},{"family":"Higley","given":"Michael J."}],"issued":{"date-parts":[["2013",5,10]]}}},{"id":192,"uris":["http://zotero.org/users/6345545/items/NKAPB2Z3"],"itemData":{"id":192,"type":"article-journal","abstract":"The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P."}],"issued":{"date-parts":[["2014",3,13]]}}},{"id":2596,"uris":["http://zotero.org/users/6345545/items/AUS6XXBE"],"itemData":{"id":2596,"type":"article-journal","abstract":"Somatostatin-expressing GABAergic neurons constitute a major class of inhibitory neurons in the mammalian cortex and are characterized by dense wiring into the local network and high basal firing activity that persists in the absence of synaptic input. This firing provides both GABA type A receptor (GABAAR)- and GABABR-mediated inhibition that operates at fast and slow timescales. The activity of somatostatin-expressing neurons is regulated by brain state, during learning and in rewarded behaviour. Here, we review recent advances in our understanding of how this class of cells can control network activity, with specific reference to how this is constrained by their anatomical and electrophysiological properties.","container-title":"Nature Reviews Neuroscience","DOI":"10.1038/nrn.2016.53","ISSN":"1471-003X, 1471-0048","issue":"7","journalAbbreviation":"Nat Rev Neurosci","language":"en","page":"401-409","source":"DOI.org (Crossref)","title":"Somatostatin-expressing neurons in cortical networks","volume":"17","author":[{"family":"Urban-Ciecko","given":"Joanna"},{"family":"Barth","given":"Alison L."}],"issued":{"date-parts":[["2016",7]]}}},{"id":5102,"uris":["http://zotero.org/users/6345545/items/C3HGGWCF"],"itemData":{"id":5102,"type":"article-journal","abstract":"Inhibitory interneurons in the neocortex often connect in a promiscuous and extensive fashion, extending a “blanket of inhibition” on the circuit. This raises the problem of how can excitatory activity propagate in the midst of this widespread inhibition. One solution to this problem could be the vasoactive intestinal peptide (VIP) interneurons, which disinhibit other interneurons. To explore how VIP interneurons affect the local circuits, we use two-photon optogenetics to activate them individually in mouse visual cortex in vivo while measuring their output with two-photon calcium imaging. We find that VIP interneurons have narrow axons and inhibit nearby somatostatin interneurons, which themselves inhibit pyramidal cells. Moreover, via this lateral disinhibition, VIP cells in vivo make local and transient “holes” in the inhibitory blanket extended by SOM cells. VIP interneurons, themselves regulated by neuromodulators, may therefore enable selective patterns of activity to propagate through the cortex, by generating a “spotlight of attention”.\nSIGNIFICANCE STATEMENT Most inhibitory interneurons have axons restricted to a nearby area and target excitatory neighbors indiscriminately, raising the issue of how neuronal activity can propagate through cortical circuits. Vasoactive intestinal peptide-expressing interneurons (VIPs) disinhibit cortical pyramidal cells through inhibition of other inhibitory interneurons, and they have very focused, “narrow” axons. By optogenetically activating single VIPs in live mice while recording the activity of nearby neurons, we find that VIPs break open a hole in blanket inhibition with an effective range of </w:delInstrText>
        </w:r>
        <w:r w:rsidDel="002C2A1F">
          <w:rPr>
            <w:rFonts w:ascii="Cambria Math" w:hAnsi="Cambria Math" w:cs="Cambria Math"/>
            <w:color w:val="000000" w:themeColor="text1"/>
          </w:rPr>
          <w:delInstrText>∼</w:delInstrText>
        </w:r>
        <w:r w:rsidDel="002C2A1F">
          <w:rPr>
            <w:rFonts w:ascii="Times New Roman" w:hAnsi="Times New Roman" w:cs="Times New Roman"/>
            <w:color w:val="000000" w:themeColor="text1"/>
          </w:rPr>
          <w:delInstrText xml:space="preserve">120 μm in lateral cortical space where excitatory activity can propagate.","container-title":"Journal of Neuroscience","DOI":"10.1523/JNEUROSCI.3646-15.2016","ISSN":"0270-6474, 1529-2401","issue":"12","journalAbbreviation":"J. Neurosci.","language":"en","license":"Copyright © 2016 the authors 0270-6474/16/363471-10$15.00/0","note":"publisher: Society for Neuroscience\nsection: Articles\nPMID: 27013676","page":"3471-3480","source":"www.jneurosci.org","title":"Opening Holes in the Blanket of Inhibition: Localized Lateral Disinhibition by VIP Interneurons","title-short":"Opening Holes in the Blanket of Inhibition","volume":"36","author":[{"family":"Karnani","given":"Mahesh M."},{"family":"Jackson","given":"Jesse"},{"family":"Ayzenshtat","given":"Inbal"},{"family":"Sichani","given":"Azadeh Hamzehei"},{"family":"Manoocheri","given":"Kasra"},{"family":"Kim","given":"Samuel"},{"family":"Yuste","given":"Rafael"}],"issued":{"date-parts":[["2016",3,23]]}}},{"id":5191,"uris":["http://zotero.org/users/6345545/items/APCC8LEE"],"itemData":{"id":5191,"type":"article-journal","abstract":"The connectivity diagram of neocortical circuits is still unknown, and there are conflicting data as to whether cortical neurons are wired specifically or not. To investigate the basic structure of cortical microcircuits, we use a two-photon photostimulation technique that enables the systematic mapping of synaptic connections with single-cell resolution. We map the inhibitory connectivity between upper layers somatostatin-positive GABAergic interneurons and pyramidal cells in mouse frontal cortex. Most, and sometimes all, inhibitory neurons are locally connected to every sampled pyramidal cell. This dense inhibitory connectivity is found at both young and mature developmental ages. Inhibitory innervation of neighboring pyramidal cells is similar, regardless of whether they are connected among themselves or not. We conclude that local inhibitory connectivity is promiscuous, does not form subnetworks, and can approach the theoretical limit of a completely connected synaptic matrix.","container-title":"Neuron","DOI":"10.1016/j.neuron.2011.02.025","ISSN":"1097-4199","issue":"6","journalAbbreviation":"Neuron","language":"eng","note":"PMID: 21435562\nPMCID: PMC3086675","page":"1188-1203","source":"PubMed","title":"Dense inhibitory connectivity in neocortex","volume":"69","author":[{"family":"Fino","given":"Elodie"},{"family":"Yuste","given":"Rafael"}],"issued":{"date-parts":[["2011",3,24]]}}},{"id":5194,"uris":["http://zotero.org/users/6345545/items/2AN5TS7B"],"itemData":{"id":5194,"type":"article-journal","abstract":"The function of neocortical interneurons is still unclear, and, as often happens, one may be able to draw functional insights from considering the structure. In this spirit we describe recent structural results and discuss their potential functional implications. Most GABAergic interneurons innervate nearby pyramidal neurons very densely and without any apparent specificity, as if they were extending a ‘blanket of inhibition’, contacting pyramidal neurons often in an overlapping fashion. While subtypes of interneurons specifically target subcellular compartments of pyramidal cells, and they also target different layers selectively, they appear to treat all neighboring pyramidal cells the same and innervate them massively. We explore the functional implications and temporal properties of dense, overlapping inhibition by four interneuron populations.","collection-title":"SI: Inhibition: Synapses, Neurons and Circuits","container-title":"Current Opinion in Neurobiology","DOI":"10.1016/j.conb.2013.12.015","ISSN":"0959-4388","journalAbbreviation":"Current Opinion in Neurobiology","language":"en","page":"96-102","source":"ScienceDirect","title":"A blanket of inhibition: functional inferences from dense inhibitory connectivity","title-short":"A blanket of inhibition","volume":"26","author":[{"family":"Karnani","given":"Mahesh M"},{"family":"Agetsuma","given":"Masakazu"},{"family":"Yuste","given":"Rafael"}],"issued":{"date-parts":[["2014",6,1]]}}}],"schema":"https://github.com/citation-style-language/schema/raw/master/csl-citation.json"} </w:delInstrText>
        </w:r>
      </w:del>
      <w:moveTo w:id="346" w:author="Kenway" w:date="2023-02-13T22:38:00Z">
        <w:del w:id="347" w:author="Bo Shen" w:date="2023-02-14T14:44:00Z">
          <w:r w:rsidRPr="0060258A" w:rsidDel="002C2A1F">
            <w:rPr>
              <w:rFonts w:ascii="Times New Roman" w:hAnsi="Times New Roman" w:cs="Times New Roman"/>
              <w:color w:val="000000" w:themeColor="text1"/>
            </w:rPr>
            <w:fldChar w:fldCharType="separate"/>
          </w:r>
        </w:del>
      </w:moveTo>
      <w:del w:id="348" w:author="Bo Shen" w:date="2023-02-14T14:44:00Z">
        <w:r w:rsidDel="002C2A1F">
          <w:rPr>
            <w:rFonts w:ascii="Times New Roman" w:hAnsi="Times New Roman" w:cs="Times New Roman"/>
            <w:color w:val="000000" w:themeColor="text1"/>
          </w:rPr>
          <w:delText>(Chiu et al., 2013; Fino &amp; Yuste, 2011; Fu et al., 2014; Karnani et al., 2014, 2016; Lee et al., 2013; Letzkus et al., 2011; Pfeffer et al., 2013; Pi et al., 2013; Urban-Ciecko &amp; Barth, 2016)</w:delText>
        </w:r>
      </w:del>
      <w:moveTo w:id="349" w:author="Kenway" w:date="2023-02-13T22:38:00Z">
        <w:del w:id="350" w:author="Bo Shen" w:date="2023-02-14T14:44:00Z">
          <w:r w:rsidRPr="0060258A" w:rsidDel="002C2A1F">
            <w:rPr>
              <w:rFonts w:ascii="Times New Roman" w:hAnsi="Times New Roman" w:cs="Times New Roman"/>
              <w:color w:val="000000" w:themeColor="text1"/>
            </w:rPr>
            <w:fldChar w:fldCharType="end"/>
          </w:r>
          <w:r w:rsidRPr="0060258A" w:rsidDel="002C2A1F">
            <w:rPr>
              <w:rFonts w:ascii="Times New Roman" w:hAnsi="Times New Roman" w:cs="Times New Roman"/>
              <w:color w:val="000000" w:themeColor="text1"/>
            </w:rPr>
            <w:delText xml:space="preserve"> (</w:delText>
          </w:r>
          <w:r w:rsidRPr="0060258A" w:rsidDel="002C2A1F">
            <w:rPr>
              <w:rFonts w:ascii="Times New Roman" w:hAnsi="Times New Roman" w:cs="Times New Roman"/>
              <w:b/>
              <w:color w:val="000000" w:themeColor="text1"/>
            </w:rPr>
            <w:delText>Fig. 2C</w:delText>
          </w:r>
          <w:r w:rsidRPr="0060258A" w:rsidDel="002C2A1F">
            <w:rPr>
              <w:rFonts w:ascii="Times New Roman" w:hAnsi="Times New Roman" w:cs="Times New Roman"/>
              <w:color w:val="000000" w:themeColor="text1"/>
            </w:rPr>
            <w:delText xml:space="preserve">). Local circuit inputs to VIP neurons suggest that disinhibition may be a key mechanism for generating the mutual competition necessary </w:delText>
          </w:r>
        </w:del>
      </w:moveTo>
      <w:ins w:id="351" w:author="Kenway" w:date="2023-02-14T09:26:00Z">
        <w:del w:id="352" w:author="Bo Shen" w:date="2023-02-14T14:44:00Z">
          <w:r w:rsidDel="002C2A1F">
            <w:rPr>
              <w:rFonts w:ascii="Times New Roman" w:hAnsi="Times New Roman" w:cs="Times New Roman"/>
              <w:color w:val="000000" w:themeColor="text1"/>
            </w:rPr>
            <w:delText xml:space="preserve">for </w:delText>
          </w:r>
        </w:del>
      </w:ins>
      <w:ins w:id="353" w:author="Kenway" w:date="2023-02-14T09:27:00Z">
        <w:del w:id="354" w:author="Bo Shen" w:date="2023-02-14T14:44:00Z">
          <w:r w:rsidDel="002C2A1F">
            <w:rPr>
              <w:rFonts w:ascii="Times New Roman" w:hAnsi="Times New Roman" w:cs="Times New Roman"/>
              <w:color w:val="000000" w:themeColor="text1"/>
            </w:rPr>
            <w:delText xml:space="preserve">option </w:delText>
          </w:r>
        </w:del>
      </w:ins>
      <w:ins w:id="355" w:author="Kenway" w:date="2023-02-14T09:26:00Z">
        <w:del w:id="356" w:author="Bo Shen" w:date="2023-02-14T14:44:00Z">
          <w:r w:rsidDel="002C2A1F">
            <w:rPr>
              <w:rFonts w:ascii="Times New Roman" w:hAnsi="Times New Roman" w:cs="Times New Roman"/>
              <w:color w:val="000000" w:themeColor="text1"/>
            </w:rPr>
            <w:delText>selection in decision-making.</w:delText>
          </w:r>
        </w:del>
      </w:ins>
      <w:moveTo w:id="357" w:author="Kenway" w:date="2023-02-13T22:38:00Z">
        <w:del w:id="358" w:author="Bo Shen" w:date="2023-02-14T14:44:00Z">
          <w:r w:rsidRPr="0060258A" w:rsidDel="002C2A1F">
            <w:rPr>
              <w:rFonts w:ascii="Times New Roman" w:hAnsi="Times New Roman" w:cs="Times New Roman"/>
              <w:color w:val="000000" w:themeColor="text1"/>
            </w:rPr>
            <w:delText>in option selection and driv</w:delText>
          </w:r>
          <w:r w:rsidRPr="0060258A" w:rsidDel="002C2A1F">
            <w:rPr>
              <w:rFonts w:ascii="Times New Roman" w:hAnsi="Times New Roman" w:cs="Times New Roman" w:hint="eastAsia"/>
              <w:color w:val="000000" w:themeColor="text1"/>
            </w:rPr>
            <w:delText>ing</w:delText>
          </w:r>
          <w:r w:rsidRPr="0060258A" w:rsidDel="002C2A1F">
            <w:rPr>
              <w:rFonts w:ascii="Times New Roman" w:hAnsi="Times New Roman" w:cs="Times New Roman"/>
              <w:color w:val="000000" w:themeColor="text1"/>
            </w:rPr>
            <w:delText xml:space="preserve"> selective inhibition. In addition, given the existence of long-range inputs</w:delText>
          </w:r>
          <w:r w:rsidRPr="0060258A" w:rsidDel="002C2A1F">
            <w:rPr>
              <w:rFonts w:ascii="Times New Roman" w:hAnsi="Times New Roman" w:cs="Times New Roman"/>
              <w:color w:val="000000" w:themeColor="text1"/>
            </w:rPr>
            <w:fldChar w:fldCharType="begin"/>
          </w:r>
        </w:del>
      </w:moveTo>
      <w:del w:id="359" w:author="Bo Shen" w:date="2023-02-14T14:44:00Z">
        <w:r w:rsidDel="002C2A1F">
          <w:rPr>
            <w:rFonts w:ascii="Times New Roman" w:hAnsi="Times New Roman" w:cs="Times New Roman"/>
            <w:color w:val="000000" w:themeColor="text1"/>
          </w:rPr>
          <w:delInstrText xml:space="preserve"> ADDIN ZOTERO_ITEM CSL_CITATION {"citationID":"GdRjytfF","properties":{"formattedCitation":"(Kepecs &amp; Fishell, 2014; Lee et al., 2013; Pfeffer et al., 2013; Pi et al., 2013; Schuman et al., 2021)","plainCitation":"(Kepecs &amp; Fishell, 2014; Lee et al., 2013; Pfeffer et al., 2013; Pi et al., 2013; Schuman et al., 2021)","noteIndex":0},"citationItems":[{"id":170,"uris":["http://zotero.org/users/6345545/items/Y8R2CLBJ"],"itemData":{"id":170,"type":"article-journal","container-title":"Nature","DOI":"10.1038/nature12983","ISSN":"0028-0836, 1476-4687","issue":"7483","journalAbbreviation":"Nature","language":"en","page":"318-326","source":"DOI.org (Crossref)","title":"Interneuron cell types are fit to function","volume":"505","author":[{"family":"Kepecs","given":"Adam"},{"family":"Fishell","given":"Gordon"}],"issued":{"date-parts":[["2014",1]]}}},{"id":177,"uris":["http://zotero.org/users/6345545/items/ADYRRPUH"],"itemData":{"id":177,"type":"article-journal","abstract":"The authors find that long-range axons from primary motor cortex (vM1) preferentially recruit vasointestinal peptide (VIP)-expressing interneurons in somatosensory cortex (S1). VIP neurons in turn inhibit somatostatin-expressing interneurons that target the distal dendrites of pyramidal cells in S1. This dis-inhibitory circuit is active during voluntary movement, suggesting that it participates in the modulation of primary cortical sensory processing by motor cortex.","container-title":"Nature Neuroscience","DOI":"10.1038/nn.3544","ISSN":"1546-1726","issue":"11","language":"en","license":"2013 Nature Publishing Group, a division of Macmillan Publishers Limited. All Rights Reserved.","note":"number: 11\npublisher: Nature Publishing Group","page":"1662-1670","source":"www.nature.com","title":"A disinhibitory circuit mediates motor integration in the somatosensory cortex","volume":"16","author":[{"family":"Lee","given":"Soohyun"},{"family":"Kruglikov","given":"Illya"},{"family":"Huang","given":"Z. Josh"},{"family":"Fishell","given":"Gord"},{"family":"Rudy","given":"Bernardo"}],"issued":{"date-parts":[["2013",11]]}}},{"id":168,"uris":["http://zotero.org/users/6345545/items/9MNLY9B9"],"itemData":{"id":168,"type":"article-journal","container-title":"Nature Neuroscience","DOI":"10.1038/nn.3446","ISSN":"1097-6256, 1546-1726","issue":"8","journalAbbreviation":"Nat Neurosci","language":"en","page":"1068-1076","source":"DOI.org (Crossref)","title":"Inhibition of inhibition in visual cortex: the logic of connections between molecularly distinct interneurons","title-short":"Inhibition of inhibition in visual cortex","volume":"16","author":[{"family":"Pfeffer","given":"Carsten K"},{"family":"Xue","given":"Mingshan"},{"family":"He","given":"Miao"},{"family":"Huang","given":"Z Josh"},{"family":"Scanziani","given":"Massimo"}],"issued":{"date-parts":[["2013",8]]}}},{"id":227,"uris":["http://zotero.org/users/6345545/items/TV9JRY4U"],"itemData":{"id":227,"type":"article-journal","abstract":"Cortical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Josh"},{"family":"Kepecs","given":"Adam"}],"issued":{"date-parts":[["2013",11]]}}},{"id":4010,"uris":["http://zotero.org/users/6345545/items/YUJ32ZMS"],"itemData":{"id":4010,"type":"article-journal","abstract":"Many of our daily activities, such as riding a bike to work or reading a book in a noisy cafe, and highly skilled activities, such as a professional playing a tennis match or a violin concerto, depend upon the ability of the brain to quickly make moment-to-moment adjustments to our behavior in response to the results of our actions. Particularly, they depend upon the ability of the neocortex to integrate the information provided by the sensory organs (bottom-up information) with internally generated signals such as expectations or attentional signals (top-down information). This integration occurs in pyramidal cells (PCs) and their long apical dendrite, which branches extensively into a dendritic tuft in layer 1 (L1). The outermost layer of the neocortex, L1 is highly conserved across cortical areas and species. Importantly, L1 is the predominant input layer for top-down information, relayed by a rich, dense mesh of long-range projections that provide signals to the tuft branches of the PCs. Here, we discuss recent progress in our understanding of the composition of L1 and review evidence that L1 processing contributes to functions such as sensory perception, cross-modal integration, controlling states of consciousness, attention, and learning. Expected final online publication date for the Annual Review of Neuroscience, Volume 44 is July 2021. Please see http://www.annualreviews.org/page/journal/pubdates for revised estimates.","container-title":"Annual Review of Neuroscience","DOI":"10.1146/annurev-neuro-100520-012117","issue":"1","note":"_eprint: https://doi.org/10.1146/annurev-neuro-100520-012117\nPMID: 33730511","page":"null","source":"Annual Reviews","title":"Neocortical Layer 1: An Elegant Solution to Top-Down and Bottom-Up Integration","title-short":"Neocortical Layer 1","volume":"44","author":[{"family":"Schuman","given":"Benjamin"},{"family":"Dellal","given":"Shlomo"},{"family":"Prönneke","given":"Alvar"},{"family":"Machold","given":"Robert"},{"family":"Rudy","given":"Bernardo"}],"issued":{"date-parts":[["2021"]]}}}],"schema":"https://github.com/citation-style-language/schema/raw/master/csl-citation.json"} </w:delInstrText>
        </w:r>
      </w:del>
      <w:moveTo w:id="360" w:author="Kenway" w:date="2023-02-13T22:38:00Z">
        <w:del w:id="361" w:author="Bo Shen" w:date="2023-02-14T14:44:00Z">
          <w:r w:rsidRPr="0060258A" w:rsidDel="002C2A1F">
            <w:rPr>
              <w:rFonts w:ascii="Times New Roman" w:hAnsi="Times New Roman" w:cs="Times New Roman"/>
              <w:color w:val="000000" w:themeColor="text1"/>
            </w:rPr>
            <w:fldChar w:fldCharType="separate"/>
          </w:r>
        </w:del>
      </w:moveTo>
      <w:del w:id="362" w:author="Bo Shen" w:date="2023-02-14T14:44:00Z">
        <w:r w:rsidDel="002C2A1F">
          <w:rPr>
            <w:rFonts w:ascii="Times New Roman" w:hAnsi="Times New Roman" w:cs="Times New Roman"/>
            <w:color w:val="000000" w:themeColor="text1"/>
          </w:rPr>
          <w:delText>(Kepecs &amp; Fishell, 2014; Lee et al., 2013; Pfeffer et al., 2013; Pi et al., 2013; Schuman et al., 2021)</w:delText>
        </w:r>
      </w:del>
      <w:moveTo w:id="363" w:author="Kenway" w:date="2023-02-13T22:38:00Z">
        <w:del w:id="364" w:author="Bo Shen" w:date="2023-02-14T14:44:00Z">
          <w:r w:rsidRPr="0060258A" w:rsidDel="002C2A1F">
            <w:rPr>
              <w:rFonts w:ascii="Times New Roman" w:hAnsi="Times New Roman" w:cs="Times New Roman"/>
              <w:color w:val="000000" w:themeColor="text1"/>
            </w:rPr>
            <w:fldChar w:fldCharType="end"/>
          </w:r>
          <w:r w:rsidRPr="0060258A" w:rsidDel="002C2A1F">
            <w:rPr>
              <w:rFonts w:ascii="Times New Roman" w:hAnsi="Times New Roman" w:cs="Times New Roman"/>
              <w:color w:val="000000" w:themeColor="text1"/>
            </w:rPr>
            <w:delText xml:space="preserve"> and neuromodulatory inputs</w:delText>
          </w:r>
          <w:r w:rsidRPr="0060258A" w:rsidDel="002C2A1F">
            <w:rPr>
              <w:rFonts w:ascii="Times New Roman" w:hAnsi="Times New Roman" w:cs="Times New Roman"/>
              <w:color w:val="000000" w:themeColor="text1"/>
            </w:rPr>
            <w:fldChar w:fldCharType="begin"/>
          </w:r>
          <w:r w:rsidDel="002C2A1F">
            <w:rPr>
              <w:rFonts w:ascii="Times New Roman" w:hAnsi="Times New Roman" w:cs="Times New Roman"/>
              <w:color w:val="000000" w:themeColor="text1"/>
            </w:rPr>
            <w:delInstrText xml:space="preserve"> ADDIN ZOTERO_ITEM CSL_CITATION {"citationID":"xgSyvGlB","properties":{"formattedCitation":"(Alitto &amp; Dan, 2013; Fu et al., 2014; Pfeffer et al., 2013; Pr\\uc0\\u246{}nneke et al., 2020; Rudy et al., 2011; Tremblay et al., 2016)","plainCitation":"(Alitto &amp; Dan, 2013; Fu et al., 2014; Pfeffer et al., 2013; Prönneke et al., 2020; Rudy et al., 2011; Tremblay et al., 2016)","noteIndex":0},"citationItems":[{"id":164,"uris":["http://zotero.org/users/6345545/items/SHN6BC8V"],"itemData":{"id":164,"type":"article-journal","container-title":"Developmental Neurobiology","DOI":"10.1002/dneu.20853","ISSN":"19328451","issue":"1","journalAbbreviation":"Devel Neurobio","language":"en","page":"45-61","source":"DOI.org (Crossref)","title":"Three groups of interneurons account for nearly 100% of neocortical GABAergic neurons","volume":"71","author":[{"family":"Rudy","given":"Bernardo"},{"family":"Fishell","given":"Gordon"},{"family":"Lee","given":"SooHyun"},{"family":"Hjerling-Leffler","given":"Jens"}],"issued":{"date-parts":[["2011",1,1]]}}},{"id":2590,"uris":["http://zotero.org/users/6345545/items/EVZFRA5R"],"itemData":{"id":2590,"type":"article-journal","abstract":"Cortical networks are composed of glutamatergic excitatory projection neurons and local GABAergic inhibitory interneurons that gate signal flow and sculpt network dynamics. Although they represent a minority of the total neocortical neuronal population, GABAergic interneurons are highly heterogeneous, forming functional classes based on their morphological, electrophysiological, and molecular features, as well as connectivity and in vivo patterns of activity. Here we review our current understanding of neocortical interneuron diversity and the properties that distinguish cell types. We then discuss how the involvement of multiple cell types, each with a specific set of cellular properties, plays a crucial role in diversifying and increasing the computational power of a relatively small number of simple circuit motifs forming cortical networks. We illustrate how recent advances in the field have shed light onto the mechanisms by which GABAergic inhibition contributes to network operations.","container-title":"Neuron","DOI":"10.1016/j.neuron.2016.06.033","ISSN":"0896-6273","issue":"2","journalAbbreviation":"Neuron","language":"en","page":"260-292","source":"ScienceDirect","title":"GABAergic Interneurons in the Neocortex: From Cellular Properties to Circuits","title-short":"GABAergic Interneurons in the Neocortex","volume":"91","author":[{"family":"Tremblay","given":"Robin"},{"family":"Lee","given":"Soohyun"},{"family":"Rudy","given":"Bernardo"}],"issued":{"date-parts":[["2016",7,20]]}}},{"id":168,"uris":["http://zotero.org/users/6345545/items/9MNLY9B9"],"itemData":{"id":168,"type":"article-journal","container-title":"Nature Neuroscience","DOI":"10.1038/nn.3446","ISSN":"1097-6256, 1546-1726","issue":"8","journalAbbreviation":"Nat Neurosci","language":"en","page":"1068-1076","source":"DOI.org (Crossref)","title":"Inhibition of inhibition in visual cortex: the logic of connections between molecularly distinct interneurons","title-short":"Inhibition of inhibition in visual cortex","volume":"16","author":[{"family":"Pfeffer","given":"Carsten K"},{"family":"Xue","given":"Mingshan"},{"family":"He","given":"Miao"},{"family":"Huang","given":"Z Josh"},{"family":"Scanziani","given":"Massimo"}],"issued":{"date-parts":[["2013",8]]}}},{"id":192,"uris":["http://zotero.org/users/6345545/items/NKAPB2Z3"],"itemData":{"id":192,"type":"article-journal","abstract":"The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P."}],"issued":{"date-parts":[["2014",3,13]]}}},{"id":197,"uris":["http://zotero.org/users/6345545/items/DE545XVB"],"itemData":{"id":197,"type":"article-journal","abstract":"Activation of the cholinergic neurons in the basal forebrain (BF) desynchronizes cortical activity and enhances sensory processing during arousal and attention. How the cholinergic input modulates the activity of different subtypes of cortical neurons remains unclear. Using in vivo two-photon calcium imaging of neurons in layers 1 and 2/3 of mouse visual cortex, we show that electrical stimulation of the BF bi-directionally modulates the activity of excitatory neurons as well as several subtypes of inhibitory interneurons. While glutamatergic activity contributed to the activation of both excitatory and inhibitory neurons, the contribution of acetylcholine was more complex. Excitatory and parvalbumin-positive (PV+) neurons were activated through muscarinic acetylcholine (ACh) receptors (mAChRs) at low levels of cortical desynchronization and suppressed through nicotinic ACh receptors (nAChRs) when cortical desynchronization was strong. In contrast, vasoactive intestinal peptide-positive (VIP+) and layer 1 interneurons were preferentially activated through nAChRs during strong cortical desynchronization. Thus, cholinergic input from the BF causes significant shift in the relative activity levels of different subtypes of cortical neurons at increasing levels of cortical desynchronization.","container-title":"Frontiers in Systems Neuroscience","DOI":"10.3389/fnsys.2012.00079","ISSN":"1662-5137","journalAbbreviation":"Front. Syst. Neurosci.","language":"English","note":"publisher: Frontiers","source":"Frontiers","title":"Cell-type-specific modulation of neocortical activity by basal forebrain input","URL":"https://www.frontiersin.org/articles/10.3389/fnsys.2012.00079/full","volume":"6","author":[{"family":"Alitto","given":"Henry J."},{"family":"Dan","given":"Yang"}],"accessed":{"date-parts":[["2020",3,9]]},"issued":{"date-parts":[["2013"]]}}},{"id":213,"uris":["http://zotero.org/users/6345545/items/3RNVPRTF"],"itemData":{"id":213,"type":"article-journal","abstract":"Abstract.  Neocortical GABAergic interneurons expressing vasoactive intestinal polypeptide (VIP) contribute to sensory processing, sensorimotor integration, and","container-title":"Cerebral Cortex","DOI":"10.1093/cercor/bhz102","issue":"30","journalAbbreviation":"Cereb Cortex","language":"en","page":"488-504","source":"academic.oup.com","title":"Neuromodulation Leads to a Burst-Tonic Switch in a Subset of VIP Neurons in Mouse Primary Somatosensory (Barrel) Cortex","author":[{"family":"Prönneke","given":"Alvar"},{"family":"Witte","given":"Mirko"},{"family":"Möck","given":"Martin"},{"family":"Staiger","given":"Jochen F."}],"issued":{"date-parts":[["2020"]]}}}],"schema":"https://github.com/citation-style-language/schema/raw/master/csl-citation.json"} </w:delInstrText>
          </w:r>
          <w:r w:rsidRPr="0060258A" w:rsidDel="002C2A1F">
            <w:rPr>
              <w:rFonts w:ascii="Times New Roman" w:hAnsi="Times New Roman" w:cs="Times New Roman"/>
              <w:color w:val="000000" w:themeColor="text1"/>
            </w:rPr>
            <w:fldChar w:fldCharType="separate"/>
          </w:r>
          <w:r w:rsidRPr="009C2159" w:rsidDel="002C2A1F">
            <w:rPr>
              <w:rFonts w:ascii="Times New Roman" w:hAnsi="Times New Roman" w:cs="Times New Roman"/>
              <w:color w:val="000000"/>
            </w:rPr>
            <w:delText>(Alitto &amp; Dan, 2013; Fu et al., 2014; Pfeffer et al., 2013; Prönneke et al., 2020; Rudy et al., 2011; Tremblay et al., 2016)</w:delText>
          </w:r>
          <w:r w:rsidRPr="0060258A" w:rsidDel="002C2A1F">
            <w:rPr>
              <w:rFonts w:ascii="Times New Roman" w:hAnsi="Times New Roman" w:cs="Times New Roman"/>
              <w:color w:val="000000" w:themeColor="text1"/>
            </w:rPr>
            <w:fldChar w:fldCharType="end"/>
          </w:r>
          <w:r w:rsidRPr="0060258A" w:rsidDel="002C2A1F">
            <w:rPr>
              <w:rFonts w:ascii="Times New Roman" w:hAnsi="Times New Roman" w:cs="Times New Roman"/>
              <w:color w:val="000000" w:themeColor="text1"/>
            </w:rPr>
            <w:delText xml:space="preserve"> to VIP neurons, local disinhibition has been proposed to play a particular role in dynamic gating of circuit activity; such gating may be essential in decision circuits underlying flexible behavior, mediating top-down control of network function</w:delText>
          </w:r>
          <w:r w:rsidRPr="0060258A" w:rsidDel="002C2A1F">
            <w:rPr>
              <w:rFonts w:ascii="Times New Roman" w:hAnsi="Times New Roman" w:cs="Times New Roman"/>
              <w:color w:val="000000" w:themeColor="text1"/>
            </w:rPr>
            <w:fldChar w:fldCharType="begin"/>
          </w:r>
        </w:del>
      </w:moveTo>
      <w:del w:id="365" w:author="Bo Shen" w:date="2023-02-14T14:44:00Z">
        <w:r w:rsidDel="002C2A1F">
          <w:rPr>
            <w:rFonts w:ascii="Times New Roman" w:hAnsi="Times New Roman" w:cs="Times New Roman"/>
            <w:color w:val="000000" w:themeColor="text1"/>
          </w:rPr>
          <w:delInstrText xml:space="preserve"> ADDIN ZOTERO_ITEM CSL_CITATION {"citationID":"3L7wNdJl","properties":{"formattedCitation":"(Fu et al., 2014; Kamigaki, 2019; Lee et al., 2013; Letzkus et al., 2011; Pi et al., 2013; Schuman et al., 2021; S. Zhang et al., 2014)","plainCitation":"(Fu et al., 2014; Kamigaki, 2019; Lee et al., 2013; Letzkus et al., 2011; Pi et al., 2013; Schuman et al., 2021; S. Zhang et al., 2014)","noteIndex":0},"citationItems":[{"id":192,"uris":["http://zotero.org/users/6345545/items/NKAPB2Z3"],"itemData":{"id":192,"type":"article-journal","abstract":"The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P."}],"issued":{"date-parts":[["2014",3,13]]}}},{"id":4565,"uris":["http://zotero.org/users/6345545/items/ZL9UH9EU"],"itemData":{"id":4565,"type":"article-journal","abstract":"Executive control supports our ability to behave flexibly in accordance with a given situation. In order to fully understand how cortical circuits achieve this task, we need to determine the intrinsic physiological and connection profiles of neuron types and analyze their functional roles during behavior. This article introduces current knowledge regarding neuron type classification in the cortex and reviews our understanding of how each neuron type is incorporated in the functional cortical circuit to implement executive control. Recent work using neuron-type specific imaging/recording has begun to reveal significant functional organizations of pyramidal neurons and their subtypes depending on the layers and long-range projection targets. GABAergic interneurons also make crucial contributions to executive control in a subtype-specific manner. Vasoactive intestinal peptide (VIP)-positive interneurons are preferentially recruited by top-down inputs from higher-order cortical regions and amplify the signals in pyramidal neurons by inhibiting other interneuron subtypes. Particularly in the prefrontal cortex, one of the hierarchically highest cortices, executive control signals are regulated by the VIP neuron-mediated disinhibition and robustly maintained through recurrent connections at a long time scale. The differences and commonalities in the functional organization between sensory areas and the prefrontal cortex are discussed.","container-title":"Neuroscience Research","DOI":"10.1016/j.neures.2018.07.004","ISSN":"0168-0102","journalAbbreviation":"Neuroscience Research","language":"en","page":"13-22","source":"ScienceDirect","title":"Dissecting executive control circuits with neuron types","volume":"141","author":[{"family":"Kamigaki","given":"Tsukasa"}],"issued":{"date-parts":[["2019",4,1]]}}},{"id":177,"uris":["http://zotero.org/users/6345545/items/ADYRRPUH"],"itemData":{"id":177,"type":"article-journal","abstract":"The authors find that long-range axons from primary motor cortex (vM1) preferentially recruit vasointestinal peptide (VIP)-expressing interneurons in somatosensory cortex (S1). VIP neurons in turn inhibit somatostatin-expressing interneurons that target the distal dendrites of pyramidal cells in S1. This dis-inhibitory circuit is active during voluntary movement, suggesting that it participates in the modulation of primary cortical sensory processing by motor cortex.","container-title":"Nature Neuroscience","DOI":"10.1038/nn.3544","ISSN":"1546-1726","issue":"11","language":"en","license":"2013 Nature Publishing Group, a division of Macmillan Publishers Limited. All Rights Reserved.","note":"number: 11\npublisher: Nature Publishing Group","page":"1662-1670","source":"www.nature.com","title":"A disinhibitory circuit mediates motor integration in the somatosensory cortex","volume":"16","author":[{"family":"Lee","given":"Soohyun"},{"family":"Kruglikov","given":"Illya"},{"family":"Huang","given":"Z. Josh"},{"family":"Fishell","given":"Gord"},{"family":"Rudy","given":"Bernardo"}],"issued":{"date-parts":[["2013",11]]}}},{"id":236,"uris":["http://zotero.org/users/6345545/items/3ACEJ2Q7"],"itemData":{"id":236,"type":"article-journal","abstract":"Stimulus convergence and concomitant auditory cortex disinhibition are essential for fear learning.","container-title":"Nature","DOI":"10.1038/nature10674","ISSN":"1476-4687","issue":"7377","language":"en","license":"2011 Nature Publishing Group, a division of Macmillan Publishers Limited. All Rights Reserved.","note":"number: 7377\npublisher: Nature Publishing Group","page":"331-335","source":"www.nature.com","title":"A disinhibitory microcircuit for associative fear learning in the auditory cortex","volume":"480","author":[{"family":"Letzkus","given":"Johannes J."},{"family":"Wolff","given":"Steffen B. E."},{"family":"Meyer","given":"Elisabeth M. M."},{"family":"Tovote","given":"Philip"},{"family":"Courtin","given":"Julien"},{"family":"Herry","given":"Cyril"},{"family":"Lüthi","given":"Andreas"}],"issued":{"date-parts":[["2011",12]]}}},{"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Josh"},{"family":"Kepecs","given":"Adam"}],"issued":{"date-parts":[["2013",11]]}}},{"id":4010,"uris":["http://zotero.org/users/6345545/items/YUJ32ZMS"],"itemData":{"id":4010,"type":"article-journal","abstract":"Many of our daily activities, such as riding a bike to work or reading a book in a noisy cafe, and highly skilled activities, such as a professional playing a tennis match or a violin concerto, depend upon the ability of the brain to quickly make moment-to-moment adjustments to our behavior in response to the results of our actions. Particularly, they depend upon the ability of the neocortex to integrate the information provided by the sensory organs (bottom-up information) with internally generated signals such as expectations or attentional signals (top-down information). This integration occurs in pyramidal cells (PCs) and their long apical dendrite, which branches extensively into a dendritic tuft in layer 1 (L1). The outermost layer of the neocortex, L1 is highly conserved across cortical areas and species. Importantly, L1 is the predominant input layer for top-down information, relayed by a rich, dense mesh of long-range projections that provide signals to the tuft branches of the PCs. Here, we discuss recent progress in our understanding of the composition of L1 and review evidence that L1 processing contributes to functions such as sensory perception, cross-modal integration, controlling states of consciousness, attention, and learning. Expected final online publication date for the Annual Review of Neuroscience, Volume 44 is July 2021. Please see http://www.annualreviews.org/page/journal/pubdates for revised estimates.","container-title":"Annual Review of Neuroscience","DOI":"10.1146/annurev-neuro-100520-012117","issue":"1","note":"_eprint: https://doi.org/10.1146/annurev-neuro-100520-012117\nPMID: 33730511","page":"null","source":"Annual Reviews","title":"Neocortical Layer 1: An Elegant Solution to Top-Down and Bottom-Up Integration","title-short":"Neocortical Layer 1","volume":"44","author":[{"family":"Schuman","given":"Benjamin"},{"family":"Dellal","given":"Shlomo"},{"family":"Prönneke","given":"Alvar"},{"family":"Machold","given":"Robert"},{"family":"Rudy","given":"Bernardo"}],"issued":{"date-parts":[["2021"]]}}},{"id":5098,"uris":["http://zotero.org/users/6345545/items/7R2FQU3T"],"itemData":{"id":5098,"type":"article-journal","container-title":"Science","DOI":"10.1126/science.1254126","issue":"6197","note":"publisher: American Association for the Advancement of Science","page":"660-665","source":"science.org (Atypon)","title":"Long-range and local circuits for top-down modulation of visual cortex processing","volume":"345","author":[{"family":"Zhang","given":"Siyu"},{"family":"Xu","given":"Min"},{"family":"Kamigaki","given":"Tsukasa"},{"family":"Hoang Do","given":"Johnny Phong"},{"family":"Chang","given":"Wei-Cheng"},{"family":"Jenvay","given":"Sean"},{"family":"Miyamichi","given":"Kazunari"},{"family":"Luo","given":"Liqun"},{"family":"Dan","given":"Yang"}],"issued":{"date-parts":[["2014",8,8]]}}}],"schema":"https://github.com/citation-style-language/schema/raw/master/csl-citation.json"} </w:delInstrText>
        </w:r>
      </w:del>
      <w:moveTo w:id="366" w:author="Kenway" w:date="2023-02-13T22:38:00Z">
        <w:del w:id="367" w:author="Bo Shen" w:date="2023-02-14T14:44:00Z">
          <w:r w:rsidRPr="0060258A" w:rsidDel="002C2A1F">
            <w:rPr>
              <w:rFonts w:ascii="Times New Roman" w:hAnsi="Times New Roman" w:cs="Times New Roman"/>
              <w:color w:val="000000" w:themeColor="text1"/>
            </w:rPr>
            <w:fldChar w:fldCharType="separate"/>
          </w:r>
        </w:del>
      </w:moveTo>
      <w:del w:id="368" w:author="Bo Shen" w:date="2023-02-14T14:44:00Z">
        <w:r w:rsidDel="002C2A1F">
          <w:rPr>
            <w:rFonts w:ascii="Times New Roman" w:hAnsi="Times New Roman" w:cs="Times New Roman"/>
            <w:color w:val="000000" w:themeColor="text1"/>
          </w:rPr>
          <w:delText>(Fu et al., 2014; Kamigaki, 2019; Lee et al., 2013; Letzkus et al., 2011; Pi et al., 2013; Schuman et al., 2021; S. Zhang et al., 2014)</w:delText>
        </w:r>
      </w:del>
      <w:moveTo w:id="369" w:author="Kenway" w:date="2023-02-13T22:38:00Z">
        <w:del w:id="370" w:author="Bo Shen" w:date="2023-02-14T14:44:00Z">
          <w:r w:rsidRPr="0060258A" w:rsidDel="002C2A1F">
            <w:rPr>
              <w:rFonts w:ascii="Times New Roman" w:hAnsi="Times New Roman" w:cs="Times New Roman"/>
              <w:color w:val="000000" w:themeColor="text1"/>
            </w:rPr>
            <w:fldChar w:fldCharType="end"/>
          </w:r>
          <w:r w:rsidRPr="0060258A" w:rsidDel="002C2A1F">
            <w:rPr>
              <w:rFonts w:ascii="Times New Roman" w:hAnsi="Times New Roman" w:cs="Times New Roman"/>
              <w:color w:val="000000" w:themeColor="text1"/>
            </w:rPr>
            <w:delText>.</w:delText>
          </w:r>
        </w:del>
      </w:moveTo>
      <w:moveToRangeEnd w:id="336"/>
    </w:p>
    <w:p w14:paraId="299CA157" w14:textId="77777777" w:rsidR="001E5B0F" w:rsidDel="003408B4" w:rsidRDefault="001E5B0F">
      <w:pPr>
        <w:spacing w:line="480" w:lineRule="auto"/>
        <w:jc w:val="both"/>
        <w:rPr>
          <w:ins w:id="371" w:author="Kenway" w:date="2023-02-13T11:32:00Z"/>
          <w:del w:id="372" w:author="Bo Shen" w:date="2023-02-14T17:02:00Z"/>
          <w:rFonts w:ascii="Times New Roman" w:hAnsi="Times New Roman" w:cs="Times New Roman"/>
          <w:color w:val="000000" w:themeColor="text1"/>
        </w:rPr>
      </w:pPr>
    </w:p>
    <w:p w14:paraId="78E660F7" w14:textId="77777777" w:rsidR="001E5B0F" w:rsidDel="0024265E" w:rsidRDefault="001E5B0F">
      <w:pPr>
        <w:spacing w:line="480" w:lineRule="auto"/>
        <w:jc w:val="both"/>
        <w:rPr>
          <w:del w:id="373" w:author="Kenway" w:date="2023-02-13T22:43:00Z"/>
          <w:rFonts w:ascii="Times New Roman" w:hAnsi="Times New Roman" w:cs="Times New Roman"/>
          <w:color w:val="000000" w:themeColor="text1"/>
        </w:rPr>
      </w:pPr>
      <w:ins w:id="374" w:author="Kenway" w:date="2023-02-13T22:43:00Z">
        <w:del w:id="375" w:author="Bo Shen" w:date="2023-02-14T14:54:00Z">
          <w:r w:rsidDel="00737B48">
            <w:rPr>
              <w:rFonts w:ascii="Times New Roman" w:hAnsi="Times New Roman" w:cs="Times New Roman"/>
              <w:color w:val="000000" w:themeColor="text1"/>
            </w:rPr>
            <w:delText xml:space="preserve">While disinhibition has been implicated in </w:delText>
          </w:r>
        </w:del>
      </w:ins>
      <w:ins w:id="376" w:author="Kenway" w:date="2023-02-14T09:27:00Z">
        <w:del w:id="377" w:author="Bo Shen" w:date="2023-02-14T14:54:00Z">
          <w:r w:rsidDel="00737B48">
            <w:rPr>
              <w:rFonts w:ascii="Times New Roman" w:hAnsi="Times New Roman" w:cs="Times New Roman"/>
              <w:color w:val="000000" w:themeColor="text1"/>
            </w:rPr>
            <w:delText xml:space="preserve">various </w:delText>
          </w:r>
        </w:del>
      </w:ins>
      <w:ins w:id="378" w:author="Kenway" w:date="2023-02-13T22:43:00Z">
        <w:del w:id="379" w:author="Bo Shen" w:date="2023-02-14T14:54:00Z">
          <w:r w:rsidDel="00737B48">
            <w:rPr>
              <w:rFonts w:ascii="Times New Roman" w:hAnsi="Times New Roman" w:cs="Times New Roman"/>
              <w:color w:val="000000" w:themeColor="text1"/>
            </w:rPr>
            <w:delText>cognitive processes including learning, attentional selection, and input gating</w:delText>
          </w:r>
        </w:del>
      </w:ins>
      <w:ins w:id="380" w:author="Kenway" w:date="2023-02-13T22:44:00Z">
        <w:del w:id="381" w:author="Bo Shen" w:date="2023-02-14T14:54:00Z">
          <w:r w:rsidDel="00737B48">
            <w:rPr>
              <w:rFonts w:ascii="Times New Roman" w:hAnsi="Times New Roman" w:cs="Times New Roman"/>
              <w:color w:val="000000" w:themeColor="text1"/>
            </w:rPr>
            <w:delText xml:space="preserve"> </w:delText>
          </w:r>
        </w:del>
        <w:del w:id="382" w:author="Bo Shen" w:date="2023-02-14T14:51:00Z">
          <w:r w:rsidDel="00737B48">
            <w:rPr>
              <w:rFonts w:ascii="Times New Roman" w:hAnsi="Times New Roman" w:cs="Times New Roman"/>
              <w:color w:val="000000" w:themeColor="text1"/>
            </w:rPr>
            <w:delText>(REFS)</w:delText>
          </w:r>
        </w:del>
      </w:ins>
      <w:del w:id="383" w:author="Bo Shen" w:date="2023-02-14T14:54:00Z">
        <w:r w:rsidDel="00737B48">
          <w:rPr>
            <w:rFonts w:ascii="Times New Roman" w:hAnsi="Times New Roman" w:cs="Times New Roman"/>
            <w:color w:val="000000" w:themeColor="text1"/>
          </w:rPr>
          <w:fldChar w:fldCharType="begin"/>
        </w:r>
        <w:r w:rsidDel="00737B48">
          <w:rPr>
            <w:rFonts w:ascii="Times New Roman" w:hAnsi="Times New Roman" w:cs="Times New Roman"/>
            <w:color w:val="000000" w:themeColor="text1"/>
          </w:rPr>
          <w:delInstrText xml:space="preserve"> ADDIN ZOTERO_ITEM CSL_CITATION {"citationID":"Bn1AHMRN","properties":{"formattedCitation":"(Fu et al., 2014; Letzkus et al., 2011; X.-J. Wang &amp; Yang, 2018)","plainCitation":"(Fu et al., 2014; Letzkus et al., 2011; X.-J. Wang &amp; Yang, 2018)","noteIndex":0},"citationItems":[{"id":192,"uris":["http://zotero.org/users/6345545/items/NKAPB2Z3"],"itemData":{"id":192,"type":"article-journal","abstract":"The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P."}],"issued":{"date-parts":[["2014",3,13]]}}},{"id":236,"uris":["http://zotero.org/users/6345545/items/3ACEJ2Q7"],"itemData":{"id":236,"type":"article-journal","abstract":"Stimulus convergence and concomitant auditory cortex disinhibition are essential for fear learning.","container-title":"Nature","DOI":"10.1038/nature10674","ISSN":"1476-4687","issue":"7377","language":"en","license":"2011 Nature Publishing Group, a division of Macmillan Publishers Limited. All Rights Reserved.","note":"number: 7377\npublisher: Nature Publishing Group","page":"331-335","source":"www.nature.com","title":"A disinhibitory microcircuit for associative fear learning in the auditory cortex","volume":"480","author":[{"family":"Letzkus","given":"Johannes J."},{"family":"Wolff","given":"Steffen B. E."},{"family":"Meyer","given":"Elisabeth M. M."},{"family":"Tovote","given":"Philip"},{"family":"Courtin","given":"Julien"},{"family":"Herry","given":"Cyril"},{"family":"Lüthi","given":"Andreas"}],"issued":{"date-parts":[["2011",12]]}}},{"id":160,"uris":["http://zotero.org/users/6345545/items/CKAVZUS4"],"itemData":{"id":160,"type":"article-journal","container-title":"Current Opinion in Neurobiology","DOI":"10.1016/j.conb.2018.01.002","ISSN":"09594388","journalAbbreviation":"Current Opinion in Neurobiology","language":"en","page":"75-83","source":"DOI.org (Crossref)","title":"A disinhibitory circuit motif and flexible information routing in the brain","volume":"49","author":[{"family":"Wang","given":"Xiao-Jing"},{"family":"Yang","given":"Guangyu Robert"}],"issued":{"date-parts":[["2018",4]]}}}],"schema":"https://github.com/citation-style-language/schema/raw/master/csl-citation.json"} </w:delInstrText>
        </w:r>
        <w:r w:rsidDel="00737B48">
          <w:rPr>
            <w:rFonts w:ascii="Times New Roman" w:hAnsi="Times New Roman" w:cs="Times New Roman"/>
            <w:color w:val="000000" w:themeColor="text1"/>
          </w:rPr>
          <w:fldChar w:fldCharType="separate"/>
        </w:r>
        <w:r w:rsidDel="00737B48">
          <w:rPr>
            <w:rFonts w:ascii="Times New Roman" w:hAnsi="Times New Roman" w:cs="Times New Roman"/>
            <w:noProof/>
            <w:color w:val="000000" w:themeColor="text1"/>
          </w:rPr>
          <w:delText>(Fu et al., 2014; Letzkus et al., 2011; X.-J. Wang &amp; Yang, 2018)</w:delText>
        </w:r>
        <w:r w:rsidDel="00737B48">
          <w:rPr>
            <w:rFonts w:ascii="Times New Roman" w:hAnsi="Times New Roman" w:cs="Times New Roman"/>
            <w:color w:val="000000" w:themeColor="text1"/>
          </w:rPr>
          <w:fldChar w:fldCharType="end"/>
        </w:r>
      </w:del>
      <w:ins w:id="384" w:author="Kenway" w:date="2023-02-13T22:43:00Z">
        <w:del w:id="385" w:author="Bo Shen" w:date="2023-02-14T14:54:00Z">
          <w:r w:rsidDel="00737B48">
            <w:rPr>
              <w:rFonts w:ascii="Times New Roman" w:hAnsi="Times New Roman" w:cs="Times New Roman"/>
              <w:color w:val="000000" w:themeColor="text1"/>
            </w:rPr>
            <w:delText>, h</w:delText>
          </w:r>
        </w:del>
        <w:del w:id="386" w:author="Bo Shen" w:date="2023-02-14T16:56:00Z">
          <w:r w:rsidDel="003C480F">
            <w:rPr>
              <w:rFonts w:ascii="Times New Roman" w:hAnsi="Times New Roman" w:cs="Times New Roman"/>
              <w:color w:val="000000" w:themeColor="text1"/>
            </w:rPr>
            <w:delText>ow disinhibition functions in decision-making</w:delText>
          </w:r>
        </w:del>
      </w:ins>
      <w:ins w:id="387" w:author="Kenway" w:date="2023-02-13T22:45:00Z">
        <w:del w:id="388" w:author="Bo Shen" w:date="2023-02-14T16:56:00Z">
          <w:r w:rsidDel="003C480F">
            <w:rPr>
              <w:rFonts w:ascii="Times New Roman" w:hAnsi="Times New Roman" w:cs="Times New Roman"/>
              <w:color w:val="000000" w:themeColor="text1"/>
            </w:rPr>
            <w:delText xml:space="preserve"> circuits is unknown</w:delText>
          </w:r>
        </w:del>
      </w:ins>
      <w:ins w:id="389" w:author="Kenway" w:date="2023-02-13T22:43:00Z">
        <w:del w:id="390" w:author="Bo Shen" w:date="2023-02-14T16:56:00Z">
          <w:r w:rsidDel="003C480F">
            <w:rPr>
              <w:rFonts w:ascii="Times New Roman" w:hAnsi="Times New Roman" w:cs="Times New Roman"/>
              <w:color w:val="000000" w:themeColor="text1"/>
            </w:rPr>
            <w:delText>.</w:delText>
          </w:r>
        </w:del>
      </w:ins>
      <w:ins w:id="391" w:author="Kenway" w:date="2023-02-13T22:44:00Z">
        <w:del w:id="392" w:author="Bo Shen" w:date="2023-02-14T16:56:00Z">
          <w:r w:rsidDel="003C480F">
            <w:rPr>
              <w:rFonts w:ascii="Times New Roman" w:hAnsi="Times New Roman" w:cs="Times New Roman"/>
              <w:color w:val="000000" w:themeColor="text1"/>
            </w:rPr>
            <w:delText xml:space="preserve"> </w:delText>
          </w:r>
        </w:del>
      </w:ins>
      <w:ins w:id="393" w:author="Kenway" w:date="2023-02-13T22:45:00Z">
        <w:r>
          <w:rPr>
            <w:rFonts w:ascii="Times New Roman" w:hAnsi="Times New Roman" w:cs="Times New Roman"/>
            <w:color w:val="000000" w:themeColor="text1"/>
          </w:rPr>
          <w:t xml:space="preserve">Here, we hypothesize that </w:t>
        </w:r>
      </w:ins>
      <w:ins w:id="394" w:author="Kenway" w:date="2023-02-14T09:28:00Z">
        <w:r>
          <w:rPr>
            <w:rFonts w:ascii="Times New Roman" w:hAnsi="Times New Roman" w:cs="Times New Roman"/>
            <w:color w:val="000000" w:themeColor="text1"/>
          </w:rPr>
          <w:t xml:space="preserve">disinhibition </w:t>
        </w:r>
      </w:ins>
      <w:ins w:id="395" w:author="Kenway" w:date="2023-02-14T09:54:00Z">
        <w:r>
          <w:rPr>
            <w:rFonts w:ascii="Times New Roman" w:hAnsi="Times New Roman" w:cs="Times New Roman"/>
            <w:color w:val="000000" w:themeColor="text1"/>
          </w:rPr>
          <w:t>controls a transition</w:t>
        </w:r>
      </w:ins>
      <w:ins w:id="396" w:author="Kenway" w:date="2023-02-14T09:55:00Z">
        <w:r>
          <w:rPr>
            <w:rFonts w:ascii="Times New Roman" w:hAnsi="Times New Roman" w:cs="Times New Roman"/>
            <w:color w:val="000000" w:themeColor="text1"/>
          </w:rPr>
          <w:t xml:space="preserve"> between</w:t>
        </w:r>
      </w:ins>
      <w:ins w:id="397" w:author="Kenway" w:date="2023-02-14T09:54:00Z">
        <w:r>
          <w:rPr>
            <w:rFonts w:ascii="Times New Roman" w:hAnsi="Times New Roman" w:cs="Times New Roman"/>
            <w:color w:val="000000" w:themeColor="text1"/>
          </w:rPr>
          <w:t xml:space="preserve"> information processing states</w:t>
        </w:r>
      </w:ins>
      <w:ins w:id="398" w:author="Kenway" w:date="2023-02-14T09:55:00Z">
        <w:r>
          <w:rPr>
            <w:rFonts w:ascii="Times New Roman" w:hAnsi="Times New Roman" w:cs="Times New Roman"/>
            <w:color w:val="000000" w:themeColor="text1"/>
          </w:rPr>
          <w:t xml:space="preserve">, allowing a single decision-making </w:t>
        </w:r>
        <w:del w:id="399" w:author="Bo Shen" w:date="2023-02-14T14:55:00Z">
          <w:r w:rsidDel="00737B48">
            <w:rPr>
              <w:rFonts w:ascii="Times New Roman" w:hAnsi="Times New Roman" w:cs="Times New Roman"/>
              <w:color w:val="000000" w:themeColor="text1"/>
            </w:rPr>
            <w:delText>cicuit</w:delText>
          </w:r>
        </w:del>
      </w:ins>
      <w:ins w:id="400" w:author="Bo Shen" w:date="2023-02-14T14:55:00Z">
        <w:r>
          <w:rPr>
            <w:rFonts w:ascii="Times New Roman" w:hAnsi="Times New Roman" w:cs="Times New Roman"/>
            <w:color w:val="000000" w:themeColor="text1"/>
          </w:rPr>
          <w:t>circuit</w:t>
        </w:r>
      </w:ins>
      <w:ins w:id="401" w:author="Kenway" w:date="2023-02-14T09:55:00Z">
        <w:r>
          <w:rPr>
            <w:rFonts w:ascii="Times New Roman" w:hAnsi="Times New Roman" w:cs="Times New Roman"/>
            <w:color w:val="000000" w:themeColor="text1"/>
          </w:rPr>
          <w:t xml:space="preserve"> to both </w:t>
        </w:r>
        <w:del w:id="402" w:author="Bo Shen" w:date="2023-02-14T14:59:00Z">
          <w:r w:rsidDel="0034146E">
            <w:rPr>
              <w:rFonts w:ascii="Times New Roman" w:hAnsi="Times New Roman" w:cs="Times New Roman"/>
              <w:color w:val="000000" w:themeColor="text1"/>
            </w:rPr>
            <w:delText>evaluate</w:delText>
          </w:r>
        </w:del>
      </w:ins>
      <w:ins w:id="403" w:author="Bo Shen" w:date="2023-02-14T14:59:00Z">
        <w:r>
          <w:rPr>
            <w:rFonts w:ascii="Times New Roman" w:hAnsi="Times New Roman" w:cs="Times New Roman"/>
            <w:color w:val="000000" w:themeColor="text1"/>
          </w:rPr>
          <w:t>represent</w:t>
        </w:r>
      </w:ins>
      <w:ins w:id="404" w:author="Bo Shen" w:date="2023-02-14T14:57:00Z">
        <w:r>
          <w:rPr>
            <w:rFonts w:ascii="Times New Roman" w:hAnsi="Times New Roman" w:cs="Times New Roman"/>
            <w:color w:val="000000" w:themeColor="text1"/>
          </w:rPr>
          <w:t xml:space="preserve"> the values of alternatives</w:t>
        </w:r>
      </w:ins>
      <w:ins w:id="405" w:author="Kenway" w:date="2023-02-14T09:55:00Z">
        <w:r>
          <w:rPr>
            <w:rFonts w:ascii="Times New Roman" w:hAnsi="Times New Roman" w:cs="Times New Roman"/>
            <w:color w:val="000000" w:themeColor="text1"/>
          </w:rPr>
          <w:t xml:space="preserve"> and select</w:t>
        </w:r>
        <w:del w:id="406" w:author="Bo Shen" w:date="2023-02-14T14:57:00Z">
          <w:r w:rsidDel="0034146E">
            <w:rPr>
              <w:rFonts w:ascii="Times New Roman" w:hAnsi="Times New Roman" w:cs="Times New Roman"/>
              <w:color w:val="000000" w:themeColor="text1"/>
            </w:rPr>
            <w:delText>ion</w:delText>
          </w:r>
        </w:del>
        <w:r>
          <w:rPr>
            <w:rFonts w:ascii="Times New Roman" w:hAnsi="Times New Roman" w:cs="Times New Roman"/>
            <w:color w:val="000000" w:themeColor="text1"/>
          </w:rPr>
          <w:t xml:space="preserve"> between alternatives.</w:t>
        </w:r>
      </w:ins>
      <w:ins w:id="407" w:author="Bo Shen" w:date="2023-02-14T14:57:00Z">
        <w:del w:id="408" w:author="Kenway" w:date="2023-02-23T11:38:00Z">
          <w:r w:rsidDel="005B2593">
            <w:rPr>
              <w:rFonts w:ascii="Times New Roman" w:hAnsi="Times New Roman" w:cs="Times New Roman"/>
              <w:color w:val="000000" w:themeColor="text1"/>
            </w:rPr>
            <w:delText xml:space="preserve">i.e., the </w:delText>
          </w:r>
        </w:del>
      </w:ins>
    </w:p>
    <w:p w14:paraId="3922E62E" w14:textId="77777777" w:rsidR="001E5B0F" w:rsidRDefault="001E5B0F" w:rsidP="005B2593">
      <w:pPr>
        <w:spacing w:line="480" w:lineRule="auto"/>
        <w:jc w:val="both"/>
        <w:rPr>
          <w:ins w:id="409" w:author="Bo Shen" w:date="2023-02-14T17:02:00Z"/>
          <w:rFonts w:ascii="Times New Roman" w:hAnsi="Times New Roman" w:cs="Times New Roman"/>
          <w:color w:val="000000" w:themeColor="text1"/>
        </w:rPr>
      </w:pPr>
      <w:del w:id="410" w:author="Kenway" w:date="2023-02-14T11:06:00Z">
        <w:r w:rsidRPr="0060258A" w:rsidDel="003C79F5">
          <w:rPr>
            <w:rFonts w:ascii="Times New Roman" w:hAnsi="Times New Roman" w:cs="Times New Roman"/>
            <w:color w:val="000000" w:themeColor="text1"/>
          </w:rPr>
          <w:delText>T</w:delText>
        </w:r>
      </w:del>
      <w:del w:id="411" w:author="Kenway" w:date="2023-02-23T11:38:00Z">
        <w:r w:rsidRPr="0060258A" w:rsidDel="005B2593">
          <w:rPr>
            <w:rFonts w:ascii="Times New Roman" w:hAnsi="Times New Roman" w:cs="Times New Roman"/>
            <w:color w:val="000000" w:themeColor="text1"/>
          </w:rPr>
          <w:delText xml:space="preserve">wo fundamental processes in </w:delText>
        </w:r>
      </w:del>
      <w:ins w:id="412" w:author="Bo Shen" w:date="2023-02-14T14:57:00Z">
        <w:del w:id="413" w:author="Kenway" w:date="2023-02-23T11:38:00Z">
          <w:r w:rsidDel="005B2593">
            <w:rPr>
              <w:rFonts w:ascii="Times New Roman" w:hAnsi="Times New Roman" w:cs="Times New Roman"/>
              <w:color w:val="000000" w:themeColor="text1"/>
            </w:rPr>
            <w:delText>during</w:delText>
          </w:r>
          <w:r w:rsidRPr="0060258A" w:rsidDel="005B2593">
            <w:rPr>
              <w:rFonts w:ascii="Times New Roman" w:hAnsi="Times New Roman" w:cs="Times New Roman"/>
              <w:color w:val="000000" w:themeColor="text1"/>
            </w:rPr>
            <w:delText xml:space="preserve"> </w:delText>
          </w:r>
        </w:del>
      </w:ins>
      <w:del w:id="414" w:author="Kenway" w:date="2023-02-23T11:38:00Z">
        <w:r w:rsidRPr="0060258A" w:rsidDel="005B2593">
          <w:rPr>
            <w:rFonts w:ascii="Times New Roman" w:hAnsi="Times New Roman" w:cs="Times New Roman"/>
            <w:color w:val="000000" w:themeColor="text1"/>
          </w:rPr>
          <w:delText>decision</w:delText>
        </w:r>
      </w:del>
      <w:del w:id="415" w:author="Kenway" w:date="2023-02-14T11:06:00Z">
        <w:r w:rsidRPr="0060258A" w:rsidDel="003C79F5">
          <w:rPr>
            <w:rFonts w:ascii="Times New Roman" w:hAnsi="Times New Roman" w:cs="Times New Roman"/>
            <w:color w:val="000000" w:themeColor="text1"/>
          </w:rPr>
          <w:delText xml:space="preserve"> </w:delText>
        </w:r>
      </w:del>
      <w:del w:id="416" w:author="Kenway" w:date="2023-02-23T11:38:00Z">
        <w:r w:rsidRPr="0060258A" w:rsidDel="005B2593">
          <w:rPr>
            <w:rFonts w:ascii="Times New Roman" w:hAnsi="Times New Roman" w:cs="Times New Roman"/>
            <w:color w:val="000000" w:themeColor="text1"/>
          </w:rPr>
          <w:delText xml:space="preserve">making </w:delText>
        </w:r>
      </w:del>
      <w:del w:id="417" w:author="Kenway" w:date="2023-02-14T11:06:00Z">
        <w:r w:rsidRPr="0060258A" w:rsidDel="003C79F5">
          <w:rPr>
            <w:rFonts w:ascii="Times New Roman" w:hAnsi="Times New Roman" w:cs="Times New Roman"/>
            <w:color w:val="000000" w:themeColor="text1"/>
          </w:rPr>
          <w:delText>are value coding and option selection</w:delText>
        </w:r>
      </w:del>
      <w:del w:id="418" w:author="Kenway" w:date="2023-02-23T11:38:00Z">
        <w:r w:rsidRPr="0060258A" w:rsidDel="005B2593">
          <w:rPr>
            <w:rFonts w:ascii="Times New Roman" w:hAnsi="Times New Roman" w:cs="Times New Roman"/>
            <w:color w:val="000000" w:themeColor="text1"/>
          </w:rPr>
          <w:delText>.</w:delText>
        </w:r>
      </w:del>
      <w:ins w:id="419" w:author="Bo Shen" w:date="2023-02-14T15:14:00Z">
        <w:del w:id="420" w:author="Kenway" w:date="2023-02-23T11:38:00Z">
          <w:r w:rsidRPr="00331D77" w:rsidDel="005B2593">
            <w:rPr>
              <w:rFonts w:ascii="Times New Roman" w:hAnsi="Times New Roman" w:cs="Times New Roman"/>
              <w:color w:val="000000" w:themeColor="text1"/>
            </w:rPr>
            <w:delText xml:space="preserve"> </w:delText>
          </w:r>
        </w:del>
      </w:ins>
    </w:p>
    <w:p w14:paraId="0AE555B2" w14:textId="77777777" w:rsidR="001E5B0F" w:rsidRDefault="001E5B0F" w:rsidP="003408B4">
      <w:pPr>
        <w:spacing w:line="480" w:lineRule="auto"/>
        <w:jc w:val="both"/>
        <w:rPr>
          <w:ins w:id="421" w:author="Bo Shen" w:date="2023-02-14T17:02:00Z"/>
          <w:rFonts w:ascii="Times New Roman" w:hAnsi="Times New Roman" w:cs="Times New Roman"/>
          <w:color w:val="000000" w:themeColor="text1"/>
        </w:rPr>
      </w:pPr>
    </w:p>
    <w:p w14:paraId="1B153F1F" w14:textId="31F247FA" w:rsidR="001E5B0F" w:rsidRPr="0060258A" w:rsidRDefault="001E5B0F" w:rsidP="003408B4">
      <w:pPr>
        <w:spacing w:line="480" w:lineRule="auto"/>
        <w:jc w:val="both"/>
        <w:rPr>
          <w:rFonts w:ascii="Times New Roman" w:hAnsi="Times New Roman" w:cs="Times New Roman"/>
          <w:strike/>
          <w:color w:val="000000" w:themeColor="text1"/>
          <w:u w:val="single"/>
        </w:rPr>
      </w:pPr>
      <w:ins w:id="422" w:author="Bo Shen" w:date="2023-02-14T15:14:00Z">
        <w:r>
          <w:rPr>
            <w:rFonts w:ascii="Times New Roman" w:hAnsi="Times New Roman" w:cs="Times New Roman"/>
            <w:color w:val="000000" w:themeColor="text1"/>
          </w:rPr>
          <w:t>V</w:t>
        </w:r>
        <w:r w:rsidRPr="0060258A">
          <w:rPr>
            <w:rFonts w:ascii="Times New Roman" w:hAnsi="Times New Roman" w:cs="Times New Roman"/>
            <w:color w:val="000000" w:themeColor="text1"/>
          </w:rPr>
          <w:t>alue representation</w:t>
        </w:r>
      </w:ins>
      <w:r w:rsidRPr="0060258A">
        <w:rPr>
          <w:rFonts w:ascii="Times New Roman" w:hAnsi="Times New Roman" w:cs="Times New Roman"/>
          <w:color w:val="000000" w:themeColor="text1"/>
        </w:rPr>
        <w:t xml:space="preserve"> </w:t>
      </w:r>
      <w:ins w:id="423" w:author="Bo Shen" w:date="2023-02-14T15:14:00Z">
        <w:r>
          <w:rPr>
            <w:rFonts w:ascii="Times New Roman" w:hAnsi="Times New Roman" w:cs="Times New Roman"/>
            <w:color w:val="000000" w:themeColor="text1"/>
          </w:rPr>
          <w:t>is</w:t>
        </w:r>
      </w:ins>
      <w:ins w:id="424" w:author="Kenway" w:date="2023-02-23T11:31:00Z">
        <w:r>
          <w:rPr>
            <w:rFonts w:ascii="Times New Roman" w:hAnsi="Times New Roman" w:cs="Times New Roman"/>
            <w:color w:val="000000" w:themeColor="text1"/>
          </w:rPr>
          <w:t xml:space="preserve"> prominent </w:t>
        </w:r>
      </w:ins>
      <w:ins w:id="425" w:author="Bo Shen" w:date="2023-02-14T15:14:00Z">
        <w:del w:id="426" w:author="Kenway" w:date="2023-02-23T11:31:00Z">
          <w:r w:rsidDel="009E2352">
            <w:rPr>
              <w:rFonts w:ascii="Times New Roman" w:hAnsi="Times New Roman" w:cs="Times New Roman"/>
              <w:color w:val="000000" w:themeColor="text1"/>
            </w:rPr>
            <w:delText xml:space="preserve"> usually involved </w:delText>
          </w:r>
        </w:del>
        <w:r>
          <w:rPr>
            <w:rFonts w:ascii="Times New Roman" w:hAnsi="Times New Roman" w:cs="Times New Roman"/>
            <w:color w:val="000000" w:themeColor="text1"/>
          </w:rPr>
          <w:t>i</w:t>
        </w:r>
      </w:ins>
      <w:del w:id="427" w:author="Bo Shen" w:date="2023-02-14T15:14:00Z">
        <w:r w:rsidRPr="0060258A" w:rsidDel="00331D77">
          <w:rPr>
            <w:rFonts w:ascii="Times New Roman" w:hAnsi="Times New Roman" w:cs="Times New Roman" w:hint="eastAsia"/>
            <w:color w:val="000000" w:themeColor="text1"/>
          </w:rPr>
          <w:delText>I</w:delText>
        </w:r>
      </w:del>
      <w:r w:rsidRPr="0060258A">
        <w:rPr>
          <w:rFonts w:ascii="Times New Roman" w:hAnsi="Times New Roman" w:cs="Times New Roman" w:hint="eastAsia"/>
          <w:color w:val="000000" w:themeColor="text1"/>
        </w:rPr>
        <w:t>n</w:t>
      </w:r>
      <w:r w:rsidRPr="0060258A">
        <w:rPr>
          <w:rFonts w:ascii="Times New Roman" w:hAnsi="Times New Roman" w:cs="Times New Roman"/>
          <w:color w:val="000000" w:themeColor="text1"/>
        </w:rPr>
        <w:t xml:space="preserve"> the early stage of a decision, </w:t>
      </w:r>
      <w:del w:id="428" w:author="Bo Shen" w:date="2023-02-14T15:14:00Z">
        <w:r w:rsidRPr="0060258A" w:rsidDel="00331D77">
          <w:rPr>
            <w:rFonts w:ascii="Times New Roman" w:hAnsi="Times New Roman" w:cs="Times New Roman"/>
            <w:color w:val="000000" w:themeColor="text1"/>
          </w:rPr>
          <w:delText xml:space="preserve">value representations </w:delText>
        </w:r>
      </w:del>
      <w:r w:rsidRPr="0060258A">
        <w:rPr>
          <w:rFonts w:ascii="Times New Roman" w:hAnsi="Times New Roman" w:cs="Times New Roman"/>
          <w:color w:val="000000" w:themeColor="text1"/>
        </w:rPr>
        <w:t>serv</w:t>
      </w:r>
      <w:ins w:id="429" w:author="Bo Shen" w:date="2023-02-14T15:14:00Z">
        <w:r>
          <w:rPr>
            <w:rFonts w:ascii="Times New Roman" w:hAnsi="Times New Roman" w:cs="Times New Roman"/>
            <w:color w:val="000000" w:themeColor="text1"/>
          </w:rPr>
          <w:t>ing</w:t>
        </w:r>
      </w:ins>
      <w:del w:id="430" w:author="Bo Shen" w:date="2023-02-14T15:14:00Z">
        <w:r w:rsidRPr="0060258A" w:rsidDel="00331D77">
          <w:rPr>
            <w:rFonts w:ascii="Times New Roman" w:hAnsi="Times New Roman" w:cs="Times New Roman"/>
            <w:color w:val="000000" w:themeColor="text1"/>
          </w:rPr>
          <w:delText>e</w:delText>
        </w:r>
      </w:del>
      <w:r w:rsidRPr="0060258A">
        <w:rPr>
          <w:rFonts w:ascii="Times New Roman" w:hAnsi="Times New Roman" w:cs="Times New Roman"/>
          <w:color w:val="000000" w:themeColor="text1"/>
        </w:rPr>
        <w:t xml:space="preserve"> as integrated decision </w:t>
      </w:r>
      <w:del w:id="431" w:author="Bo Shen" w:date="2023-02-14T15:17:00Z">
        <w:r w:rsidRPr="0060258A" w:rsidDel="00331D77">
          <w:rPr>
            <w:rFonts w:ascii="Times New Roman" w:hAnsi="Times New Roman" w:cs="Times New Roman"/>
            <w:color w:val="000000" w:themeColor="text1"/>
          </w:rPr>
          <w:delText xml:space="preserve">variables </w:delText>
        </w:r>
      </w:del>
      <w:ins w:id="432" w:author="Bo Shen" w:date="2023-02-14T15:17:00Z">
        <w:r>
          <w:rPr>
            <w:rFonts w:ascii="Times New Roman" w:hAnsi="Times New Roman" w:cs="Times New Roman"/>
            <w:color w:val="000000" w:themeColor="text1"/>
          </w:rPr>
          <w:t>va</w:t>
        </w:r>
      </w:ins>
      <w:ins w:id="433" w:author="Kenway" w:date="2023-02-23T11:31:00Z">
        <w:r>
          <w:rPr>
            <w:rFonts w:ascii="Times New Roman" w:hAnsi="Times New Roman" w:cs="Times New Roman"/>
            <w:color w:val="000000" w:themeColor="text1"/>
          </w:rPr>
          <w:t>riables</w:t>
        </w:r>
      </w:ins>
      <w:ins w:id="434" w:author="Bo Shen" w:date="2023-02-14T15:17:00Z">
        <w:del w:id="435" w:author="Kenway" w:date="2023-02-23T11:31:00Z">
          <w:r w:rsidDel="009E2352">
            <w:rPr>
              <w:rFonts w:ascii="Times New Roman" w:hAnsi="Times New Roman" w:cs="Times New Roman"/>
              <w:color w:val="000000" w:themeColor="text1"/>
            </w:rPr>
            <w:delText>lues</w:delText>
          </w:r>
        </w:del>
        <w:r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 xml:space="preserve">that combine outcome information such as expected gain and probability of realization. </w:t>
      </w:r>
      <w:del w:id="436" w:author="Bo Shen" w:date="2023-02-14T15:17:00Z">
        <w:r w:rsidRPr="0060258A" w:rsidDel="00331D77">
          <w:rPr>
            <w:rFonts w:ascii="Times New Roman" w:hAnsi="Times New Roman" w:cs="Times New Roman"/>
            <w:color w:val="000000" w:themeColor="text1"/>
          </w:rPr>
          <w:delText>Such representations are central to formal decision theories in ecology, economics, and psychology</w:delText>
        </w:r>
        <w:r w:rsidDel="00331D77">
          <w:rPr>
            <w:rFonts w:ascii="Times New Roman" w:hAnsi="Times New Roman" w:cs="Times New Roman"/>
            <w:color w:val="000000" w:themeColor="text1"/>
          </w:rPr>
          <w:delText xml:space="preserve"> </w:delText>
        </w:r>
        <w:r w:rsidRPr="0060258A" w:rsidDel="00331D77">
          <w:rPr>
            <w:rFonts w:ascii="Times New Roman" w:hAnsi="Times New Roman" w:cs="Times New Roman"/>
            <w:color w:val="000000" w:themeColor="text1"/>
          </w:rPr>
          <w:fldChar w:fldCharType="begin"/>
        </w:r>
        <w:r w:rsidDel="00331D77">
          <w:rPr>
            <w:rFonts w:ascii="Times New Roman" w:hAnsi="Times New Roman" w:cs="Times New Roman"/>
            <w:color w:val="000000" w:themeColor="text1"/>
          </w:rPr>
          <w:delInstrText xml:space="preserve"> ADDIN ZOTERO_ITEM CSL_CITATION {"citationID":"57sHicqO","properties":{"formattedCitation":"(Glimcher et al., 2009)","plainCitation":"(Glimcher et al., 2009)","noteIndex":0},"citationItems":[{"id":5426,"uris":["http://zotero.org/users/6345545/items/4IDS2G39"],"itemData":{"id":5426,"type":"chapter","abstract":"This chapter explores historical facts associated with neuroeconomics. The birth of Economics is often traced back to Adam Smith's publication The Wealth of Nations in 1776. With this publication began the classical period of economic theory. Smith described a number of phenomena critical for understanding choice behavior and the aggregation of choices into market activity. These were, in essence, psychological insights. They were relatively ad hoc rules that explained how features of the environment influenced the behavior of a nation of consumers and producers. Despite these impressive accomplishments, “neuroeconomics” is at best a decade old and has yet to demonstrate a critical role in neuroscience, psychology, or economics. Indeed, scholars within neuroeconomics are still debating whether neuroscientific data will provide theory for economists or whether economic theory will provide structure for neuroscience. We hope that both the goals will be accomplished, but the exact form of this contribution is not yet clear. However, there are also skeptical voices. For example, Pareto and Friedman came up with the arguments that economics is only about choices that still lives in the form of fundamentalist critique, whereas Gul and Pesendorfer argued further that neuroscientific data and neuroscientific theories should, in principle, be unwelcome in economics.","container-title":"Neuroeconomics","event-place":"London","ISBN":"978-0-12-374176-9","language":"en","note":"DOI: 10.1016/B978-0-12-374176-9.00001-4","page":"1-12","publisher":"Academic Press","publisher-place":"London","source":"ScienceDirect","title":"Chapter 1 - Introduction: A Brief History of Neuroeconomics","title-short":"Chapter 1 - Introduction","URL":"https://www.sciencedirect.com/science/article/pii/B9780123741769000014","author":[{"family":"Glimcher","given":"Paul W."},{"family":"Camerer","given":"Colin F."},{"family":"Fehr","given":"Ernst"},{"family":"Poldrack","given":"Russell A."}],"editor":[{"family":"Glimcher","given":"Paul W."},{"family":"Camerer","given":"Colin F."},{"family":"Fehr","given":"Ernst"},{"family":"Poldrack","given":"Russell A."}],"accessed":{"date-parts":[["2022",4,7]]},"issued":{"date-parts":[["2009",1,1]]}}}],"schema":"https://github.com/citation-style-language/schema/raw/master/csl-citation.json"} </w:delInstrText>
        </w:r>
        <w:r w:rsidRPr="0060258A" w:rsidDel="00331D77">
          <w:rPr>
            <w:rFonts w:ascii="Times New Roman" w:hAnsi="Times New Roman" w:cs="Times New Roman"/>
            <w:color w:val="000000" w:themeColor="text1"/>
          </w:rPr>
          <w:fldChar w:fldCharType="separate"/>
        </w:r>
        <w:r w:rsidDel="00331D77">
          <w:rPr>
            <w:rFonts w:ascii="Times New Roman" w:hAnsi="Times New Roman" w:cs="Times New Roman"/>
            <w:color w:val="000000" w:themeColor="text1"/>
          </w:rPr>
          <w:delText>(Glimcher et al., 2009)</w:delText>
        </w:r>
        <w:r w:rsidRPr="0060258A" w:rsidDel="00331D77">
          <w:rPr>
            <w:rFonts w:ascii="Times New Roman" w:hAnsi="Times New Roman" w:cs="Times New Roman"/>
            <w:color w:val="000000" w:themeColor="text1"/>
          </w:rPr>
          <w:fldChar w:fldCharType="end"/>
        </w:r>
        <w:r w:rsidRPr="0060258A" w:rsidDel="00331D77">
          <w:rPr>
            <w:rFonts w:ascii="Times New Roman" w:hAnsi="Times New Roman" w:cs="Times New Roman"/>
            <w:color w:val="000000" w:themeColor="text1"/>
          </w:rPr>
          <w:delText xml:space="preserve">. Consistent with behavioral theories, </w:delText>
        </w:r>
      </w:del>
      <w:ins w:id="437" w:author="Bo Shen" w:date="2023-02-14T15:17:00Z">
        <w:r>
          <w:rPr>
            <w:rFonts w:ascii="Times New Roman" w:hAnsi="Times New Roman" w:cs="Times New Roman"/>
            <w:color w:val="000000" w:themeColor="text1"/>
          </w:rPr>
          <w:t>N</w:t>
        </w:r>
      </w:ins>
      <w:del w:id="438" w:author="Bo Shen" w:date="2023-02-14T15:17:00Z">
        <w:r w:rsidRPr="0060258A" w:rsidDel="00331D77">
          <w:rPr>
            <w:rFonts w:ascii="Times New Roman" w:hAnsi="Times New Roman" w:cs="Times New Roman"/>
            <w:color w:val="000000" w:themeColor="text1"/>
          </w:rPr>
          <w:delText>n</w:delText>
        </w:r>
      </w:del>
      <w:r w:rsidRPr="0060258A">
        <w:rPr>
          <w:rFonts w:ascii="Times New Roman" w:hAnsi="Times New Roman" w:cs="Times New Roman"/>
          <w:color w:val="000000" w:themeColor="text1"/>
        </w:rPr>
        <w:t xml:space="preserve">eural firing rates </w:t>
      </w:r>
      <w:ins w:id="439" w:author="Bo Shen" w:date="2023-02-14T15:18:00Z">
        <w:r w:rsidRPr="0060258A">
          <w:rPr>
            <w:rFonts w:ascii="Times New Roman" w:hAnsi="Times New Roman" w:cs="Times New Roman"/>
            <w:color w:val="000000" w:themeColor="text1"/>
          </w:rPr>
          <w:t xml:space="preserve">in numerous decision-related brain areas </w:t>
        </w:r>
      </w:ins>
      <w:r w:rsidRPr="0060258A">
        <w:rPr>
          <w:rFonts w:ascii="Times New Roman" w:hAnsi="Times New Roman" w:cs="Times New Roman"/>
          <w:color w:val="000000" w:themeColor="text1"/>
        </w:rPr>
        <w:t xml:space="preserve">vary with </w:t>
      </w:r>
      <w:ins w:id="440" w:author="Bo Shen" w:date="2023-02-14T15:18:00Z">
        <w:r>
          <w:rPr>
            <w:rFonts w:ascii="Times New Roman" w:hAnsi="Times New Roman" w:cs="Times New Roman"/>
            <w:color w:val="000000" w:themeColor="text1"/>
          </w:rPr>
          <w:t xml:space="preserve">the integrated </w:t>
        </w:r>
      </w:ins>
      <w:r w:rsidRPr="0060258A">
        <w:rPr>
          <w:rFonts w:ascii="Times New Roman" w:hAnsi="Times New Roman" w:cs="Times New Roman"/>
          <w:color w:val="000000" w:themeColor="text1"/>
        </w:rPr>
        <w:t>option values</w:t>
      </w:r>
      <w:del w:id="441" w:author="Bo Shen" w:date="2023-02-14T15:18:00Z">
        <w:r w:rsidRPr="0060258A" w:rsidDel="00331D77">
          <w:rPr>
            <w:rFonts w:ascii="Times New Roman" w:hAnsi="Times New Roman" w:cs="Times New Roman"/>
            <w:color w:val="000000" w:themeColor="text1"/>
          </w:rPr>
          <w:delText xml:space="preserve"> in numerous decision-related brain areas</w:delText>
        </w:r>
      </w:del>
      <w:r w:rsidRPr="0060258A">
        <w:rPr>
          <w:rFonts w:ascii="Times New Roman" w:hAnsi="Times New Roman" w:cs="Times New Roman"/>
          <w:color w:val="000000" w:themeColor="text1"/>
        </w:rPr>
        <w:t>, including the frontal</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r w:rsidR="00EA1839">
        <w:rPr>
          <w:rFonts w:ascii="Times New Roman" w:hAnsi="Times New Roman" w:cs="Times New Roman"/>
          <w:color w:val="000000" w:themeColor="text1"/>
        </w:rPr>
        <w:instrText xml:space="preserve"> ADDIN ZOTERO_ITEM CSL_CITATION {"citationID":"v7HMisQb","properties":{"formattedCitation":"(Kiani et al., 2014; J.-N. Kim &amp; Shadlen, 1999; Padoa-Schioppa, 2013; Padoa-Schioppa &amp; Conen, 2017; Pastor-Bernier &amp; Cisek, 2011; Roesch &amp; Olson, 2003; Thura &amp; Cisek, 2014, 2016; Yamada et al., 2018)","plainCitation":"(Kiani et al., 2014; J.-N. Kim &amp; Shadlen, 1999; Padoa-Schioppa, 2013; Padoa-Schioppa &amp; Conen, 2017; Pastor-Bernier &amp; Cisek, 2011; Roesch &amp; Olson, 2003; Thura &amp; Cisek, 2014, 2016; Yamada et al., 2018)","noteIndex":0},"citationItems":[{"id":626,"uris":["http://zotero.org/users/6345545/items/JBM23G32"],"itemData":{"id":626,"type":"article-journal","abstract":"It has been proposed that whenever an animal faces several action choices, their neural representations are processed in parallel in frontoparietal cortex and compete in a manner biased by any factor relevant to the decision. We tested this hypothesis by recording single-unit activity in dorsal premotor cortex (PMd) while a monkey performed two delayed center-out reaching tasks. In the one-target task, a single target was presented and its border style indicated its reward value. The two-target task was the same except two targets were presented and the value of each was varied. During the delay period of the one-target task, directionally tuned PMd activity showed no modulation with value. In contrast, during the two-target task, the same neurons showed strong effects of the value associated with their preferred target, always in relation to the value of the other target. Furthermore, the competition between action choices was strongest when targets were furthest apart. This angular distance effect appeared in neural activity as soon as cells became tuned, while modulation by relative value appeared much later. All of these findings can be reproduced by a computational model which suggests that decisions between actions are made through a biased competition taking place within a sensorimotor map of potential actions.","container-title":"Journal of Neuroscience","DOI":"10.1523/JNEUROSCI.5681-10.2011","ISSN":"0270-6474, 1529-2401","issue":"19","journalAbbreviation":"J. Neurosci.","language":"en","license":"Copyright © 2011 the authors 0270-6474/11/317083-06$15.00/0","note":"publisher: Society for Neuroscience\nsection: Brief Communications\nPMID: 21562270","page":"7083-7088","source":"www.jneurosci.org","title":"Neural Correlates of Biased Competition in Premotor Cortex","volume":"31","author":[{"family":"Pastor-Bernier","given":"Alexandre"},{"family":"Cisek","given":"Paul"}],"issued":{"date-parts":[["2011",5,11]]}}},{"id":538,"uris":["http://zotero.org/users/6345545/items/IRNYGYI2"],"itemData":{"id":538,"type":"article-journal","abstract":"To make a visual discrimination, the brain must extract relevant information from the retina, represent appropriate variables in the visual cortex and read out this representation to decide which of two or more alternatives is more likely. We recorded from neurons in the dorsolateral prefrontal cortex (areas 8 and 46) of the rhesus monkey while it performed a motion discrimination task. The monkey indicated its judgment of direction by making appropriate eye movements. As the monkey viewed the motion stimulus, the neural response predicted the monkey's subsequent gaze shift, hence its judgment of direction. The response comprised a mixture of high–level oculomotor signals and weaker visual sensory signals that reflected the strength and direction of motion. This combination of sensory integration and motor planning could reflect the conversion of visual motion information into a categorical decision about direction and thus give insight into the neural computations behind a simple cognitive act.","container-title":"Nature Neuroscience","DOI":"10.1038/5739","ISSN":"1546-1726","issue":"2","language":"en","license":"1999 Nature America Inc.","note":"number: 2\npublisher: Nature Publishing Group","page":"176-185","source":"www.nature.com","title":"Neural correlates of a decision in the dorsolateral prefrontal cortex of the macaque","volume":"2","author":[{"family":"Kim","given":"Jong-Nam"},{"family":"Shadlen","given":"Michael N."}],"issued":{"date-parts":[["1999",2]]}}},{"id":3834,"uris":["http://zotero.org/users/6345545/items/ASDYAAXU"],"itemData":{"id":3834,"type":"article-journal","abstract":"To investigate the mechanisms through which economic decisions are formed, I examined the activity of neurons in the orbitofrontal cortex while monkeys chose between different juice types. Different classes of cells encoded the value of individual offers (offer value), the value of the chosen option (chosen value), or the identity of the chosen juice (chosen juice). Choice variability was partly explained by the tendency to repeat choices (choice hysteresis). Surprisingly, near-indifference decisions did not reflect fluctuations in the activity of offer value cells. In contrast, near-indifference decisions correlated with fluctuations in the preoffer activity of chosen juice cells. After the offer, the activity of chosen juice cells reflected the decision difficulty but did not resemble a race-to-threshold. Finally, chosen value cells presented an “activity overshooting” closely related to the decision difficulty and possibly due to fluctuations in the relative value of the juices. This overshooting was independent of choice hysteresis.","container-title":"Neuron","DOI":"10.1016/j.neuron.2013.09.013","ISSN":"0896-6273","issue":"5","journalAbbreviation":"Neuron","language":"en","page":"1322-1336","source":"ScienceDirect","title":"Neuronal Origins of Choice Variability in Economic Decisions","volume":"80","author":[{"family":"Padoa-Schioppa","given":"Camillo"}],"issued":{"date-parts":[["2013",12,4]]}}},{"id":883,"uris":["http://zotero.org/users/6345545/items/KMELVHPI"],"itemData":{"id":883,"type":"article-journal","abstract":"Economic choice behavior entails the computation and comparison of subjective values. A central contribution of neuroeconomics has been to show that subjective values are represented explicitly at the neuronal level. With this result at hand, the field has increasingly focused on the difficult question of where in the brain and how exactly subjective values are compared to make a decision. Here, we review a broad range of experimental and theoretical results suggesting that good-based decisions are generated in a neural circuit within the orbitofrontal cortex (OFC). The main lines of evidence supporting this proposal include the fact that goal-directed behavior is specifically disrupted by OFC lesions, the fact that different groups of neurons in this area encode the input and the output of the decision process, the fact that activity fluctuations in each of these cell groups correlate with choice variability, and the fact that these groups of neurons are computationally sufficient to generate decisions. Results from other brain regions are consistent with the idea that good-based decisions take place in OFC and indicate that value signals inform a variety of mental functions. We also contrast the present proposal with other leading models for the neural mechanisms of economic decisions. Finally, we indicate open questions and suggest possible directions for future research.","container-title":"Neuron","DOI":"10.1016/j.neuron.2017.09.031","ISSN":"0896-6273","issue":"4","journalAbbreviation":"Neuron","language":"en","page":"736-754","source":"ScienceDirect","title":"Orbitofrontal Cortex: A Neural Circuit for Economic Decisions","title-short":"Orbitofrontal Cortex","volume":"96","author":[{"family":"Padoa-Schioppa","given":"Camillo"},{"family":"Conen","given":"Katherine E."}],"issued":{"date-parts":[["2017",11,15]]}}},{"id":3875,"uris":["http://zotero.org/users/6345545/items/2N787G8U"],"itemData":{"id":3875,"type":"article-journal","abstract":"In several regions of the macaque brain, neurons fire during delayed response tasks at a rate determined by the value of the reward expected at the end of the trial. The activity of these neurons might be related either to the internal representation of the appetitive value of the expected reward or to motivation-dependent variations in the monkey's level of motor preparation or motor output. According to the first interpretation, reward-related activity should be most prominent in areas affiliated with the limbic system. According to the second interpretation, it should be most prominent in areas affiliated with the motor system. To distinguish between these alternatives, we carried out single-neuron recording while monkeys performed a memory-guided saccade task in which a visual cue presented early in each trial indicated whether the reward would be large or small. Neuronal activity accompanying task performance was monitored in the dorsolateral prefrontal cortex (PFC), the frontal eye field (FEF), a transitional zone caudal to the frontal eye field (FEF/PM), premotor cortex (PM), the supplementary eye field (SEF), and the rostral part of the supplementary motor area (SMAr). The tendency for neuronal activity to increase after cues that predicted a large reward became progressively stronger in progressively more posterior areas both in the lateral sector of the frontal lobe (PFC &lt; FEF &lt; FEF/PM &lt; PM) and in the medial sector (SEF &lt; SMAr). The very strong reward-related activity of premotor neurons was presumably attributable to the monkey's motivation-dependent level of motor preparation or motor output. This finding points to the need to determine whether reward-related activity in other nonlimbic brain areas, including dorsolateral prefrontal cortex and the dorsal striatum, genuinely represents the value of the expected reward or, alternatively, is related to motivational modulation of motor signals.","container-title":"Journal of Neurophysiology","DOI":"10.1152/jn.00019.2003","ISSN":"0022-3077","issue":"3","note":"publisher: American Physiological Society","page":"1766-1789","source":"journals.physiology.org (Atypon)","title":"Impact of Expected Reward on Neuronal Activity in Prefrontal Cortex, Frontal and Supplementary Eye Fields and Premotor Cortex","volume":"90","author":[{"family":"Roesch","given":"Matthew R."},{"family":"Olson","given":"Carl R."}],"issued":{"date-parts":[["2003",9,1]]}}},{"id":3129,"uris":["http://zotero.org/users/6345545/items/DA3TQUYI"],"itemData":{"id":3129,"type":"article-journal","abstract":"Neurophysiological studies of decision making have primarily focused on decisions about information that is stable over time. However, during natural behavior, animals make decisions in a constantly changing environment. To investigate the neural mechanisms of such dynamic choices, we recorded activity in dorsal premotor (PMd) and primary motor cortex (M1) while monkeys performed a two-choice reaching task in which sensory information about the correct choice was changing within each trial and the decision could be made at any time. During deliberation, activity in both areas did not integrate sensory information but instead tracked it and combined it with a growing urgency signal. Approximately 280 ms before movement onset, PMd activity tuned to the selected target reached a consistent peak while M1 activity tuned to the unselected target was suppressed. We propose that this reflects the resolution of a competition between the potential responses and constitutes the volitional commitment to an action choice.","container-title":"Neuron","DOI":"10.1016/j.neuron.2014.01.031","ISSN":"0896-6273","issue":"6","journalAbbreviation":"Neuron","language":"en","page":"1401-1416","source":"ScienceDirect","title":"Deliberation and Commitment in the Premotor and Primary Motor Cortex during Dynamic Decision Making","volume":"81","author":[{"family":"Thura","given":"David"},{"family":"Cisek","given":"Paul"}],"issued":{"date-parts":[["2014",3,19]]}}},{"id":3793,"uris":["http://zotero.org/users/6345545/items/LABILV32"],"itemData":{"id":3793,"type":"article-journal","abstract":"Recent work suggests that while animals decide between reaching actions, neurons in dorsal premotor (PMd) and primary motor (M1) cortex reflect a dynamic competition between motor plans and determine when commitment to a choice is made. This competition is biased by at least two sources of information: the changing sensory evidence for one choice versus another, and an urgency signal that grows over time. Here, we test the hypothesis that the urgency signal adjusts the trade-off between speed and accuracy during both decision-making and movement execution. Two monkeys performed a reaching decision task in which sensory evidence continuously evolves over the course of each trial. In different blocks, task timing parameters encouraged monkeys to voluntarily adapt their behavior to be either hasty or conservative. Consistent with our hypothesis, during the deliberation process the baseline and gain of neural activity in decision-related PMd (29%) and M1 cells (45%) was higher when monkeys applied a hasty policy than when they behaved conservatively, but at the time of commitment the population activity was similar across blocks. Other cells (30% in PMd, 30% in M1) showed activity that increased or decreased with elapsing time until the moment of commitment. Movement-related neurons were also more active after longer decisions, as if they were influenced by the same urgency signal controlling the gain of decision-related activity. Together, these results suggest that the arm motor system receives an urgency/vigor signal that adjusts the speed-accuracy trade-off for decision-making and movement execution. © 2016 the authors.","archive":"Scopus","container-title":"Journal of Neuroscience","DOI":"10.1523/JNEUROSCI.2230-15.2016","issue":"3","page":"938-956","source":"Scopus","title":"Modulation of premotor and primary motor cortical activity during volitional adjustments of speed-accuracy trade-offs","volume":"36","author":[{"family":"Thura","given":"David"},{"family":"Cisek","given":"Paul"}],"issued":{"date-parts":[["2016"]]}}},{"id":346,"uris":["http://zotero.org/users/6345545/items/FN2D82KE"],"itemData":{"id":346,"type":"article-journal","container-title":"Nature Communications","DOI":"10.1038/s41467-017-02614-w","ISSN":"2041-1723","issue":"1","journalAbbreviation":"Nat Commun","language":"en","page":"162","source":"DOI.org (Crossref)","title":"Free choice shapes normalized value signals in medial orbitofrontal cortex","volume":"9","author":[{"family":"Yamada","given":"Hiroshi"},{"family":"Louie","given":"Kenway"},{"family":"Tymula","given":"Agnieszka"},{"family":"Glimcher","given":"Paul W."}],"issued":{"date-parts":[["2018",12]]}}},{"id":899,"uris":["http://zotero.org/users/6345545/items/D82FH4TD"],"itemData":{"id":899,"type":"article-journal","abstract":"Decision making is a complex process in which different sources of information are combined into a decision variable (DV) that guides action [1, 2]. Neurophysiological studies have typically sought insight into the dynamics of the decision-making process and its neural mechanisms through statistical analysis of large numbers of trials from sequentially recorded single neurons or small groups of neurons [3, 4, 5, 6]. However, detecting and analyzing the DV on individual trials has been challenging [7]. Here we show that by recording simultaneously from hundreds of units in prearcuate gyrus of macaque monkeys performing a direction discrimination task, we can predict the monkey’s choices with high accuracy and decode DV dynamically as the decision unfolds on individual trials. This advance enabled us to study changes of mind (CoMs) that occasionally happen before the final commitment to a decision [8, 9, 10]. On individual trials, the decoded DV varied significantly over time and occasionally changed its sign, identifying a potential CoM. Interrogating the system by random stopping of the decision-making process during the delay period after stimulus presentation confirmed the validity of identified CoMs. Importantly, the properties of the candidate CoMs also conformed to expectations based on prior theoretical and behavioral studies [8]: they were more likely to go from an incorrect to a correct choice, they were more likely for weak and intermediate stimuli than for strong stimuli, and they were more likely earlier in the trial. We suggest that simultaneous recording of large neural populations provides a good estimate of DV and explains idiosyncratic aspects of the decision-making process that were inaccessible before.","container-title":"Current Biology","DOI":"10.1016/j.cub.2014.05.049","ISSN":"0960-9822","issue":"13","journalAbbreviation":"Current Biology","language":"en","page":"1542-1547","source":"ScienceDirect","title":"Dynamics of Neural Population Responses in Prefrontal Cortex Indicate Changes of Mind on Single Trials","volume":"24","author":[{"family":"Kiani","given":"Roozbeh"},{"family":"Cueva","given":"Christopher J."},{"family":"Reppas","given":"John B."},{"family":"Newsome","given":"William T."}],"issued":{"date-parts":[["2014",7,7]]}}}],"schema":"https://github.com/citation-style-language/schema/raw/master/csl-citation.json"} </w:instrText>
      </w:r>
      <w:r w:rsidRPr="0060258A">
        <w:rPr>
          <w:rFonts w:ascii="Times New Roman" w:hAnsi="Times New Roman" w:cs="Times New Roman"/>
          <w:color w:val="000000" w:themeColor="text1"/>
        </w:rPr>
        <w:fldChar w:fldCharType="separate"/>
      </w:r>
      <w:r w:rsidR="00EA1839">
        <w:rPr>
          <w:rFonts w:ascii="Times New Roman" w:hAnsi="Times New Roman" w:cs="Times New Roman"/>
          <w:color w:val="000000" w:themeColor="text1"/>
        </w:rPr>
        <w:t>(Kiani et al., 2014; J.-N. Kim &amp; Shadlen, 1999; Padoa-Schioppa, 2013; Padoa-Schioppa &amp; Conen, 2017; Pastor-Bernier &amp; Cisek, 2011; Roesch &amp; Olson, 2003; Thura &amp; Cisek, 2014, 2016; Yamada et al., 2018)</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and parietal</w:t>
      </w:r>
      <w:ins w:id="442" w:author="Bo Shen" w:date="2023-02-14T15:01: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{"citationID":"60QyQEx6","properties":{"formattedCitation":"(Andersen &amp; Buneo, 2002; Churchland et al., 2008; Dorris &amp; Glimcher, 2004; Hanks et al., 2014; Kiani et al., 2008, 2014; Louie &amp; Glimcher, 2010; Platt &amp; Glimcher, 1999; Roitman &amp; Shadlen, 2002; Rorie et al., 2010; Shadlen &amp; Newsome, 2001; Sugrue et al., 2004)","plainCitation":"(Andersen &amp; Buneo, 2002; Churchland et al., 2008; Dorris &amp; Glimcher, 2004; Hanks et al., 2014; Kiani et al., 2008, 2014; Louie &amp; Glimcher, 2010; Platt &amp; Glimcher, 1999; Roitman &amp; Shadlen, 2002; Rorie et al., 2010; Shadlen &amp; Newsome, 2001; Sugrue et al., 2004)","noteIndex":0},"citationItems":[{"id":899,"uris":["http://zotero.org/users/6345545/items/D82FH4TD"],"itemData":{"id":899,"type":"article-journal","abstract":"Decision making is a complex process in which different sources of information are combined into a decision variable (DV) that guides action [1, 2]. Neurophysiological studies have typically sought insight into the dynamics of the decision-making process and its neural mechanisms through statistical analysis of large numbers of trials from sequentially recorded single neurons or small groups of neurons [3, 4, 5, 6]. However, detecting and analyzing the DV on individual trials has been challenging [7]. Here we show that by recording simultaneously from hundreds of units in prearcuate gyrus of macaque monkeys performing a direction discrimination task, we can predict the monkey’s choices with high accuracy and decode DV dynamically as the decision unfolds on individual trials. This advance enabled us to study changes of mind (CoMs) that occasionally happen before the final commitment to a decision [8, 9, 10]. On individual trials, the decoded DV varied significantly over time and occasionally changed its sign, identifying a potential CoM. Interrogating the system by random stopping of the decision-making process during the delay period after stimulus presentation confirmed the validity of identified CoMs. Importantly, the properties of the candidate CoMs also conformed to expectations based on prior theoretical and behavioral studies [8]: they were more likely to go from an incorrect to a correct choice, they were more likely for weak and intermediate stimuli than for strong stimuli, and they were more likely earlier in the trial. We suggest that simultaneous recording of large neural populations provides a good estimate of DV and explains idiosyncratic aspects of the decision-making process that were inaccessible before.","container-title":"Current Biology","DOI":"10.1016/j.cub.2014.05.049","ISSN":"0960-9822","issue":"13","journalAbbreviation":"Current Biology","language":"en","page":"1542-1547","source":"ScienceDirect","title":"Dynamics of Neural Population Responses in Prefrontal Cortex Indicate Changes of Mind on Single Trials","volume":"24","author":[{"family":"Kiani","given":"Roozbeh"},{"family":"Cueva","given":"Christopher J."},{"family":"Reppas","given":"John B."},{"family":"Newsome","given":"William T."}],"issued":{"date-parts":[["2014",7,7]]}}},{"id":467,"uris":["http://zotero.org/users/6345545/items/V2MJHYB2"],"itemData":{"id":467,"type":"article-journal","abstract":"The posterior parietal cortex (PPC), historically believed to be a sensory structure, is now viewed as an area important for sensory-motor integration. Among its functions is the forming of intentions, that is, high-level cognitive plans for movement. There is a map of intentions within the PPC, with different subregions dedicated to the planning of eye movements, reaching movements, and grasping movements. These areas appear to be specialized for the multisensory integration and coordinate transformations required to convert sensory input to motor output. In several subregions of the PPC, these operations are facilitated by the use of a common distributed space representation that is independent of both sensory input and motor output. Attention and learning effects are also evident in the PPC. However, these effects may be general to cortex and operate in the PPC in the context of sensory-motor transformations.","container-title":"Annual Review of Neuroscience","DOI":"10.1146/annurev.neuro.25.112701.142922","issue":"1","note":"_eprint: https://doi.org/10.1146/annurev.neuro.25.112701.142922\nPMID: 12052908","page":"189-220","source":"Annual Reviews","title":"Intentional Maps in Posterior Parietal Cortex","volume":"25","author":[{"family":"Andersen","given":"Richard A."},{"family":"Buneo","given":"Christopher A."}],"issued":{"date-parts":[["2002"]]}}},{"id":587,"uris":["http://zotero.org/users/6345545/items/W99QQYTL"],"itemData":{"id":587,"type":"article-journal","abstract":"The mathematical formulations used to study the neurophysiological signals governing choice behavior fall under one of two major theoretical frameworks: “choice probability” or “subjective value.” These two formulations represent behavioral quantities closely tied to the decision process, but it is unknown whether one of these variables, or both, dominates the neural mechanisms that mediate choice. Value and choice probability are difficult to distinguish in practice, because higher-valued options are chosen more frequently in free-choice tasks. This distinction is particularly relevant for sensorimotor areas such as parietal cortex, where both value information and motor signals related to choice have been observed. We recorded the activity of neurons in the lateral intraparietal area while monkeys performed an intertemporal choice task for rewards differing in delay to reinforcement. Here we show that the activity of parietal neurons is precisely correlated with the individual-specific discounted value of delayed rewards, with peak subjective value modulation occurring early in task trials. In contrast, late in the decision process these same neurons transition to encode the selected action. When directly compared, the strong delay-related modulation early during decision making is driven by subjective value rather than the monkey's probability of choice. These findings show that in addition to information about gains, parietal cortex also incorporates information about delay into a precise physiological correlate of economic value functions, independent of the probability of choice.","container-title":"Journal of Neuroscience","DOI":"10.1523/JNEUROSCI.5742-09.2010","ISSN":"0270-6474, 1529-2401","issue":"16","journalAbbreviation":"J. Neurosci.","language":"en","license":"Copyright © 2010 the authors 0270-6474/10/305498-10$15.00/0","note":"publisher: Society for Neuroscience\nsection: Articles\nPMID: 20410103","page":"5498-5507","source":"www.jneurosci.org","title":"Separating Value from Choice: Delay Discounting Activity in the Lateral Intraparietal Area","title-short":"Separating Value from Choice","volume":"30","author":[{"family":"Louie","given":"Kenway"},{"family":"Glimcher","given":"Paul W."}],"issued":{"date-parts":[["2010",4,21]]}}},{"id":344,"uris":["http://zotero.org/users/6345545/items/2T7KXNSC"],"itemData":{"id":344,"type":"article-journal","container-title":"Nature","DOI":"10.1038/22268","ISSN":"0028-0836, 1476-4687","issue":"6741","journalAbbreviation":"Nature","language":"en","page":"233-238","source":"DOI.org (Crossref)","title":"Neural correlates of decision variables in parietal cortex","volume":"400","author":[{"family":"Platt","given":"Michael L."},{"family":"Glimcher","given":"Paul W."}],"issued":{"date-parts":[["1999",7]]}}},{"id":375,"uris":["http://zotero.org/users/6345545/items/AA8WYIGZ"],"itemData":{"id":375,"type":"article-journal","container-title":"The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T."}],"issued":{"date-parts":[["2010",2,19]]}}},{"id":377,"uris":["http://zotero.org/users/6345545/items/QVQZ8DUX"],"itemData":{"id":377,"type":"article-journal","abstract":"We recorded the activity of single neurons in the posterior parietal cortex (area LIP) of two rhesus monkeys while they discriminated the direction of motion in random-dot visual stimuli. The visual task was similar to a motion discrimination task that has been used in previous investigations of motion-sensitive regions of the extrastriate cortex. The monkeys were trained to decide whether the direction of motion was toward one of two choice targets that appeared on either side of the random-dot stimulus. At the end of the trial, the monkeys reported their direction judgment by making an eye movement to the appropriate target. We studied neurons in LIP that exhibited spatially selective persistent activity during delayed saccadic eye movement tasks. These neurons are thought to carry high-level signals appropriate for identifying salient visual targets and for guiding saccadic eye movements. We arranged the motion discrimination task so that one of the choice targets was in the LIP neuron's response field (RF) while the other target was positioned well away from the RF. During motion viewing, neurons in LIP altered their firing rate in a manner that predicted the saccadic eye movement that the monkey would make at the end of the trial. The activity thus predicted the monkey's judgment of motion direction. This predictive activity began early in the motion-viewing period and became increasingly reliable as the monkey viewed the random-dot motion. The neural activity predicted the monkey's direction judgment on both easy and difficult trials (strong and weak motion), whether or not the judgment was correct. In addition, the timing and magnitude of the response was affected by the strength of the motion signal in the stimulus. When the direction of motion was toward the RF, stronger motion led to larger neural responses earlier in the motion-viewing period. When motion was away from the RF, stronger motion led to greater suppression of ongoing activity. Thus the activity of single neurons in area LIP reflects both the direction of an impending gaze shift and the quality of the sensory information that instructs such a response. The time course of the neural response suggests that LIP accumulates sensory signals relevant to the selection of a target for an eye movement.","container-title":"Journal of Neurophysiology","DOI":"10.1152/jn.2001.86.4.1916","ISSN":"0022-3077, 1522-1598","issue":"4","journalAbbreviation":"Journal of Neurophysiology","language":"en","page":"1916-1936","source":"DOI.org (Crossref)","title":"Neural Basis of a Perceptual Decision in the Parietal Cortex (Area LIP) of the Rhesus Monkey","volume":"86","author":[{"family":"Shadlen","given":"Michael N."},{"family":"Newsome","given":"William T."}],"issued":{"date-parts":[["2001",10,1]]}}},{"id":630,"uris":["http://zotero.org/users/6345545/items/RVLCU76F"],"itemData":{"id":630,"type":"article-journal","abstract":"Psychologists and economists have long appreciated the contribution of reward history and expectation to decision-making. Yet we know little about how specific histories of choice and reward lead to an internal representation of the “value” of possible actions. We approached this problem through an integrated application of behavioral, computational, and physiological techniques. Monkeys were placed in a dynamic foraging environment in which they had to track the changing values of alternative choices through time. In this context, the monkeys' foraging behavior provided a window into their subjective valuation. We found that a simple model based on reward history can duplicate this behavior and that neurons in the parietal cortex represent the relative value of competing actions predicted by this model.\nCertain brain neurons code for the comparative perceived value of paired alternatives between which monkeys choose when performing a task.\nCertain brain neurons code for the comparative perceived value of paired alternatives between which monkeys choose when performing a task.","container-title":"Science","DOI":"10.1126/science.1094765","ISSN":"0036-8075, 1095-9203","issue":"5678","language":"en","license":"American Association for the Advancement of Science","note":"publisher: American Association for the Advancement of Science\nsection: Research Article\nPMID: 15205529","page":"1782-1787","source":"science.sciencemag.org","title":"Matching Behavior and the Representation of Value in the Parietal Cortex","volume":"304","author":[{"family":"Sugrue","given":"Leo P."},{"family":"Corrado","given":"Greg S."},{"family":"Newsome","given":"William T."}],"issued":{"date-parts":[["2004",6,18]]}}},{"id":614,"uris":["http://zotero.org/users/6345545/items/GFJC68SC"],"itemData":{"id":614,"type":"article-journal","abstract":"Behavioral studies suggest that making a decision involves representing the overall desirability of all available actions and then selecting that action that is most desirable. Physiological studies have proposed that neurons in the parietal cortex play a role in selecting movements for execution. To test the hypothesis that these parietal neurons encode the subjective desirability of making particular movements, we exploited Nash's game theoretic equilibrium, during which the subjective desirability of multiple actions should be equal for human players. Behavior measured during a strategic game suggests that monkeys' choices, like those of humans, are guided by subjective desirability. Under these conditions, activity in the parietal cortex was correlated with the relative subjective desirability of actions irrespective of the specific combination of reward magnitude, reward probability, and response probability associated with each action. These observations may help place many recent findings regarding the posterior parietal cortex into a common conceptual framework.","container-title":"Neuron","DOI":"10.1016/j.neuron.2004.09.009","ISSN":"0896-6273","issue":"2","journalAbbreviation":"Neuron","language":"en","page":"365-378","source":"ScienceDirect","title":"Activity in Posterior Parietal Cortex Is Correlated with the Relative Subjective Desirability of Action","volume":"44","author":[{"family":"Dorris","given":"Michael C."},{"family":"Glimcher","given":"Paul W."}],"issued":{"date-parts":[["2004",10,14]]}}},{"id":372,"uris":["http://zotero.org/users/6345545/items/CUJ2PP3B"],"itemData":{"id":372,"type":"article-journal","container-title":"Nature Neuroscience","DOI":"10.1038/nn.2123","ISSN":"1097-6256, 1546-1726","issue":"6","journalAbbreviation":"Nat Neurosci","language":"en","page":"693-702","source":"DOI.org (Crossref)","title":"Decision-making with multiple alternatives","volume":"11","author":[{"family":"Churchland","given":"Anne K"},{"family":"Kiani","given":"Roozbeh"},{"family":"Shadlen","given":"Michael N."}],"issued":{"date-parts":[["2008",6]]}}},{"id":3602,"uris":["http://zotero.org/users/6345545/items/4MI7YH9M"],"itemData":{"id":3602,"type":"article-journal","abstract":"Decision making often involves a tradeoff between speed and accuracy. Previous studies indicate that neural activity in the lateral intraparietal area (LIP) represents the gradual accumulation of evidence toward a threshold level, or evidence bound, which terminates the decision process. The level of this bound is hypothesized to mediate the speed-accuracy tradeoff. To test this, we recorded from LIP while monkeys performed a motion discrimination task in two speed-accuracy regimes. Surprisingly, the terminating threshold levels of neural activity were similar in both regimes. However, neurons recorded in the faster regime exhibited stronger evidence-independent activation from the beginning of decision formation, effectively reducing the evidence-dependent neural modulation needed for choice commitment. Our results suggest that control of speed vs accuracy may be exerted through changes in decision-related neural activity itself rather than through changes in the threshold applied to such neural activity to terminate a decision.","container-title":"eLife","DOI":"10.7554/eLife.02260","ISSN":"2050-084X","note":"publisher: eLife Sciences Publications, Ltd","page":"e02260","source":"eLife","title":"A neural mechanism of speed-accuracy tradeoff in macaque area LIP","volume":"3","author":[{"family":"Hanks","given":"Timothy"},{"family":"Kiani","given":"Roozbeh"},{"family":"Shadlen","given":"Michael N."}],"editor":[{"family":"Angelaki","given":"Dora E"}],"issued":{"date-parts":[["2014",5,27]]}}},{"id":715,"uris":["http://zotero.org/users/6345545/items/2L8AS27B"],"itemData":{"id":715,"type":"article-journal","abstract":"Decisions about sensory stimuli are often based on an accumulation of evidence in time. When subjects control stimulus duration, the decision terminates when the accumulated evidence reaches a criterion level. Under many natural circumstances and in many laboratory settings, the environment, rather than the subject, controls the stimulus duration. In these settings, it is generally assumed that subjects commit to a choice at the end of the stimulus stream. Indeed, failure to benefit from the full stream of information is interpreted as a sign of imperfect accumulation or memory leak. Contrary to these assumptions, we show that monkeys performing a direction discrimination task commit to a choice when the accumulated evidence reaches a threshold level (or bound), sometimes long before the end of stimulus. This bounded accumulation of evidence is reflected in the activity of neurons in the lateral intraparietal cortex. Thus, the readout of visual cortex embraces a termination rule to limit processing even when potentially useful information is available.","container-title":"Journal of Neuroscience","DOI":"10.1523/JNEUROSCI.4761-07.2008","ISSN":"0270-6474, 1529-2401","issue":"12","journalAbbreviation":"J. Neurosci.","language":"en","license":"Copyright © 2008 Society for Neuroscience 0270-6474/08/283017-13$15.00/0","note":"publisher: Society for Neuroscience\nsection: Articles\nPMID: 18354005","page":"3017-3029","source":"www.jneurosci.org","title":"Bounded Integration in Parietal Cortex Underlies Decisions Even When Viewing Duration Is Dictated by the Environment","volume":"28","author":[{"family":"Kiani","given":"Roozbeh"},{"family":"Hanks","given":"Timothy D."},{"family":"Shadlen","given":"Michael N."}],"issued":{"date-parts":[["2008",3,19]]}}}],"schema":"https://github.com/citation-style-language/schema/raw/master/csl-citation.json"}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 xml:space="preserve">(Andersen &amp; Buneo, 2002; Churchland et al., 2008; Dorris &amp; Glimcher, 2004; Hanks et al., 2014; Kiani et al., 2008, 2014; Louie &amp; Glimcher, 2010; Platt &amp; Glimcher, 1999; Roitman &amp; Shadlen, 2002; Rorie et al., 2010; Shadlen &amp; Newsome, </w:t>
      </w:r>
      <w:r>
        <w:rPr>
          <w:rFonts w:ascii="Times New Roman" w:hAnsi="Times New Roman" w:cs="Times New Roman"/>
          <w:color w:val="000000" w:themeColor="text1"/>
        </w:rPr>
        <w:lastRenderedPageBreak/>
        <w:t>2001; Sugrue et al., 2004)</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cortices and basal ganglia</w:t>
      </w:r>
      <w:ins w:id="443" w:author="Bo Shen" w:date="2023-02-14T15:01: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{"citationID":"X7AJ9zqN","properties":{"formattedCitation":"(Ding &amp; Gold, 2010, 2012, 2013; Thura &amp; Cisek, 2017)","plainCitation":"(Ding &amp; Gold, 2010, 2012, 2013; Thura &amp; Cisek, 2017)","noteIndex":0},"citationItems":[{"id":3923,"uris":["http://zotero.org/users/6345545/items/LUSMLP4U"],"itemData":{"id":3923,"type":"article-journal","abstract":"Perceptual decision making is a complex process that requires multiple computations, including the accumulation of sensory evidence and an ongoing evaluation of the accumulation process to use for prediction and adjustment. Implementing these computations likely involves interactions among many brain regions. For perceptual decisions linked to oculomotor actions, neural correlates of sensory evidence accumulation have been identified in several cortical areas, including the frontal eye field and lateral intraparietal area, and one of their direct, subcortical targets, the superior colliculus. These structures are also connected indirectly, via the basal ganglia. The basal ganglia pathway has been theorized to contribute to perceptual decision making, but the nature of this contribution has yet to be examined directly. Here we show that in monkeys performing a reaction-time visual motion direction-discrimination task, neurons in a primary input structure of the basal ganglia, the caudate nucleus, encode three aspects of decision making: evidence accumulation, evaluation, and choice biases. These results indicate that the basal ganglia pathway can provide important signals to influence and assess perceptual decisions that guide oculomotor behavior.","container-title":"Journal of Neuroscience","DOI":"10.1523/JNEUROSCI.2894-10.2010","ISSN":"0270-6474, 1529-2401","issue":"47","journalAbbreviation":"J. Neurosci.","language":"en","license":"Copyright © 2010 the authors 0270-6474/10/3015747-13$15.00/0","note":"publisher: Society for Neuroscience\nsection: Articles\nPMID: 21106814","page":"15747-15759","source":"www.jneurosci.org","title":"Caudate Encodes Multiple Computations for Perceptual Decisions","volume":"30","author":[{"family":"Ding","given":"Long"},{"family":"Gold","given":"Joshua I."}],"issued":{"date-parts":[["2010",11,24]]}}},{"id":3878,"uris":["http://zotero.org/users/6345545/items/KCQ6ARJM"],"itemData":{"id":3878,"type":"article-journal","abstract":"Perceptual decision making requires a complex set of computations to implement, evaluate, and adjust the conversion of sensory input into a categorical judgment. Little is known about how the specific underlying computations are distributed across and within different brain regions. Using a reaction-time (RT) motion direction-discrimination task, we show that a unique combination of decision-related signals is represented in monkey frontal eye field (FEF). Some responses were modulated by choice, motion strength, and RT, consistent with a temporal accumulation of sensory evidence. These responses converged to a threshold level prior to behavioral responses, reflecting decision commitment. Other responses continued to be modulated by motion strength even after decision commitment, possibly providing a memory trace to help evaluate and adjust the decision process with respect to rewarding outcomes. Both response types were encoded by FEF neurons with both narrow- and broad-spike waveforms, presumably corresponding to inhibitory interneurons and excitatory pyramidal neurons, respectively, and with diverse visual, visuomotor, and motor properties, albeit with different frequencies. Thus, neurons throughout FEF appear to make multiple contributions to decision making that only partially overlap with contributions from other brain regions. These results help to constrain how networks of brain regions interact to generate perceptual decisions.","container-title":"Cerebral Cortex","DOI":"10.1093/cercor/bhr178","ISSN":"1047-3211","issue":"5","journalAbbreviation":"Cerebral Cortex","page":"1052-1067","source":"Silverchair","title":"Neural Correlates of Perceptual Decision Making before, during, and after Decision Commitment in Monkey Frontal Eye Field","volume":"22","author":[{"family":"Ding","given":"Long"},{"family":"Gold","given":"Joshua I."}],"issued":{"date-parts":[["2012",5,1]]}}},{"id":3927,"uris":["http://zotero.org/users/6345545/items/RNLN7FVI"],"itemData":{"id":3927,"type":"article-journal","abstract":"Perceptual decision making is a computationally demanding process that requires the brain to interpret incoming sensory information in the context of goals, expectations, preferences, and other factors. These integrative processes engage much of cortex but also require contributions from subcortical structures to affect behavior. Here we summarize recent evidence supporting specific computational roles of the basal ganglia in perceptual decision making. These roles probably share common mechanisms with the basal ganglia’s other, more well-established functions in motor control, learning, and other aspects of cognition and thus can provide insights into the general roles of this important subcortical network in higher brain function.","container-title":"Neuron","DOI":"10.1016/j.neuron.2013.07.042","ISSN":"0896-6273","issue":"4","journalAbbreviation":"Neuron","language":"en","page":"640-649","source":"ScienceDirect","title":"The Basal Ganglia’s Contributions to Perceptual Decision Making","volume":"79","author":[{"family":"Ding","given":"Long"},{"family":"Gold","given":"Joshua I."}],"issued":{"date-parts":[["2013",8,21]]}}},{"id":3354,"uris":["http://zotero.org/users/6345545/items/63BE32BI"],"itemData":{"id":3354,"type":"article-journal","abstract":"Prominent theories of decision making suggest that the basal ganglia (BG) play a causal role in deliberation between action choices. An alternative hypothesis is that deliberation occurs in cortical regions, while the BG control the speed-accuracy trade-off (SAT) between committing to a choice versus continuing to deliberate. Here, we test these hypotheses by recording activity in the internal and external segments of the globus pallidus (GPi/GPe) while monkeys perform a task dissociating the process of deliberation, the moment of commitment, and adjustment of the SAT. Our data suggest that unlike premotor and motor cortical regions, pallidal output does not contribute to the process of deliberation but instead provides a time-varying signal that controls the SAT and reflects the growing urgency to commit to a choice. Once a target is selected by cortical regions, GP activity confirms commitment to the decision and invigorates the subsequent movement.","container-title":"Neuron","DOI":"10.1016/j.neuron.2017.07.039","ISSN":"0896-6273","issue":"5","journalAbbreviation":"Neuron","language":"en","page":"1160-1170.e5","source":"ScienceDirect","title":"The Basal Ganglia Do Not Select Reach Targets but Control the Urgency of Commitment","volume":"95","author":[{"family":"Thura","given":"David"},{"family":"Cisek","given":"Paul"}],"issued":{"date-parts":[["2017",8,30]]}}}],"schema":"https://github.com/citation-style-language/schema/raw/master/csl-citation.json"}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(Ding &amp; Gold, 2010, 2012, 2013; Thura &amp; Cisek, 2017)</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Recent research shows </w:t>
      </w:r>
      <w:ins w:id="444" w:author="Bo Shen" w:date="2023-02-14T15:20:00Z">
        <w:r>
          <w:rPr>
            <w:rFonts w:ascii="Times New Roman" w:hAnsi="Times New Roman" w:cs="Times New Roman"/>
            <w:color w:val="000000" w:themeColor="text1"/>
          </w:rPr>
          <w:t xml:space="preserve">more specifically </w:t>
        </w:r>
      </w:ins>
      <w:r w:rsidRPr="0060258A">
        <w:rPr>
          <w:rFonts w:ascii="Times New Roman" w:hAnsi="Times New Roman" w:cs="Times New Roman"/>
          <w:color w:val="000000" w:themeColor="text1"/>
        </w:rPr>
        <w:t>that neural value coding is contextual in nature, with the value of a given option represented relative to the value of available alternatives</w:t>
      </w:r>
      <w:ins w:id="445" w:author="Bo Shen" w:date="2023-02-14T15:26: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{"citationID":"IHvoeafP","properties":{"formattedCitation":"(Churchland et al., 2008; Kira et al., 2015; Louie et al., 2011, 2013, 2014; Pastor-Bernier &amp; Cisek, 2011; Rorie et al., 2010; Strait et al., 2014; Yamada et al., 2018)","plainCitation":"(Churchland et al., 2008; Kira et al., 2015; Louie et al., 2011, 2013, 2014; Pastor-Bernier &amp; Cisek, 2011; Rorie et al., 2010; Strait et al., 2014; Yamada et al., 2018)","noteIndex":0},"citationItems":[{"id":372,"uris":["http://zotero.org/users/6345545/items/CUJ2PP3B"],"itemData":{"id":372,"type":"article-journal","container-title":"Nature Neuroscience","DOI":"10.1038/nn.2123","ISSN":"1097-6256, 1546-1726","issue":"6","journalAbbreviation":"Nat Neurosci","language":"en","page":"693-702","source":"DOI.org (Crossref)","title":"Decision-making with multiple alternatives","volume":"11","author":[{"family":"Churchland","given":"Anne K"},{"family":"Kiani","given":"Roozbeh"},{"family":"Shadlen","given":"Michael N."}],"issued":{"date-parts":[["2008",6]]}}},{"id":3890,"uris":["http://zotero.org/users/6345545/items/GMWETZUQ"],"itemData":{"id":3890,"type":"article-journal","abstract":"Difficult decisions often require evaluation of samples of evidence acquired sequentially. A sensible strategy is to accumulate evidence, weighted by its reliability, until sufficient support is attained. An optimal statistical approach would accumulate evidence in units of logarithms of likelihood ratios (logLR) to a desired level. Studies of perceptual decisions suggest that the brain approximates an analogous procedure, but a direct test of accumulation, in units of logLR, to a threshold in units of cumulative logLR is lacking. We trained rhesus monkeys to make decisions based on a sequence of evanescent, visual cues assigned different logLR, hence different reliability. Firing rates of neurons in the lateral intraparietal area (LIP) reflected the accumulation of logLR and reached a stereotyped level before the monkeys committed to a decision. The monkeys’ choices and reaction times, including their variability, were explained by LIP activity in the context of accumulation of logLR to a threshold.","container-title":"Neuron","DOI":"10.1016/j.neuron.2015.01.007","ISSN":"0896-6273","issue":"4","journalAbbreviation":"Neuron","language":"en","page":"861-873","source":"ScienceDirect","title":"A Neural Implementation of Wald’s Sequential Probability Ratio Test","volume":"85","author":[{"family":"Kira","given":"Shinichiro"},{"family":"Yang","given":"Tianming"},{"family":"Shadlen","given":"Michael N."}],"issued":{"date-parts":[["2015",2,18]]}}},{"id":342,"uris":["http://zotero.org/users/6345545/items/FIVLPZPC"],"itemData":{"id":342,"type":"article-journal","container-title":"Journal of Neuroscience","DOI":"10.1523/JNEUROSCI.1237-11.2011","ISSN":"0270-6474, 1529-2401","issue":"29","journalAbbreviation":"Journal of Neuroscience","language":"en","page":"10627-10639","source":"DOI.org (Crossref)","title":"Reward Value-Based Gain Control: Divisive Normalization in Parietal Cortex","title-short":"Reward Value-Based Gain Control","volume":"31","author":[{"family":"Louie","given":"Kenway"},{"family":"Grattan","given":"L. E."},{"family":"Glimcher","given":"P. W."}],"issued":{"date-parts":[["2011",7,20]]}}},{"id":338,"uris":["http://zotero.org/users/6345545/items/SW8WMERN"],"itemData":{"id":338,"type":"article-journal","container-title":"Proceedings of the National Academy of Sciences","DOI":"10.1073/pnas.1217854110","ISSN":"0027-8424, 1091-6490","issue":"15","journalAbbreviation":"Proceedings of the National Academy of Sciences","language":"en","page":"6139-6144","source":"DOI.org (Crossref)","title":"Normalization is a general neural mechanism for context-dependent decision making","volume":"110","author":[{"family":"Louie","given":"Kenway"},{"family":"Khaw","given":"M. W."},{"family":"Glimcher","given":"P. W."}],"issued":{"date-parts":[["2013",4,9]]}}},{"id":343,"uris":["http://zotero.org/users/6345545/items/H8ELMSVM"],"itemData":{"id":343,"type":"article-journal","container-title":"Journal of Neuroscience","DOI":"10.1523/JNEUROSCI.2851-14.2014","ISSN":"0270-6474, 1529-2401","issue":"48","journalAbbreviation":"Journal of Neuroscience","language":"en","page":"16046-16057","source":"DOI.org (Crossref)","title":"Dynamic Divisive Normalization Predicts Time-Varying Value Coding in Decision-Related Circuits","volume":"34","author":[{"family":"Louie","given":"Kenway"},{"family":"LoFaro","given":"T."},{"family":"Webb","given":"R."},{"family":"Glimcher","given":"P. W."}],"issued":{"date-parts":[["2014",11,26]]}}},{"id":626,"uris":["http://zotero.org/users/6345545/items/JBM23G32"],"itemData":{"id":626,"type":"article-journal","abstract":"It has been proposed that whenever an animal faces several action choices, their neural representations are processed in parallel in frontoparietal cortex and compete in a manner biased by any factor relevant to the decision. We tested this hypothesis by recording single-unit activity in dorsal premotor cortex (PMd) while a monkey performed two delayed center-out reaching tasks. In the one-target task, a single target was presented and its border style indicated its reward value. The two-target task was the same except two targets were presented and the value of each was varied. During the delay period of the one-target task, directionally tuned PMd activity showed no modulation with value. In contrast, during the two-target task, the same neurons showed strong effects of the value associated with their preferred target, always in relation to the value of the other target. Furthermore, the competition between action choices was strongest when targets were furthest apart. This angular distance effect appeared in neural activity as soon as cells became tuned, while modulation by relative value appeared much later. All of these findings can be reproduced by a computational model which suggests that decisions between actions are made through a biased competition taking place within a sensorimotor map of potential actions.","container-title":"Journal of Neuroscience","DOI":"10.1523/JNEUROSCI.5681-10.2011","ISSN":"0270-6474, 1529-2401","issue":"19","journalAbbreviation":"J. Neurosci.","language":"en","license":"Copyright © 2011 the authors 0270-6474/11/317083-06$15.00/0","note":"publisher: Society for Neuroscience\nsection: Brief Communications\nPMID: 21562270","page":"7083-7088","source":"www.jneurosci.org","title":"Neural Correlates of Biased Competition in Premotor Cortex","volume":"31","author":[{"family":"Pastor-Bernier","given":"Alexandre"},{"family":"Cisek","given":"Paul"}],"issued":{"date-parts":[["2011",5,11]]}}},{"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T."}],"issued":{"date-parts":[["2010",2,19]]}}},{"id":3899,"uris":["http://zotero.org/users/6345545/items/YF447VYK"],"itemData":{"id":3899,"type":"article-journal","abstract":"Recent theories suggest that reward-based choice reflects competition between value signals in the ventromedial prefrontal cortex (vmPFC). We tested this idea by recording vmPFC neurons while macaques performed a gambling task with asynchronous offer presentation. We found that neuronal activity shows four patterns consistent with selection via mutual inhibition: (1) correlated tuning for probability and reward size, suggesting that vmPFC carries an integrated value signal; (2) anti-correlated tuning curves for the two options, suggesting mutual inhibition; (3) neurons rapidly come to signal the value of the chosen offer, suggesting the circuit serves to produce a choice; and (4) after regressing out the effects of option values, firing rates still could predict choice—a choice probability signal. In addition, neurons signaled gamble outcomes, suggesting that vmPFC contributes to both monitoring and choice processes. These data suggest a possible mechanism for reward-based choice and endorse the centrality of vmPFC in that process.","container-title":"Neuron","DOI":"10.1016/j.neuron.2014.04.032","ISSN":"0896-6273","issue":"6","journalAbbreviation":"Neuron","language":"en","page":"1357-1366","source":"ScienceDirect","title":"Reward Value Comparison via Mutual Inhibition in Ventromedial Prefrontal Cortex","volume":"82","author":[{"family":"Strait","given":"Caleb E."},{"family":"Blanchard","given":"Tommy C."},{"family":"Hayden","given":"Benjamin Y."}],"issued":{"date-parts":[["2014",6,18]]}}},{"id":346,"uris":["http://zotero.org/users/6345545/items/FN2D82KE"],"itemData":{"id":346,"type":"article-journal","container-title":"Nature Communications","DOI":"10.1038/s41467-017-02614-w","ISSN":"2041-1723","issue":"1","journalAbbreviation":"Nat Commun","language":"en","page":"162","source":"DOI.org (Crossref)","title":"Free choice shapes normalized value signals in medial orbitofrontal cortex","volume":"9","author":[{"family":"Yamada","given":"Hiroshi"},{"family":"Louie","given":"Kenway"},{"family":"Tymula","given":"Agnieszka"},{"family":"Glimcher","given":"Paul W."}],"issued":{"date-parts":[["2018",12]]}}}],"schema":"https://github.com/citation-style-language/schema/raw/master/csl-citation.json"}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(Churchland et al., 2008; Kira et al., 2015; Louie et al., 2011, 2013, 2014; Pastor-Bernier &amp; Cisek, 2011; Rorie et al., 2010; Strait et al., 2014; Yamada et al., 2018)</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Furthermore, this relative value coding employs divisive normalization</w:t>
      </w:r>
      <w:ins w:id="446" w:author="Bo Shen" w:date="2023-02-14T15:26: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{"citationID":"T8LubkMZ","properties":{"formattedCitation":"(Hunt et al., 2012; Louie et al., 2011, 2015; Yamada et al., 2018)","plainCitation":"(Hunt et al., 2012; Louie et al., 2011, 2015; Yamada et al., 2018)","noteIndex":0},"citationItems":[{"id":2690,"uris":["http://zotero.org/users/6345545/items/NCR8IPT4"],"itemData":{"id":2690,"type":"article-journal","abstract":"This study uses a combination of computational modeling and magnetoencephalography to track activity while people make decisions, and finds that prefrontal and parietal cortex activity is consistent with mutual inhibition between competing options during decision-making. This activity is likely to represent a mechanism for the comparison of values while making choices.","container-title":"Nature Neuroscience","DOI":"10.1038/nn.3017","ISSN":"1546-1726","issue":"3","language":"en","license":"2012 Nature Publishing Group, a division of Macmillan Publishers Limited. All Rights Reserved.","note":"number: 3\npublisher: Nature Publishing Group","page":"470-476","source":"www.nature.com","title":"Mechanisms underlying cortical activity during value-guided choice","volume":"15","author":[{"family":"Hunt","given":"Laurence T."},{"family":"Kolling","given":"Nils"},{"family":"Soltani","given":"Alireza"},{"family":"Woolrich","given":"Mark W."},{"family":"Rushworth","given":"Matthew F. S."},{"family":"Behrens","given":"Timothy E. J."}],"issued":{"date-parts":[["2012",3]]}}},{"id":342,"uris":["http://zotero.org/users/6345545/items/FIVLPZPC"],"itemData":{"id":342,"type":"article-journal","container-title":"Journal of Neuroscience","DOI":"10.1523/JNEUROSCI.1237-11.2011","ISSN":"0270-6474, 1529-2401","issue":"29","journalAbbreviation":"Journal of Neuroscience","language":"en","page":"10627-10639","source":"DOI.org (Crossref)","title":"Reward Value-Based Gain Control: Divisive Normalization in Parietal Cortex","title-short":"Reward Value-Based Gain Control","volume":"31","author":[{"family":"Louie","given":"Kenway"},{"family":"Grattan","given":"L. E."},{"family":"Glimcher","given":"P. W."}],"issued":{"date-parts":[["2011",7,20]]}}},{"id":341,"uris":["http://zotero.org/users/6345545/items/LSCE2TGA"],"itemData":{"id":341,"type":"article-journal","container-title":"Current Opinion in Behavioral Sciences","DOI":"10.1016/j.cobeha.2015.08.008","ISSN":"23521546","journalAbbreviation":"Current Opinion in Behavioral Sciences","language":"en","page":"91-99","source":"DOI.org (Crossref)","title":"Adaptive neural coding: from biological to behavioral decision-making","title-short":"Adaptive neural coding","volume":"5","author":[{"family":"Louie","given":"Kenway"},{"family":"Glimcher","given":"Paul W"},{"family":"Webb","given":"Ryan"}],"issued":{"date-parts":[["2015",10]]}}},{"id":346,"uris":["http://zotero.org/users/6345545/items/FN2D82KE"],"itemData":{"id":346,"type":"article-journal","container-title":"Nature Communications","DOI":"10.1038/s41467-017-02614-w","ISSN":"2041-1723","issue":"1","journalAbbreviation":"Nat Commun","language":"en","page":"162","source":"DOI.org (Crossref)","title":"Free choice shapes normalized value signals in medial orbitofrontal cortex","volume":"9","author":[{"family":"Yamada","given":"Hiroshi"},{"family":"Louie","given":"Kenway"},{"family":"Tymula","given":"Agnieszka"},{"family":"Glimcher","given":"Paul W."}],"issued":{"date-parts":[["2018",12]]}}}],"schema":"https://github.com/citation-style-language/schema/raw/master/csl-citation.json"}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(Hunt et al., 2012; Louie et al., 2011, 2015; Yamada et al., 2018)</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a </w:t>
      </w:r>
      <w:r w:rsidRPr="0060258A">
        <w:rPr>
          <w:rFonts w:ascii="Times New Roman" w:hAnsi="Times New Roman" w:cs="Times New Roman" w:hint="eastAsia"/>
          <w:color w:val="000000" w:themeColor="text1"/>
        </w:rPr>
        <w:t>c</w:t>
      </w:r>
      <w:r w:rsidRPr="0060258A">
        <w:rPr>
          <w:rFonts w:ascii="Times New Roman" w:hAnsi="Times New Roman" w:cs="Times New Roman"/>
          <w:color w:val="000000" w:themeColor="text1"/>
        </w:rPr>
        <w:t>anonical computation prevalent in sensory processing and thought to implement efficient coding principles</w:t>
      </w:r>
      <w:ins w:id="447" w:author="Bo Shen" w:date="2023-02-14T15:26: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{"citationID":"Y2PRnheO","properties":{"formattedCitation":"(Carandini et al., 1999; Carandini &amp; Heeger, 1994, 2012; Heeger, 1992, 1993; Schwartz &amp; Simoncelli, 2001; Silver, 2010)","plainCitation":"(Carandini et al., 1999; Carandini &amp; Heeger, 1994, 2012; Heeger, 1992, 1993; Schwartz &amp; Simoncelli, 2001; Silver, 2010)","noteIndex":0},"citationItems":[{"id":3912,"uris":["http://zotero.org/users/6345545/items/EYWP74ME"],"itemData":{"id":3912,"type":"chapter","abstract":"The primary visual cortex (V1) is arguably the most studied area in the mammalian cortex, and one of the very few for which we can say something sensible about the computations that it performs. V1 cells are selective for the position, shape, size, velocity, color, and eye of presentation of a visual stimulus. The mechanism of this selectivity as well as its rationale have recently begun to be understood, although some aspects still constitute an area of intense debate.","collection-title":"Cerebral Cortex","container-title":"Models of Cortical Circuits","event-place":"Boston, MA","ISBN":"978-1-4615-4903-1","language":"en","note":"DOI: 10.1007/978-1-4615-4903-1_7","page":"401-443","publisher":"Springer US","publisher-place":"Boston, MA","source":"Springer Link","title":"Linearity and Gain Control in V1 Simple Cells","URL":"https://doi.org/10.1007/978-1-4615-4903-1_7","author":[{"family":"Carandini","given":"Matteo"},{"family":"Heeger","given":"David J."},{"family":"Anthony Movshon","given":"J."}],"editor":[{"family":"Ulinski","given":"Philip S."},{"family":"Jones","given":"Edward G."},{"family":"Peters","given":"Alan"}],"accessed":{"date-parts":[["2021",4,14]]},"issued":{"date-parts":[["1999"]]}}},{"id":3917,"uris":["http://zotero.org/users/6345545/items/CBDMVV3G"],"itemData":{"id":3917,"type":"article-journal","abstract":"Recordings from monkey primary visual cortex (V1) were used to test a model for the visually driven responses of simple cells. According to the model, simple cells compute a linear sum of the responses of lateral geniculate nucleus (LGN) neurons. In addition, each simple cell's linear response is divided by the pooled activity of a large number of other simple cells. The cell membrane performs both operations; synaptic currents are summed and then divided by the total membrane conductance. Current and conductance are decoupled (by a complementary arrangement of excitation and inhibition) so that current depends only on the LGN inputs and conductance depends only on the cortical inputs. Closed form expressions were derived for fitting and interpreting physiological data. The model accurately predicted responses to drifting grating stimuli of various contrasts, orientations, and spatiotemporal frequencies.","container-title":"Science","DOI":"10.1126/science.8191289","ISSN":"0036-8075, 1095-9203","issue":"5163","language":"en","license":"© 1994","note":"publisher: American Association for the Advancement of Science\nsection: Reports\nPMID: 8191289","page":"1333-1336","source":"science.sciencemag.org","title":"Summation and division by neurons in primate visual cortex","volume":"264","author":[{"family":"Carandini","given":"Matteo"},{"family":"Heeger","given":"David J."}],"issued":{"date-parts":[["1994",5,27]]}}},{"id":658,"uris":["http://zotero.org/users/6345545/items/2GQKYY5L"],"itemData":{"id":658,"type":"article-journal","abstract":"Normalization computes a ratio between the response of an individual neuron and the summed activity of a pool of neurons. Here, the authors review the evidence that it serves as a canonical computation — one that is applied to processing different types of information in multiple brain regions in multiple species.","container-title":"Nature Reviews Neuroscience","DOI":"10.1038/nrn3136","ISSN":"1471-0048","issue":"1","language":"en","license":"2011 Nature Publishing Group, a division of Macmillan Publishers Limited. All Rights Reserved.","note":"number: 1\npublisher: Nature Publishing Group","page":"51-62","source":"www.nature.com","title":"Normalization as a canonical neural computation","volume":"13","author":[{"family":"Carandini","given":"Matteo"},{"family":"Heeger","given":"David J."}],"issued":{"date-parts":[["2012",1]]}}},{"id":656,"uris":["http://zotero.org/users/6345545/items/6653VTLY"],"itemData":{"id":656,"type":"article-journal","abstract":"Simple cells in the striate cortex have been depicted as half-wave-rectified linear operators. Complex cells have been depicted as energy mechanisms, constructed from the squared sum of the outputs of quadrature pairs of linear operators. However, the linear/energy model falls short of a complete explanation of striate cell responses. In this paper, a modified version of the linear/energy model is presented in which striate cells mutually inhibit one another, effectively normalizing their responses with respect to stimulus contrast. This paper reviews experimental measurements of striate cell responses, and shows that the new model explains a significantly larger body of physiological data.","container-title":"Visual Neuroscience","DOI":"10.1017/S0952523800009640","ISSN":"0952-5238, 1469-8714","issue":"2","journalAbbreviation":"Vis Neurosci","language":"en","page":"181-197","source":"DOI.org (Crossref)","title":"Normalization of cell responses in cat striate cortex","volume":"9","author":[{"family":"Heeger","given":"David J."}],"issued":{"date-parts":[["1992",8]]}}},{"id":3909,"uris":["http://zotero.org/users/6345545/items/85K8CKWD"],"itemData":{"id":3909,"type":"article-journal","abstract":"1. A longstanding view of simple cells is that they sum their inputs linearly. However, the linear model falls short of a complete account of simple-cell direction selectivity. We have developed a nonlinear model of simple-cell responses (hereafter referred to as the normalization model) to explain a larger body of physiological data. 2. The normalization model consists of an underlying linear stage along with two additional nonlinear stages. The first is a half-squaring nonlinearity; half-squaring is half-wave rectification followed by squaring. The second is a divisive normalization non-linearity in which each model cell is suppressed by the pooled activity of a large number of cells. 3. By comparing responses with counterphase (flickering) gratings and drifting gratings, researchers have demonstrated that there is a nonlinear contribution to simple-cell responses. Specifically they found 1) that the linear prediction from counterphase grating responses underestimates a direction index computed from drifting grating responses, 2) that the linear prediction correctly estimates responses to gratings drifting in the preferred direction, and 3) that the linear prediction overestimates responses to gratings drifting in the nonpreferred direction. 4. We have simulated model cell responses and derived mathematical expressions to demonstrate that the normalization model accounts for this empirical data. Specifically the model behaves as follows. 1) The linear prediction from counterphase data underestimates the direction index computed from drifting grating responses. 2) The linear prediction from counterphase data overestimates the response to gratings drifting in the nonpreferred direction. The discrepancy between the linear prediction and the actual response is greater when using higher contrast stimuli. 3) For an appropriate choice of contrast, the linear prediction from counterphase data correctly estimates the response to gratings drifting in the preferred direction. For higher contrasts the linear prediction overestimates the actual response, and for lower contrasts the linear prediction underestimates the actual response. 5. In addition, the normalization model is qualitatively consistent with data on the dynamics of simple-cell responses. Tolhurst et al. found that simple cells respond with an initial transient burst of activity when a stimulus first appears. The normalization model behaves similarly; it takes some time after a stimulus first appears before the model cells are fully normalized. We derived the dynamics of the model and found that the transient burst of activity in model cells depends in a particular way on stimulus contrast. The burst is short for high-contrast stimuli and longer for low-contrast stimuli.(ABSTRACT TRUNCATED AT 400 WORDS)","container-title":"Journal of Neurophysiology","DOI":"10.1152/jn.1993.70.5.1885","ISSN":"0022-3077","issue":"5","note":"publisher: American Physiological Society","page":"1885-1898","source":"journals.physiology.org (Atypon)","title":"Modeling simple-cell direction selectivity with normalized, half-squared, linear operators","volume":"70","author":[{"family":"Heeger","given":"David J."}],"issued":{"date-parts":[["1993",11,1]]}}},{"id":2860,"uris":["http://zotero.org/users/6345545/items/L3AH57DR"],"itemData":{"id":2860,"type":"article-journal","container-title":"Nature Neuroscience","DOI":"10.1038/90526","ISSN":"1097-6256, 1546-1726","issue":"8","journalAbbreviation":"Nat Neurosci","language":"en","page":"819-825","source":"DOI.org (Crossref)","title":"Natural signal statistics and sensory gain control","volume":"4","author":[{"family":"Schwartz","given":"Odelia"},{"family":"Simoncelli","given":"Eero P."}],"issued":{"date-parts":[["2001",8]]}}},{"id":4502,"uris":["http://zotero.org/users/6345545/items/LH8533FU"],"itemData":{"id":4502,"type":"article-journal","abstract":"Individual neurons transform the relationship between synaptic input and output firing by utilizing both linear and nonlinear mechanisms. Angus Silver discusses the various underlying biophysical mechanisms in relation to the complexity of neuronal morphology and the neural coding regimes in which they are likely to operate.","container-title":"Nature Reviews Neuroscience","DOI":"10.1038/nrn2864","ISSN":"1471-0048","issue":"7","journalAbbreviation":"Nat Rev Neurosci","language":"en","license":"2010 Nature Publishing Group","note":"Bandiera_abtest: a\nCg_type: Nature Research Journals\nnumber: 7\nPrimary_atype: Reviews\npublisher: Nature Publishing Group\nSubject_term: Action potential generation;Neural encoding;Synaptic plasticity\nSubject_term_id: action-potential-generation;neural-encoding;synaptic-plasticity","page":"474-489","source":"www.nature.com","title":"Neuronal arithmetic","volume":"11","author":[{"family":"Silver","given":"R. Angus"}],"issued":{"date-parts":[["2010",7]]}}}],"schema":"https://github.com/citation-style-language/schema/raw/master/csl-citation.json"}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(Carandini et al., 1999; Carandini &amp; Heeger, 1994, 2012; Heeger, 1992, 1993; Schwartz &amp; Simoncelli, 2001; Silver, 2010)</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and temporal adaptation</w:t>
      </w:r>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{"citationID":"5i4EV9pp","properties":{"formattedCitation":"(Chau et al., 2020; Heeger, 1992; Louie et al., 2013, 2015; Steverson et al., 2019; Webb et al., 2014)","plainCitation":"(Chau et al., 2020; Heeger, 1992; Louie et al., 2013, 2015; Steverson et al., 2019; Webb et al., 2014)","noteIndex":0},"citationItems":[{"id":2806,"uris":["http://zotero.org/users/6345545/items/WCNX5V38"],"itemData":{"id":2806,"type":"article-journal","abstract":"The value of a third potential option or distractor can alter the way in which decisions are made between two other options. Two hypotheses have received empirical support: that a high value distractor improves the accuracy with which decisions between two other options are made and that it impairs accuracy. Recently, however, it has been argued that neither observation is replicable. Inspired by neuroimaging data showing that high value distractors have different impacts on prefrontal and parietal regions, we designed a dual route decision-making model that mimics the neural signals of these regions. Here we show in the dual route model and empirical data that both enhancement and impairment effects are robust phenomena but predominate in different parts of the decision space defined by the options’ and the distractor’s values. However, beyond these constraints, both effects co-exist under similar conditions. Moreover, both effects are robust and observable in six experiments.","container-title":"eLife","DOI":"10.7554/eLife.53850","ISSN":"2050-084X","note":"publisher: eLife Sciences Publications, Ltd","page":"e53850","source":"eLife","title":"Consistent patterns of distractor effects during decision making","volume":"9","author":[{"family":"Chau","given":"Bolton KH"},{"family":"Law","given":"Chun-Kit"},{"family":"Lopez-Persem","given":"Alizée"},{"family":"Klein-Flügge","given":"Miriam C"},{"family":"Rushworth","given":"Matthew FS"}],"editor":[{"family":"Kahnt","given":"Thorsten"},{"family":"Gold","given":"Joshua I"},{"family":"Moran","given":"Rani"}],"issued":{"date-parts":[["2020",7,6]]}}},{"id":656,"uris":["http://zotero.org/users/6345545/items/6653VTLY"],"itemData":{"id":656,"type":"article-journal","abstract":"Simple cells in the striate cortex have been depicted as half-wave-rectified linear operators. Complex cells have been depicted as energy mechanisms, constructed from the squared sum of the outputs of quadrature pairs of linear operators. However, the linear/energy model falls short of a complete explanation of striate cell responses. In this paper, a modified version of the linear/energy model is presented in which striate cells mutually inhibit one another, effectively normalizing their responses with respect to stimulus contrast. This paper reviews experimental measurements of striate cell responses, and shows that the new model explains a significantly larger body of physiological data.","container-title":"Visual Neuroscience","DOI":"10.1017/S0952523800009640","ISSN":"0952-5238, 1469-8714","issue":"2","journalAbbreviation":"Vis Neurosci","language":"en","page":"181-197","source":"DOI.org (Crossref)","title":"Normalization of cell responses in cat striate cortex","volume":"9","author":[{"family":"Heeger","given":"David J."}],"issued":{"date-parts":[["1992",8]]}}},{"id":338,"uris":["http://zotero.org/users/6345545/items/SW8WMERN"],"itemData":{"id":338,"type":"article-journal","container-title":"Proceedings of the National Academy of Sciences","DOI":"10.1073/pnas.1217854110","ISSN":"0027-8424, 1091-6490","issue":"15","journalAbbreviation":"Proceedings of the National Academy of Sciences","language":"en","page":"6139-6144","source":"DOI.org (Crossref)","title":"Normalization is a general neural mechanism for context-dependent decision making","volume":"110","author":[{"family":"Louie","given":"Kenway"},{"family":"Khaw","given":"M. W."},{"family":"Glimcher","given":"P. W."}],"issued":{"date-parts":[["2013",4,9]]}}},{"id":341,"uris":["http://zotero.org/users/6345545/items/LSCE2TGA"],"itemData":{"id":341,"type":"article-journal","container-title":"Current Opinion in Behavioral Sciences","DOI":"10.1016/j.cobeha.2015.08.008","ISSN":"23521546","journalAbbreviation":"Current Opinion in Behavioral Sciences","language":"en","page":"91-99","source":"DOI.org (Crossref)","title":"Adaptive neural coding: from biological to behavioral decision-making","title-short":"Adaptive neural coding","volume":"5","author":[{"family":"Louie","given":"Kenway"},{"family":"Glimcher","given":"Paul W"},{"family":"Webb","given":"Ryan"}],"issued":{"date-parts":[["2015",10]]}}},{"id":335,"uris":["http://zotero.org/users/6345545/items/SDLM4ELN"],"itemData":{"id":335,"type":"article-journal","abstract":"Recent advances in neuroscience suggest that a utility-like calculation is involved in how the brain makes choices, and that this calculation may use a computation known as divisive normalization. While this tells us how the brain makes choices, it is not immediately evidentwhy the brain uses this computation or exactly what behavior is consistent with it. In this paper, we address both of these questions by proving a three-way equivalence theorem between the normalization model, an information-processing model, and an axiomatic characterization. The information-processing model views behavior as optimally balancing the expected value of the chosen object against the entropic cost of reducing stochasticity in choice. This provides an optimality rationale for why the brain may have evolved to use normalization-type models. The axiomatic characterization gives a set of testable behavioral statements equivalent to the normalization model. This answers what behavior arises from normalization. Our equivalence result uniﬁes these three models into a single theory that answers the “how”, “why”, and “what” of choice behavior.","container-title":"Journal of Economic Behavior &amp; Organization","DOI":"10.1016/j.jebo.2019.05.026","ISSN":"01672681","journalAbbreviation":"Journal of Economic Behavior &amp; Organization","language":"en","page":"148-165","source":"DOI.org (Crossref)","title":"Choice-theoretic foundations of the divisive normalization model","volume":"164","author":[{"family":"Steverson","given":"Kai"},{"family":"Brandenburger","given":"Adam"},{"family":"Glimcher","given":"Paul"}],"issued":{"date-parts":[["2019",8]]}}},{"id":345,"uris":["http://zotero.org/users/6345545/items/EWF2MTBF"],"itemData":{"id":345,"type":"article-journal","abstract":"Biology places a resource constraint on the neural computations that ultimately characterize stochastic choice behaviour. We incorporate one such computation, divisive normalization, into a neuroeconomic choice model and predict that the composition and size of the choice set will inﬂuence choice. Evidence for novel violations of the IIA axiom is provided from two behavioural experiments, and the model more accurately captures observed behaviour compared to existing econometric models. Finally, we demonstrate that normalization implements an eﬃcient means for the brain to represent valuations given neurobiological constraints, yielding the fewest choice errors possible.","container-title":"SSRN Electronic Journal","DOI":"10.2139/ssrn.2462895","ISSN":"1556-5068","journalAbbreviation":"SSRN Journal","language":"en","source":"DOI.org (Crossref)","title":"Rationalizing Context-Dependent Preferences: Divisive Normalization and Neurobiological Constraints on Choice","title-short":"Rationalizing Context-Dependent Preferences","URL":"http://www.ssrn.com/abstract=2462895","author":[{"family":"Webb","given":"Ryan"},{"family":"Glimcher","given":"Paul W."},{"family":"Louie","given":"Kenway"}],"accessed":{"date-parts":[["2020",3,17]]},"issued":{"date-parts":[["2014"]]}}}],"schema":"https://github.com/citation-style-language/schema/raw/master/csl-citation.json"}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(Chau et al., 2020; Heeger, 1992; Louie et al., 2013, 2015; Steverson et al., 2019; Webb et al., 2014)</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w:t>
      </w:r>
    </w:p>
    <w:p w14:paraId="1923373F" w14:textId="77777777" w:rsidR="001E5B0F" w:rsidRPr="0060258A" w:rsidRDefault="001E5B0F" w:rsidP="00443316">
      <w:pPr>
        <w:spacing w:line="480" w:lineRule="auto"/>
        <w:jc w:val="both"/>
        <w:rPr>
          <w:rFonts w:ascii="Times New Roman" w:hAnsi="Times New Roman" w:cs="Times New Roman"/>
          <w:color w:val="000000" w:themeColor="text1"/>
        </w:rPr>
      </w:pPr>
    </w:p>
    <w:p w14:paraId="770B1B17" w14:textId="77777777" w:rsidR="001E5B0F" w:rsidRPr="0060258A" w:rsidDel="00923B56" w:rsidRDefault="001E5B0F" w:rsidP="00443316">
      <w:pPr>
        <w:spacing w:line="480" w:lineRule="auto"/>
        <w:jc w:val="both"/>
        <w:rPr>
          <w:del w:id="448" w:author="Kenway" w:date="2023-02-15T10:34:00Z"/>
          <w:rFonts w:ascii="Times New Roman" w:hAnsi="Times New Roman" w:cs="Times New Roman"/>
          <w:color w:val="000000" w:themeColor="text1"/>
        </w:rPr>
      </w:pPr>
      <w:ins w:id="449" w:author="Bo Shen" w:date="2023-02-14T15:37:00Z">
        <w:r>
          <w:rPr>
            <w:rFonts w:ascii="Times New Roman" w:hAnsi="Times New Roman" w:cs="Times New Roman"/>
            <w:color w:val="000000" w:themeColor="text1"/>
          </w:rPr>
          <w:t>Option selection and c</w:t>
        </w:r>
      </w:ins>
      <w:ins w:id="450" w:author="Bo Shen" w:date="2023-02-14T15:32:00Z">
        <w:r>
          <w:rPr>
            <w:rFonts w:ascii="Times New Roman" w:hAnsi="Times New Roman" w:cs="Times New Roman"/>
            <w:color w:val="000000" w:themeColor="text1"/>
          </w:rPr>
          <w:t xml:space="preserve">ategorical </w:t>
        </w:r>
      </w:ins>
      <w:ins w:id="451" w:author="Bo Shen" w:date="2023-02-14T15:33:00Z">
        <w:r>
          <w:rPr>
            <w:rFonts w:ascii="Times New Roman" w:hAnsi="Times New Roman" w:cs="Times New Roman"/>
            <w:color w:val="000000" w:themeColor="text1"/>
          </w:rPr>
          <w:t>choice</w:t>
        </w:r>
      </w:ins>
      <w:ins w:id="452" w:author="Bo Shen" w:date="2023-02-14T15:31:00Z">
        <w:r>
          <w:rPr>
            <w:rFonts w:ascii="Times New Roman" w:hAnsi="Times New Roman" w:cs="Times New Roman"/>
            <w:color w:val="000000" w:themeColor="text1"/>
          </w:rPr>
          <w:t xml:space="preserve"> </w:t>
        </w:r>
      </w:ins>
      <w:ins w:id="453" w:author="Kenway" w:date="2023-02-15T10:13:00Z">
        <w:r>
          <w:rPr>
            <w:rFonts w:ascii="Times New Roman" w:hAnsi="Times New Roman" w:cs="Times New Roman"/>
            <w:color w:val="000000" w:themeColor="text1"/>
          </w:rPr>
          <w:t>occurs</w:t>
        </w:r>
      </w:ins>
      <w:ins w:id="454" w:author="Bo Shen" w:date="2023-02-14T15:37:00Z">
        <w:del w:id="455" w:author="Kenway" w:date="2023-02-15T10:13:00Z">
          <w:r w:rsidDel="00B03C32">
            <w:rPr>
              <w:rFonts w:ascii="Times New Roman" w:hAnsi="Times New Roman" w:cs="Times New Roman"/>
              <w:color w:val="000000" w:themeColor="text1"/>
            </w:rPr>
            <w:delText>happens</w:delText>
          </w:r>
        </w:del>
        <w:r>
          <w:rPr>
            <w:rFonts w:ascii="Times New Roman" w:hAnsi="Times New Roman" w:cs="Times New Roman"/>
            <w:color w:val="000000" w:themeColor="text1"/>
          </w:rPr>
          <w:t xml:space="preserve"> </w:t>
        </w:r>
      </w:ins>
      <w:ins w:id="456" w:author="Bo Shen" w:date="2023-02-14T15:32:00Z">
        <w:r>
          <w:rPr>
            <w:rFonts w:ascii="Times New Roman" w:hAnsi="Times New Roman" w:cs="Times New Roman"/>
            <w:color w:val="000000" w:themeColor="text1"/>
          </w:rPr>
          <w:t>when</w:t>
        </w:r>
        <w:r w:rsidRPr="0060258A">
          <w:rPr>
            <w:rFonts w:ascii="Times New Roman" w:hAnsi="Times New Roman" w:cs="Times New Roman"/>
            <w:color w:val="000000" w:themeColor="text1"/>
          </w:rPr>
          <w:t xml:space="preserve"> the decision process progresses</w:t>
        </w:r>
        <w:r>
          <w:rPr>
            <w:rFonts w:ascii="Times New Roman" w:hAnsi="Times New Roman" w:cs="Times New Roman"/>
            <w:color w:val="000000" w:themeColor="text1"/>
          </w:rPr>
          <w:t xml:space="preserve">. </w:t>
        </w:r>
      </w:ins>
      <w:ins w:id="457" w:author="Bo Shen" w:date="2023-02-14T17:05:00Z">
        <w:r>
          <w:rPr>
            <w:rFonts w:ascii="Times New Roman" w:hAnsi="Times New Roman" w:cs="Times New Roman"/>
            <w:color w:val="000000" w:themeColor="text1"/>
          </w:rPr>
          <w:t>A</w:t>
        </w:r>
      </w:ins>
      <w:ins w:id="458" w:author="Bo Shen" w:date="2023-02-14T15:27:00Z">
        <w:r w:rsidRPr="0060258A">
          <w:rPr>
            <w:rFonts w:ascii="Times New Roman" w:hAnsi="Times New Roman" w:cs="Times New Roman"/>
            <w:color w:val="000000" w:themeColor="text1"/>
          </w:rPr>
          <w:t xml:space="preserve"> common and powerful neural mechanism for categorical choice</w:t>
        </w:r>
      </w:ins>
      <w:del w:id="459" w:author="Bo Shen" w:date="2023-02-14T15:32:00Z">
        <w:r w:rsidRPr="0060258A" w:rsidDel="00326D42">
          <w:rPr>
            <w:rFonts w:ascii="Times New Roman" w:hAnsi="Times New Roman" w:cs="Times New Roman"/>
            <w:color w:val="000000" w:themeColor="text1"/>
          </w:rPr>
          <w:delText>As the decision process progresses</w:delText>
        </w:r>
      </w:del>
      <w:del w:id="460" w:author="Bo Shen" w:date="2023-02-14T15:38:00Z">
        <w:r w:rsidRPr="0060258A" w:rsidDel="00C0254A">
          <w:rPr>
            <w:rFonts w:ascii="Times New Roman" w:hAnsi="Times New Roman" w:cs="Times New Roman"/>
            <w:color w:val="000000" w:themeColor="text1"/>
          </w:rPr>
          <w:delText xml:space="preserve">, </w:delText>
        </w:r>
      </w:del>
      <w:del w:id="461" w:author="Bo Shen" w:date="2023-02-14T15:27:00Z">
        <w:r w:rsidRPr="0060258A" w:rsidDel="00295E26">
          <w:rPr>
            <w:rFonts w:ascii="Times New Roman" w:hAnsi="Times New Roman" w:cs="Times New Roman"/>
            <w:color w:val="000000" w:themeColor="text1"/>
          </w:rPr>
          <w:delText xml:space="preserve">a common and powerful neural mechanism for categorical choice </w:delText>
        </w:r>
      </w:del>
      <w:del w:id="462" w:author="Bo Shen" w:date="2023-02-14T15:38:00Z">
        <w:r w:rsidRPr="0060258A" w:rsidDel="00C0254A">
          <w:rPr>
            <w:rFonts w:ascii="Times New Roman" w:hAnsi="Times New Roman" w:cs="Times New Roman"/>
            <w:color w:val="000000" w:themeColor="text1"/>
          </w:rPr>
          <w:delText>is</w:delText>
        </w:r>
      </w:del>
      <w:r w:rsidRPr="0060258A">
        <w:rPr>
          <w:rFonts w:ascii="Times New Roman" w:hAnsi="Times New Roman" w:cs="Times New Roman"/>
          <w:color w:val="000000" w:themeColor="text1"/>
        </w:rPr>
        <w:t xml:space="preserve"> </w:t>
      </w:r>
      <w:ins w:id="463" w:author="Bo Shen" w:date="2023-02-14T17:05:00Z">
        <w:r>
          <w:rPr>
            <w:rFonts w:ascii="Times New Roman" w:hAnsi="Times New Roman" w:cs="Times New Roman"/>
            <w:color w:val="000000" w:themeColor="text1"/>
          </w:rPr>
          <w:t>is w</w:t>
        </w:r>
        <w:r w:rsidRPr="0060258A">
          <w:rPr>
            <w:rFonts w:ascii="Times New Roman" w:hAnsi="Times New Roman" w:cs="Times New Roman"/>
            <w:color w:val="000000" w:themeColor="text1"/>
          </w:rPr>
          <w:t xml:space="preserve">inner-take-all (WTA) competition </w:t>
        </w:r>
      </w:ins>
      <w:del w:id="464" w:author="Bo Shen" w:date="2023-02-14T15:27:00Z">
        <w:r w:rsidRPr="0060258A" w:rsidDel="00295E26">
          <w:rPr>
            <w:rFonts w:ascii="Times New Roman" w:hAnsi="Times New Roman" w:cs="Times New Roman"/>
            <w:color w:val="000000" w:themeColor="text1"/>
          </w:rPr>
          <w:delText>winner-take-all (WTA) competition</w:delText>
        </w:r>
      </w:del>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{"citationID":"nXBBfLmk","properties":{"formattedCitation":"(Wickens et al., 2007; Wilson, 2007)","plainCitation":"(Wickens et al., 2007; Wilson, 2007)","noteIndex":0},"citationItems":[{"id":4912,"uris":["http://zotero.org/users/6345545/items/UKMU23QB"],"itemData":{"id":4912,"type":"chapter","abstract":"This chapter outlines current interpretation of computational aspects of GABAergic circuits of the striatum. Recent hypotheses and controversial matters are reviewed. Quantitative aspects of striatal synaptology relevant to computational models are considered, with estimates of the connectivity of the spiny projection neurons and fast-spiking interneurons. Against this background, insights into the computational properties of inhibitory circuits based on analysis and simulation of simple models are discussed. The paper concludes with suggestions for further theoretical and experimental studies.","collection-title":"Gaba and the Basal Ganglia","container-title":"Progress in Brain Research","language":"en","note":"DOI: 10.1016/S0079-6123(06)60018-6","page":"313-329","publisher":"Elsevier","source":"ScienceDirect","title":"Simulation of GABA function in the basal ganglia: computational models of GABAergic mechanisms in basal ganglia function","title-short":"Simulation of GABA function in the basal ganglia","URL":"https://www.sciencedirect.com/science/article/pii/S0079612306600186","volume":"160","author":[{"family":"Wickens","given":"Jeffery R."},{"family":"Arbuthnott","given":"Gordon W."},{"family":"Shindou","given":"Tomomi"}],"editor":[{"family":"Tepper","given":"James M."},{"family":"Abercrombie","given":"Elizabeth D."},{"family":"Bolam","given":"J. Paul"}],"accessed":{"date-parts":[["2022",1,26]]},"issued":{"date-parts":[["2007",1,1]]}}},{"id":4914,"uris":["http://zotero.org/users/6345545/items/I4VY9LZH"],"itemData":{"id":4914,"type":"chapter","abstract":"In the neostriatum, GABAergic inhibition arises from the action of at least two classes of inhibitory interneurons, and from recurrent collaterals of the principal cells. Interneurons receive excitatory input only from extrinsic sources, and so act in a purely feedforward capacity. Feedback inhibition arises from the recurrent collaterals of the principal cells. These two kinds of inhibition have functionally distinct effects on the principal cells. Inputs from interneurons are not very convergent. There are few inhibitory neurons, and so each principal cell receives inhibitory synaptic input from very few interneurons. But, they are individually powerful, and a single interneuron can substantially delay action potentials in a group of nearby principal cells. Recurrent inhibition is highly convergent, with each principal cell receiving inhibitory input from several hundred other such cells. Feedback inhibitory synaptic inputs individually have very weak effects, as seen from the soma. The differences in synaptic strength are not caused by differences in the release of transmitter or in sensitivity of the postsynaptic membrane. Rather, they arise from differences in the number of synaptic contacts formed on individual principal cells by feedforward or feedback axons, and from differences in synaptic location. Interneurons form their powerful synapses near the somata of principal cells, while most feedback synapses are more distal, where they interact with the two-state nonlinear properties of the principal cells’ dendrite. This arrangement suggests that feedforward inhibition may serve in the traditional role for inhibition, adjusting the excitability of the principle neuron near the site of action potential generation. Feedback inhibitory synapses may interact with voltage-sensitive conductances in the dendrite to alter the electrotonic structure of the spiny cell.","collection-title":"Gaba and the Basal Ganglia","container-title":"Progress in Brain Research","language":"en","note":"DOI: 10.1016/S0079-6123(06)60006-X","page":"91-110","publisher":"Elsevier","source":"ScienceDirect","title":"GABAergic inhibition in the neostriatum","URL":"https://www.sciencedirect.com/science/article/pii/S007961230660006X","volume":"160","author":[{"family":"Wilson","given":"Charles J."}],"editor":[{"family":"Tepper","given":"James M."},{"family":"Abercrombie","given":"Elizabeth D."},{"family":"Bolam","given":"J. Paul"}],"accessed":{"date-parts":[["2022",1,26]]},"issued":{"date-parts":[["2007",1,1]]}}}],"schema":"https://github.com/citation-style-language/schema/raw/master/csl-citation.json"}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(Wickens et al., 2007; Wilson, 2007)</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WTA dynamics are widely observed in multiple brain regions: the neural firing rate representing the chosen option or action target increases in concert with selection (often reaching a common activity threshold at choice), while firing rates representing the other unchosen </w:t>
      </w:r>
      <w:del w:id="465" w:author="Bo Shen" w:date="2023-02-14T15:38:00Z">
        <w:r w:rsidRPr="0060258A" w:rsidDel="00C0254A">
          <w:rPr>
            <w:rFonts w:ascii="Times New Roman" w:hAnsi="Times New Roman" w:cs="Times New Roman"/>
            <w:color w:val="000000" w:themeColor="text1"/>
          </w:rPr>
          <w:delText xml:space="preserve">alternatives </w:delText>
        </w:r>
      </w:del>
      <w:ins w:id="466" w:author="Bo Shen" w:date="2023-02-14T15:38:00Z">
        <w:r>
          <w:rPr>
            <w:rFonts w:ascii="Times New Roman" w:hAnsi="Times New Roman" w:cs="Times New Roman"/>
            <w:color w:val="000000" w:themeColor="text1"/>
          </w:rPr>
          <w:t>option</w:t>
        </w:r>
        <w:r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are suppressed</w:t>
      </w:r>
      <w:del w:id="467" w:author="Bo Shen" w:date="2023-02-14T15:39:00Z">
        <w:r w:rsidRPr="0060258A" w:rsidDel="00C0254A">
          <w:rPr>
            <w:rFonts w:ascii="Times New Roman" w:hAnsi="Times New Roman" w:cs="Times New Roman"/>
            <w:color w:val="000000" w:themeColor="text1"/>
          </w:rPr>
          <w:delText>, resulting in a single categorical choice</w:delText>
        </w:r>
      </w:del>
      <w:ins w:id="468" w:author="Bo Shen" w:date="2023-02-14T15:39: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{"citationID":"VpKHrtnT","properties":{"formattedCitation":"(Churchland et al., 2008; Gold &amp; Shadlen, 2007; Hanes &amp; Schall, 1996; Hanks et al., 2014; Lo et al., 2015; Lo &amp; Wang, 2006; Roitman &amp; Shadlen, 2002; Rorie et al., 2010; Shadlen &amp; Newsome, 2001; X.-J. Wang, 2002; Wong &amp; Wang, 2006)","plainCitation":"(Churchland et al., 2008; Gold &amp; Shadlen, 2007; Hanes &amp; Schall, 1996; Hanks et al., 2014; Lo et al., 2015; Lo &amp; Wang, 2006; Roitman &amp; Shadlen, 2002; Rorie et al., 2010; Shadlen &amp; Newsome, 2001; X.-J. Wang, 2002; Wong &amp; Wang, 2006)","noteIndex":0},"citationItems":[{"id":372,"uris":["http://zotero.org/users/6345545/items/CUJ2PP3B"],"itemData":{"id":372,"type":"article-journal","container-title":"Nature Neuroscience","DOI":"10.1038/nn.2123","ISSN":"1097-6256, 1546-1726","issue":"6","journalAbbreviation":"Nat Neurosci","language":"en","page":"693-702","source":"DOI.org (Crossref)","title":"Decision-making with multiple alternatives","volume":"11","author":[{"family":"Churchland","given":"Anne K"},{"family":"Kiani","given":"Roozbeh"},{"family":"Shadlen","given":"Michael N."}],"issued":{"date-parts":[["2008",6]]}}},{"id":612,"uris":["http://zotero.org/users/6345545/items/7THKJPCV"],"itemData":{"id":612,"type":"article-journal","abstract":"AbstractThe study of decision making spans such varied fields as neuroscience, psychology, economics, statistics, political science, and computer science. Despite this diversity of applications, most decisions share common elements including deliberation and commitment. Here we evaluate recent progress in understanding how these basic elements of decision formation are implemented in the brain. We focus on simple decisions that can be studied in the laboratory but emphasize general principles likely to extend to other settings.","container-title":"Annual Review of Neuroscience","DOI":"10.1146/annurev.neuro.29.051605.113038","issue":"1","note":"_eprint: https://doi.org/10.1146/annurev.neuro.29.051605.113038\nPMID: 17600525","page":"535-574","source":"Annual Reviews","title":"The Neural Basis of Decision Making","volume":"30","author":[{"family":"Gold","given":"Joshua I."},{"family":"Shadlen","given":"Michael N."}],"issued":{"date-parts":[["2007"]]}}},{"id":786,"uris":["http://zotero.org/users/6345545/items/TMCR6RLW"],"itemData":{"id":786,"type":"article-journal","abstract":"When humans respond to sensory stimulation, their reaction times tend to be long and variable relative to neural transduction and transmission times. The neural processes responsible for the duration and variability of reaction times are not understood. Single-cell recordings in a motor area of the cerebral cortex in behaving rhesus monkeys (Macaca mulatta) were used to evaluate two alternative mathematical models of the processes that underlie reaction times. Movements were initiated if and only if the neural activity reached a specific and constant threshold activation level. Stochastic variability in the rate at which neural activity grew toward that threshold resulted in the distribution of reaction times. This finding elucidates a specific link between motor behavior and activation of neurons in the cerebral cortex.","container-title":"Science","DOI":"10.1126/science.274.5286.427","ISSN":"0036-8075, 1095-9203","issue":"5286","language":"en","license":"© 1996 American Association for the Advancement of Science","note":"publisher: American Association for the Advancement of Science\nsection: Reports\nPMID: 8832893","page":"427-430","source":"science.sciencemag.org","title":"Neural Control of Voluntary Movement Initiation","volume":"274","author":[{"family":"Hanes","given":"Doug P."},{"family":"Schall","given":"Jeffrey D."}],"issued":{"date-parts":[["1996",10,18]]}}},{"id":3602,"uris":["http://zotero.org/users/6345545/items/4MI7YH9M"],"itemData":{"id":3602,"type":"article-journal","abstract":"Decision making often involves a tradeoff between speed and accuracy. Previous studies indicate that neural activity in the lateral intraparietal area (LIP) represents the gradual accumulation of evidence toward a threshold level, or evidence bound, which terminates the decision process. The level of this bound is hypothesized to mediate the speed-accuracy tradeoff. To test this, we recorded from LIP while monkeys performed a motion discrimination task in two speed-accuracy regimes. Surprisingly, the terminating threshold levels of neural activity were similar in both regimes. However, neurons recorded in the faster regime exhibited stronger evidence-independent activation from the beginning of decision formation, effectively reducing the evidence-dependent neural modulation needed for choice commitment. Our results suggest that control of speed vs accuracy may be exerted through changes in decision-related neural activity itself rather than through changes in the threshold applied to such neural activity to terminate a decision.","container-title":"eLife","DOI":"10.7554/eLife.02260","ISSN":"2050-084X","note":"publisher: eLife Sciences Publications, Ltd","page":"e02260","source":"eLife","title":"A neural mechanism of speed-accuracy tradeoff in macaque area LIP","volume":"3","author":[{"family":"Hanks","given":"Timothy"},{"family":"Kiani","given":"Roozbeh"},{"family":"Shadlen","given":"Michael N."}],"editor":[{"family":"Angelaki","given":"Dora E"}],"issued":{"date-parts":[["2014",5,27]]}}},{"id":3599,"uris":["http://zotero.org/users/6345545/items/RVTTT3Q3"],"itemData":{"id":3599,"type":"article-journal","abstract":"A hallmark of flexible behavior is the brain's ability to dynamically adjust speed and accuracy in decision-making. Recent studies suggested that such adjustments modulate not only the decision threshold, but also the rate of evidence accumulation. However, the underlying neuronal-level mechanism of the rate change remains unclear. In this work, using a spiking neural network model of perceptual decision, we demonstrate that speed and accuracy of a decision process can be effectively adjusted by manipulating a top-down control signal with balanced excitation and inhibition [balanced synaptic input (BSI)]. Our model predicts that emphasizing accuracy over speed leads to reduced rate of ramping activity and reduced baseline activity of decision neurons, which have been observed recently at the level of single neurons recorded from behaving monkeys in speed-accuracy tradeoff tasks. Moreover, we found that an increased inhibitory component of BSI skews the decision time distribution and produces a pronounced exponential tail, which is commonly observed in human studies. Our findings suggest that BSI can serve as a top-down control mechanism to rapidly and parametrically trade between speed and accuracy, and such a cognitive control signal presents both when the subjects emphasize accuracy or speed in perceptual decisions.","container-title":"Journal of Neurophysiology","DOI":"10.1152/jn.00845.2013","ISSN":"0022-3077","issue":"1","note":"publisher: American Physiological Society","page":"650-661","source":"journals.physiology.org (Atypon)","title":"Speed-accuracy tradeoff by a control signal with balanced excitation and inhibition","volume":"114","author":[{"family":"Lo","given":"Chung-Chuan"},{"family":"Wang","given":"Cheng-Te"},{"family":"Wang","given":"Xiao-Jing"}],"issued":{"date-parts":[["2015",5,20]]}}},{"id":251,"uris":["http://zotero.org/users/6345545/items/JS6EG2TZ"],"itemData":{"id":251,"type":"article-journal","abstract":"Growing evidence from primate neurophysiology and modeling indicates that in reaction time tasks, a perceptual choice is made when the firing rate of a selective cortical neural population reaches a threshold. This raises two questions: what is the neural substrate of the threshold and how can it be adaptively tuned according to behavioral demands? Using a biophysically based network model of spiking neurons, we show that local dynamics in the superior colliculus gives rise to an all-or-none burst response that signals threshold crossing in upstream cortical neurons. Furthermore, the threshold level depends only weakly on the efficacy of the cortico-collicular pathway. In contrast, the threshold and the rate of reward harvest are sensitive to, and hence can be optimally tuned by, the strength of cortico-striatal synapses, which are known to be modifiable by dopamine-dependent plasticity. Our model provides a framework to describe the main computational steps in a reaction time task and suggests that separate brain pathways are critical to the detection and adjustment of a decision threshold.","container-title":"Nature Neuroscience","DOI":"10.1038/nn1722","ISSN":"1546-1726","issue":"7","language":"en","license":"2006 Nature Publishing Group","note":"number: 7\npublisher: Nature Publishing Group","page":"956-963","source":"www.nature.com","title":"Cortico–basal ganglia circuit mechanism for a decision threshold in reaction time tasks","volume":"9","author":[{"family":"Lo","given":"Chung-Chuan"},{"family":"Wang","given":"Xiao-Jing"}],"issued":{"date-parts":[["2006",7]]}}},{"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T."}],"issued":{"date-parts":[["2010",2,19]]}}},{"id":377,"uris":["http://zotero.org/users/6345545/items/QVQZ8DUX"],"itemData":{"id":377,"type":"article-journal","abstract":"We recorded the activity of single neurons in the posterior parietal cortex (area LIP) of two rhesus monkeys while they discriminated the direction of motion in random-dot visual stimuli. The visual task was similar to a motion discrimination task that has been used in previous investigations of motion-sensitive regions of the extrastriate cortex. The monkeys were trained to decide whether the direction of motion was toward one of two choice targets that appeared on either side of the random-dot stimulus. At the end of the trial, the monkeys reported their direction judgment by making an eye movement to the appropriate target. We studied neurons in LIP that exhibited spatially selective persistent activity during delayed saccadic eye movement tasks. These neurons are thought to carry high-level signals appropriate for identifying salient visual targets and for guiding saccadic eye movements. We arranged the motion discrimination task so that one of the choice targets was in the LIP neuron's response field (RF) while the other target was positioned well away from the RF. During motion viewing, neurons in LIP altered their firing rate in a manner that predicted the saccadic eye movement that the monkey would make at the end of the trial. The activity thus predicted the monkey's judgment of motion direction. This predictive activity began early in the motion-viewing period and became increasingly reliable as the monkey viewed the random-dot motion. The neural activity predicted the monkey's direction judgment on both easy and difficult trials (strong and weak motion), whether or not the judgment was correct. In addition, the timing and magnitude of the response was affected by the strength of the motion signal in the stimulus. When the direction of motion was toward the RF, stronger motion led to larger neural responses earlier in the motion-viewing period. When motion was away from the RF, stronger motion led to greater suppression of ongoing activity. Thus the activity of single neurons in area LIP reflects both the direction of an impending gaze shift and the quality of the sensory information that instructs such a response. The time course of the neural response suggests that LIP accumulates sensory signals relevant to the selection of a target for an eye movement.","container-title":"Journal of Neurophysiology","DOI":"10.1152/jn.2001.86.4.1916","ISSN":"0022-3077, 1522-1598","issue":"4","journalAbbreviation":"Journal of Neurophysiology","language":"en","page":"1916-1936","source":"DOI.org (Crossref)","title":"Neural Basis of a Perceptual Decision in the Parietal Cortex (Area LIP) of the Rhesus Monkey","volume":"86","author":[{"family":"Shadlen","given":"Michael N."},{"family":"Newsome","given":"William T."}],"issued":{"date-parts":[["2001",10,1]]}}},{"id":359,"uris":["http://zotero.org/users/6345545/items/AEKIVEH9"],"itemData":{"id":359,"type":"article-journal","abstract":"Recent physiological studies of alert primates have revealed cortical neural correlates of key steps in a perceptual decision-making process. To elucidate synaptic mechanisms of decision making, I investigated a biophysically realistic cortical network model for a visual discrimination experiment. In the model, slow recurrent excitation and feedback inhibition produce attractor dynamics that amplify the difference between conflicting inputs and generates a binary choice. The model is shown to account for salient characteristics of the observed decision-correlated neural activity, as well as the animal’s psychometric function and reaction times. These results suggest that recurrent excitation mediated by NMDA receptors provides a candidate cellular mechanism for the slow time integration of sensory stimuli and the formation of categorical choices in a decision-making neocortical network.","container-title":"Neuron","DOI":"10.1016/S0896-6273(02)01092-9","ISSN":"08966273","issue":"5","journalAbbreviation":"Neuron","language":"en","page":"955-968","source":"DOI.org (Crossref)","title":"Probabilistic Decision Making by Slow Reverberation in Cortical Circuits","volume":"36","author":[{"family":"Wang","given":"Xiao-Jing"}],"issued":{"date-parts":[["2002",12]]}}},{"id":52,"uris":["http://zotero.org/users/6345545/items/W5B2KD2G"],"itemData":{"id":52,"type":"article-journal","abstract":"Recent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Neurosci.","language":"en","license":"Copyright © 2006 Society for Neuroscience 0270-6474/06/261314-15$15.00/0","note":"PMID: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(Churchland et al., 2008; Gold &amp; Shadlen, 2007; Hanes &amp; Schall, 1996; Hanks et al., 2014; Lo et al., 2015; Lo &amp; Wang, 2006; Roitman &amp; Shadlen, 2002; Rorie et al., 2010; Shadlen &amp; Newsome, 2001; X.-J. Wang, 2002; Wong &amp; Wang, 2006)</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The wide prevalence of WTA dynamics in decision-related neural activities suggests that it is a general feature of biological choice. </w:t>
      </w:r>
    </w:p>
    <w:p w14:paraId="001B2BD5" w14:textId="77777777" w:rsidR="001E5B0F" w:rsidRPr="0060258A" w:rsidDel="00765AD3" w:rsidRDefault="001E5B0F" w:rsidP="00443316">
      <w:pPr>
        <w:spacing w:line="480" w:lineRule="auto"/>
        <w:jc w:val="both"/>
        <w:rPr>
          <w:rFonts w:ascii="Times New Roman" w:hAnsi="Times New Roman" w:cs="Times New Roman"/>
          <w:color w:val="000000" w:themeColor="text1"/>
        </w:rPr>
      </w:pPr>
      <w:moveFromRangeStart w:id="469" w:author="Bo Shen" w:date="2023-02-14T16:08:00Z" w:name="move127283337"/>
    </w:p>
    <w:p w14:paraId="2D6D4234" w14:textId="77777777" w:rsidR="001E5B0F" w:rsidRPr="0060258A" w:rsidDel="00923B56" w:rsidRDefault="001E5B0F" w:rsidP="00443316">
      <w:pPr>
        <w:spacing w:line="480" w:lineRule="auto"/>
        <w:jc w:val="both"/>
        <w:rPr>
          <w:del w:id="470" w:author="Kenway" w:date="2023-02-15T10:34:00Z"/>
          <w:rFonts w:ascii="Times New Roman" w:hAnsi="Times New Roman" w:cs="Times New Roman"/>
          <w:color w:val="000000" w:themeColor="text1"/>
        </w:rPr>
      </w:pPr>
      <w:moveFrom w:id="471" w:author="Bo Shen" w:date="2023-02-14T16:08:00Z">
        <w:r w:rsidRPr="0060258A" w:rsidDel="00765AD3">
          <w:rPr>
            <w:rFonts w:ascii="Times New Roman" w:hAnsi="Times New Roman" w:cs="Times New Roman"/>
            <w:color w:val="000000" w:themeColor="text1"/>
          </w:rPr>
          <w:t>While valuation and selection processes may occur independently in different brain areas, electrophysiological evidence shows coexisting value coding and WTA signals in prominent decision-related circuits. When decisions are framed as action selection, such integrated representation exists primarily in frontoparietal areas tightly linked to motor action commitment. For example, in the control of eye movements, value and selection dynamics coexist in multiple brain regions including LIP</w:t>
        </w:r>
        <w:r w:rsidRPr="0060258A" w:rsidDel="00765AD3">
          <w:rPr>
            <w:rFonts w:ascii="Times New Roman" w:hAnsi="Times New Roman" w:cs="Times New Roman"/>
            <w:color w:val="000000" w:themeColor="text1"/>
          </w:rPr>
          <w:fldChar w:fldCharType="begin"/>
        </w:r>
        <w:r w:rsidDel="00765AD3">
          <w:rPr>
            <w:rFonts w:ascii="Times New Roman" w:hAnsi="Times New Roman" w:cs="Times New Roman"/>
            <w:color w:val="000000" w:themeColor="text1"/>
          </w:rPr>
          <w:instrText xml:space="preserve"> ADDIN ZOTERO_ITEM CSL_CITATION {"citationID":"8QbDrGx1","properties":{"formattedCitation":"(Louie &amp; Glimcher, 2010; Roitman &amp; Shadlen, 2002; Rorie et al., 2010; Shadlen &amp; Newsome, 2001; Sugrue et al., 2004)","plainCitation":"(Louie &amp; Glimcher, 2010; Roitman &amp; Shadlen, 2002; Rorie et al., 2010; Shadlen &amp; Newsome, 2001; Sugrue et al., 2004)","noteIndex":0},"citationItems":[{"id":587,"uris":["http://zotero.org/users/6345545/items/W99QQYTL"],"itemData":{"id":587,"type":"article-journal","abstract":"The mathematical formulations used to study the neurophysiological signals governing choice behavior fall under one of two major theoretical frameworks: “choice probability” or “subjective value.” These two formulations represent behavioral quantities closely tied to the decision process, but it is unknown whether one of these variables, or both, dominates the neural mechanisms that mediate choice. Value and choice probability are difficult to distinguish in practice, because higher-valued options are chosen more frequently in free-choice tasks. This distinction is particularly relevant for sensorimotor areas such as parietal cortex, where both value information and motor signals related to choice have been observed. We recorded the activity of neurons in the lateral intraparietal area while monkeys performed an intertemporal choice task for rewards differing in delay to reinforcement. Here we show that the activity of parietal neurons is precisely correlated with the individual-specific discounted value of delayed rewards, with peak subjective value modulation occurring early in task trials. In contrast, late in the decision process these same neurons transition to encode the selected action. When directly compared, the strong delay-related modulation early during decision making is driven by subjective value rather than the monkey's probability of choice. These findings show that in addition to information about gains, parietal cortex also incorporates information about delay into a precise physiological correlate of economic value functions, independent of the probability of choice.","container-title":"Journal of Neuroscience","DOI":"10.1523/JNEUROSCI.5742-09.2010","ISSN":"0270-6474, 1529-2401","issue":"16","journalAbbreviation":"J. Neurosci.","language":"en","license":"Copyright © 2010 the authors 0270-6474/10/305498-10$15.00/0","note":"publisher: Society for Neuroscience\nsection: Articles\nPMID: 20410103","page":"5498-5507","source":"www.jneurosci.org","title":"Separating Value from Choice: Delay Discounting Activity in the Lateral Intraparietal Area","title-short":"Separating Value from Choice","volume":"30","author":[{"family":"Louie","given":"Kenway"},{"family":"Glimcher","given":"Paul W."}],"issued":{"date-parts":[["2010",4,21]]}}},{"id":375,"uris":["http://zotero.org/users/6345545/items/AA8WYIGZ"],"itemData":{"id":375,"type":"article-journal","container-title":"The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T."}],"issued":{"date-parts":[["2010",2,19]]}}},{"id":377,"uris":["http://zotero.org/users/6345545/items/QVQZ8DUX"],"itemData":{"id":377,"type":"article-journal","abstract":"We recorded the activity of single neurons in the posterior parietal cortex (area LIP) of two rhesus monkeys while they discriminated the direction of motion in random-dot visual stimuli. The visual task was similar to a motion discrimination task that has been used in previous investigations of motion-sensitive regions of the extrastriate cortex. The monkeys were trained to decide whether the direction of motion was toward one of two choice targets that appeared on either side of the random-dot stimulus. At the end of the trial, the monkeys reported their direction judgment by making an eye movement to the appropriate target. We studied neurons in LIP that exhibited spatially selective persistent activity during delayed saccadic eye movement tasks. These neurons are thought to carry high-level signals appropriate for identifying salient visual targets and for guiding saccadic eye movements. We arranged the motion discrimination task so that one of the choice targets was in the LIP neuron's response field (RF) while the other target was positioned well away from the RF. During motion viewing, neurons in LIP altered their firing rate in a manner that predicted the saccadic eye movement that the monkey would make at the end of the trial. The activity thus predicted the monkey's judgment of motion direction. This predictive activity began early in the motion-viewing period and became increasingly reliable as the monkey viewed the random-dot motion. The neural activity predicted the monkey's direction judgment on both easy and difficult trials (strong and weak motion), whether or not the judgment was correct. In addition, the timing and magnitude of the response was affected by the strength of the motion signal in the stimulus. When the direction of motion was toward the RF, stronger motion led to larger neural responses earlier in the motion-viewing period. When motion was away from the RF, stronger motion led to greater suppression of ongoing activity. Thus the activity of single neurons in area LIP reflects both the direction of an impending gaze shift and the quality of the sensory information that instructs such a response. The time course of the neural response suggests that LIP accumulates sensory signals relevant to the selection of a target for an eye movement.","container-title":"Journal of Neurophysiology","DOI":"10.1152/jn.2001.86.4.1916","ISSN":"0022-3077, 1522-1598","issue":"4","journalAbbreviation":"Journal of Neurophysiology","language":"en","page":"1916-1936","source":"DOI.org (Crossref)","title":"Neural Basis of a Perceptual Decision in the Parietal Cortex (Area LIP) of the Rhesus Monkey","volume":"86","author":[{"family":"Shadlen","given":"Michael N."},{"family":"Newsome","given":"William T."}],"issued":{"date-parts":[["2001",10,1]]}}},{"id":630,"uris":["http://zotero.org/users/6345545/items/RVLCU76F"],"itemData":{"id":630,"type":"article-journal","abstract":"Psychologists and economists have long appreciated the contribution of reward history and expectation to decision-making. Yet we know little about how specific histories of choice and reward lead to an internal representation of the “value” of possible actions. We approached this problem through an integrated application of behavioral, computational, and physiological techniques. Monkeys were placed in a dynamic foraging environment in which they had to track the changing values of alternative choices through time. In this context, the monkeys' foraging behavior provided a window into their subjective valuation. We found that a simple model based on reward history can duplicate this behavior and that neurons in the parietal cortex represent the relative value of competing actions predicted by this model.\nCertain brain neurons code for the comparative perceived value of paired alternatives between which monkeys choose when performing a task.\nCertain brain neurons code for the comparative perceived value of paired alternatives between which monkeys choose when performing a task.","container-title":"Science","DOI":"10.1126/science.1094765","ISSN":"0036-8075, 1095-9203","issue":"5678","language":"en","license":"American Association for the Advancement of Science","note":"publisher: American Association for the Advancement of Science\nsection: Research Article\nPMID: 15205529","page":"1782-1787","source":"science.sciencemag.org","title":"Matching Behavior and the Representation of Value in the Parietal Cortex","volume":"304","author":[{"family":"Sugrue","given":"Leo P."},{"family":"Corrado","given":"Greg S."},{"family":"Newsome","given":"William T."}],"issued":{"date-parts":[["2004",6,18]]}}}],"schema":"https://github.com/citation-style-language/schema/raw/master/csl-citation.json"} </w:instrText>
        </w:r>
        <w:r w:rsidRPr="0060258A" w:rsidDel="00765AD3">
          <w:rPr>
            <w:rFonts w:ascii="Times New Roman" w:hAnsi="Times New Roman" w:cs="Times New Roman"/>
            <w:color w:val="000000" w:themeColor="text1"/>
          </w:rPr>
          <w:fldChar w:fldCharType="separate"/>
        </w:r>
        <w:r w:rsidDel="00765AD3">
          <w:rPr>
            <w:rFonts w:ascii="Times New Roman" w:hAnsi="Times New Roman" w:cs="Times New Roman"/>
            <w:color w:val="000000" w:themeColor="text1"/>
          </w:rPr>
          <w:t>(Louie &amp; Glimcher, 2010; Roitman &amp; Shadlen, 2002; Rorie et al., 2010; Shadlen &amp; Newsome, 2001; Sugrue et al., 2004)</w:t>
        </w:r>
        <w:r w:rsidRPr="0060258A" w:rsidDel="00765AD3">
          <w:rPr>
            <w:rFonts w:ascii="Times New Roman" w:hAnsi="Times New Roman" w:cs="Times New Roman"/>
            <w:color w:val="000000" w:themeColor="text1"/>
          </w:rPr>
          <w:fldChar w:fldCharType="end"/>
        </w:r>
        <w:r w:rsidRPr="0060258A" w:rsidDel="00765AD3">
          <w:rPr>
            <w:rFonts w:ascii="Times New Roman" w:hAnsi="Times New Roman" w:cs="Times New Roman"/>
            <w:color w:val="000000" w:themeColor="text1"/>
          </w:rPr>
          <w:t>, the frontal eye fields</w:t>
        </w:r>
        <w:r w:rsidRPr="0060258A" w:rsidDel="00765AD3">
          <w:rPr>
            <w:rFonts w:ascii="Times New Roman" w:hAnsi="Times New Roman" w:cs="Times New Roman"/>
            <w:color w:val="000000" w:themeColor="text1"/>
          </w:rPr>
          <w:fldChar w:fldCharType="begin"/>
        </w:r>
        <w:r w:rsidDel="00765AD3">
          <w:rPr>
            <w:rFonts w:ascii="Times New Roman" w:hAnsi="Times New Roman" w:cs="Times New Roman"/>
            <w:color w:val="000000" w:themeColor="text1"/>
          </w:rPr>
          <w:instrText xml:space="preserve"> ADDIN ZOTERO_ITEM CSL_CITATION {"citationID":"AKsjSquh","properties":{"formattedCitation":"(Ding &amp; Gold, 2012; Kim &amp; Shadlen, 1999; Roesch &amp; Olson, 2003)","plainCitation":"(Ding &amp; Gold, 2012; Kim &amp; Shadlen, 1999; Roesch &amp; Olson, 2003)","noteIndex":0},"citationItems":[{"id":538,"uris":["http://zotero.org/users/6345545/items/IRNYGYI2"],"itemData":{"id":538,"type":"article-journal","abstract":"To make a visual discrimination, the brain must extract relevant information from the retina, represent appropriate variables in the visual cortex and read out this representation to decide which of two or more alternatives is more likely. We recorded from neurons in the dorsolateral prefrontal cortex (areas 8 and 46) of the rhesus monkey while it performed a motion discrimination task. The monkey indicated its judgment of direction by making appropriate eye movements. As the monkey viewed the motion stimulus, the neural response predicted the monkey's subsequent gaze shift, hence its judgment of direction. The response comprised a mixture of high–level oculomotor signals and weaker visual sensory signals that reflected the strength and direction of motion. This combination of sensory integration and motor planning could reflect the conversion of visual motion information into a categorical decision about direction and thus give insight into the neural computations behind a simple cognitive act.","container-title":"Nature Neuroscience","DOI":"10.1038/5739","ISSN":"1546-1726","issue":"2","language":"en","license":"1999 Nature America Inc.","note":"number: 2\npublisher: Nature Publishing Group","page":"176-185","source":"www.nature.com","title":"Neural correlates of a decision in the dorsolateral prefrontal cortex of the macaque","volume":"2","author":[{"family":"Kim","given":"Jong-Nam"},{"family":"Shadlen","given":"Michael N."}],"issued":{"date-parts":[["1999",2]]}}},{"id":3875,"uris":["http://zotero.org/users/6345545/items/2N787G8U"],"itemData":{"id":3875,"type":"article-journal","abstract":"In several regions of the macaque brain, neurons fire during delayed response tasks at a rate determined by the value of the reward expected at the end of the trial. The activity of these neurons might be related either to the internal representation of the appetitive value of the expected reward or to motivation-dependent variations in the monkey's level of motor preparation or motor output. According to the first interpretation, reward-related activity should be most prominent in areas affiliated with the limbic system. According to the second interpretation, it should be most prominent in areas affiliated with the motor system. To distinguish between these alternatives, we carried out single-neuron recording while monkeys performed a memory-guided saccade task in which a visual cue presented early in each trial indicated whether the reward would be large or small. Neuronal activity accompanying task performance was monitored in the dorsolateral prefrontal cortex (PFC), the frontal eye field (FEF), a transitional zone caudal to the frontal eye field (FEF/PM), premotor cortex (PM), the supplementary eye field (SEF), and the rostral part of the supplementary motor area (SMAr). The tendency for neuronal activity to increase after cues that predicted a large reward became progressively stronger in progressively more posterior areas both in the lateral sector of the frontal lobe (PFC &lt; FEF &lt; FEF/PM &lt; PM) and in the medial sector (SEF &lt; SMAr). The very strong reward-related activity of premotor neurons was presumably attributable to the monkey's motivation-dependent level of motor preparation or motor output. This finding points to the need to determine whether reward-related activity in other nonlimbic brain areas, including dorsolateral prefrontal cortex and the dorsal striatum, genuinely represents the value of the expected reward or, alternatively, is related to motivational modulation of motor signals.","container-title":"Journal of Neurophysiology","DOI":"10.1152/jn.00019.2003","ISSN":"0022-3077","issue":"3","note":"publisher: American Physiological Society","page":"1766-1789","source":"journals.physiology.org (Atypon)","title":"Impact of Expected Reward on Neuronal Activity in Prefrontal Cortex, Frontal and Supplementary Eye Fields and Premotor Cortex","volume":"90","author":[{"family":"Roesch","given":"Matthew R."},{"family":"Olson","given":"Carl R."}],"issued":{"date-parts":[["2003",9,1]]}}},{"id":3878,"uris":["http://zotero.org/users/6345545/items/KCQ6ARJM"],"itemData":{"id":3878,"type":"article-journal","abstract":"Perceptual decision making requires a complex set of computations to implement, evaluate, and adjust the conversion of sensory input into a categorical judgment. Little is known about how the specific underlying computations are distributed across and within different brain regions. Using a reaction-time (RT) motion direction-discrimination task, we show that a unique combination of decision-related signals is represented in monkey frontal eye field (FEF). Some responses were modulated by choice, motion strength, and RT, consistent with a temporal accumulation of sensory evidence. These responses converged to a threshold level prior to behavioral responses, reflecting decision commitment. Other responses continued to be modulated by motion strength even after decision commitment, possibly providing a memory trace to help evaluate and adjust the decision process with respect to rewarding outcomes. Both response types were encoded by FEF neurons with both narrow- and broad-spike waveforms, presumably corresponding to inhibitory interneurons and excitatory pyramidal neurons, respectively, and with diverse visual, visuomotor, and motor properties, albeit with different frequencies. Thus, neurons throughout FEF appear to make multiple contributions to decision making that only partially overlap with contributions from other brain regions. These results help to constrain how networks of brain regions interact to generate perceptual decisions.","container-title":"Cerebral Cortex","DOI":"10.1093/cercor/bhr178","ISSN":"1047-3211","issue":"5","journalAbbreviation":"Cerebral Cortex","page":"1052-1067","source":"Silverchair","title":"Neural Correlates of Perceptual Decision Making before, during, and after Decision Commitment in Monkey Frontal Eye Field","volume":"22","author":[{"family":"Ding","given":"Long"},{"family":"Gold","given":"Joshua I."}],"issued":{"date-parts":[["2012",5,1]]}}}],"schema":"https://github.com/citation-style-language/schema/raw/master/csl-citation.json"} </w:instrText>
        </w:r>
        <w:r w:rsidRPr="0060258A" w:rsidDel="00765AD3">
          <w:rPr>
            <w:rFonts w:ascii="Times New Roman" w:hAnsi="Times New Roman" w:cs="Times New Roman"/>
            <w:color w:val="000000" w:themeColor="text1"/>
          </w:rPr>
          <w:fldChar w:fldCharType="separate"/>
        </w:r>
        <w:r w:rsidDel="00765AD3">
          <w:rPr>
            <w:rFonts w:ascii="Times New Roman" w:hAnsi="Times New Roman" w:cs="Times New Roman"/>
            <w:color w:val="000000" w:themeColor="text1"/>
          </w:rPr>
          <w:t>(Ding &amp; Gold, 2012; Kim &amp; Shadlen, 1999; Roesch &amp; Olson, 2003)</w:t>
        </w:r>
        <w:r w:rsidRPr="0060258A" w:rsidDel="00765AD3">
          <w:rPr>
            <w:rFonts w:ascii="Times New Roman" w:hAnsi="Times New Roman" w:cs="Times New Roman"/>
            <w:color w:val="000000" w:themeColor="text1"/>
          </w:rPr>
          <w:fldChar w:fldCharType="end"/>
        </w:r>
        <w:r w:rsidRPr="0060258A" w:rsidDel="00765AD3">
          <w:rPr>
            <w:rFonts w:ascii="Times New Roman" w:hAnsi="Times New Roman" w:cs="Times New Roman"/>
            <w:color w:val="000000" w:themeColor="text1"/>
          </w:rPr>
          <w:t>, and the superior colliculus</w:t>
        </w:r>
        <w:r w:rsidRPr="0060258A" w:rsidDel="00765AD3">
          <w:rPr>
            <w:rFonts w:ascii="Times New Roman" w:hAnsi="Times New Roman" w:cs="Times New Roman"/>
            <w:color w:val="000000" w:themeColor="text1"/>
          </w:rPr>
          <w:fldChar w:fldCharType="begin"/>
        </w:r>
        <w:r w:rsidDel="00765AD3">
          <w:rPr>
            <w:rFonts w:ascii="Times New Roman" w:hAnsi="Times New Roman" w:cs="Times New Roman"/>
            <w:color w:val="000000" w:themeColor="text1"/>
          </w:rPr>
          <w:instrText xml:space="preserve"> ADDIN ZOTERO_ITEM CSL_CITATION {"citationID":"Nrbo4LfE","properties":{"formattedCitation":"(Basso &amp; Wurtz, 1997, 1998; Horwitz et al., 2004; Horwitz &amp; Newsome, 1999; B. Zhang et al., 2021)","plainCitation":"(Basso &amp; Wurtz, 1997, 1998; Horwitz et al., 2004; Horwitz &amp; Newsome, 1999; B. Zhang et al., 2021)","noteIndex":0},"citationItems":[{"id":541,"uris":["http://zotero.org/users/6345545/items/Z2ZQ8PMQ"],"itemData":{"id":541,"type":"article-journal","abstract":"At any given instant, multiple potential targets for saccades are present in the visual world, implying that a “selection process” within the brain determines the target of the next eye movement. Some superior colliculus (SC) neurons begin discharging seconds before saccade initiation, suggesting involvement in target selection or, alternatively, in postselectional saccade preparation. SC neurons were recorded in monkeys who selected saccade targets on the basis of motion direction in a visual display. Some neurons carried a direction-selective visual signal, consistent with a role in target selection in this task, whereas other SC neurons appeared to be more involved in postselection specification of saccade parameters.","container-title":"Science","DOI":"10.1126/science.284.5417.1158","ISSN":"0036-8075, 1095-9203","issue":"5417","language":"en","note":"publisher: American Association for the Advancement of Science\nsection: Report\nPMID: 10325224","page":"1158-1161","source":"science.sciencemag.org","title":"Separate Signals for Target Selection and Movement Specification in the Superior Colliculus","volume":"284","author":[{"family":"Horwitz","given":"Gregory D."},{"family":"Newsome","given":"William T."}],"issued":{"date-parts":[["1999",5,14]]}}},{"id":5689,"uris":["http://zotero.org/users/6345545/items/F8ZI6MGM"],"itemData":{"id":5689,"type":"article-journal","abstract":"In a previous report, we described a heretofore undetected population of neurons in the intermediate and deep layers of the monkey superior colliculus (SC) that yielded directionally selective visual responses to stimuli presented within the central 4° of the visual field. We observed these neurons in three monkeys that had been extensively trained to perform a visual direction discrimination task in this region of the visual field. The task required the monkeys to report the perceived direction of motion by making a saccadic eye movement to one of two targets aligned with the two possible directions of motion. We hypothesized that these neurons reflect a learned association between visual motion direction and saccade direction formed through extensive training on the direction discrimination task. We tested this hypothesis by searching for direction-selective visual responses in two monkeys that had been trained to perform a similar motion discrimination task in which the direction of stimulus motion was dissociated from the direction of the operant saccade. Strongly directional visual responses were absent in these monkeys, consistent with the notion that extensive training can induce highly specific visual responses in a subpopulation of SC neurons.","container-title":"Neuroscience Letters","DOI":"10.1016/j.neulet.2004.05.059","ISSN":"0304-3940","issue":"3","journalAbbreviation":"Neuroscience Letters","language":"en","page":"315-319","source":"ScienceDirect","title":"Direction-selective visual responses in macaque superior colliculus induced by behavioral training","volume":"366","author":[{"family":"Horwitz","given":"Gregory D"},{"family":"Batista","given":"Aaron P"},{"family":"Newsome","given":"William T"}],"issued":{"date-parts":[["2004",8,19]]}}},{"id":3902,"uris":["http://zotero.org/users/6345545/items/BMYHPUL6"],"itemData":{"id":3902,"type":"article-journal","container-title":"Nature","DOI":"10.1038/37975","ISSN":"1476-4687","issue":"6646","language":"en","license":"1997 Macmillan Magazines Ltd.","note":"number: 6646\npublisher: Nature Publishing Group","page":"66-69","source":"www.nature.com","title":"Modulation of neuronal activity by target uncertainty","volume":"389","author":[{"family":"Basso","given":"Michele A."},{"family":"Wurtz","given":"Robert H."}],"issued":{"date-parts":[["1997",9]]}}},{"id":3905,"uris":["http://zotero.org/users/6345545/items/7GBIDQKP"],"itemData":{"id":3905,"type":"article-journal","abstract":"Complex visual scenes require that a target for an impending saccadic eye movement be selected from a larger number of possible targets. We investigated whether changing the probability that a visual stimulus would be selected as the target for a saccade altered activity of monkey superior colliculus (SC) neurons in two experiments. First, we changed the number of possible targets on each trial. Second, we kept the visual display constant and presented a single saccade target repeatedly so that target probability was established over time. Buildup neurons in the SC, those with delay period activity, showed a consistent reduction in activity as the probability of the saccade decreased, independent of the visual stimulus configuration. Other SC neurons, fixation and burst, were largely unaffected by the changes in saccade target probability. Because we had monkeys making saccades to many locations within the visual field, we could examine activity associated with saccades outside of the movement field of neurons. We found the activity of buildup neurons to be similar across the SC, before the target was identified, and reduced when the number of possible targets increased. The results of our experiments are consistent with a role for this activity in establishing a motor set. We found, consistent with this interpretation, that the activity of these neurons was predictive of the latency of a saccadic eye movement and not other saccade parameters such as end point or peak velocity.","container-title":"Journal of Neuroscience","DOI":"10.1523/JNEUROSCI.18-18-07519.1998","ISSN":"0270-6474, 1529-2401","issue":"18","journalAbbreviation":"J. Neurosci.","language":"en","license":"Copyright © 1998 Society for Neuroscience","note":"publisher: Society for Neuroscience\nsection: ARTICLE\nPMID: 9736670","page":"7519-7534","source":"www.jneurosci.org","title":"Modulation of Neuronal Activity in Superior Colliculus by Changes in Target Probability","volume":"18","author":[{"family":"Basso","given":"Michele A."},{"family":"Wurtz","given":"Robert H."}],"issued":{"date-parts":[["1998",9,15]]}}},{"id":4330,"uris":["http://zotero.org/users/6345545/items/X8AKI399"],"itemData":{"id":4330,"type":"article-journal","abstract":"Value-based decision making involves choosing from multiple options with different values. Despite extensive studies on value representation in various brain regions, the neural mechanism for how multiple value options are converted to motor actions remains unclear. To study this, we developed a multi-value foraging task with varying menu of items in non-human primates using eye movements that dissociates value and choice, and conducted electrophysiological recording in the midbrain superior colliculus (SC). SC neurons encoded “absolute” value, independent of available options, during late fixation. In addition, SC neurons also represent value threshold, modulated by available options, different from conventional motor threshold. Electrical stimulation of SC neurons biased choices in a manner predicted by the difference between the value representation and the value threshold. These results reveal a neural mechanism directly transforming absolute values to categorical choices within SC, supporting highly efficient value-based decision making critical for real-world economic behaviors.","container-title":"Nature Communications","DOI":"10.1038/s41467-021-23747-z","ISSN":"2041-1723","issue":"1","journalAbbreviation":"Nat Commun","language":"en","license":"2021 The Author(s)","note":"Bandiera_abtest: a\nCc_license_type: cc_by\nCg_type: Nature Research Journals\nnumber: 1\nPrimary_atype: Research\npublisher: Nature Publishing Group\nSubject_term: Decision;Reward;Superior colliculus\nSubject_term_id: decision;reward;superior-colliculus","page":"3410","source":"www.nature.com","title":"Transforming absolute value to categorical choice in primate superior colliculus during value-based decision making","volume":"12","author":[{"family":"Zhang","given":"Beizhen"},{"family":"Kan","given":"Janis Ying Ying"},{"family":"Yang","given":"Mingpo"},{"family":"Wang","given":"Xiaochun"},{"family":"Tu","given":"Jiahao"},{"family":"Dorris","given":"Michael Christopher"}],"issued":{"date-parts":[["2021",6,7]]}}}],"schema":"https://github.com/citation-style-language/schema/raw/master/csl-citation.json"} </w:instrText>
        </w:r>
        <w:r w:rsidRPr="0060258A" w:rsidDel="00765AD3">
          <w:rPr>
            <w:rFonts w:ascii="Times New Roman" w:hAnsi="Times New Roman" w:cs="Times New Roman"/>
            <w:color w:val="000000" w:themeColor="text1"/>
          </w:rPr>
          <w:fldChar w:fldCharType="separate"/>
        </w:r>
        <w:r w:rsidDel="00765AD3">
          <w:rPr>
            <w:rFonts w:ascii="Times New Roman" w:hAnsi="Times New Roman" w:cs="Times New Roman"/>
            <w:color w:val="000000" w:themeColor="text1"/>
          </w:rPr>
          <w:t>(Basso &amp; Wurtz, 1997, 1998; Horwitz et al., 2004; Horwitz &amp; Newsome, 1999; B. Zhang et al., 2021)</w:t>
        </w:r>
        <w:r w:rsidRPr="0060258A" w:rsidDel="00765AD3">
          <w:rPr>
            <w:rFonts w:ascii="Times New Roman" w:hAnsi="Times New Roman" w:cs="Times New Roman"/>
            <w:color w:val="000000" w:themeColor="text1"/>
          </w:rPr>
          <w:fldChar w:fldCharType="end"/>
        </w:r>
        <w:r w:rsidRPr="0060258A" w:rsidDel="00765AD3">
          <w:rPr>
            <w:rFonts w:ascii="Times New Roman" w:hAnsi="Times New Roman" w:cs="Times New Roman"/>
            <w:color w:val="000000" w:themeColor="text1"/>
          </w:rPr>
          <w:t>. In these areas, neural activity initially represents the relevant decision variables, but shifts to encode the selected saccade after a WTA-like interval. Similar activity emerges in parallel circuits controlling arm movements, including the parietal reach region</w:t>
        </w:r>
        <w:r w:rsidRPr="0060258A" w:rsidDel="00765AD3">
          <w:rPr>
            <w:rFonts w:ascii="Times New Roman" w:hAnsi="Times New Roman" w:cs="Times New Roman"/>
            <w:color w:val="000000" w:themeColor="text1"/>
          </w:rPr>
          <w:fldChar w:fldCharType="begin"/>
        </w:r>
        <w:r w:rsidDel="00765AD3">
          <w:rPr>
            <w:rFonts w:ascii="Times New Roman" w:hAnsi="Times New Roman" w:cs="Times New Roman"/>
            <w:color w:val="000000" w:themeColor="text1"/>
          </w:rPr>
          <w:instrText xml:space="preserve"> ADDIN ZOTERO_ITEM CSL_CITATION {"citationID":"wXVJMukN","properties":{"formattedCitation":"(Kubanek et al., 2015; Rajalingham et al., 2014; Snyder et al., 1997)","plainCitation":"(Kubanek et al., 2015; Rajalingham et al., 2014; Snyder et al., 1997)","noteIndex":0},"citationItems":[{"id":5695,"uris":["http://zotero.org/users/6345545/items/G9N3YJ76"],"itemData":{"id":5695,"type":"article-journal","abstract":"To restore movements to paralyzed patients, neural prosthetic systems must accurately decode patients' intentions from neural signals. Despite significant advancements, current systems are unable to restore complex movements. Decoding reward-related signals from the medial intraparietal area (MIP) could enhance prosthetic performance. However, the dynamics of reward sensitivity in MIP is not known. Furthermore, reward-related modulation in premotor areas has been attributed to behavioral confounds. Here we investigated the stability of reward encoding in MIP by assessing the effect of reward history on reward sensitivity. We recorded from neurons in MIP while monkeys performed a delayed-reach task under two reward schedules. In the variable schedule, an equal number of small- and large-rewards trials were randomly interleaved. In the constant schedule, one reward size was delivered for a block of trials. The memory period firing rate of most neurons in response to identical rewards varied according to schedule. Using systems identification tools, we attributed the schedule sensitivity to the dependence of neural activity on the history of reward. We did not find schedule-dependent behavioral changes, suggesting that reward modulates neural activity in MIP. Neural discrimination between rewards was less in the variable than in the constant schedule, degrading our ability to decode reach target and reward simultaneously. The effect of schedule was mitigated by adding Haar wavelet coefficients to the decoding model. This raises the possibility of multiple encoding schemes at different timescales and reinforces the potential utility of reward information for prosthetic performance.","container-title":"Journal of Neurophysiology","DOI":"10.1152/jn.00533.2012","ISSN":"0022-3077","issue":"7","note":"publisher: American Physiological Society","page":"1775-1789","source":"journals.physiology.org (Atypon)","title":"Modulation of neural activity by reward in medial intraparietal cortex is sensitive to temporal sequence of reward","volume":"112","author":[{"family":"Rajalingham","given":"Rishi"},{"family":"Stacey","given":"Richard Greg"},{"family":"Tsoulfas","given":"Georgios"},{"family":"Musallam","given":"Sam"}],"issued":{"date-parts":[["2014",10]]}}},{"id":5697,"uris":["http://zotero.org/users/6345545/items/A8INFN4C"],"itemData":{"id":5697,"type":"article-journal","abstract":"To look at or reach for what we see, spatial information from the visual system must be transformed into a motor plan. The posterior parietal cortex (PPC) is well placed to perform this function, because it lies between visual areas, which encode spatial information1,2, and motor cortical areas. The PPC contains several subdivisions, which are generally conceived as high-order sensory areas3,4. Neurons in area 7a and the lateral intraparietal area fire before and during visually guided saccades. Other neurons in areas 7a and 5 are active before and during visually guided arm movements5–10. These areas are also active during memory tasks in which the animal remembers the location of a target for hundreds of milliseconds before making an eye or arm movement. Such activity could reflect either visual attention11–15 or the intention to make movements16–22. This question is difficult to resolve, because even if the animal maintains fixation while directing attention to a peripheral location, the observed neuronal activity could reflect movements that are planned but not executed22. To address this, we recorded from the PPC while monkeys planned either reaches or saccades to a single remembered location. We now report that, for most neurons, activity before the movement depended on the type of movement being planned. We conclude that PPC contains signals related to what the animal intends to do.","container-title":"Nature","DOI":"10.1038/386167a0","ISSN":"1476-4687","issue":"6621","language":"en","license":"1997 Nature Publishing Group","note":"number: 6621\npublisher: Nature Publishing Group","page":"167-170","source":"www.nature.com","title":"Coding of intention in the posterior parietal cortex","volume":"386","author":[{"family":"Snyder","given":"L. H."},{"family":"Batista","given":"A. P."},{"family":"Andersen","given":"R. A."}],"issued":{"date-parts":[["1997",3]]}}},{"id":5700,"uris":["http://zotero.org/users/6345545/items/L3GLDHWC"],"itemData":{"id":5700,"type":"article-journal","abstract":"Behavior rests on the experience of reinforcement and punishment. It has been unclear whether reinforcement and punishment act as oppositely valenced components of a single behavioral factor, or whether these two kinds of outcomes play fundamentally distinct behavioral roles. To this end, we varied the magnitude of a reward or a penalty experienced following a choice using monetary tokens. The outcome of each trial was independent of the outcome of the previous trial, which enabled us to isolate and study the effect on behavior of each outcome magnitude in single trials. We found that a reward led to a repetition of the previous choice, whereas a penalty led to an avoidance of the previous choice. Surprisingly, the effects of the reward magnitude and the penalty magnitude revealed a pronounced asymmetry. The choice repetition effect of a reward scaled with the magnitude of the reward. In a marked contrast, the avoidance effect of a penalty was flat, not influenced by the magnitude of the penalty. These effects were mechanistically described using a reinforcement learning model after the model was updated to account for the penalty-based asymmetry. The asymmetry in the effects of the reward magnitude and the punishment magnitude was so striking that it is difficult to conceive that one factor is just a weighted or transformed form of the other factor. Instead, the data suggest that rewards and penalties are fundamentally distinct factors in governing behavior.","container-title":"Cognition","DOI":"10.1016/j.cognition.2015.03.005","ISSN":"0010-0277","journalAbbreviation":"Cognition","language":"en","page":"154-167","source":"ScienceDirect","title":"Reward and punishment act as distinct factors in guiding behavior","volume":"139","author":[{"family":"Kubanek","given":"Jan"},{"family":"Snyder","given":"Lawrence H."},{"family":"Abrams","given":"Richard A."}],"issued":{"date-parts":[["2015",6,1]]}}}],"schema":"https://github.com/citation-style-language/schema/raw/master/csl-citation.json"} </w:instrText>
        </w:r>
        <w:r w:rsidRPr="0060258A" w:rsidDel="00765AD3">
          <w:rPr>
            <w:rFonts w:ascii="Times New Roman" w:hAnsi="Times New Roman" w:cs="Times New Roman"/>
            <w:color w:val="000000" w:themeColor="text1"/>
          </w:rPr>
          <w:fldChar w:fldCharType="separate"/>
        </w:r>
        <w:r w:rsidDel="00765AD3">
          <w:rPr>
            <w:rFonts w:ascii="Times New Roman" w:hAnsi="Times New Roman" w:cs="Times New Roman"/>
            <w:color w:val="000000" w:themeColor="text1"/>
          </w:rPr>
          <w:t>(Kubanek et al., 2015; Rajalingham et al., 2014; Snyder et al., 1997)</w:t>
        </w:r>
        <w:r w:rsidRPr="0060258A" w:rsidDel="00765AD3">
          <w:rPr>
            <w:rFonts w:ascii="Times New Roman" w:hAnsi="Times New Roman" w:cs="Times New Roman"/>
            <w:color w:val="000000" w:themeColor="text1"/>
          </w:rPr>
          <w:fldChar w:fldCharType="end"/>
        </w:r>
        <w:r w:rsidRPr="0060258A" w:rsidDel="00765AD3">
          <w:rPr>
            <w:rFonts w:ascii="Times New Roman" w:hAnsi="Times New Roman" w:cs="Times New Roman"/>
            <w:color w:val="000000" w:themeColor="text1"/>
          </w:rPr>
          <w:t>, dorsal premotor cortex</w:t>
        </w:r>
        <w:r w:rsidRPr="0060258A" w:rsidDel="00765AD3">
          <w:rPr>
            <w:rFonts w:ascii="Times New Roman" w:hAnsi="Times New Roman" w:cs="Times New Roman"/>
            <w:color w:val="000000" w:themeColor="text1"/>
          </w:rPr>
          <w:fldChar w:fldCharType="begin"/>
        </w:r>
        <w:r w:rsidDel="00765AD3">
          <w:rPr>
            <w:rFonts w:ascii="Times New Roman" w:hAnsi="Times New Roman" w:cs="Times New Roman"/>
            <w:color w:val="000000" w:themeColor="text1"/>
          </w:rPr>
          <w:instrText xml:space="preserve"> ADDIN ZOTERO_ITEM CSL_CITATION {"citationID":"u76ctmbq","properties":{"formattedCitation":"(Cisek &amp; Kalaska, 2005; Pastor-Bernier &amp; Cisek, 2011; Thura &amp; Cisek, 2016)","plainCitation":"(Cisek &amp; Kalaska, 2005; Pastor-Bernier &amp; Cisek, 2011; Thura &amp; Cisek, 2016)","noteIndex":0},"citationItems":[{"id":626,"uris":["http://zotero.org/users/6345545/items/JBM23G32"],"itemData":{"id":626,"type":"article-journal","abstract":"It has been proposed that whenever an animal faces several action choices, their neural representations are processed in parallel in frontoparietal cortex and compete in a manner biased by any factor relevant to the decision. We tested this hypothesis by recording single-unit activity in dorsal premotor cortex (PMd) while a monkey performed two delayed center-out reaching tasks. In the one-target task, a single target was presented and its border style indicated its reward value. The two-target task was the same except two targets were presented and the value of each was varied. During the delay period of the one-target task, directionally tuned PMd activity showed no modulation with value. In contrast, during the two-target task, the same neurons showed strong effects of the value associated with their preferred target, always in relation to the value of the other target. Furthermore, the competition between action choices was strongest when targets were furthest apart. This angular distance effect appeared in neural activity as soon as cells became tuned, while modulation by relative value appeared much later. All of these findings can be reproduced by a computational model which suggests that decisions between actions are made through a biased competition taking place within a sensorimotor map of potential actions.","container-title":"Journal of Neuroscience","DOI":"10.1523/JNEUROSCI.5681-10.2011","ISSN":"0270-6474, 1529-2401","issue":"19","journalAbbreviation":"J. Neurosci.","language":"en","license":"Copyright © 2011 the authors 0270-6474/11/317083-06$15.00/0","note":"publisher: Society for Neuroscience\nsection: Brief Communications\nPMID: 21562270","page":"7083-7088","source":"www.jneurosci.org","title":"Neural Correlates of Biased Competition in Premotor Cortex","volume":"31","author":[{"family":"Pastor-Bernier","given":"Alexandre"},{"family":"Cisek","given":"Paul"}],"issued":{"date-parts":[["2011",5,11]]}}},{"id":3793,"uris":["http://zotero.org/users/6345545/items/LABILV32"],"itemData":{"id":3793,"type":"article-journal","abstract":"Recent work suggests that while animals decide between reaching actions, neurons in dorsal premotor (PMd) and primary motor (M1) cortex reflect a dynamic competition between motor plans and determine when commitment to a choice is made. This competition is biased by at least two sources of information: the changing sensory evidence for one choice versus another, and an urgency signal that grows over time. Here, we test the hypothesis that the urgency signal adjusts the trade-off between speed and accuracy during both decision-making and movement execution. Two monkeys performed a reaching decision task in which sensory evidence continuously evolves over the course of each trial. In different blocks, task timing parameters encouraged monkeys to voluntarily adapt their behavior to be either hasty or conservative. Consistent with our hypothesis, during the deliberation process the baseline and gain of neural activity in decision-related PMd (29%) and M1 cells (45%) was higher when monkeys applied a hasty policy than when they behaved conservatively, but at the time of commitment the population activity was similar across blocks. Other cells (30% in PMd, 30% in M1) showed activity that increased or decreased with elapsing time until the moment of commitment. Movement-related neurons were also more active after longer decisions, as if they were influenced by the same urgency signal controlling the gain of decision-related activity. Together, these results suggest that the arm motor system receives an urgency/vigor signal that adjusts the speed-accuracy trade-off for decision-making and movement execution. © 2016 the authors.","archive":"Scopus","container-title":"Journal of Neuroscience","DOI":"10.1523/JNEUROSCI.2230-15.2016","issue":"3","page":"938-956","source":"Scopus","title":"Modulation of premotor and primary motor cortical activity during volitional adjustments of speed-accuracy trade-offs","volume":"36","author":[{"family":"Thura","given":"David"},{"family":"Cisek","given":"Paul"}],"issued":{"date-parts":[["2016"]]}}},{"id":5703,"uris":["http://zotero.org/users/6345545/items/3ZHTJYF2"],"itemData":{"id":5703,"type":"article-journal","abstract":"We show that while a primate chooses between two reaching actions, its motor system first represents both options and later reflects selection between them. When two potential targets appeared, many (43%) task-related, directionally tuned cells in dorsal premotor cortex (PMd) discharged if one of the targets was near their preferred direction. At the population level, this generated two simultaneous sustained directional signals corresponding to the current reach options. After a subsequent nonspatial cue identified the correct target, the corresponding directional signal increased, and the signal for the rejected target was suppressed. The PMd population reliably predicted the monkey’s response choice, including errors. This supports a planning model in which multiple reach options are initially specified and then gradually eliminated in a competition for overt execution, as more information accumulates.","container-title":"Neuron","DOI":"10.1016/j.neuron.2005.01.027","ISSN":"0896-6273","issue":"5","journalAbbreviation":"Neuron","language":"en","page":"801-814","source":"ScienceDirect","title":"Neural Correlates of Reaching Decisions in Dorsal Premotor Cortex: Specification of Multiple Direction Choices and Final Selection of Action","title-short":"Neural Correlates of Reaching Decisions in Dorsal Premotor Cortex","volume":"45","author":[{"family":"Cisek","given":"Paul"},{"family":"Kalaska","given":"John F."}],"issued":{"date-parts":[["2005",3,3]]}}}],"schema":"https://github.com/citation-style-language/schema/raw/master/csl-citation.json"} </w:instrText>
        </w:r>
        <w:r w:rsidRPr="0060258A" w:rsidDel="00765AD3">
          <w:rPr>
            <w:rFonts w:ascii="Times New Roman" w:hAnsi="Times New Roman" w:cs="Times New Roman"/>
            <w:color w:val="000000" w:themeColor="text1"/>
          </w:rPr>
          <w:fldChar w:fldCharType="separate"/>
        </w:r>
        <w:r w:rsidDel="00765AD3">
          <w:rPr>
            <w:rFonts w:ascii="Times New Roman" w:hAnsi="Times New Roman" w:cs="Times New Roman"/>
            <w:color w:val="000000" w:themeColor="text1"/>
          </w:rPr>
          <w:t>(Cisek &amp; Kalaska, 2005; Pastor-Bernier &amp; Cisek, 2011; Thura &amp; Cisek, 2016)</w:t>
        </w:r>
        <w:r w:rsidRPr="0060258A" w:rsidDel="00765AD3">
          <w:rPr>
            <w:rFonts w:ascii="Times New Roman" w:hAnsi="Times New Roman" w:cs="Times New Roman"/>
            <w:color w:val="000000" w:themeColor="text1"/>
          </w:rPr>
          <w:fldChar w:fldCharType="end"/>
        </w:r>
        <w:r w:rsidRPr="0060258A" w:rsidDel="00765AD3">
          <w:rPr>
            <w:rFonts w:ascii="Times New Roman" w:hAnsi="Times New Roman" w:cs="Times New Roman"/>
            <w:color w:val="000000" w:themeColor="text1"/>
          </w:rPr>
          <w:t>, and primary motor cortex</w:t>
        </w:r>
        <w:r w:rsidRPr="0060258A" w:rsidDel="00765AD3">
          <w:rPr>
            <w:rFonts w:ascii="Times New Roman" w:hAnsi="Times New Roman" w:cs="Times New Roman"/>
            <w:color w:val="000000" w:themeColor="text1"/>
          </w:rPr>
          <w:fldChar w:fldCharType="begin"/>
        </w:r>
        <w:r w:rsidDel="00765AD3">
          <w:rPr>
            <w:rFonts w:ascii="Times New Roman" w:hAnsi="Times New Roman" w:cs="Times New Roman"/>
            <w:color w:val="000000" w:themeColor="text1"/>
          </w:rPr>
          <w:instrText xml:space="preserve"> ADDIN ZOTERO_ITEM CSL_CITATION {"citationID":"6wOdZDBB","properties":{"formattedCitation":"(Thura &amp; Cisek, 2014, 2016)","plainCitation":"(Thura &amp; Cisek, 2014, 2016)","noteIndex":0},"citationItems":[{"id":3129,"uris":["http://zotero.org/users/6345545/items/DA3TQUYI"],"itemData":{"id":3129,"type":"article-journal","abstract":"Neurophysiological studies of decision making have primarily focused on decisions about information that is stable over time. However, during natural behavior, animals make decisions in a constantly changing environment. To investigate the neural mechanisms of such dynamic choices, we recorded activity in dorsal premotor (PMd) and primary motor cortex (M1) while monkeys performed a two-choice reaching task in which sensory information about the correct choice was changing within each trial and the decision could be made at any time. During deliberation, activity in both areas did not integrate sensory information but instead tracked it and combined it with a growing urgency signal. Approximately 280 ms before movement onset, PMd activity tuned to the selected target reached a consistent peak while M1 activity tuned to the unselected target was suppressed. We propose that this reflects the resolution of a competition between the potential responses and constitutes the volitional commitment to an action choice.","container-title":"Neuron","DOI":"10.1016/j.neuron.2014.01.031","ISSN":"0896-6273","issue":"6","journalAbbreviation":"Neuron","language":"en","page":"1401-1416","source":"ScienceDirect","title":"Deliberation and Commitment in the Premotor and Primary Motor Cortex during Dynamic Decision Making","volume":"81","author":[{"family":"Thura","given":"David"},{"family":"Cisek","given":"Paul"}],"issued":{"date-parts":[["2014",3,19]]}}},{"id":3793,"uris":["http://zotero.org/users/6345545/items/LABILV32"],"itemData":{"id":3793,"type":"article-journal","abstract":"Recent work suggests that while animals decide between reaching actions, neurons in dorsal premotor (PMd) and primary motor (M1) cortex reflect a dynamic competition between motor plans and determine when commitment to a choice is made. This competition is biased by at least two sources of information: the changing sensory evidence for one choice versus another, and an urgency signal that grows over time. Here, we test the hypothesis that the urgency signal adjusts the trade-off between speed and accuracy during both decision-making and movement execution. Two monkeys performed a reaching decision task in which sensory evidence continuously evolves over the course of each trial. In different blocks, task timing parameters encouraged monkeys to voluntarily adapt their behavior to be either hasty or conservative. Consistent with our hypothesis, during the deliberation process the baseline and gain of neural activity in decision-related PMd (29%) and M1 cells (45%) was higher when monkeys applied a hasty policy than when they behaved conservatively, but at the time of commitment the population activity was similar across blocks. Other cells (30% in PMd, 30% in M1) showed activity that increased or decreased with elapsing time until the moment of commitment. Movement-related neurons were also more active after longer decisions, as if they were influenced by the same urgency signal controlling the gain of decision-related activity. Together, these results suggest that the arm motor system receives an urgency/vigor signal that adjusts the speed-accuracy trade-off for decision-making and movement execution. © 2016 the authors.","archive":"Scopus","container-title":"Journal of Neuroscience","DOI":"10.1523/JNEUROSCI.2230-15.2016","issue":"3","page":"938-956","source":"Scopus","title":"Modulation of premotor and primary motor cortical activity during volitional adjustments of speed-accuracy trade-offs","volume":"36","author":[{"family":"Thura","given":"David"},{"family":"Cisek","given":"Paul"}],"issued":{"date-parts":[["2016"]]}}}],"schema":"https://github.com/citation-style-language/schema/raw/master/csl-citation.json"} </w:instrText>
        </w:r>
        <w:r w:rsidRPr="0060258A" w:rsidDel="00765AD3">
          <w:rPr>
            <w:rFonts w:ascii="Times New Roman" w:hAnsi="Times New Roman" w:cs="Times New Roman"/>
            <w:color w:val="000000" w:themeColor="text1"/>
          </w:rPr>
          <w:fldChar w:fldCharType="separate"/>
        </w:r>
        <w:r w:rsidDel="00765AD3">
          <w:rPr>
            <w:rFonts w:ascii="Times New Roman" w:hAnsi="Times New Roman" w:cs="Times New Roman"/>
            <w:color w:val="000000" w:themeColor="text1"/>
          </w:rPr>
          <w:t>(Thura &amp; Cisek, 2014, 2016)</w:t>
        </w:r>
        <w:r w:rsidRPr="0060258A" w:rsidDel="00765AD3">
          <w:rPr>
            <w:rFonts w:ascii="Times New Roman" w:hAnsi="Times New Roman" w:cs="Times New Roman"/>
            <w:color w:val="000000" w:themeColor="text1"/>
          </w:rPr>
          <w:fldChar w:fldCharType="end"/>
        </w:r>
        <w:r w:rsidRPr="0060258A" w:rsidDel="00765AD3">
          <w:rPr>
            <w:rFonts w:ascii="Times New Roman" w:hAnsi="Times New Roman" w:cs="Times New Roman"/>
            <w:color w:val="000000" w:themeColor="text1"/>
          </w:rPr>
          <w:t>. Notably, when examined, contextual value coding during a decision typically arises after initial absolute value coding</w:t>
        </w:r>
        <w:r w:rsidRPr="0060258A" w:rsidDel="00765AD3">
          <w:rPr>
            <w:rFonts w:ascii="Times New Roman" w:hAnsi="Times New Roman" w:cs="Times New Roman"/>
            <w:color w:val="000000" w:themeColor="text1"/>
          </w:rPr>
          <w:fldChar w:fldCharType="begin"/>
        </w:r>
        <w:r w:rsidDel="00765AD3">
          <w:rPr>
            <w:rFonts w:ascii="Times New Roman" w:hAnsi="Times New Roman" w:cs="Times New Roman"/>
            <w:color w:val="000000" w:themeColor="text1"/>
          </w:rPr>
          <w:instrText xml:space="preserve"> ADDIN ZOTERO_ITEM CSL_CITATION {"citationID":"Dob5Ld8P","properties":{"formattedCitation":"(Louie et al., 2014; Pastor-Bernier &amp; Cisek, 2011; Rorie et al., 2010)","plainCitation":"(Louie et al., 2014; Pastor-Bernier &amp; Cisek, 2011; Rorie et al., 2010)","noteIndex":0},"citationItems":[{"id":626,"uris":["http://zotero.org/users/6345545/items/JBM23G32"],"itemData":{"id":626,"type":"article-journal","abstract":"It has been proposed that whenever an animal faces several action choices, their neural representations are processed in parallel in frontoparietal cortex and compete in a manner biased by any factor relevant to the decision. We tested this hypothesis by recording single-unit activity in dorsal premotor cortex (PMd) while a monkey performed two delayed center-out reaching tasks. In the one-target task, a single target was presented and its border style indicated its reward value. The two-target task was the same except two targets were presented and the value of each was varied. During the delay period of the one-target task, directionally tuned PMd activity showed no modulation with value. In contrast, during the two-target task, the same neurons showed strong effects of the value associated with their preferred target, always in relation to the value of the other target. Furthermore, the competition between action choices was strongest when targets were furthest apart. This angular distance effect appeared in neural activity as soon as cells became tuned, while modulation by relative value appeared much later. All of these findings can be reproduced by a computational model which suggests that decisions between actions are made through a biased competition taking place within a sensorimotor map of potential actions.","container-title":"Journal of Neuroscience","DOI":"10.1523/JNEUROSCI.5681-10.2011","ISSN":"0270-6474, 1529-2401","issue":"19","journalAbbreviation":"J. Neurosci.","language":"en","license":"Copyright © 2011 the authors 0270-6474/11/317083-06$15.00/0","note":"publisher: Society for Neuroscience\nsection: Brief Communications\nPMID: 21562270","page":"7083-7088","source":"www.jneurosci.org","title":"Neural Correlates of Biased Competition in Premotor Cortex","volume":"31","author":[{"family":"Pastor-Bernier","given":"Alexandre"},{"family":"Cisek","given":"Paul"}],"issued":{"date-parts":[["2011",5,11]]}}},{"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T."}],"issued":{"date-parts":[["2010",2,19]]}}},{"id":343,"uris":["http://zotero.org/users/6345545/items/H8ELMSVM"],"itemData":{"id":343,"type":"article-journal","container-title":"Journal of Neuroscience","DOI":"10.1523/JNEUROSCI.2851-14.2014","ISSN":"0270-6474, 1529-2401","issue":"48","journalAbbreviation":"Journal of Neuroscience","language":"en","page":"16046-16057","source":"DOI.org (Crossref)","title":"Dynamic Divisive Normalization Predicts Time-Varying Value Coding in Decision-Related Circuits","volume":"34","author":[{"family":"Louie","given":"Kenway"},{"family":"LoFaro","given":"T."},{"family":"Webb","given":"R."},{"family":"Glimcher","given":"P. W."}],"issued":{"date-parts":[["2014",11,26]]}}}],"schema":"https://github.com/citation-style-language/schema/raw/master/csl-citation.json"} </w:instrText>
        </w:r>
        <w:r w:rsidRPr="0060258A" w:rsidDel="00765AD3">
          <w:rPr>
            <w:rFonts w:ascii="Times New Roman" w:hAnsi="Times New Roman" w:cs="Times New Roman"/>
            <w:color w:val="000000" w:themeColor="text1"/>
          </w:rPr>
          <w:fldChar w:fldCharType="separate"/>
        </w:r>
        <w:r w:rsidDel="00765AD3">
          <w:rPr>
            <w:rFonts w:ascii="Times New Roman" w:hAnsi="Times New Roman" w:cs="Times New Roman"/>
            <w:color w:val="000000" w:themeColor="text1"/>
          </w:rPr>
          <w:t>(Louie et al., 2014; Pastor-Bernier &amp; Cisek, 2011; Rorie et al., 2010)</w:t>
        </w:r>
        <w:r w:rsidRPr="0060258A" w:rsidDel="00765AD3">
          <w:rPr>
            <w:rFonts w:ascii="Times New Roman" w:hAnsi="Times New Roman" w:cs="Times New Roman"/>
            <w:color w:val="000000" w:themeColor="text1"/>
          </w:rPr>
          <w:fldChar w:fldCharType="end"/>
        </w:r>
        <w:r w:rsidRPr="0060258A" w:rsidDel="00765AD3">
          <w:rPr>
            <w:rFonts w:ascii="Times New Roman" w:hAnsi="Times New Roman" w:cs="Times New Roman"/>
            <w:color w:val="000000" w:themeColor="text1"/>
          </w:rPr>
          <w:t>, consistent with a local normalization process; these dynamics suggest that normalized value coding is not simply inherited from upstream regions and support coexisting within-region normalization and selection computations.</w:t>
        </w:r>
      </w:moveFrom>
    </w:p>
    <w:moveFromRangeEnd w:id="469"/>
    <w:p w14:paraId="539184BB" w14:textId="77777777" w:rsidR="001E5B0F" w:rsidRPr="0060258A" w:rsidRDefault="001E5B0F" w:rsidP="00443316">
      <w:pPr>
        <w:spacing w:line="480" w:lineRule="auto"/>
        <w:jc w:val="both"/>
        <w:rPr>
          <w:rFonts w:ascii="Times New Roman" w:hAnsi="Times New Roman" w:cs="Times New Roman"/>
          <w:color w:val="000000" w:themeColor="text1"/>
        </w:rPr>
      </w:pPr>
    </w:p>
    <w:p w14:paraId="109DD8DF" w14:textId="77777777" w:rsidR="001E5B0F" w:rsidRPr="0060258A" w:rsidRDefault="001E5B0F" w:rsidP="00443316">
      <w:pPr>
        <w:spacing w:line="480" w:lineRule="auto"/>
        <w:jc w:val="both"/>
        <w:rPr>
          <w:rFonts w:ascii="Times New Roman" w:hAnsi="Times New Roman" w:cs="Times New Roman"/>
          <w:color w:val="000000" w:themeColor="text1"/>
        </w:rPr>
      </w:pPr>
      <w:r w:rsidRPr="0060258A">
        <w:rPr>
          <w:rFonts w:ascii="Times New Roman" w:hAnsi="Times New Roman" w:cs="Times New Roman"/>
          <w:color w:val="000000" w:themeColor="text1"/>
        </w:rPr>
        <w:lastRenderedPageBreak/>
        <w:t>Computational decision models have identified core circuit motifs that produce either normalized value representation or WTA selection (</w:t>
      </w:r>
      <w:r w:rsidRPr="0060258A">
        <w:rPr>
          <w:rFonts w:ascii="Times New Roman" w:hAnsi="Times New Roman" w:cs="Times New Roman"/>
          <w:b/>
          <w:color w:val="000000" w:themeColor="text1"/>
        </w:rPr>
        <w:t>Fig. 1</w:t>
      </w:r>
      <w:r w:rsidRPr="0060258A">
        <w:rPr>
          <w:rFonts w:ascii="Times New Roman" w:hAnsi="Times New Roman" w:cs="Times New Roman"/>
          <w:color w:val="000000" w:themeColor="text1"/>
        </w:rPr>
        <w:t>). For normalized value representation, dynamic circuit-based models emphasize a crucial role for both lateral and feedback inhibition</w:t>
      </w:r>
      <w:ins w:id="472" w:author="Bo Shen" w:date="2023-02-14T15:45: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{"citationID":"PokiEj3G","properties":{"formattedCitation":"(LoFaro et al., 2014; Louie et al., 2014)","plainCitation":"(LoFaro et al., 2014; Louie et al., 2014)","noteIndex":0},"citationItems":[{"id":337,"uris":["http://zotero.org/users/6345545/items/5Y6RDG9I"],"itemData":{"id":337,"type":"article-journal","abstract":"Normalization is a widespread neural computation in both early sensory coding and higher-order processes such as attention and multisensory integration. It has been shown that during decision-making, normalization implements a context-dependent value code in parietal cortex. In this paper we develop a simple diﬀerential equations model based on presumed neural circuitry that implements normalization at equilibrium and predicts speciﬁc time-varying properties of value coding. Moreover, we show that when parameters representing value are changed, the solution curves change in a manner consistent with normalization theory and experiment. We show that these dynamic normalization models naturally implement a time-discounted normalization over past activity, implying an intrinsic reference-dependence in value coding of a kind seen experimentally. These results suggest that a single network mechanism can explain transient and sustained decision activity, reference dependence through time discounting, and hence emphasizes the importance of a dynamic rather than static view of divisive normalization in neural coding.","container-title":"Letters in Biomathematics","language":"en","page":"12","source":"Zotero","title":"The Temporal Dynamics of Cortical Normalization Models of Decision-making","author":[{"family":"LoFaro","given":"Thomas"},{"family":"Louie","given":"Kenway"},{"family":"Webb","given":"Ryan"},{"family":"Glimcher","given":"Paul W"}],"issued":{"date-parts":[["2014",11,26]]}}},{"id":343,"uris":["http://zotero.org/users/6345545/items/H8ELMSVM"],"itemData":{"id":343,"type":"article-journal","container-title":"Journal of Neuroscience","DOI":"10.1523/JNEUROSCI.2851-14.2014","ISSN":"0270-6474, 1529-2401","issue":"48","journalAbbreviation":"Journal of Neuroscience","language":"en","page":"16046-16057","source":"DOI.org (Crossref)","title":"Dynamic Divisive Normalization Predicts Time-Varying Value Coding in Decision-Related Circuits","volume":"34","author":[{"family":"Louie","given":"Kenway"},{"family":"LoFaro","given":"T."},{"family":"Webb","given":"R."},{"family":"Glimcher","given":"P. W."}],"issued":{"date-parts":[["2014",11,26]]}}}],"schema":"https://github.com/citation-style-language/schema/raw/master/csl-citation.json"}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(LoFaro et al., 2014; Louie et al., 2014)</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In the dynamic normalization model (DNM), paired excitatory and inhibitory neurons represent each choice option (</w:t>
      </w:r>
      <w:r w:rsidRPr="0060258A">
        <w:rPr>
          <w:rFonts w:ascii="Times New Roman" w:hAnsi="Times New Roman" w:cs="Times New Roman"/>
          <w:b/>
          <w:color w:val="000000" w:themeColor="text1"/>
        </w:rPr>
        <w:t>Fig. 1A</w:t>
      </w:r>
      <w:r w:rsidRPr="0060258A">
        <w:rPr>
          <w:rFonts w:ascii="Times New Roman" w:hAnsi="Times New Roman" w:cs="Times New Roman"/>
          <w:color w:val="000000" w:themeColor="text1"/>
        </w:rPr>
        <w:t xml:space="preserve">); feedforward excitation </w:t>
      </w:r>
      <w:del w:id="473" w:author="Bo Shen" w:date="2023-02-14T17:12:00Z">
        <w:r w:rsidRPr="0060258A" w:rsidDel="00391A34">
          <w:rPr>
            <w:rFonts w:ascii="Times New Roman" w:hAnsi="Times New Roman" w:cs="Times New Roman"/>
            <w:color w:val="000000" w:themeColor="text1"/>
          </w:rPr>
          <w:delText xml:space="preserve">inputs </w:delText>
        </w:r>
      </w:del>
      <w:ins w:id="474" w:author="Bo Shen" w:date="2023-02-14T17:12:00Z">
        <w:r>
          <w:rPr>
            <w:rFonts w:ascii="Times New Roman" w:hAnsi="Times New Roman" w:cs="Times New Roman"/>
            <w:color w:val="000000" w:themeColor="text1"/>
          </w:rPr>
          <w:t>gathers</w:t>
        </w:r>
        <w:r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 xml:space="preserve">value </w:t>
      </w:r>
      <w:del w:id="475" w:author="Bo Shen" w:date="2023-02-14T17:12:00Z">
        <w:r w:rsidRPr="0060258A" w:rsidDel="00391A34">
          <w:rPr>
            <w:rFonts w:ascii="Times New Roman" w:hAnsi="Times New Roman" w:cs="Times New Roman"/>
            <w:color w:val="000000" w:themeColor="text1"/>
          </w:rPr>
          <w:delText>information</w:delText>
        </w:r>
      </w:del>
      <w:ins w:id="476" w:author="Bo Shen" w:date="2023-02-14T17:12:00Z">
        <w:r>
          <w:rPr>
            <w:rFonts w:ascii="Times New Roman" w:hAnsi="Times New Roman" w:cs="Times New Roman"/>
            <w:color w:val="000000" w:themeColor="text1"/>
          </w:rPr>
          <w:t>inputs</w:t>
        </w:r>
      </w:ins>
      <w:r w:rsidRPr="0060258A">
        <w:rPr>
          <w:rFonts w:ascii="Times New Roman" w:hAnsi="Times New Roman" w:cs="Times New Roman"/>
          <w:color w:val="000000" w:themeColor="text1"/>
        </w:rPr>
        <w:t>, lateral connectivity mediates contextual interactions, and feedback inhibition drives divisive scaling. This simple differential equation model emphasizes a crucial role of lateral connectivity and feedback inhibition in driving empirically-observed divisive scaling and contextual interactions (</w:t>
      </w:r>
      <w:r w:rsidRPr="0060258A">
        <w:rPr>
          <w:rFonts w:ascii="Times New Roman" w:hAnsi="Times New Roman" w:cs="Times New Roman"/>
          <w:b/>
          <w:color w:val="000000" w:themeColor="text1"/>
        </w:rPr>
        <w:t>Fig. 1B</w:t>
      </w:r>
      <w:r w:rsidRPr="0060258A">
        <w:rPr>
          <w:rFonts w:ascii="Times New Roman" w:hAnsi="Times New Roman" w:cs="Times New Roman"/>
          <w:color w:val="000000" w:themeColor="text1"/>
        </w:rPr>
        <w:t>).</w:t>
      </w:r>
    </w:p>
    <w:p w14:paraId="12959BCF" w14:textId="77777777" w:rsidR="001E5B0F" w:rsidRPr="0060258A" w:rsidRDefault="001E5B0F" w:rsidP="00443316">
      <w:pPr>
        <w:spacing w:line="480" w:lineRule="auto"/>
        <w:jc w:val="both"/>
        <w:rPr>
          <w:rFonts w:ascii="Times New Roman" w:hAnsi="Times New Roman" w:cs="Times New Roman"/>
          <w:color w:val="000000" w:themeColor="text1"/>
        </w:rPr>
      </w:pPr>
    </w:p>
    <w:p w14:paraId="108721E7" w14:textId="77777777" w:rsidR="001E5B0F" w:rsidRDefault="001E5B0F" w:rsidP="00443316">
      <w:pPr>
        <w:spacing w:line="480" w:lineRule="auto"/>
        <w:jc w:val="both"/>
        <w:rPr>
          <w:ins w:id="477" w:author="Bo Shen" w:date="2023-03-07T14:51:00Z"/>
          <w:rFonts w:ascii="Times New Roman" w:hAnsi="Times New Roman" w:cs="Times New Roman"/>
          <w:color w:val="000000" w:themeColor="text1"/>
        </w:rPr>
      </w:pPr>
      <w:r w:rsidRPr="0060258A">
        <w:rPr>
          <w:rFonts w:ascii="Times New Roman" w:hAnsi="Times New Roman" w:cs="Times New Roman"/>
          <w:color w:val="000000" w:themeColor="text1"/>
        </w:rPr>
        <w:t>For WTA selection, the predominant class of decision models</w:t>
      </w:r>
      <w:ins w:id="478" w:author="Kenway" w:date="2023-02-15T10:36:00Z">
        <w:r>
          <w:rPr>
            <w:rFonts w:ascii="Times New Roman" w:hAnsi="Times New Roman" w:cs="Times New Roman"/>
            <w:color w:val="000000" w:themeColor="text1"/>
          </w:rPr>
          <w:t xml:space="preserve"> </w:t>
        </w:r>
      </w:ins>
      <w:del w:id="479" w:author="Kenway" w:date="2023-02-15T10:36:00Z">
        <w:r w:rsidRPr="0060258A" w:rsidDel="00923B56">
          <w:rPr>
            <w:rFonts w:ascii="Times New Roman" w:hAnsi="Times New Roman" w:cs="Times New Roman"/>
            <w:color w:val="000000" w:themeColor="text1"/>
          </w:rPr>
          <w:delText xml:space="preserve"> </w:delText>
        </w:r>
      </w:del>
      <w:ins w:id="480" w:author="Bo Shen" w:date="2023-02-14T17:14:00Z">
        <w:del w:id="481" w:author="Kenway" w:date="2023-02-15T10:36:00Z">
          <w:r w:rsidDel="00923B56">
            <w:rPr>
              <w:rFonts w:ascii="Times New Roman" w:hAnsi="Times New Roman" w:cs="Times New Roman"/>
              <w:color w:val="000000" w:themeColor="text1"/>
            </w:rPr>
            <w:delText xml:space="preserve">we mentioned above </w:delText>
          </w:r>
        </w:del>
      </w:ins>
      <w:r w:rsidRPr="0060258A">
        <w:rPr>
          <w:rFonts w:ascii="Times New Roman" w:hAnsi="Times New Roman" w:cs="Times New Roman"/>
          <w:color w:val="000000" w:themeColor="text1"/>
        </w:rPr>
        <w:t>(recurrent network models, hereafter RNM) propose a central role for recurrent connectivity</w:t>
      </w:r>
      <w:ins w:id="482" w:author="Bo Shen" w:date="2023-02-14T15:46: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{"citationID":"b8Y2mcNE","properties":{"formattedCitation":"(Houck &amp; Person, 2014; Ito, 2002, 2006, 2008; Llin\\uc0\\u225{}s, 1975; Sathyanesan et al., 2019; Sillitoe &amp; Joyner, 2007)","plainCitation":"(Houck &amp; Person, 2014; Ito, 2002, 2006, 2008; Llinás, 1975; Sathyanesan et al., 2019; Sillitoe &amp; Joyner, 2007)","noteIndex":0},"citationItems":[{"id":3696,"uris":["http://zotero.org/users/6345545/items/B3TRLWFY"],"itemData":{"id":3696,"type":"article-journal","abstract":"Feedback pathways are a common circuit motif in vertebrate brains. Reciprocal interconnectivity is seen between the cerebral cortex and thalamus as well as between basal ganglia structures, for example. Here, we review the literature on the nucleocortical pathway, a feedback pathway from the cerebellar nuclei to the cerebellar cortex, which has been studied anatomically but has remained somewhat obscure. This review covers the work examining this pathway on a number of levels, ranging from its existence in numerous species, its organization within cerebellar circuits, its cellular composition, and a discussion of its potential roles in motor control. Recent interest in cerebellar modular organization raises the profile of this neglected cerebellar pathway, and it is hoped that this review will consolidate knowledge gained over several decades of research into a useful format, spurring new investigations into this evolutionarily conserved pathway.","container-title":"The Cerebellum","DOI":"10.1007/s12311-013-0543-2","ISSN":"1473-4222, 1473-4230","issue":"3","journalAbbreviation":"Cerebellum","language":"en","page":"378-385","source":"DOI.org (Crossref)","title":"Cerebellar Loops: A Review of the Nucleocortical Pathway","title-short":"Cerebellar Loops","volume":"13","author":[{"family":"Houck","given":"Brenda D."},{"family":"Person","given":"Abigail L."}],"issued":{"date-parts":[["2014",6]]}}},{"id":3699,"uris":["http://zotero.org/users/6345545/items/93DMLG4T"],"itemData":{"id":3699,"type":"article-journal","abstract":"Abstract: Classic studies of the cerebellum before the middle of the twentieth century established the structural entity of the cerebellum and characterized its function as enabling animals and humans to carry out smooth and accurate movements, even at a high speed and without visual feedback. In the 1960s, neuronal circuit structures of the cerebellum were analyzed in detail, which promoted computational approaches toward the study of neuronal network principles of the cerebellum. In the 1970s and 1980s, vestibulo-ocular reflex adaptation, adaptive locomotion, eye blink conditioning, and learning in hand/arm movement were established as effective experimental paradigms for investigating neural mechanisms of cerebellar functions. In the 1980s, long-term depression (LTD) was discovered and considered as a memory process in the cerebellum; in the 1990s, complex signal transduction processes underlying LTD were revealed. It was also in the 1980s that computational approaches were advanced for modeling control system functions of the cerebellum. Currently, there are two alternative models proposed for VOR adaptation. In this decade, we envisage new developments toward the fusion of knowledge of the cerebellum at molecular and cellular levels and those in systems and computation. Studies of LTD will play a key role in pursuing this direction.","container-title":"Annals of the New York Academy of Sciences","DOI":"https://doi.org/10.1111/j.1749-6632.2002.tb07574.x","ISSN":"1749-6632","issue":"1","language":"en","note":"_eprint: https://nyaspubs.onlinelibrary.wiley.com/doi/pdf/10.1111/j.1749-6632.2002.tb07574.x","page":"273-288","source":"Wiley Online Library","title":"Historical Review of the Significance of the Cerebellum and the Role of Purkinje Cells in Motor Learning","volume":"978","author":[{"family":"Ito","given":"Masao"}],"issued":{"date-parts":[["2002"]]}}},{"id":3692,"uris":["http://zotero.org/users/6345545/items/XLKFYMTN"],"itemData":{"id":3692,"type":"article-journal","abstract":"Shortly after John Eccles completed his studies of synaptic inhibition in the spinal cord, for which he was awarded the 1963 Nobel Prize in physiology/medicine, he opened another chapter of neuroscience with his work on the cerebellum. From 1963 to 1967, Eccles and his colleagues in Canberra successfully dissected the complex neuronal circuitry in the cerebellar cortex. In the 1967 monograph, “The Cerebellum as a Neuronal Machine”, he, in collaboration with Masao Ito and Janos Szentágothai, presented blue-print-like wiring diagrams of the cerebellar neuronal circuitry. These stimulated worldwide discussions and experimentation on the potential operational mechanisms of the circuitry and spurred theoreticians to develop relevant network models of the machinelike function of the cerebellum. In following decades, the neuronal machine concept of the cerebellum was strengthened by additional knowledge of the modular organization of its structure and memory mechanism, the latter in the form of synaptic plasticity, in particular, long-term depression. Moreover, several types of motor control were established as model systems representing learning mechanisms of the cerebellum. More recently, both the quantitative preciseness of cerebellar analyses and overall knowledge about the cerebellum have advanced considerably at the cellular and molecular levels of analysis. Cerebellar circuitry now includes Lugaro cells and unipolar brush cells as additional unique elements. Other new revelations include the operation of the complex glomerulus structure, intricate signal transduction for synaptic plasticity, silent synapses, irregularity of spike discharges, temporal fidelity of synaptic activation, rhythm generators, a Golgi cell clock circuit, and sensory or motor representation by mossy fibers and climbing fibers. Furthermore, it has become evident that the cerebellum has cognitive functions, and probably also emotion, as well as better-known motor and autonomic functions. Further cerebellar research is required for full understanding of the cerebellum as a broad learning machine for neural control of these functions.","collection-title":"The Contributions of John Carew Eccles to Contemporary Neuroscience","container-title":"Progress in Neurobiology","DOI":"10.1016/j.pneurobio.2006.02.006","ISSN":"0301-0082","issue":"3","journalAbbreviation":"Progress in Neurobiology","language":"en","page":"272-303","source":"ScienceDirect","title":"Cerebellar circuitry as a neuronal machine","volume":"78","author":[{"family":"Ito","given":"Masao"}],"issued":{"date-parts":[["2006",2,1]]}}},{"id":3705,"uris":["http://zotero.org/users/6345545/items/3INQYM5E"],"itemData":{"id":3705,"type":"article-journal","abstract":"In recent years the role of the cerebellum in the control of non-motor functions has been acknowledged. Here, Ito elaborates on his hypothesis of internal-model control of mental functions and describes recent findings that provide supporting evidence for the theory.","container-title":"Nature Reviews Neuroscience","DOI":"10.1038/nrn2332","ISSN":"1471-0048","issue":"4","language":"en","license":"2008 Nature Publishing Group","note":"number: 4\npublisher: Nature Publishing Group","page":"304-313","source":"www.nature.com","title":"Control of mental activities by internal models in the cerebellum","volume":"9","author":[{"family":"Ito","given":"Masao"}],"issued":{"date-parts":[["2008",4]]}}},{"id":3709,"uris":["http://zotero.org/users/6345545/items/EXLKM96B"],"itemData":{"id":3709,"type":"article-journal","container-title":"Scientific American","ISSN":"0036-8733","issue":"1","note":"publisher: Scientific American, a division of Nature America, Inc.","page":"56-71","source":"JSTOR","title":"THE CORTEX OF THE CEREBELLUM","volume":"232","author":[{"family":"Llinás","given":"Rodolfo R."}],"issued":{"date-parts":[["1975"]]}}},{"id":3703,"uris":["http://zotero.org/users/6345545/items/I9JR3YB8"],"itemData":{"id":3703,"type":"article-journal","abstract":"The human cerebellum has a protracted developmental timeline compared with the neocortex, expanding the window of vulnerability to neurological disorders. As the cerebellum is critical for motor behaviour, it is not surprising that most neurodevelopmental disorders share motor deficits as a common sequela. However, evidence gathered since the late 1980s suggests that the cerebellum is involved in motor and non-motor function, including cognition and emotion. More recently, evidence indicates that major neurodevelopmental disorders such as intellectual disability, autism spectrum disorder, attention-deficit hyperactivity disorder and Down syndrome have potential links to abnormal cerebellar development. Out of recent findings from clinical and preclinical studies, the concept of the ‘cerebellar connectome’ has emerged that can be used as a framework to link the role of cerebellar development to human behaviour, disease states and the design of better therapeutic strategies.","container-title":"Nature Reviews Neuroscience","DOI":"10.1038/s41583-019-0152-2","ISSN":"1471-0048","issue":"5","language":"en","license":"2019 Springer Nature Limited","note":"number: 5\npublisher: Nature Publishing Group","page":"298-313","source":"www.nature.com","title":"Emerging connections between cerebellar development, behaviour and complex brain disorders","volume":"20","author":[{"family":"Sathyanesan","given":"Aaron"},{"family":"Zhou","given":"Joy"},{"family":"Scafidi","given":"Joseph"},{"family":"Heck","given":"Detlef H."},{"family":"Sillitoe","given":"Roy V."},{"family":"Gallo","given":"Vittorio"}],"issued":{"date-parts":[["2019",5]]}}},{"id":3697,"uris":["http://zotero.org/users/6345545/items/KDWA5L2V"],"itemData":{"id":3697,"type":"article-journal","abstract":"The most noticeable morphological feature of the cerebellum is its folded appearance, whereby fissures separate its anterior-posterior extent into lobules. Each lobule is molecularly coded along the medial-lateral axis by parasagittal stripes of gene expression in one cell type, the Purkinje cells (PCs). Additionally, within each lobule distinct combinations of afferents terminate and supply the cerebellum with synchronized sensory and motor information. Strikingly, afferent terminal fields are organized into parasagittal domains, and this pattern bears a close relationship to PC molecular coding. Thus, cerebellum three-dimensional complexity obeys a basic coordinate system that can be broken down into morphology and molecular coding. In this review, we summarize the sequential stages of cerebellum development that produce its laminar structure, foliation, and molecular organization. We also introduce genes that regulate morphology and molecular coding, and discuss the establishment of topographical circuits within the context of the two coordinate systems. Finally, we discuss how abnormal cerebellar organization may result in neurological disorders like autism.","container-title":"Annual Review of Cell and Developmental Biology","DOI":"10.1146/annurev.cellbio.23.090506.123237","issue":"1","note":"_eprint: https://doi.org/10.1146/annurev.cellbio.23.090506.123237\nPMID: 17506688","page":"549-577","source":"Annual Reviews","title":"Morphology, Molecular Codes, and Circuitry Produce the Three-Dimensional Complexity of the Cerebellum","volume":"23","author":[{"family":"Sillitoe","given":"Roy V."},{"family":"Joyner","given":"Alexandra L."}],"issued":{"date-parts":[["2007"]]}}}],"schema":"https://github.com/citation-style-language/schema/raw/master/csl-citation.json"} </w:instrText>
      </w:r>
      <w:r w:rsidRPr="0060258A">
        <w:rPr>
          <w:rFonts w:ascii="Times New Roman" w:hAnsi="Times New Roman" w:cs="Times New Roman"/>
          <w:color w:val="000000" w:themeColor="text1"/>
        </w:rPr>
        <w:fldChar w:fldCharType="separate"/>
      </w:r>
      <w:r w:rsidRPr="009C2159">
        <w:rPr>
          <w:rFonts w:ascii="Times New Roman" w:hAnsi="Times New Roman" w:cs="Times New Roman"/>
          <w:color w:val="000000"/>
        </w:rPr>
        <w:t>(Houck &amp; Person, 2014; Ito, 2002, 2006, 2008; Llinás, 1975; Sathyanesan et al., 2019; Sillitoe &amp; Joyner, 2007)</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and non-selective feedback inhibition</w:t>
      </w:r>
      <w:ins w:id="483" w:author="Bo Shen" w:date="2023-02-14T15:46: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{"citationID":"pHXtWfPX","properties":{"formattedCitation":"(Wickens et al., 2007; Wilson, 2007)","plainCitation":"(Wickens et al., 2007; Wilson, 2007)","noteIndex":0},"citationItems":[{"id":4912,"uris":["http://zotero.org/users/6345545/items/UKMU23QB"],"itemData":{"id":4912,"type":"chapter","abstract":"This chapter outlines current interpretation of computational aspects of GABAergic circuits of the striatum. Recent hypotheses and controversial matters are reviewed. Quantitative aspects of striatal synaptology relevant to computational models are considered, with estimates of the connectivity of the spiny projection neurons and fast-spiking interneurons. Against this background, insights into the computational properties of inhibitory circuits based on analysis and simulation of simple models are discussed. The paper concludes with suggestions for further theoretical and experimental studies.","collection-title":"Gaba and the Basal Ganglia","container-title":"Progress in Brain Research","language":"en","note":"DOI: 10.1016/S0079-6123(06)60018-6","page":"313-329","publisher":"Elsevier","source":"ScienceDirect","title":"Simulation of GABA function in the basal ganglia: computational models of GABAergic mechanisms in basal ganglia function","title-short":"Simulation of GABA function in the basal ganglia","URL":"https://www.sciencedirect.com/science/article/pii/S0079612306600186","volume":"160","author":[{"family":"Wickens","given":"Jeffery R."},{"family":"Arbuthnott","given":"Gordon W."},{"family":"Shindou","given":"Tomomi"}],"editor":[{"family":"Tepper","given":"James M."},{"family":"Abercrombie","given":"Elizabeth D."},{"family":"Bolam","given":"J. Paul"}],"accessed":{"date-parts":[["2022",1,26]]},"issued":{"date-parts":[["2007",1,1]]}}},{"id":4914,"uris":["http://zotero.org/users/6345545/items/I4VY9LZH"],"itemData":{"id":4914,"type":"chapter","abstract":"In the neostriatum, GABAergic inhibition arises from the action of at least two classes of inhibitory interneurons, and from recurrent collaterals of the principal cells. Interneurons receive excitatory input only from extrinsic sources, and so act in a purely feedforward capacity. Feedback inhibition arises from the recurrent collaterals of the principal cells. These two kinds of inhibition have functionally distinct effects on the principal cells. Inputs from interneurons are not very convergent. There are few inhibitory neurons, and so each principal cell receives inhibitory synaptic input from very few interneurons. But, they are individually powerful, and a single interneuron can substantially delay action potentials in a group of nearby principal cells. Recurrent inhibition is highly convergent, with each principal cell receiving inhibitory input from several hundred other such cells. Feedback inhibitory synaptic inputs individually have very weak effects, as seen from the soma. The differences in synaptic strength are not caused by differences in the release of transmitter or in sensitivity of the postsynaptic membrane. Rather, they arise from differences in the number of synaptic contacts formed on individual principal cells by feedforward or feedback axons, and from differences in synaptic location. Interneurons form their powerful synapses near the somata of principal cells, while most feedback synapses are more distal, where they interact with the two-state nonlinear properties of the principal cells’ dendrite. This arrangement suggests that feedforward inhibition may serve in the traditional role for inhibition, adjusting the excitability of the principle neuron near the site of action potential generation. Feedback inhibitory synapses may interact with voltage-sensitive conductances in the dendrite to alter the electrotonic structure of the spiny cell.","collection-title":"Gaba and the Basal Ganglia","container-title":"Progress in Brain Research","language":"en","note":"DOI: 10.1016/S0079-6123(06)60006-X","page":"91-110","publisher":"Elsevier","source":"ScienceDirect","title":"GABAergic inhibition in the neostriatum","URL":"https://www.sciencedirect.com/science/article/pii/S007961230660006X","volume":"160","author":[{"family":"Wilson","given":"Charles J."}],"editor":[{"family":"Tepper","given":"James M."},{"family":"Abercrombie","given":"Elizabeth D."},{"family":"Bolam","given":"J. Paul"}],"accessed":{"date-parts":[["2022",1,26]]},"issued":{"date-parts":[["2007",1,1]]}}}],"schema":"https://github.com/citation-style-language/schema/raw/master/csl-citation.json"}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(Wickens et al., 2007; Wilson, 2007)</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w:t>
      </w:r>
      <w:r w:rsidRPr="0060258A">
        <w:rPr>
          <w:rFonts w:ascii="Times New Roman" w:hAnsi="Times New Roman" w:cs="Times New Roman"/>
          <w:b/>
          <w:color w:val="000000" w:themeColor="text1"/>
        </w:rPr>
        <w:t>Fig. 1C</w:t>
      </w:r>
      <w:r w:rsidRPr="0060258A">
        <w:rPr>
          <w:rFonts w:ascii="Times New Roman" w:hAnsi="Times New Roman" w:cs="Times New Roman"/>
          <w:color w:val="000000" w:themeColor="text1"/>
        </w:rPr>
        <w:t>). RNMs replicate psychophysical and neurophysiological results in perceptual</w:t>
      </w:r>
      <w:ins w:id="484" w:author="Bo Shen" w:date="2023-02-14T15:46: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{"citationID":"Y2MNi2pU","properties":{"formattedCitation":"(Furman &amp; Wang, 2008; X.-J. Wang, 2002; Wong et al., 2007; Wong &amp; Wang, 2006)","plainCitation":"(Furman &amp; Wang, 2008; X.-J. Wang, 2002; Wong et al., 2007; Wong &amp; Wang, 2006)","noteIndex":0},"citationItems":[{"id":356,"uris":["http://zotero.org/users/6345545/items/PNJTRKTT"],"itemData":{"id":356,"type":"article-journal","abstract":"Decision making with several choice options is central to cognition. To elucidate the neural mechanisms of such decisions, we investigated a recurrent cortical circuit model in which ﬂuctuating spiking neural dynamics underlie trial-by-trial stochastic decisions. The model encodes a continuous analog stimulus feature and is thus applicable to multiple-choice decisions. Importantly, the continuous network captures similarity between alternatives and possible overlaps in their neural representation. Model simulations accounted for behavioral as well as single-unit neurophysiological data from a recent monkey experiment and revealed testable predictions about the patterns of error rate as a function of the similarity between the correct and actual choices. We also found that the similarity and number of options affect speed and accuracy of responses. A mechanism is proposed for ﬂexible control of speed-accuracy tradeoff, based on a simple top-down signal to the decision circuit that may vary nonmonotonically with the number of choice alternatives.","container-title":"Neuron","DOI":"10.1016/j.neuron.2008.12.003","ISSN":"08966273","issue":"6","journalAbbreviation":"Neuron","language":"en","page":"1153-1168","source":"DOI.org (Crossref)","title":"Similarity Effect and Optimal Control of Multiple-Choice Decision Making","volume":"60","author":[{"family":"Furman","given":"Moran"},{"family":"Wang","given":"Xiao-Jing"}],"issued":{"date-parts":[["2008",12]]}}},{"id":359,"uris":["http://zotero.org/users/6345545/items/AEKIVEH9"],"itemData":{"id":359,"type":"article-journal","abstract":"Recent physiological studies of alert primates have revealed cortical neural correlates of key steps in a perceptual decision-making process. To elucidate synaptic mechanisms of decision making, I investigated a biophysically realistic cortical network model for a visual discrimination experiment. In the model, slow recurrent excitation and feedback inhibition produce attractor dynamics that amplify the difference between conflicting inputs and generates a binary choice. The model is shown to account for salient characteristics of the observed decision-correlated neural activity, as well as the animal’s psychometric function and reaction times. These results suggest that recurrent excitation mediated by NMDA receptors provides a candidate cellular mechanism for the slow time integration of sensory stimuli and the formation of categorical choices in a decision-making neocortical network.","container-title":"Neuron","DOI":"10.1016/S0896-6273(02)01092-9","ISSN":"08966273","issue":"5","journalAbbreviation":"Neuron","language":"en","page":"955-968","source":"DOI.org (Crossref)","title":"Probabilistic Decision Making by Slow Reverberation in Cortical Circuits","volume":"36","author":[{"family":"Wang","given":"Xiao-Jing"}],"issued":{"date-parts":[["2002",12]]}}},{"id":638,"uris":["http://zotero.org/users/6345545/items/CWLZ75KE"],"itemData":{"id":638,"type":"article-journal","abstract":"How do neurons in a decision circuit integrate time-varying signals, in favor of or against alternative choice options? To address this question, we used a recurrent neural circuit model to simulate an experiment in which monkeys performed a direction-discrimination task on a visual motion stimulus. In a recent study, it was found that brief pulses of motion perturbed neural activity in the lateral intraparietal area (LIP), and exerted corresponding effects on the monkey's choices and response times. Our model reproduces the behavioral observations and replicates LIP activity which, depending on whether the direction of the pulse is the same or opposite to that of a preferred motion stimulus, increases or decreases persistently over a few hundred milliseconds. Furthermore, our model accounts for the observation that the pulse exerts a weaker influence on LIP neuronal responses when the pulse is late relative to motion stimulus onset. We show that this violation of time-shift invariance (TSI) is consistent with a recurrent circuit mechanism of time integration. We further examine time integration using two consecutive pulses of the same or opposite motion directions. The induced changes in the performance are not additive, and the second of the paired pulses is less effective than its standalone impact, a prediction that is experimentally testable. Taken together, these findings lend further support for an attractor network model of time integration in perceptual decision making.","container-title":"Frontiers in Computational Neuroscience","DOI":"10.3389/neuro.10.006.2007","ISSN":"1662-5188","journalAbbreviation":"Front. Comput. Neurosci.","language":"English","note":"publisher: Frontiers","source":"Frontiers","title":"Neural circuit dynamics underlying accumulation of time-varying evidence during perceptual decision making","URL":"https://www.frontiersin.org/articles/10.3389/neuro.10.006.2007/full","volume":"1","author":[{"family":"Wong","given":"Kong-Fatt"},{"family":"Huk","given":"Alexander C."},{"family":"Shadlen","given":"Michael N."},{"family":"Wang","given":"Xiao-Jing"}],"accessed":{"date-parts":[["2020",4,6]]},"issued":{"date-parts":[["2007"]]}}},{"id":52,"uris":["http://zotero.org/users/6345545/items/W5B2KD2G"],"itemData":{"id":52,"type":"article-journal","abstract":"Recent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Neurosci.","language":"en","license":"Copyright © 2006 Society for Neuroscience 0270-6474/06/261314-15$15.00/0","note":"PMID: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(Furman &amp; Wang, 2008; X.-J. Wang, 2002; Wong et al., 2007; Wong &amp; Wang, 2006)</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and economic</w:t>
      </w:r>
      <w:ins w:id="485" w:author="Bo Shen" w:date="2023-02-14T15:46: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{"citationID":"G1jFTgK3","properties":{"formattedCitation":"(Hunt et al., 2012; Jocham et al., 2012; Rustichini &amp; Padoa-Schioppa, 2015; Soltani, 2006)","plainCitation":"(Hunt et al., 2012; Jocham et al., 2012; Rustichini &amp; Padoa-Schioppa, 2015; Soltani, 2006)","noteIndex":0},"citationItems":[{"id":2690,"uris":["http://zotero.org/users/6345545/items/NCR8IPT4"],"itemData":{"id":2690,"type":"article-journal","abstract":"This study uses a combination of computational modeling and magnetoencephalography to track activity while people make decisions, and finds that prefrontal and parietal cortex activity is consistent with mutual inhibition between competing options during decision-making. This activity is likely to represent a mechanism for the comparison of values while making choices.","container-title":"Nature Neuroscience","DOI":"10.1038/nn.3017","ISSN":"1546-1726","issue":"3","language":"en","license":"2012 Nature Publishing Group, a division of Macmillan Publishers Limited. All Rights Reserved.","note":"number: 3\npublisher: Nature Publishing Group","page":"470-476","source":"www.nature.com","title":"Mechanisms underlying cortical activity during value-guided choice","volume":"15","author":[{"family":"Hunt","given":"Laurence T."},{"family":"Kolling","given":"Nils"},{"family":"Soltani","given":"Alireza"},{"family":"Woolrich","given":"Mark W."},{"family":"Rushworth","given":"Matthew F. S."},{"family":"Behrens","given":"Timothy E. J."}],"issued":{"date-parts":[["2012",3]]}}},{"id":2693,"uris":["http://zotero.org/users/6345545/items/P7FGGVZR"],"itemData":{"id":2693,"type":"article-journal","abstract":"Here the authors show that ventromedial prefrontal cortex (vmPFC) levels of GABA and glutamate in human volunteers are predictive of both behavioral performance and the dynamics of a neural value comparison signal in a manner as predicted by models of decision-making, thus providing evidence for neural competition in vmPFC supporting value-guided choice.","container-title":"Nature Neuroscience","DOI":"10.1038/nn.3140","ISSN":"1546-1726","issue":"7","language":"en","license":"2012 Nature Publishing Group, a division of Macmillan Publishers Limited. All Rights Reserved.","note":"number: 7\npublisher: Nature Publishing Group","page":"960-961","source":"www.nature.com","title":"A mechanism for value-guided choice based on the excitation-inhibition balance in prefrontal cortex","volume":"15","author":[{"family":"Jocham","given":"Gerhard"},{"family":"Hunt","given":"Laurence T."},{"family":"Near","given":"Jamie"},{"family":"Behrens","given":"Timothy E. J."}],"issued":{"date-parts":[["2012",7]]}}},{"id":2687,"uris":["http://zotero.org/users/6345545/items/RUU9M7QS"],"itemData":{"id":2687,"type":"article-journal","abstract":"Neuronal recordings and lesion studies indicate that key aspects of economic decisions take place in the orbitofrontal cortex (OFC). Previous work identified in this area three groups of neurons encoding the offer value, the chosen value, and the identity of the chosen good. An important and open question is whether and how decisions could emerge from a neural circuit formed by these three populations. Here we adapted a biophysically realistic neural network previously proposed for perceptual decisions (Wang XJ. Neuron 36: 955–968, 2002; Wong KF, Wang XJ. J Neurosci 26: 1314–1328, 2006). The domain of economic decisions is significantly broader than that for which the model was originally designed, yet the model performed remarkably well. The input and output nodes of the network were naturally mapped onto two groups of cells in OFC. Surprisingly, the activity of interneurons in the network closely resembled that of the third group of cells, namely, chosen value cells. The model reproduced several phenomena related to the neuronal origins of choice variability. It also generated testable predictions on the excitatory/inhibitory nature of different neuronal populations and on their connectivity. Some aspects of the empirical data were not reproduced, but simple extensions of the model could overcome these limitations. These results render a biologically credible model for the neuronal mechanisms of economic decisions. They demonstrate that choices could emerge from the activity of cells in the OFC, suggesting that chosen value cells directly participate in the decision process. Importantly, Wang's model provides a platform to investigate the implications of neuroscience results for economic theory.","container-title":"Journal of Neurophysiology","DOI":"10.1152/jn.00184.2015","ISSN":"0022-3077, 1522-1598","issue":"3","journalAbbreviation":"Journal of Neurophysiology","language":"en","page":"1382-1398","source":"DOI.org (Crossref)","title":"A neuro-computational model of economic decisions","volume":"114","author":[{"family":"Rustichini","given":"Aldo"},{"family":"Padoa-Schioppa","given":"Camillo"}],"issued":{"date-parts":[["2015",9]]}}},{"id":821,"uris":["http://zotero.org/users/6345545/items/4U4NY4S4"],"itemData":{"id":821,"type":"article-journal","container-title":"Journal of Neuroscience","DOI":"10.1523/JNEUROSCI.5159-05.2006","ISSN":"0270-6474, 1529-2401","issue":"14","journalAbbreviation":"Journal of Neuroscience","language":"en","page":"3731-3744","source":"DOI.org (Crossref)","title":"A Biophysically Based Neural Model of Matching Law Behavior: Melioration by Stochastic Synapses","title-short":"A Biophysically Based Neural Model of Matching Law Behavior","volume":"26","author":[{"family":"Soltani","given":"A."}],"issued":{"date-parts":[["2006",4,5]]}}}],"schema":"https://github.com/citation-style-language/schema/raw/master/csl-citation.json"}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(Hunt et al., 2012; Jocham et al., 2012; Rustichini &amp; Padoa-Schioppa, 2015; Soltani, 2006)</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choices, capturing the complex nonlinear dynamics of empirical neurons (</w:t>
      </w:r>
      <w:r w:rsidRPr="0060258A">
        <w:rPr>
          <w:rFonts w:ascii="Times New Roman" w:hAnsi="Times New Roman" w:cs="Times New Roman"/>
          <w:b/>
          <w:color w:val="000000" w:themeColor="text1"/>
        </w:rPr>
        <w:t>Fig. 1D</w:t>
      </w:r>
      <w:r w:rsidRPr="0060258A">
        <w:rPr>
          <w:rFonts w:ascii="Times New Roman" w:hAnsi="Times New Roman" w:cs="Times New Roman"/>
          <w:color w:val="000000" w:themeColor="text1"/>
        </w:rPr>
        <w:t>). Furthermore, the competitive nature of the RNM generates attractor states which maintain continued activity even in the absence of stimuli, consistent with persistent spiking activity associated with working memory during delay intervals</w:t>
      </w:r>
      <w:ins w:id="486" w:author="Bo Shen" w:date="2023-02-14T15:46: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{"citationID":"Jn6HyypW","properties":{"formattedCitation":"(Brunel &amp; Wang, 2001; Compte, 2000; Constantinidis et al., 2018; Furman &amp; Wang, 2008; Hart &amp; Huk, 2020; Lo &amp; Wang, 2006; Macoveanu et al., 2006; Murray et al., 2017; Tegn\\uc0\\u233{}r et al., 2002; M. Wang et al., 2013, p. 201; X.-J. Wang, 1999, 2002; Wong &amp; Wang, 2006)","plainCitation":"(Brunel &amp; Wang, 2001; Compte, 2000; Constantinidis et al., 2018; Furman &amp; Wang, 2008; Hart &amp; Huk, 2020; Lo &amp; Wang, 2006; Macoveanu et al., 2006; Murray et al., 2017; Tegnér et al., 2002; M. Wang et al., 2013, p. 201; X.-J. Wang, 1999, 2002; Wong &amp; Wang, 2006)","noteIndex":0},"citationItems":[{"id":774,"uris":["http://zotero.org/users/6345545/items/7TG96XJF"],"itemData":{"id":774,"type":"article-journal","abstract":"Experimental evidence suggests that the maintenance of an item in working memory is achieved through persistent activity in selective neural assemblies of the cortex. To understand the mechanisms underlying this phenomenon, it is essential to investigate how persistent activity is affected by external inputs or neuromodulation. We have addressed these questions using a recurrent network model of object working memory. Recurrence is dominated by inhibition, although persistent activity is generated through recurrent excitation in small subsets of excitatory neurons.","container-title":"Journal of Computational Neuroscience","DOI":"10.1023/A:1011204814320","ISSN":"1573-6873","issue":"1","journalAbbreviation":"J Comput Neurosci","language":"en","page":"63-85","source":"Springer Link","title":"Effects of Neuromodulation in a Cortical Network Model of Object Working Memory Dominated by Recurrent Inhibition","volume":"11","author":[{"family":"Brunel","given":"Nicolas"},{"family":"Wang","given":"Xiao-Jing"}],"issued":{"date-parts":[["2001",7,1]]}}},{"id":143,"uris":["http://zotero.org/users/6345545/items/ZNT4ECRM"],"itemData":{"id":143,"type":"article-journal","container-title":"Cerebral Cortex","DOI":"10.1093/cercor/10.9.910","ISSN":"14602199","issue":"9","language":"en","page":"910-923","source":"DOI.org (Crossref)","title":"Synaptic Mechanisms and Network Dynamics Underlying Spatial Working Memory in a Cortical Network Model","volume":"10","author":[{"family":"Compte","given":"A."}],"issued":{"date-parts":[["2000",9,1]]}}},{"id":3406,"uris":["http://zotero.org/users/6345545/items/LZXZQF3R"],"itemData":{"id":3406,"type":"article-journal","abstract":"Persistent activity generated in the PFC during the delay period of working memory tasks represents information about stimuli held in memory and determines working memory performance. Alternative models of working memory, depending on the rhythmicity of discharges or exclusively on short-term synaptic plasticity, are inconsistent with the neurophysiological data.\nDual Perspectives Companion Paper:Working Memory: Delay Activity, Yes! Persistent Activity? Maybe Not, by Mikael Lundqvist, Pawel Herman, and Earl K. Miller","container-title":"Journal of Neuroscience","DOI":"10.1523/JNEUROSCI.2486-17.2018","ISSN":"0270-6474, 1529-2401","issue":"32","journalAbbreviation":"J. Neurosci.","language":"en","license":"Copyright © 2018 the authors 0270-6474/18/387020-09$15.00/0","note":"publisher: Society for Neuroscience\nsection: Dual Perspectives\nPMID: 30089641","page":"7020-7028","source":"www.jneurosci.org","title":"Persistent Spiking Activity Underlies Working Memory","volume":"38","author":[{"family":"Constantinidis","given":"Christos"},{"family":"Funahashi","given":"Shintaro"},{"family":"Lee","given":"Daeyeol"},{"family":"Murray","given":"John D."},{"family":"Qi","given":"Xue-Lian"},{"family":"Wang","given":"Min"},{"family":"Arnsten","given":"Amy F. T."}],"issued":{"date-parts":[["2018",8,8]]}}},{"id":356,"uris":["http://zotero.org/users/6345545/items/PNJTRKTT"],"itemData":{"id":356,"type":"article-journal","abstract":"Decision making with several choice options is central to cognition. To elucidate the neural mechanisms of such decisions, we investigated a recurrent cortical circuit model in which ﬂuctuating spiking neural dynamics underlie trial-by-trial stochastic decisions. The model encodes a continuous analog stimulus feature and is thus applicable to multiple-choice decisions. Importantly, the continuous network captures similarity between alternatives and possible overlaps in their neural representation. Model simulations accounted for behavioral as well as single-unit neurophysiological data from a recent monkey experiment and revealed testable predictions about the patterns of error rate as a function of the similarity between the correct and actual choices. We also found that the similarity and number of options affect speed and accuracy of responses. A mechanism is proposed for ﬂexible control of speed-accuracy tradeoff, based on a simple top-down signal to the decision circuit that may vary nonmonotonically with the number of choice alternatives.","container-title":"Neuron","DOI":"10.1016/j.neuron.2008.12.003","ISSN":"08966273","issue":"6","journalAbbreviation":"Neuron","language":"en","page":"1153-1168","source":"DOI.org (Crossref)","title":"Similarity Effect and Optimal Control of Multiple-Choice Decision Making","volume":"60","author":[{"family":"Furman","given":"Moran"},{"family":"Wang","given":"Xiao-Jing"}],"issued":{"date-parts":[["2008",12]]}}},{"id":2348,"uris":["http://zotero.org/users/6345545/items/Y8CECPJL"],"itemData":{"id":2348,"type":"article-journal","abstract":"During delayed oculomotor response tasks, neurons in the lateral intraparietal area (LIP) and the frontal eye fields (FEF) exhibit persistent activity that reflects the active maintenance of behaviorally relevant information. Despite many computational models of the mechanisms of persistent activity, there is a lack of circuit-level data from the primate to inform the theories. To fill this gap, we simultaneously recorded ensembles of neurons in both LIP and FEF while macaques performed a memory-guided saccade task. A population encoding model revealed strong and symmetric long-timescale recurrent excitation between LIP and FEF. Unexpectedly, LIP exhibited stronger local functional connectivity than FEF, and many neurons in LIP had longer network and intrinsic timescales. The differences in connectivity could be explained by the strength of recurrent dynamics in attractor networks. These findings reveal reciprocal multi-area circuit dynamics in the frontoparietal network during persistent activity and lay the groundwork for quantitative comparisons to theoretical models.","container-title":"eLife","DOI":"10.7554/eLife.52460","ISSN":"2050-084X","note":"publisher: eLife Sciences Publications, Ltd","page":"e52460","source":"eLife","title":"Recurrent circuit dynamics underlie persistent activity in the macaque frontoparietal network","volume":"9","author":[{"family":"Hart","given":"Eric"},{"family":"Huk","given":"Alexander C"}],"editor":[{"family":"Salinas","given":"Emilio"},{"family":"Behrens","given":"Timothy E"},{"family":"Salinas","given":"Emilio"},{"family":"Compte","given":"Albert"}],"issued":{"date-parts":[["2020",5,7]]}}},{"id":251,"uris":["http://zotero.org/users/6345545/items/JS6EG2TZ"],"itemData":{"id":251,"type":"article-journal","abstract":"Growing evidence from primate neurophysiology and modeling indicates that in reaction time tasks, a perceptual choice is made when the firing rate of a selective cortical neural population reaches a threshold. This raises two questions: what is the neural substrate of the threshold and how can it be adaptively tuned according to behavioral demands? Using a biophysically based network model of spiking neurons, we show that local dynamics in the superior colliculus gives rise to an all-or-none burst response that signals threshold crossing in upstream cortical neurons. Furthermore, the threshold level depends only weakly on the efficacy of the cortico-collicular pathway. In contrast, the threshold and the rate of reward harvest are sensitive to, and hence can be optimally tuned by, the strength of cortico-striatal synapses, which are known to be modifiable by dopamine-dependent plasticity. Our model provides a framework to describe the main computational steps in a reaction time task and suggests that separate brain pathways are critical to the detection and adjustment of a decision threshold.","container-title":"Nature Neuroscience","DOI":"10.1038/nn1722","ISSN":"1546-1726","issue":"7","language":"en","license":"2006 Nature Publishing Group","note":"number: 7\npublisher: Nature Publishing Group","page":"956-963","source":"www.nature.com","title":"Cortico–basal ganglia circuit mechanism for a decision threshold in reaction time tasks","volume":"9","author":[{"family":"Lo","given":"Chung-Chuan"},{"family":"Wang","given":"Xiao-Jing"}],"issued":{"date-parts":[["2006",7]]}}},{"id":150,"uris":["http://zotero.org/users/6345545/items/PF4JU4AC"],"itemData":{"id":150,"type":"article-journal","abstract":"Biophysically based computational models have successfully accounted for the persistent neural activity underlying the maintenance of single items of information in working memory. The aim of the present study was to extend previous models in order to retain multiple items, in agreement with the observed human storage capacity. This was done by implementing cellular mechanisms known to occur during the childhood development of working memory, such as an increased synaptic strength and improved contrast and specificity of the neural response. Our computational study shows that these mechanisms are sufficient to create a neural network which can store information about multiple items through sustained neural activity. Furthermore, by using functional magnetic resonance imaging, we found that the information-activity curve predicted by the model corresponds to that in the human posterior parietal cortex during performance of working memory tasks, which is consistent with previous studies of brain activity related to working memory capacity in humans.","container-title":"Neuroscience","DOI":"10.1016/j.neuroscience.2006.04.080","ISSN":"0306-4522","issue":"3","journalAbbreviation":"Neuroscience","language":"en","page":"1611-1618","source":"ScienceDirect","title":"A biophysical model of multiple-item working memory: A computational and neuroimaging study","title-short":"A biophysical model of multiple-item working memory","volume":"141","author":[{"family":"Macoveanu","given":"J."},{"family":"Klingberg","given":"T."},{"family":"Tegnér","given":"J."}],"issued":{"date-parts":[["2006",1,1]]}}},{"id":95,"uris":["http://zotero.org/users/6345545/items/YI3M4999"],"itemData":{"id":95,"type":"article-journal","abstract":"Working memory (WM) and decision-making (DM) are fundamental cognitive functions involving a distributed interacting network of brain areas, with the posterior parietal cortex (PPC) and prefrontal cortex (PFC) at the core. However, the shared and distinct roles of these areas and the nature of their coordination in cognitive function remain poorly understood. Biophysically based computational models of cortical circuits have provided insights into the mechanisms supporting these functions, yet they have primarily focused on the local microcircuit level, raising questions about the principles for distributed cognitive computation in multiregional networks. To examine these issues, we developed a distributed circuit model of two reciprocally interacting modules representing PPC and PFC circuits. The circuit architecture includes hierarchical differences in local recurrent structure and implements reciprocal long-range projections. This parsimonious model captures a range of behavioral and neuronal features of frontoparietal circuits across multiple WM and DM paradigms. In the context of WM, both areas exhibit persistent activity, but, in response to intervening distractors, PPC transiently encodes distractors while PFC filters distractors and supports WM robustness. With regard to DM, the PPC module generates graded representations of accumulated evidence supporting target selection, while the PFC module generates more categorical responses related to action or choice. These findings suggest computational principles for distributed, hierarchical processing in cortex during cognitive function and provide a framework for extension to multiregional models.\nSIGNIFICANCE STATEMENT Working memory and decision-making are fundamental “building blocks” of cognition, and deficits in these functions are associated with neuropsychiatric disorders such as schizophrenia. These cognitive functions engage distributed networks with prefrontal cortex (PFC) and posterior parietal cortex (PPC) at the core. It is not clear, however, what the contributions of PPC and PFC are in light of the computations that subserve working memory and decision-making. We constructed a biophysical model of a reciprocally connected frontoparietal circuit that revealed shared and distinct functions for the PFC and PPC across working memory and decision-making tasks. Our parsimonious model connects circuit-level properties to cognitive functions and suggests novel design principles beyond those of local circuits for cognitive processing in multiregional brain networks.","container-title":"Journal of Neuroscience","DOI":"10.1523/JNEUROSCI.0343-17.2017","ISSN":"0270-6474, 1529-2401","issue":"50","journalAbbreviation":"J. Neurosci.","language":"en","license":"Copyright © 2017 the authors 0270-6474/17/3712167-20$15.00/0","note":"PMID: 29114071","page":"12167-12186","source":"www.jneurosci.org","title":"Working Memory and Decision-Making in a Frontoparietal Circuit Model","volume":"37","author":[{"family":"Murray","given":"John D."},{"family":"Jaramillo","given":"Jorge"},{"family":"Wang","given":"Xiao-Jing"}],"issued":{"date-parts":[["2017",12,13]]}}},{"id":3562,"uris":["http://zotero.org/users/6345545/items/MPNBCZ3P"],"itemData":{"id":3562,"type":"article-journal","abstract":"The concept of reverberation proposed by Lorente de No´ and Hebb is key to understanding strongly recurrent cortical networks. In particular, synaptic reverberation is now viewed as a likely mechanism for the active maintenance of working memory in the prefrontal cortex. Theoretically, this has spurred a debate as to how such a potentially explosive mechanism can provide stable working-memory function given the synaptic and cellular mechanisms at play in the cerebral cortex. We present here new evidence for the participation of NMDA receptors in the stabilization of persistent delay activity in a biophysical network model of conductance-based neurons. We show that the stability of working-memory function, and the required NMDA/ AMPA ratio at recurrent excitatory synapses, depend on physiological properties of neurons and synaptic interactions, such as the time constants of excitation and inhibition, mutual inhibition between interneurons, diﬀerential NMDA receptor participation at excitatory projections to pyramidal neurons and interneurons, or the presence of slow intrinsic ion currents in pyramidal neurons. We review other mechanisms proposed to enhance the dynamical stability of synaptically generated attractor states of a reverberatory circuit. This recent work represents a necessary and signiﬁcant step towards testing attractor network models by cortical electrophysiology.","container-title":"Biological Cybernetics","DOI":"10.1007/s00422-002-0363-9","ISSN":"03401200","issue":"5-6","language":"en","page":"471-481","source":"DOI.org (Crossref)","title":"The dynamical stability of reverberatory neural circuits","volume":"87","author":[{"family":"Tegnér","given":"Jesper"},{"family":"Compte","given":"Albert"},{"family":"Wang","given":"Xiao-Jing"}],"issued":{"date-parts":[["2002",12,1]]}}},{"id":361,"uris":["http://zotero.org/users/6345545/items/MY4HZTPS"],"itemData":{"id":361,"type":"article-journal","abstract":"Neurons in the primate dorsolateral prefrontal cortex (dlPFC) generate persistent ﬁring in the absence of sensory stimulation, the foundation of mental representation. Persistent ﬁring arises from recurrent excitation within a network of pyramidal Delay cells. Here, we examined glutamate receptor inﬂuences underlying persistent ﬁring in primate dlPFC during a spatial working memory task. Computational models predicted dependence on NMDA receptor (NMDAR) NR2B stimulation, and Delay cell persistent ﬁring was abolished by local NR2B NMDAR blockade or by systemic ketamine administration. AMPA receptors (AMPARs) contributed background depolarization to sustain network ﬁring. In contrast, many Response cells were sensitive to AMPAR blockade and increased ﬁring after systemic ketamine, indicating that models of ketamine actions should be reﬁned to reﬂect neuronal heterogeneity. The reliance of Delay cells on NMDAR may explain why insults to NMDARs in schizophrenia or Alzheimer’s disease profoundly impair cognition.","container-title":"Neuron","DOI":"10.1016/j.neuron.2012.12.032","ISSN":"08966273","issue":"4","journalAbbreviation":"Neuron","language":"en","page":"736-749","source":"DOI.org (Crossref)","title":"NMDA Receptors Subserve Persistent Neuronal Firing during Working Memory in Dorsolateral Prefrontal Cortex","volume":"77","author":[{"family":"Wang","given":"Min"},{"family":"Yang","given":"Yang"},{"family":"Wang","given":"Ching-Jung"},{"family":"Gamo","given":"Nao J."},{"family":"Jin","given":"Lu E."},{"family":"Mazer","given":"James A."},{"family":"Morrison","given":"John H."},{"family":"Wang","given":"Xiao-Jing"},{"family":"Arnsten","given":"Amy F.T."}],"issued":{"date-parts":[["2013",2]]}},"locator":"201"},{"id":360,"uris":["http://zotero.org/users/6345545/items/S4IFSIRX"],"itemData":{"id":360,"type":"article-journal","container-title":"The Journal of Neuroscience","DOI":"10.1523/JNEUROSCI.19-21-09587.1999","ISSN":"0270-6474, 1529-2401","issue":"21","journalAbbreviation":"J. Neurosci.","language":"en","page":"9587-9603","source":"DOI.org (Crossref)","title":"Synaptic Basis of Cortical Persistent Activity: the Importance of NMDA Receptors to Working Memory","title-short":"Synaptic Basis of Cortical Persistent Activity","volume":"19","author":[{"family":"Wang","given":"Xiao-Jing"}],"issued":{"date-parts":[["1999",11,1]]}}},{"id":359,"uris":["http://zotero.org/users/6345545/items/AEKIVEH9"],"itemData":{"id":359,"type":"article-journal","abstract":"Recent physiological studies of alert primates have revealed cortical neural correlates of key steps in a perceptual decision-making process. To elucidate synaptic mechanisms of decision making, I investigated a biophysically realistic cortical network model for a visual discrimination experiment. In the model, slow recurrent excitation and feedback inhibition produce attractor dynamics that amplify the difference between conflicting inputs and generates a binary choice. The model is shown to account for salient characteristics of the observed decision-correlated neural activity, as well as the animal’s psychometric function and reaction times. These results suggest that recurrent excitation mediated by NMDA receptors provides a candidate cellular mechanism for the slow time integration of sensory stimuli and the formation of categorical choices in a decision-making neocortical network.","container-title":"Neuron","DOI":"10.1016/S0896-6273(02)01092-9","ISSN":"08966273","issue":"5","journalAbbreviation":"Neuron","language":"en","page":"955-968","source":"DOI.org (Crossref)","title":"Probabilistic Decision Making by Slow Reverberation in Cortical Circuits","volume":"36","author":[{"family":"Wang","given":"Xiao-Jing"}],"issued":{"date-parts":[["2002",12]]}}},{"id":52,"uris":["http://zotero.org/users/6345545/items/W5B2KD2G"],"itemData":{"id":52,"type":"article-journal","abstract":"Recent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Neurosci.","language":"en","license":"Copyright © 2006 Society for Neuroscience 0270-6474/06/261314-15$15.00/0","note":"PMID: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instrText>
      </w:r>
      <w:r w:rsidRPr="0060258A">
        <w:rPr>
          <w:rFonts w:ascii="Times New Roman" w:hAnsi="Times New Roman" w:cs="Times New Roman"/>
          <w:color w:val="000000" w:themeColor="text1"/>
        </w:rPr>
        <w:fldChar w:fldCharType="separate"/>
      </w:r>
      <w:r w:rsidRPr="009C2159">
        <w:rPr>
          <w:rFonts w:ascii="Times New Roman" w:hAnsi="Times New Roman" w:cs="Times New Roman"/>
          <w:color w:val="000000"/>
        </w:rPr>
        <w:t>(Brunel &amp; Wang, 2001; Compte, 2000; Constantinidis et al., 2018; Furman &amp; Wang, 2008; Hart &amp; Huk, 2020; Lo &amp; Wang, 2006; Macoveanu et al., 2006; Murray et al., 2017; Tegnér et al., 2002; M. Wang et al., 2013, p. 201; X.-J. Wang, 1999, 2002; Wong &amp; Wang, 2006)</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w:t>
      </w:r>
    </w:p>
    <w:p w14:paraId="2B2C5C42" w14:textId="77777777" w:rsidR="001E5B0F" w:rsidRDefault="001E5B0F" w:rsidP="00443316">
      <w:pPr>
        <w:spacing w:line="480" w:lineRule="auto"/>
        <w:jc w:val="both"/>
        <w:rPr>
          <w:ins w:id="487" w:author="Bo Shen" w:date="2023-03-07T14:51:00Z"/>
          <w:rFonts w:ascii="Times New Roman" w:hAnsi="Times New Roman" w:cs="Times New Roman"/>
          <w:color w:val="000000" w:themeColor="text1"/>
        </w:rPr>
      </w:pPr>
    </w:p>
    <w:p w14:paraId="5FDC1270" w14:textId="77777777" w:rsidR="001E5B0F" w:rsidRPr="0060258A" w:rsidRDefault="001E5B0F">
      <w:pPr>
        <w:spacing w:line="480" w:lineRule="auto"/>
        <w:jc w:val="center"/>
        <w:rPr>
          <w:rFonts w:ascii="Times New Roman" w:hAnsi="Times New Roman" w:cs="Times New Roman"/>
          <w:color w:val="000000" w:themeColor="text1"/>
        </w:rPr>
        <w:pPrChange w:id="488" w:author="Bo Shen" w:date="2023-03-07T14:51:00Z">
          <w:pPr>
            <w:spacing w:line="480" w:lineRule="auto"/>
            <w:jc w:val="both"/>
          </w:pPr>
        </w:pPrChange>
      </w:pPr>
      <w:ins w:id="489" w:author="Bo Shen" w:date="2023-03-07T14:51:00Z">
        <w:r>
          <w:rPr>
            <w:rFonts w:ascii="Times New Roman" w:hAnsi="Times New Roman" w:cs="Times New Roman"/>
            <w:color w:val="000000" w:themeColor="text1"/>
          </w:rPr>
          <w:t xml:space="preserve">[Insert </w:t>
        </w:r>
        <w:r w:rsidRPr="00AD262B">
          <w:rPr>
            <w:rFonts w:ascii="Times New Roman" w:hAnsi="Times New Roman" w:cs="Times New Roman"/>
            <w:b/>
            <w:bCs/>
            <w:color w:val="000000" w:themeColor="text1"/>
            <w:rPrChange w:id="490" w:author="Bo Shen" w:date="2023-03-07T14:51:00Z">
              <w:rPr>
                <w:rFonts w:ascii="Times New Roman" w:hAnsi="Times New Roman" w:cs="Times New Roman"/>
                <w:color w:val="000000" w:themeColor="text1"/>
              </w:rPr>
            </w:rPrChange>
          </w:rPr>
          <w:t>Figure 1</w:t>
        </w:r>
        <w:r>
          <w:rPr>
            <w:rFonts w:ascii="Times New Roman" w:hAnsi="Times New Roman" w:cs="Times New Roman"/>
            <w:color w:val="000000" w:themeColor="text1"/>
          </w:rPr>
          <w:t xml:space="preserve"> about here]</w:t>
        </w:r>
      </w:ins>
    </w:p>
    <w:p w14:paraId="18BC30F3" w14:textId="77777777" w:rsidR="001E5B0F" w:rsidRPr="0060258A" w:rsidDel="001700AF" w:rsidRDefault="001E5B0F" w:rsidP="00443316">
      <w:pPr>
        <w:spacing w:line="480" w:lineRule="auto"/>
        <w:jc w:val="both"/>
        <w:rPr>
          <w:del w:id="491" w:author="Bo Shen" w:date="2023-02-14T16:15:00Z"/>
          <w:rFonts w:ascii="Times New Roman" w:hAnsi="Times New Roman" w:cs="Times New Roman"/>
          <w:color w:val="000000" w:themeColor="text1"/>
        </w:rPr>
      </w:pPr>
    </w:p>
    <w:p w14:paraId="06AEA117" w14:textId="77777777" w:rsidR="001E5B0F" w:rsidRPr="0060258A" w:rsidRDefault="001E5B0F" w:rsidP="00765AD3">
      <w:pPr>
        <w:spacing w:line="480" w:lineRule="auto"/>
        <w:jc w:val="both"/>
        <w:rPr>
          <w:rFonts w:ascii="Times New Roman" w:hAnsi="Times New Roman" w:cs="Times New Roman"/>
          <w:color w:val="000000" w:themeColor="text1"/>
        </w:rPr>
      </w:pPr>
      <w:moveToRangeStart w:id="492" w:author="Bo Shen" w:date="2023-02-14T16:08:00Z" w:name="move127283337"/>
    </w:p>
    <w:p w14:paraId="7466956B" w14:textId="128D1CCF" w:rsidR="001E5B0F" w:rsidRDefault="001E5B0F" w:rsidP="00765AD3">
      <w:pPr>
        <w:spacing w:line="480" w:lineRule="auto"/>
        <w:jc w:val="both"/>
        <w:rPr>
          <w:ins w:id="493" w:author="Bo Shen" w:date="2023-02-14T16:28:00Z"/>
          <w:rFonts w:ascii="Times New Roman" w:hAnsi="Times New Roman" w:cs="Times New Roman"/>
          <w:color w:val="000000" w:themeColor="text1"/>
        </w:rPr>
      </w:pPr>
      <w:moveTo w:id="494" w:author="Bo Shen" w:date="2023-02-14T16:08:00Z">
        <w:r w:rsidRPr="0060258A">
          <w:rPr>
            <w:rFonts w:ascii="Times New Roman" w:hAnsi="Times New Roman" w:cs="Times New Roman"/>
            <w:color w:val="000000" w:themeColor="text1"/>
          </w:rPr>
          <w:t xml:space="preserve">While valuation and selection processes may occur independently in different brain areas, electrophysiological evidence shows coexisting value coding and WTA signals in prominent decision-related circuits. When decisions are framed as action selection, such integrated representation </w:t>
        </w:r>
      </w:moveTo>
      <w:ins w:id="495" w:author="Bo Shen" w:date="2023-02-14T17:16:00Z">
        <w:r>
          <w:rPr>
            <w:rFonts w:ascii="Times New Roman" w:hAnsi="Times New Roman" w:cs="Times New Roman"/>
            <w:color w:val="000000" w:themeColor="text1"/>
          </w:rPr>
          <w:t xml:space="preserve">of values </w:t>
        </w:r>
      </w:ins>
      <w:moveTo w:id="496" w:author="Bo Shen" w:date="2023-02-14T16:08:00Z">
        <w:r w:rsidRPr="0060258A">
          <w:rPr>
            <w:rFonts w:ascii="Times New Roman" w:hAnsi="Times New Roman" w:cs="Times New Roman"/>
            <w:color w:val="000000" w:themeColor="text1"/>
          </w:rPr>
          <w:t>exists primarily in frontoparietal areas tightly linked to motor action commitment. For example, in the control of eye movements, valu</w:t>
        </w:r>
      </w:moveTo>
      <w:ins w:id="497" w:author="Bo Shen" w:date="2023-02-14T17:17:00Z">
        <w:r>
          <w:rPr>
            <w:rFonts w:ascii="Times New Roman" w:hAnsi="Times New Roman" w:cs="Times New Roman"/>
            <w:color w:val="000000" w:themeColor="text1"/>
          </w:rPr>
          <w:t>ation</w:t>
        </w:r>
      </w:ins>
      <w:moveTo w:id="498" w:author="Bo Shen" w:date="2023-02-14T16:08:00Z">
        <w:del w:id="499" w:author="Bo Shen" w:date="2023-02-14T17:17:00Z">
          <w:r w:rsidRPr="0060258A" w:rsidDel="00640061">
            <w:rPr>
              <w:rFonts w:ascii="Times New Roman" w:hAnsi="Times New Roman" w:cs="Times New Roman"/>
              <w:color w:val="000000" w:themeColor="text1"/>
            </w:rPr>
            <w:delText>e</w:delText>
          </w:r>
        </w:del>
        <w:r w:rsidRPr="0060258A">
          <w:rPr>
            <w:rFonts w:ascii="Times New Roman" w:hAnsi="Times New Roman" w:cs="Times New Roman"/>
            <w:color w:val="000000" w:themeColor="text1"/>
          </w:rPr>
          <w:t xml:space="preserve"> and selection dynamics coexist in multiple brain regions including LIP</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{"citationID":"8QbDrGx1","properties":{"formattedCitation":"(Louie &amp; Glimcher, 2010; Roitman &amp; Shadlen, 2002; Rorie et al., 2010; Shadlen &amp; Newsome, 2001; Sugrue et al., 2004)","plainCitation":"(Louie &amp; Glimcher, 2010; Roitman &amp; Shadlen, 2002; Rorie et al., 2010; Shadlen &amp; Newsome, 2001; Sugrue et al., 2004)","noteIndex":0},"citationItems":[{"id":587,"uris":["http://zotero.org/users/6345545/items/W99QQYTL"],"itemData":{"id":587,"type":"article-journal","abstract":"The mathematical formulations used to study the neurophysiological signals governing choice behavior fall under one of two major theoretical frameworks: “choice probability” or “subjective value.” These two formulations represent behavioral quantities closely tied to the decision process, but it is unknown whether one of these variables, or both, dominates the neural mechanisms that mediate choice. Value and choice probability are difficult to distinguish in practice, because higher-valued options are chosen more frequently in free-choice tasks. This distinction is particularly relevant for sensorimotor areas such as parietal cortex, where both value information and motor signals related to choice have been observed. We recorded the activity of neurons in the lateral intraparietal area while monkeys performed an intertemporal choice task for rewards differing in delay to reinforcement. Here we show that the activity of parietal neurons is precisely correlated with the individual-specific discounted value of delayed rewards, with peak subjective value modulation occurring early in task trials. In contrast, late in the decision process these same neurons transition to encode the selected action. When directly compared, the strong delay-related modulation early during decision making is driven by subjective value rather than the monkey's probability of choice. These findings show that in addition to information about gains, parietal cortex also incorporates information about delay into a precise physiological correlate of economic value functions, independent of the probability of choice.","container-title":"Journal of Neuroscience","DOI":"10.1523/JNEUROSCI.5742-09.2010","ISSN":"0270-6474, 1529-2401","issue":"16","journalAbbreviation":"J. Neurosci.","language":"en","license":"Copyright © 2010 the authors 0270-6474/10/305498-10$15.00/0","note":"publisher: Society for Neuroscience\nsection: Articles\nPMID: 20410103","page":"5498-5507","source":"www.jneurosci.org","title":"Separating Value from Choice: Delay Discounting Activity in the Lateral Intraparietal Area","title-short":"Separating Value from Choice","volume":"30","author":[{"family":"Louie","given":"Kenway"},{"family":"Glimcher","given":"Paul W."}],"issued":{"date-parts":[["2010",4,21]]}}},{"id":375,"uris":["http://zotero.org/users/6345545/items/AA8WYIGZ"],"itemData":{"id":375,"type":"article-journal","container-title":"The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T."}],"issued":{"date-parts":[["2010",2,19]]}}},{"id":377,"uris":["http://zotero.org/users/6345545/items/QVQZ8DUX"],"itemData":{"id":377,"type":"article-journal","abstract":"We recorded the activity of single neurons in the posterior parietal cortex (area LIP) of two rhesus monkeys while they discriminated the direction of motion in random-dot visual stimuli. The visual task was similar to a motion discrimination task that has been used in previous investigations of motion-sensitive regions of the extrastriate cortex. The monkeys were trained to decide whether the direction of motion was toward one of two choice targets that appeared on either side of the random-dot stimulus. At the end of the trial, the monkeys reported their direction judgment by making an eye movement to the appropriate target. We studied neurons in LIP that exhibited spatially selective persistent activity during delayed saccadic eye movement tasks. These neurons are thought to carry high-level signals appropriate for identifying salient visual targets and for guiding saccadic eye movements. We arranged the motion discrimination task so that one of the choice targets was in the LIP neuron's response field (RF) while the other target was positioned well away from the RF. During motion viewing, neurons in LIP altered their firing rate in a manner that predicted the saccadic eye movement that the monkey would make at the end of the trial. The activity thus predicted the monkey's judgment of motion direction. This predictive activity began early in the motion-viewing period and became increasingly reliable as the monkey viewed the random-dot motion. The neural activity predicted the monkey's direction judgment on both easy and difficult trials (strong and weak motion), whether or not the judgment was correct. In addition, the timing and magnitude of the response was affected by the strength of the motion signal in the stimulus. When the direction of motion was toward the RF, stronger motion led to larger neural responses earlier in the motion-viewing period. When motion was away from the RF, stronger motion led to greater suppression of ongoing activity. Thus the activity of single neurons in area LIP reflects both the direction of an impending gaze shift and the quality of the sensory information that instructs such a response. The time course of the neural response suggests that LIP accumulates sensory signals relevant to the selection of a target for an eye movement.","container-title":"Journal of Neurophysiology","DOI":"10.1152/jn.2001.86.4.1916","ISSN":"0022-3077, 1522-1598","issue":"4","journalAbbreviation":"Journal of Neurophysiology","language":"en","page":"1916-1936","source":"DOI.org (Crossref)","title":"Neural Basis of a Perceptual Decision in the Parietal Cortex (Area LIP) of the Rhesus Monkey","volume":"86","author":[{"family":"Shadlen","given":"Michael N."},{"family":"Newsome","given":"William T."}],"issued":{"date-parts":[["2001",10,1]]}}},{"id":630,"uris":["http://zotero.org/users/6345545/items/RVLCU76F"],"itemData":{"id":630,"type":"article-journal","abstract":"Psychologists and economists have long appreciated the contribution of reward history and expectation to decision-making. Yet we know little about how specific histories of choice and reward lead to an internal representation of the “value” of possible actions. We approached this problem through an integrated application of behavioral, computational, and physiological techniques. Monkeys were placed in a dynamic foraging environment in which they had to track the changing values of alternative choices through time. In this context, the monkeys' foraging behavior provided a window into their subjective valuation. We found that a simple model based on reward history can duplicate this behavior and that neurons in the parietal cortex represent the relative value of competing actions predicted by this model.\nCertain brain neurons code for the comparative perceived value of paired alternatives between which monkeys choose when performing a task.\nCertain brain neurons code for the comparative perceived value of paired alternatives between which monkeys choose when performing a task.","container-title":"Science","DOI":"10.1126/science.1094765","ISSN":"0036-8075, 1095-9203","issue":"5678","language":"en","license":"American Association for the Advancement of Science","note":"publisher: American Association for the Advancement of Science\nsection: Research Article\nPMID: 15205529","page":"1782-1787","source":"science.sciencemag.org","title":"Matching Behavior and the Representation of Value in the Parietal Cortex","volume":"304","author":[{"family":"Sugrue","given":"Leo P."},{"family":"Corrado","given":"Greg S."},{"family":"Newsome","given":"William T."}],"issued":{"date-parts":[["2004",6,18]]}}}],"schema":"https://github.com/citation-style-language/schema/raw/master/csl-citation.json"}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(Louie &amp; Glimcher, 2010; Roitman &amp; Shadlen, 2002; Rorie et al., 2010; Shadlen &amp; Newsome, 2001; Sugrue et al., 2004)</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the frontal eye fields</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moveTo>
      <w:r w:rsidR="00EA1839">
        <w:rPr>
          <w:rFonts w:ascii="Times New Roman" w:hAnsi="Times New Roman" w:cs="Times New Roman"/>
          <w:color w:val="000000" w:themeColor="text1"/>
        </w:rPr>
        <w:instrText xml:space="preserve"> ADDIN ZOTERO_ITEM CSL_CITATION {"citationID":"AKsjSquh","properties":{"formattedCitation":"(Ding &amp; Gold, 2012; J.-N. Kim &amp; Shadlen, 1999; Roesch &amp; Olson, 2003)","plainCitation":"(Ding &amp; Gold, 2012; J.-N. Kim &amp; Shadlen, 1999; Roesch &amp; Olson, 2003)","noteIndex":0},"citationItems":[{"id":538,"uris":["http://zotero.org/users/6345545/items/IRNYGYI2"],"itemData":{"id":538,"type":"article-journal","abstract":"To make a visual discrimination, the brain must extract relevant information from the retina, represent appropriate variables in the visual cortex and read out this representation to decide which of two or more alternatives is more likely. We recorded from neurons in the dorsolateral prefrontal cortex (areas 8 and 46) of the rhesus monkey while it performed a motion discrimination task. The monkey indicated its judgment of direction by making appropriate eye movements. As the monkey viewed the motion stimulus, the neural response predicted the monkey's subsequent gaze shift, hence its judgment of direction. The response comprised a mixture of high–level oculomotor signals and weaker visual sensory signals that reflected the strength and direction of motion. This combination of sensory integration and motor planning could reflect the conversion of visual motion information into a categorical decision about direction and thus give insight into the neural computations behind a simple cognitive act.","container-title":"Nature Neuroscience","DOI":"10.1038/5739","ISSN":"1546-1726","issue":"2","language":"en","license":"1999 Nature America Inc.","note":"number: 2\npublisher: Nature Publishing Group","page":"176-185","source":"www.nature.com","title":"Neural correlates of a decision in the dorsolateral prefrontal cortex of the macaque","volume":"2","author":[{"family":"Kim","given":"Jong-Nam"},{"family":"Shadlen","given":"Michael N."}],"issued":{"date-parts":[["1999",2]]}}},{"id":3875,"uris":["http://zotero.org/users/6345545/items/2N787G8U"],"itemData":{"id":3875,"type":"article-journal","abstract":"In several regions of the macaque brain, neurons fire during delayed response tasks at a rate determined by the value of the reward expected at the end of the trial. The activity of these neurons might be related either to the internal representation of the appetitive value of the expected reward or to motivation-dependent variations in the monkey's level of motor preparation or motor output. According to the first interpretation, reward-related activity should be most prominent in areas affiliated with the limbic system. According to the second interpretation, it should be most prominent in areas affiliated with the motor system. To distinguish between these alternatives, we carried out single-neuron recording while monkeys performed a memory-guided saccade task in which a visual cue presented early in each trial indicated whether the reward would be large or small. Neuronal activity accompanying task performance was monitored in the dorsolateral prefrontal cortex (PFC), the frontal eye field (FEF), a transitional zone caudal to the frontal eye field (FEF/PM), premotor cortex (PM), the supplementary eye field (SEF), and the rostral part of the supplementary motor area (SMAr). The tendency for neuronal activity to increase after cues that predicted a large reward became progressively stronger in progressively more posterior areas both in the lateral sector of the frontal lobe (PFC &lt; FEF &lt; FEF/PM &lt; PM) and in the medial sector (SEF &lt; SMAr). The very strong reward-related activity of premotor neurons was presumably attributable to the monkey's motivation-dependent level of motor preparation or motor output. This finding points to the need to determine whether reward-related activity in other nonlimbic brain areas, including dorsolateral prefrontal cortex and the dorsal striatum, genuinely represents the value of the expected reward or, alternatively, is related to motivational modulation of motor signals.","container-title":"Journal of Neurophysiology","DOI":"10.1152/jn.00019.2003","ISSN":"0022-3077","issue":"3","note":"publisher: American Physiological Society","page":"1766-1789","source":"journals.physiology.org (Atypon)","title":"Impact of Expected Reward on Neuronal Activity in Prefrontal Cortex, Frontal and Supplementary Eye Fields and Premotor Cortex","volume":"90","author":[{"family":"Roesch","given":"Matthew R."},{"family":"Olson","given":"Carl R."}],"issued":{"date-parts":[["2003",9,1]]}}},{"id":3878,"uris":["http://zotero.org/users/6345545/items/KCQ6ARJM"],"itemData":{"id":3878,"type":"article-journal","abstract":"Perceptual decision making requires a complex set of computations to implement, evaluate, and adjust the conversion of sensory input into a categorical judgment. Little is known about how the specific underlying computations are distributed across and within different brain regions. Using a reaction-time (RT) motion direction-discrimination task, we show that a unique combination of decision-related signals is represented in monkey frontal eye field (FEF). Some responses were modulated by choice, motion strength, and RT, consistent with a temporal accumulation of sensory evidence. These responses converged to a threshold level prior to behavioral responses, reflecting decision commitment. Other responses continued to be modulated by motion strength even after decision commitment, possibly providing a memory trace to help evaluate and adjust the decision process with respect to rewarding outcomes. Both response types were encoded by FEF neurons with both narrow- and broad-spike waveforms, presumably corresponding to inhibitory interneurons and excitatory pyramidal neurons, respectively, and with diverse visual, visuomotor, and motor properties, albeit with different frequencies. Thus, neurons throughout FEF appear to make multiple contributions to decision making that only partially overlap with contributions from other brain regions. These results help to constrain how networks of brain regions interact to generate perceptual decisions.","container-title":"Cerebral Cortex","DOI":"10.1093/cercor/bhr178","ISSN":"1047-3211","issue":"5","journalAbbreviation":"Cerebral Cortex","page":"1052-1067","source":"Silverchair","title":"Neural Correlates of Perceptual Decision Making before, during, and after Decision Commitment in Monkey Frontal Eye Field","volume":"22","author":[{"family":"Ding","given":"Long"},{"family":"Gold","given":"Joshua I."}],"issued":{"date-parts":[["2012",5,1]]}}}],"schema":"https://github.com/citation-style-language/schema/raw/master/csl-citation.json"} </w:instrText>
      </w:r>
      <w:moveTo w:id="500" w:author="Bo Shen" w:date="2023-02-14T16:08:00Z">
        <w:r w:rsidRPr="0060258A">
          <w:rPr>
            <w:rFonts w:ascii="Times New Roman" w:hAnsi="Times New Roman" w:cs="Times New Roman"/>
            <w:color w:val="000000" w:themeColor="text1"/>
          </w:rPr>
          <w:fldChar w:fldCharType="separate"/>
        </w:r>
      </w:moveTo>
      <w:r w:rsidR="00EA1839">
        <w:rPr>
          <w:rFonts w:ascii="Times New Roman" w:hAnsi="Times New Roman" w:cs="Times New Roman"/>
          <w:color w:val="000000" w:themeColor="text1"/>
        </w:rPr>
        <w:t>(Ding &amp; Gold, 2012; J.-N. Kim &amp; Shadlen, 1999; Roesch &amp; Olson, 2003)</w:t>
      </w:r>
      <w:moveTo w:id="501" w:author="Bo Shen" w:date="2023-02-14T16:08:00Z">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and the superior colliculus</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{"citationID":"Nrbo4LfE","properties":{"formattedCitation":"(Basso &amp; Wurtz, 1997, 1998; Horwitz et al., 2004; Horwitz &amp; Newsome, 1999; B. Zhang et al., 2021)","plainCitation":"(Basso &amp; Wurtz, 1997, 1998; Horwitz et al., 2004; Horwitz &amp; Newsome, 1999; B. Zhang et al., 2021)","noteIndex":0},"citationItems":[{"id":541,"uris":["http://zotero.org/users/6345545/items/Z2ZQ8PMQ"],"itemData":{"id":541,"type":"article-journal","abstract":"At any given instant, multiple potential targets for saccades are present in the visual world, implying that a “selection process” within the brain determines the target of the next eye movement. Some superior colliculus (SC) neurons begin discharging seconds before saccade initiation, suggesting involvement in target selection or, alternatively, in postselectional saccade preparation. SC neurons were recorded in monkeys who selected saccade targets on the basis of motion direction in a visual display. Some neurons carried a direction-selective visual signal, consistent with a role in target selection in this task, whereas other SC neurons appeared to be more involved in postselection specification of saccade parameters.","container-title":"Science","DOI":"10.1126/science.284.5417.1158","ISSN":"0036-8075, 1095-9203","issue":"5417","language":"en","note":"publisher: American Association for the Advancement of Science\nsection: Report\nPMID: 10325224","page":"1158-1161","source":"science.sciencemag.org","title":"Separate Signals for Target Selection and Movement Specification in the Superior Colliculus","volume":"284","author":[{"family":"Horwitz","given":"Gregory D."},{"family":"Newsome","given":"William T."}],"issued":{"date-parts":[["1999",5,14]]}}},{"id":5689,"uris":["http://zotero.org/users/6345545/items/F8ZI6MGM"],"itemData":{"id":5689,"type":"article-journal","abstract":"In a previous report, we described a heretofore undetected population of neurons in the intermediate and deep layers of the monkey superior colliculus (SC) that yielded directionally selective visual responses to stimuli presented within the central 4° of the visual field. We observed these neurons in three monkeys that had been extensively trained to perform a visual direction discrimination task in this region of the visual field. The task required the monkeys to report the perceived direction of motion by making a saccadic eye movement to one of two targets aligned with the two possible directions of motion. We hypothesized that these neurons reflect a learned association between visual motion direction and saccade direction formed through extensive training on the direction discrimination task. We tested this hypothesis by searching for direction-selective visual responses in two monkeys that had been trained to perform a similar motion discrimination task in which the direction of stimulus motion was dissociated from the direction of the operant saccade. Strongly directional visual responses were absent in these monkeys, consistent with the notion that extensive training can induce highly specific visual responses in a subpopulation of SC neurons.","container-title":"Neuroscience Letters","DOI":"10.1016/j.neulet.2004.05.059","ISSN":"0304-3940","issue":"3","journalAbbreviation":"Neuroscience Letters","language":"en","page":"315-319","source":"ScienceDirect","title":"Direction-selective visual responses in macaque superior colliculus induced by behavioral training","volume":"366","author":[{"family":"Horwitz","given":"Gregory D"},{"family":"Batista","given":"Aaron P"},{"family":"Newsome","given":"William T"}],"issued":{"date-parts":[["2004",8,19]]}}},{"id":3902,"uris":["http://zotero.org/users/6345545/items/BMYHPUL6"],"itemData":{"id":3902,"type":"article-journal","container-title":"Nature","DOI":"10.1038/37975","ISSN":"1476-4687","issue":"6646","language":"en","license":"1997 Macmillan Magazines Ltd.","note":"number: 6646\npublisher: Nature Publishing Group","page":"66-69","source":"www.nature.com","title":"Modulation of neuronal activity by target uncertainty","volume":"389","author":[{"family":"Basso","given":"Michele A."},{"family":"Wurtz","given":"Robert H."}],"issued":{"date-parts":[["1997",9]]}}},{"id":3905,"uris":["http://zotero.org/users/6345545/items/7GBIDQKP"],"itemData":{"id":3905,"type":"article-journal","abstract":"Complex visual scenes require that a target for an impending saccadic eye movement be selected from a larger number of possible targets. We investigated whether changing the probability that a visual stimulus would be selected as the target for a saccade altered activity of monkey superior colliculus (SC) neurons in two experiments. First, we changed the number of possible targets on each trial. Second, we kept the visual display constant and presented a single saccade target repeatedly so that target probability was established over time. Buildup neurons in the SC, those with delay period activity, showed a consistent reduction in activity as the probability of the saccade decreased, independent of the visual stimulus configuration. Other SC neurons, fixation and burst, were largely unaffected by the changes in saccade target probability. Because we had monkeys making saccades to many locations within the visual field, we could examine activity associated with saccades outside of the movement field of neurons. We found the activity of buildup neurons to be similar across the SC, before the target was identified, and reduced when the number of possible targets increased. The results of our experiments are consistent with a role for this activity in establishing a motor set. We found, consistent with this interpretation, that the activity of these neurons was predictive of the latency of a saccadic eye movement and not other saccade parameters such as end point or peak velocity.","container-title":"Journal of Neuroscience","DOI":"10.1523/JNEUROSCI.18-18-07519.1998","ISSN":"0270-6474, 1529-2401","issue":"18","journalAbbreviation":"J. Neurosci.","language":"en","license":"Copyright © 1998 Society for Neuroscience","note":"publisher: Society for Neuroscience\nsection: ARTICLE\nPMID: 9736670","page":"7519-7534","source":"www.jneurosci.org","title":"Modulation of Neuronal Activity in Superior Colliculus by Changes in Target Probability","volume":"18","author":[{"family":"Basso","given":"Michele A."},{"family":"Wurtz","given":"Robert H."}],"issued":{"date-parts":[["1998",9,15]]}}},{"id":4330,"uris":["http://zotero.org/users/6345545/items/X8AKI399"],"itemData":{"id":4330,"type":"article-journal","abstract":"Value-based decision making involves choosing from multiple options with different values. Despite extensive studies on value representation in various brain regions, the neural mechanism for how multiple value options are converted to motor actions remains unclear. To study this, we developed a multi-value foraging task with varying menu of items in non-human primates using eye movements that dissociates value and choice, and conducted electrophysiological recording in the midbrain superior colliculus (SC). SC neurons encoded “absolute” value, independent of available options, during late fixation. In addition, SC neurons also represent value threshold, modulated by available options, different from conventional motor threshold. Electrical stimulation of SC neurons biased choices in a manner predicted by the difference between the value representation and the value threshold. These results reveal a neural mechanism directly transforming absolute values to categorical choices within SC, supporting highly efficient value-based decision making critical for real-world economic behaviors.","container-title":"Nature Communications","DOI":"10.1038/s41467-021-23747-z","ISSN":"2041-1723","issue":"1","journalAbbreviation":"Nat Commun","language":"en","license":"2021 The Author(s)","note":"Bandiera_abtest: a\nCc_license_type: cc_by\nCg_type: Nature Research Journals\nnumber: 1\nPrimary_atype: Research\npublisher: Nature Publishing Group\nSubject_term: Decision;Reward;Superior colliculus\nSubject_term_id: decision;reward;superior-colliculus","page":"3410","source":"www.nature.com","title":"Transforming absolute value to categorical choice in primate superior colliculus during value-based decision making","volume":"12","author":[{"family":"Zhang","given":"Beizhen"},{"family":"Kan","given":"Janis Ying Ying"},{"family":"Yang","given":"Mingpo"},{"family":"Wang","given":"Xiaochun"},{"family":"Tu","given":"Jiahao"},{"family":"Dorris","given":"Michael Christopher"}],"issued":{"date-parts":[["2021",6,7]]}}}],"schema":"https://github.com/citation-style-language/schema/raw/master/csl-citation.json"}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(Basso &amp; Wurtz, 1997, 1998; Horwitz et al., 2004; Horwitz &amp; Newsome, 1999; B. Zhang et al., 2021)</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In these areas, neural activity initially represents the relevant decision variables, but shifts to encode the selected saccade after a WTA-like interval. Similar activity emerges in parallel circuits controlling arm movements, including the parietal reach region</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{"citationID":"wXVJMukN","properties":{"formattedCitation":"(Kubanek et al., 2015; Rajalingham et al., 2014; Snyder et al., 1997)","plainCitation":"(Kubanek et al., 2015; Rajalingham et al., 2014; Snyder et al., 1997)","noteIndex":0},"citationItems":[{"id":5695,"uris":["http://zotero.org/users/6345545/items/G9N3YJ76"],"itemData":{"id":5695,"type":"article-journal","abstract":"To restore movements to paralyzed patients, neural prosthetic systems must accurately decode patients' intentions from neural signals. Despite significant advancements, current systems are unable to restore complex movements. Decoding reward-related signals from the medial intraparietal area (MIP) could enhance prosthetic performance. However, the dynamics of reward sensitivity in MIP is not known. Furthermore, reward-related modulation in premotor areas has been attributed to behavioral confounds. Here we investigated the stability of reward encoding in MIP by assessing the effect of reward history on reward sensitivity. We recorded from neurons in MIP while monkeys performed a delayed-reach task under two reward schedules. In the variable schedule, an equal number of small- and large-rewards trials were randomly interleaved. In the constant schedule, one reward size was delivered for a block of trials. The memory period firing rate of most neurons in response to identical rewards varied according to schedule. Using systems identification tools, we attributed the schedule sensitivity to the dependence of neural activity on the history of reward. We did not find schedule-dependent behavioral changes, suggesting that reward modulates neural activity in MIP. Neural discrimination between rewards was less in the variable than in the constant schedule, degrading our ability to decode reach target and reward simultaneously. The effect of schedule was mitigated by adding Haar wavelet coefficients to the decoding model. This raises the possibility of multiple encoding schemes at different timescales and reinforces the potential utility of reward information for prosthetic performance.","container-title":"Journal of Neurophysiology","DOI":"10.1152/jn.00533.2012","ISSN":"0022-3077","issue":"7","note":"publisher: American Physiological Society","page":"1775-1789","source":"journals.physiology.org (Atypon)","title":"Modulation of neural activity by reward in medial intraparietal cortex is sensitive to temporal sequence of reward","volume":"112","author":[{"family":"Rajalingham","given":"Rishi"},{"family":"Stacey","given":"Richard Greg"},{"family":"Tsoulfas","given":"Georgios"},{"family":"Musallam","given":"Sam"}],"issued":{"date-parts":[["2014",10]]}}},{"id":5697,"uris":["http://zotero.org/users/6345545/items/A8INFN4C"],"itemData":{"id":5697,"type":"article-journal","abstract":"To look at or reach for what we see, spatial information from the visual system must be transformed into a motor plan. The posterior parietal cortex (PPC) is well placed to perform this function, because it lies between visual areas, which encode spatial information1,2, and motor cortical areas. The PPC contains several subdivisions, which are generally conceived as high-order sensory areas3,4. Neurons in area 7a and the lateral intraparietal area fire before and during visually guided saccades. Other neurons in areas 7a and 5 are active before and during visually guided arm movements5–10. These areas are also active during memory tasks in which the animal remembers the location of a target for hundreds of milliseconds before making an eye or arm movement. Such activity could reflect either visual attention11–15 or the intention to make movements16–22. This question is difficult to resolve, because even if the animal maintains fixation while directing attention to a peripheral location, the observed neuronal activity could reflect movements that are planned but not executed22. To address this, we recorded from the PPC while monkeys planned either reaches or saccades to a single remembered location. We now report that, for most neurons, activity before the movement depended on the type of movement being planned. We conclude that PPC contains signals related to what the animal intends to do.","container-title":"Nature","DOI":"10.1038/386167a0","ISSN":"1476-4687","issue":"6621","language":"en","license":"1997 Nature Publishing Group","note":"number: 6621\npublisher: Nature Publishing Group","page":"167-170","source":"www.nature.com","title":"Coding of intention in the posterior parietal cortex","volume":"386","author":[{"family":"Snyder","given":"L. H."},{"family":"Batista","given":"A. P."},{"family":"Andersen","given":"R. A."}],"issued":{"date-parts":[["1997",3]]}}},{"id":5700,"uris":["http://zotero.org/users/6345545/items/L3GLDHWC"],"itemData":{"id":5700,"type":"article-journal","abstract":"Behavior rests on the experience of reinforcement and punishment. It has been unclear whether reinforcement and punishment act as oppositely valenced components of a single behavioral factor, or whether these two kinds of outcomes play fundamentally distinct behavioral roles. To this end, we varied the magnitude of a reward or a penalty experienced following a choice using monetary tokens. The outcome of each trial was independent of the outcome of the previous trial, which enabled us to isolate and study the effect on behavior of each outcome magnitude in single trials. We found that a reward led to a repetition of the previous choice, whereas a penalty led to an avoidance of the previous choice. Surprisingly, the effects of the reward magnitude and the penalty magnitude revealed a pronounced asymmetry. The choice repetition effect of a reward scaled with the magnitude of the reward. In a marked contrast, the avoidance effect of a penalty was flat, not influenced by the magnitude of the penalty. These effects were mechanistically described using a reinforcement learning model after the model was updated to account for the penalty-based asymmetry. The asymmetry in the effects of the reward magnitude and the punishment magnitude was so striking that it is difficult to conceive that one factor is just a weighted or transformed form of the other factor. Instead, the data suggest that rewards and penalties are fundamentally distinct factors in governing behavior.","container-title":"Cognition","DOI":"10.1016/j.cognition.2015.03.005","ISSN":"0010-0277","journalAbbreviation":"Cognition","language":"en","page":"154-167","source":"ScienceDirect","title":"Reward and punishment act as distinct factors in guiding behavior","volume":"139","author":[{"family":"Kubanek","given":"Jan"},{"family":"Snyder","given":"Lawrence H."},{"family":"Abrams","given":"Richard A."}],"issued":{"date-parts":[["2015",6,1]]}}}],"schema":"https://github.com/citation-style-language/schema/raw/master/csl-citation.json"}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(Kubanek et al., 2015; Rajalingham et al., 2014; Snyder et al., 1997)</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dorsal premotor cortex</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{"citationID":"u76ctmbq","properties":{"formattedCitation":"(Cisek &amp; Kalaska, 2005; Pastor-Bernier &amp; Cisek, 2011; Thura &amp; Cisek, 2016)","plainCitation":"(Cisek &amp; Kalaska, 2005; Pastor-Bernier &amp; Cisek, 2011; Thura &amp; Cisek, 2016)","noteIndex":0},"citationItems":[{"id":626,"uris":["http://zotero.org/users/6345545/items/JBM23G32"],"itemData":{"id":626,"type":"article-journal","abstract":"It has been proposed that whenever an animal faces several action choices, their neural representations are processed in parallel in frontoparietal cortex and compete in a manner biased by any factor relevant to the decision. We tested this hypothesis by recording single-unit activity in dorsal premotor cortex (PMd) while a monkey performed two delayed center-out reaching tasks. In the one-target task, a single target was presented and its border style indicated its reward value. The two-target task was the same except two targets were presented and the value of each was varied. During the delay period of the one-target task, directionally tuned PMd activity showed no modulation with value. In contrast, during the two-target task, the same neurons showed strong effects of the value associated with their preferred target, always in relation to the value of the other target. Furthermore, the competition between action choices was strongest when targets were furthest apart. This angular distance effect appeared in neural activity as soon as cells became tuned, while modulation by relative value appeared much later. All of these findings can be reproduced by a computational model which suggests that decisions between actions are made through a biased competition taking place within a sensorimotor map of potential actions.","container-title":"Journal of Neuroscience","DOI":"10.1523/JNEUROSCI.5681-10.2011","ISSN":"0270-6474, 1529-2401","issue":"19","journalAbbreviation":"J. Neurosci.","language":"en","license":"Copyright © 2011 the authors 0270-6474/11/317083-06$15.00/0","note":"publisher: Society for Neuroscience\nsection: Brief Communications\nPMID: 21562270","page":"7083-7088","source":"www.jneurosci.org","title":"Neural Correlates of Biased Competition in Premotor Cortex","volume":"31","author":[{"family":"Pastor-Bernier","given":"Alexandre"},{"family":"Cisek","given":"Paul"}],"issued":{"date-parts":[["2011",5,11]]}}},{"id":3793,"uris":["http://zotero.org/users/6345545/items/LABILV32"],"itemData":{"id":3793,"type":"article-journal","abstract":"Recent work suggests that while animals decide between reaching actions, neurons in dorsal premotor (PMd) and primary motor (M1) cortex reflect a dynamic competition between motor plans and determine when commitment to a choice is made. This competition is biased by at least two sources of information: the changing sensory evidence for one choice versus another, and an urgency signal that grows over time. Here, we test the hypothesis that the urgency signal adjusts the trade-off between speed and accuracy during both decision-making and movement execution. Two monkeys performed a reaching decision task in which sensory evidence continuously evolves over the course of each trial. In different blocks, task timing parameters encouraged monkeys to voluntarily adapt their behavior to be either hasty or conservative. Consistent with our hypothesis, during the deliberation process the baseline and gain of neural activity in decision-related PMd (29%) and M1 cells (45%) was higher when monkeys applied a hasty policy than when they behaved conservatively, but at the time of commitment the population activity was similar across blocks. Other cells (30% in PMd, 30% in M1) showed activity that increased or decreased with elapsing time until the moment of commitment. Movement-related neurons were also more active after longer decisions, as if they were influenced by the same urgency signal controlling the gain of decision-related activity. Together, these results suggest that the arm motor system receives an urgency/vigor signal that adjusts the speed-accuracy trade-off for decision-making and movement execution. © 2016 the authors.","archive":"Scopus","container-title":"Journal of Neuroscience","DOI":"10.1523/JNEUROSCI.2230-15.2016","issue":"3","page":"938-956","source":"Scopus","title":"Modulation of premotor and primary motor cortical activity during volitional adjustments of speed-accuracy trade-offs","volume":"36","author":[{"family":"Thura","given":"David"},{"family":"Cisek","given":"Paul"}],"issued":{"date-parts":[["2016"]]}}},{"id":5703,"uris":["http://zotero.org/users/6345545/items/3ZHTJYF2"],"itemData":{"id":5703,"type":"article-journal","abstract":"We show that while a primate chooses between two reaching actions, its motor system first represents both options and later reflects selection between them. When two potential targets appeared, many (43%) task-related, directionally tuned cells in dorsal premotor cortex (PMd) discharged if one of the targets was near their preferred direction. At the population level, this generated two simultaneous sustained directional signals corresponding to the current reach options. After a subsequent nonspatial cue identified the correct target, the corresponding directional signal increased, and the signal for the rejected target was suppressed. The PMd population reliably predicted the monkey’s response choice, including errors. This supports a planning model in which multiple reach options are initially specified and then gradually eliminated in a competition for overt execution, as more information accumulates.","container-title":"Neuron","DOI":"10.1016/j.neuron.2005.01.027","ISSN":"0896-6273","issue":"5","journalAbbreviation":"Neuron","language":"en","page":"801-814","source":"ScienceDirect","title":"Neural Correlates of Reaching Decisions in Dorsal Premotor Cortex: Specification of Multiple Direction Choices and Final Selection of Action","title-short":"Neural Correlates of Reaching Decisions in Dorsal Premotor Cortex","volume":"45","author":[{"family":"Cisek","given":"Paul"},{"family":"Kalaska","given":"John F."}],"issued":{"date-parts":[["2005",3,3]]}}}],"schema":"https://github.com/citation-style-language/schema/raw/master/csl-citation.json"}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(Cisek &amp; Kalaska, 2005; Pastor-Bernier &amp; Cisek, 2011; Thura &amp; Cisek, 2016)</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and primary motor cortex</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{"citationID":"6wOdZDBB","properties":{"formattedCitation":"(Thura &amp; Cisek, 2014, 2016)","plainCitation":"(Thura &amp; Cisek, 2014, 2016)","noteIndex":0},"citationItems":[{"id":3129,"uris":["http://zotero.org/users/6345545/items/DA3TQUYI"],"itemData":{"id":3129,"type":"article-journal","abstract":"Neurophysiological studies of decision making have primarily focused on decisions about information that is stable over time. However, during natural behavior, animals make decisions in a constantly changing environment. To investigate the neural mechanisms of such dynamic choices, we recorded activity in dorsal premotor (PMd) and primary motor cortex (M1) while monkeys performed a two-choice reaching task in which sensory information about the correct choice was changing within each trial and the decision could be made at any time. During deliberation, activity in both areas did not integrate sensory information but instead tracked it and combined it with a growing urgency signal. Approximately 280 ms before movement onset, PMd activity tuned to the selected target reached a consistent peak while M1 activity tuned to the unselected target was suppressed. We propose that this reflects the resolution of a competition between the potential responses and constitutes the volitional commitment to an action choice.","container-title":"Neuron","DOI":"10.1016/j.neuron.2014.01.031","ISSN":"0896-6273","issue":"6","journalAbbreviation":"Neuron","language":"en","page":"1401-1416","source":"ScienceDirect","title":"Deliberation and Commitment in the Premotor and Primary Motor Cortex during Dynamic Decision Making","volume":"81","author":[{"family":"Thura","given":"David"},{"family":"Cisek","given":"Paul"}],"issued":{"date-parts":[["2014",3,19]]}}},{"id":3793,"uris":["http://zotero.org/users/6345545/items/LABILV32"],"itemData":{"id":3793,"type":"article-journal","abstract":"Recent work suggests that while animals decide between reaching actions, neurons in dorsal premotor (PMd) and primary motor (M1) cortex reflect a dynamic competition between motor plans and determine when commitment to a choice is made. This competition is biased by at least two sources of information: the changing sensory evidence for one choice versus another, and an urgency signal that grows over time. Here, we test the hypothesis that the urgency signal adjusts the trade-off between speed and accuracy during both decision-making and movement execution. Two monkeys performed a reaching decision task in which sensory evidence continuously evolves over the course of each trial. In different blocks, task timing parameters encouraged monkeys to voluntarily adapt their behavior to be either hasty or conservative. Consistent with our hypothesis, during the deliberation process the baseline and gain of neural activity in decision-related PMd (29%) and M1 cells (45%) was higher when monkeys applied a hasty policy than when they behaved conservatively, but at the time of commitment the population activity was similar across blocks. Other cells (30% in PMd, 30% in M1) showed activity that increased or decreased with elapsing time until the moment of commitment. Movement-related neurons were also more active after longer decisions, as if they were influenced by the same urgency signal controlling the gain of decision-related activity. Together, these results suggest that the arm motor system receives an urgency/vigor signal that adjusts the speed-accuracy trade-off for decision-making and movement execution. © 2016 the authors.","archive":"Scopus","container-title":"Journal of Neuroscience","DOI":"10.1523/JNEUROSCI.2230-15.2016","issue":"3","page":"938-956","source":"Scopus","title":"Modulation of premotor and primary motor cortical activity during volitional adjustments of speed-accuracy trade-offs","volume":"36","author":[{"family":"Thura","given":"David"},{"family":"Cisek","given":"Paul"}],"issued":{"date-parts":[["2016"]]}}}],"schema":"https://github.com/citation-style-language/schema/raw/master/csl-citation.json"}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(Thura &amp; Cisek, 2014, 2016)</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Notably, when examined, contextual value coding during a decision typically arises after initial absolute value coding</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{"citationID":"Dob5Ld8P","properties":{"formattedCitation":"(Louie et al., 2014; Pastor-Bernier &amp; Cisek, 2011; Rorie et al., 2010)","plainCitation":"(Louie et al., 2014; Pastor-Bernier &amp; Cisek, 2011; Rorie et al., 2010)","noteIndex":0},"citationItems":[{"id":626,"uris":["http://zotero.org/users/6345545/items/JBM23G32"],"itemData":{"id":626,"type":"article-journal","abstract":"It has been proposed that whenever an animal faces several action choices, their neural representations are processed in parallel in frontoparietal cortex and compete in a manner biased by any factor relevant to the decision. We tested this hypothesis by recording single-unit activity in dorsal premotor cortex (PMd) while a monkey performed two delayed center-out reaching tasks. In the one-target task, a single target was presented and its border style indicated its reward value. The two-target task was the same except two targets were presented and the value of each was varied. During the delay period of the one-target task, directionally tuned PMd activity showed no modulation with value. In contrast, during the two-target task, the same neurons showed strong effects of the value associated with their preferred target, always in relation to the value of the other target. Furthermore, the competition between action choices was strongest when targets were furthest apart. This angular distance effect appeared in neural activity as soon as cells became tuned, while modulation by relative value appeared much later. All of these findings can be reproduced by a computational model which suggests that decisions between actions are made through a biased competition taking place within a sensorimotor map of potential actions.","container-title":"Journal of Neuroscience","DOI":"10.1523/JNEUROSCI.5681-10.2011","ISSN":"0270-6474, 1529-2401","issue":"19","journalAbbreviation":"J. Neurosci.","language":"en","license":"Copyright © 2011 the authors 0270-6474/11/317083-06$15.00/0","note":"publisher: Society for Neuroscience\nsection: Brief Communications\nPMID: 21562270","page":"7083-7088","source":"www.jneurosci.org","title":"Neural Correlates of Biased Competition in Premotor Cortex","volume":"31","author":[{"family":"Pastor-Bernier","given":"Alexandre"},{"family":"Cisek","given":"Paul"}],"issued":{"date-parts":[["2011",5,11]]}}},{"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T."}],"issued":{"date-parts":[["2010",2,19]]}}},{"id":343,"uris":["http://zotero.org/users/6345545/items/H8ELMSVM"],"itemData":{"id":343,"type":"article-journal","container-title":"Journal of Neuroscience","DOI":"10.1523/JNEUROSCI.2851-14.2014","ISSN":"0270-6474, 1529-2401","issue":"48","journalAbbreviation":"Journal of Neuroscience","language":"en","page":"16046-16057","source":"DOI.org (Crossref)","title":"Dynamic Divisive Normalization Predicts Time-Varying Value Coding in Decision-Related Circuits","volume":"34","author":[{"family":"Louie","given":"Kenway"},{"family":"LoFaro","given":"T."},{"family":"Webb","given":"R."},{"family":"Glimcher","given":"P. W."}],"issued":{"date-parts":[["2014",11,26]]}}}],"schema":"https://github.com/citation-style-language/schema/raw/master/csl-citation.json"}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(Louie et al., 2014; Pastor-Bernier &amp; Cisek, 2011; Rorie et al., 2010)</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consistent with a local normalization process; these dynamics suggest that normalized value coding is not simply inherited from upstream regions and support coexisting within-region normalization and selection computations.</w:t>
        </w:r>
      </w:moveTo>
      <w:ins w:id="502" w:author="Bo Shen" w:date="2023-02-14T16:11:00Z">
        <w:r>
          <w:rPr>
            <w:rFonts w:ascii="Times New Roman" w:hAnsi="Times New Roman" w:cs="Times New Roman"/>
            <w:color w:val="000000" w:themeColor="text1"/>
          </w:rPr>
          <w:t xml:space="preserve"> </w:t>
        </w:r>
      </w:ins>
    </w:p>
    <w:p w14:paraId="1E7F0E34" w14:textId="77777777" w:rsidR="001E5B0F" w:rsidRDefault="001E5B0F" w:rsidP="00765AD3">
      <w:pPr>
        <w:spacing w:line="480" w:lineRule="auto"/>
        <w:jc w:val="both"/>
        <w:rPr>
          <w:ins w:id="503" w:author="Bo Shen" w:date="2023-02-14T16:28:00Z"/>
          <w:rFonts w:ascii="Times New Roman" w:hAnsi="Times New Roman" w:cs="Times New Roman"/>
          <w:color w:val="000000" w:themeColor="text1"/>
        </w:rPr>
      </w:pPr>
    </w:p>
    <w:p w14:paraId="0B509CC3" w14:textId="77777777" w:rsidR="001E5B0F" w:rsidRPr="0060258A" w:rsidDel="00765AD3" w:rsidRDefault="001E5B0F">
      <w:pPr>
        <w:spacing w:line="480" w:lineRule="auto"/>
        <w:jc w:val="both"/>
        <w:rPr>
          <w:del w:id="504" w:author="Bo Shen" w:date="2023-02-14T16:11:00Z"/>
          <w:rFonts w:ascii="Times New Roman" w:hAnsi="Times New Roman" w:cs="Times New Roman"/>
          <w:color w:val="000000" w:themeColor="text1"/>
        </w:rPr>
      </w:pPr>
      <w:ins w:id="505" w:author="Bo Shen" w:date="2023-02-14T16:28:00Z">
        <w:r>
          <w:rPr>
            <w:rFonts w:ascii="Times New Roman" w:hAnsi="Times New Roman" w:cs="Times New Roman"/>
            <w:color w:val="000000" w:themeColor="text1"/>
          </w:rPr>
          <w:lastRenderedPageBreak/>
          <w:t xml:space="preserve">Despite </w:t>
        </w:r>
        <w:r w:rsidRPr="0060258A">
          <w:rPr>
            <w:rFonts w:ascii="Times New Roman" w:hAnsi="Times New Roman" w:cs="Times New Roman"/>
            <w:color w:val="000000" w:themeColor="text1"/>
          </w:rPr>
          <w:t xml:space="preserve">electrophysiological evidence </w:t>
        </w:r>
        <w:del w:id="506" w:author="Kenway" w:date="2023-02-15T10:35:00Z">
          <w:r w:rsidRPr="0060258A" w:rsidDel="00923B56">
            <w:rPr>
              <w:rFonts w:ascii="Times New Roman" w:hAnsi="Times New Roman" w:cs="Times New Roman"/>
              <w:color w:val="000000" w:themeColor="text1"/>
            </w:rPr>
            <w:delText>shows</w:delText>
          </w:r>
        </w:del>
      </w:ins>
      <w:ins w:id="507" w:author="Kenway" w:date="2023-02-15T10:35:00Z">
        <w:r>
          <w:rPr>
            <w:rFonts w:ascii="Times New Roman" w:hAnsi="Times New Roman" w:cs="Times New Roman"/>
            <w:color w:val="000000" w:themeColor="text1"/>
          </w:rPr>
          <w:t>for</w:t>
        </w:r>
      </w:ins>
      <w:ins w:id="508" w:author="Bo Shen" w:date="2023-02-14T16:28:00Z">
        <w:r w:rsidRPr="0060258A">
          <w:rPr>
            <w:rFonts w:ascii="Times New Roman" w:hAnsi="Times New Roman" w:cs="Times New Roman"/>
            <w:color w:val="000000" w:themeColor="text1"/>
          </w:rPr>
          <w:t xml:space="preserve"> </w:t>
        </w:r>
      </w:ins>
      <w:ins w:id="509" w:author="Bo Shen" w:date="2023-02-14T17:32:00Z">
        <w:r>
          <w:rPr>
            <w:rFonts w:ascii="Times New Roman" w:hAnsi="Times New Roman" w:cs="Times New Roman"/>
            <w:color w:val="000000" w:themeColor="text1"/>
          </w:rPr>
          <w:t xml:space="preserve">coexisting </w:t>
        </w:r>
      </w:ins>
      <w:ins w:id="510" w:author="Kenway" w:date="2023-02-15T10:35:00Z">
        <w:r>
          <w:rPr>
            <w:rFonts w:ascii="Times New Roman" w:hAnsi="Times New Roman" w:cs="Times New Roman"/>
            <w:color w:val="000000" w:themeColor="text1"/>
          </w:rPr>
          <w:t xml:space="preserve">relative </w:t>
        </w:r>
      </w:ins>
      <w:ins w:id="511" w:author="Bo Shen" w:date="2023-02-14T17:32:00Z">
        <w:del w:id="512" w:author="Kenway" w:date="2023-02-15T10:33:00Z">
          <w:r w:rsidDel="00923B56">
            <w:rPr>
              <w:rFonts w:ascii="Times New Roman" w:hAnsi="Times New Roman" w:cs="Times New Roman"/>
              <w:color w:val="000000" w:themeColor="text1"/>
            </w:rPr>
            <w:delText>of</w:delText>
          </w:r>
        </w:del>
      </w:ins>
      <w:ins w:id="513" w:author="Bo Shen" w:date="2023-02-14T16:28:00Z">
        <w:del w:id="514" w:author="Kenway" w:date="2023-02-15T10:33:00Z">
          <w:r w:rsidDel="00923B56">
            <w:rPr>
              <w:rFonts w:ascii="Times New Roman" w:hAnsi="Times New Roman" w:cs="Times New Roman"/>
              <w:color w:val="000000" w:themeColor="text1"/>
            </w:rPr>
            <w:delText xml:space="preserve"> </w:delText>
          </w:r>
        </w:del>
        <w:r w:rsidRPr="0060258A">
          <w:rPr>
            <w:rFonts w:ascii="Times New Roman" w:hAnsi="Times New Roman" w:cs="Times New Roman"/>
            <w:color w:val="000000" w:themeColor="text1"/>
          </w:rPr>
          <w:t>value coding and WTA signals in prominent decision-related circuits</w:t>
        </w:r>
        <w:r>
          <w:rPr>
            <w:rFonts w:ascii="Times New Roman" w:hAnsi="Times New Roman" w:cs="Times New Roman"/>
            <w:color w:val="000000" w:themeColor="text1"/>
          </w:rPr>
          <w:t>,</w:t>
        </w:r>
        <w:r w:rsidRPr="00765AD3">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t>no current model integrates both properties within a single unified circuit.</w:t>
        </w:r>
        <w:r>
          <w:rPr>
            <w:rFonts w:ascii="Times New Roman" w:hAnsi="Times New Roman" w:cs="Times New Roman"/>
            <w:color w:val="000000" w:themeColor="text1"/>
          </w:rPr>
          <w:t xml:space="preserve"> </w:t>
        </w:r>
      </w:ins>
    </w:p>
    <w:moveToRangeEnd w:id="492"/>
    <w:p w14:paraId="2E9A9D56" w14:textId="66918BBC" w:rsidR="001E5B0F" w:rsidRPr="0060258A" w:rsidDel="00B01A68" w:rsidRDefault="001E5B0F" w:rsidP="00765AD3">
      <w:pPr>
        <w:spacing w:line="480" w:lineRule="auto"/>
        <w:jc w:val="both"/>
        <w:rPr>
          <w:del w:id="515" w:author="Bo Shen" w:date="2023-02-14T17:35:00Z"/>
          <w:rFonts w:ascii="Times New Roman" w:hAnsi="Times New Roman" w:cs="Times New Roman"/>
          <w:color w:val="000000" w:themeColor="text1"/>
        </w:rPr>
      </w:pPr>
      <w:del w:id="516" w:author="Bo Shen" w:date="2023-02-14T16:11:00Z">
        <w:r w:rsidRPr="0060258A" w:rsidDel="00765AD3">
          <w:rPr>
            <w:rFonts w:ascii="Times New Roman" w:hAnsi="Times New Roman" w:cs="Times New Roman"/>
            <w:color w:val="000000" w:themeColor="text1"/>
          </w:rPr>
          <w:delText xml:space="preserve">Despite the existence of prominent models for normalized valuation and WTA selection, </w:delText>
        </w:r>
      </w:del>
      <w:del w:id="517" w:author="Bo Shen" w:date="2023-02-14T16:09:00Z">
        <w:r w:rsidRPr="0060258A" w:rsidDel="00765AD3">
          <w:rPr>
            <w:rFonts w:ascii="Times New Roman" w:hAnsi="Times New Roman" w:cs="Times New Roman"/>
            <w:color w:val="000000" w:themeColor="text1"/>
          </w:rPr>
          <w:delText xml:space="preserve">no current model integrates both properties within a single unified circuit. </w:delText>
        </w:r>
      </w:del>
      <w:r w:rsidRPr="0060258A">
        <w:rPr>
          <w:rFonts w:ascii="Times New Roman" w:hAnsi="Times New Roman" w:cs="Times New Roman"/>
          <w:color w:val="000000" w:themeColor="text1"/>
        </w:rPr>
        <w:t>The current DNM cannot capture late-stage choice dynamics because it lacks a mechanism for WTA competition</w:t>
      </w:r>
      <w:del w:id="518" w:author="Bo Shen" w:date="2023-02-14T17:33:00Z">
        <w:r w:rsidRPr="0060258A" w:rsidDel="00B01A68">
          <w:rPr>
            <w:rFonts w:ascii="Times New Roman" w:hAnsi="Times New Roman" w:cs="Times New Roman"/>
            <w:color w:val="000000" w:themeColor="text1"/>
          </w:rPr>
          <w:delText xml:space="preserve"> and categorical choice</w:delText>
        </w:r>
      </w:del>
      <w:r w:rsidRPr="0060258A">
        <w:rPr>
          <w:rFonts w:ascii="Times New Roman" w:hAnsi="Times New Roman" w:cs="Times New Roman"/>
          <w:color w:val="000000" w:themeColor="text1"/>
        </w:rPr>
        <w:t>. Similarly</w:t>
      </w:r>
      <w:del w:id="519" w:author="Bo Shen" w:date="2023-02-14T16:12:00Z">
        <w:r w:rsidRPr="0060258A" w:rsidDel="00765AD3">
          <w:rPr>
            <w:rFonts w:ascii="Times New Roman" w:hAnsi="Times New Roman" w:cs="Times New Roman"/>
            <w:color w:val="000000" w:themeColor="text1"/>
          </w:rPr>
          <w:delText>, due to the lack of structured lateral inhibition</w:delText>
        </w:r>
      </w:del>
      <w:r w:rsidRPr="0060258A">
        <w:rPr>
          <w:rFonts w:ascii="Times New Roman" w:hAnsi="Times New Roman" w:cs="Times New Roman"/>
          <w:color w:val="000000" w:themeColor="text1"/>
        </w:rPr>
        <w:t>, RNMs typically neither exhibit contextual value coding nor predict contextual choice patterns</w:t>
      </w:r>
      <w:ins w:id="520" w:author="Bo Shen" w:date="2023-02-14T16:12: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{"citationID":"0iNSHu4k","properties":{"formattedCitation":"(X.-J. Wang, 2012)","plainCitation":"(X.-J. Wang, 2012)","noteIndex":0},"citationItems":[{"id":637,"uris":["http://zotero.org/users/6345545/items/ZJIVBDCJ"],"itemData":{"id":637,"type":"article-journal","abstract":"In this review, I briefly summarize current neurobiological studies of decision-making that bear on two general themes. The first focuses on the nature of neural representation and dynamics in a decision circuit. Experimental and computational results suggest that ramping-to-threshold in the temporal domain and trajectory of population activity in the state space represent a duality of perspectives on a decision process. Moreover, a decision circuit can display several different dynamical regimes, such as the ramping mode and the jumping mode with distinct defining properties. The second is concerned with the relationship between biologically-based mechanistic models and normative-type models. A fruitful interplay between experiments and these models at different levels of abstraction have enabled investigators to pose increasingly refined questions and gain new insights into the neural basis of decision-making. In particular, recent work on multi-alternative decisions suggests that deviations from rational models of choice behavior can be explained by established neural mechanisms.","collection-title":"Decision making","container-title":"Current Opinion in Neurobiology","DOI":"10.1016/j.conb.2012.08.006","ISSN":"0959-4388","issue":"6","journalAbbreviation":"Current Opinion in Neurobiology","language":"en","page":"1039-1046","source":"ScienceDirect","title":"Neural dynamics and circuit mechanisms of decision-making","volume":"22","author":[{"family":"Wang","given":"Xiao-Jing"}],"issued":{"date-parts":[["2012",12,1]]}}}],"schema":"https://github.com/citation-style-language/schema/raw/master/csl-citation.json"}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(X.-J. Wang, 2012)</w:t>
      </w:r>
      <w:r w:rsidRPr="0060258A">
        <w:rPr>
          <w:rFonts w:ascii="Times New Roman" w:hAnsi="Times New Roman" w:cs="Times New Roman"/>
          <w:color w:val="000000" w:themeColor="text1"/>
        </w:rPr>
        <w:fldChar w:fldCharType="end"/>
      </w:r>
      <w:ins w:id="521" w:author="Bo Shen" w:date="2023-02-14T16:12:00Z">
        <w:r w:rsidRPr="0060258A">
          <w:rPr>
            <w:rFonts w:ascii="Times New Roman" w:hAnsi="Times New Roman" w:cs="Times New Roman"/>
            <w:color w:val="000000" w:themeColor="text1"/>
          </w:rPr>
          <w:t>, due to the lack of structured lateral inhibition</w:t>
        </w:r>
      </w:ins>
      <w:r w:rsidRPr="0060258A">
        <w:rPr>
          <w:rFonts w:ascii="Times New Roman" w:hAnsi="Times New Roman" w:cs="Times New Roman"/>
          <w:color w:val="000000" w:themeColor="text1"/>
        </w:rPr>
        <w:t xml:space="preserve">. </w:t>
      </w:r>
      <w:del w:id="522" w:author="Bo Shen" w:date="2023-02-14T17:34:00Z">
        <w:r w:rsidRPr="0060258A" w:rsidDel="00B01A68">
          <w:rPr>
            <w:rFonts w:ascii="Times New Roman" w:hAnsi="Times New Roman" w:cs="Times New Roman"/>
            <w:color w:val="000000" w:themeColor="text1"/>
          </w:rPr>
          <w:delText>Thus, existing DNM and RNM models highlight a need for an integrated decision model that explains both the normalized value coding and option selection seen in the same single brain regions.</w:delText>
        </w:r>
      </w:del>
      <w:ins w:id="523" w:author="Bo Shen" w:date="2023-02-14T17:34:00Z">
        <w:r>
          <w:rPr>
            <w:rFonts w:ascii="Times New Roman" w:hAnsi="Times New Roman" w:cs="Times New Roman"/>
            <w:color w:val="000000" w:themeColor="text1"/>
          </w:rPr>
          <w:t xml:space="preserve">Here we propose that disinhibition is a biological plausible solution to </w:t>
        </w:r>
      </w:ins>
      <w:ins w:id="524" w:author="Bo Shen" w:date="2023-02-14T17:35:00Z">
        <w:r w:rsidRPr="0060258A">
          <w:rPr>
            <w:rFonts w:ascii="Times New Roman" w:hAnsi="Times New Roman" w:cs="Times New Roman"/>
            <w:color w:val="000000" w:themeColor="text1"/>
          </w:rPr>
          <w:t>unify these key features of decision-making</w:t>
        </w:r>
        <w:r>
          <w:rPr>
            <w:rFonts w:ascii="Times New Roman" w:hAnsi="Times New Roman" w:cs="Times New Roman"/>
            <w:color w:val="000000" w:themeColor="text1"/>
          </w:rPr>
          <w:t xml:space="preserve"> into a single </w:t>
        </w:r>
      </w:ins>
      <w:ins w:id="525" w:author="Bo Shen" w:date="2023-03-07T15:25:00Z">
        <w:r w:rsidR="00EA5026">
          <w:rPr>
            <w:rFonts w:ascii="Times New Roman" w:hAnsi="Times New Roman" w:cs="Times New Roman"/>
            <w:color w:val="000000" w:themeColor="text1"/>
          </w:rPr>
          <w:t>circuit</w:t>
        </w:r>
      </w:ins>
      <w:ins w:id="526" w:author="Bo Shen" w:date="2023-02-14T17:35:00Z">
        <w:r>
          <w:rPr>
            <w:rFonts w:ascii="Times New Roman" w:hAnsi="Times New Roman" w:cs="Times New Roman"/>
            <w:color w:val="000000" w:themeColor="text1"/>
          </w:rPr>
          <w:t xml:space="preserve">. </w:t>
        </w:r>
      </w:ins>
    </w:p>
    <w:p w14:paraId="7C92C46E" w14:textId="77777777" w:rsidR="001E5B0F" w:rsidRPr="0060258A" w:rsidRDefault="001E5B0F" w:rsidP="001700AF">
      <w:pPr>
        <w:spacing w:line="480" w:lineRule="auto"/>
        <w:jc w:val="both"/>
        <w:rPr>
          <w:ins w:id="527" w:author="Bo Shen" w:date="2023-02-14T16:14:00Z"/>
          <w:rFonts w:ascii="Times New Roman" w:hAnsi="Times New Roman" w:cs="Times New Roman"/>
          <w:color w:val="000000" w:themeColor="text1"/>
        </w:rPr>
      </w:pPr>
      <w:ins w:id="528" w:author="Bo Shen" w:date="2023-02-14T17:35:00Z">
        <w:r>
          <w:rPr>
            <w:rFonts w:ascii="Times New Roman" w:hAnsi="Times New Roman" w:cs="Times New Roman"/>
            <w:color w:val="000000" w:themeColor="text1"/>
          </w:rPr>
          <w:t>W</w:t>
        </w:r>
      </w:ins>
      <w:ins w:id="529" w:author="Bo Shen" w:date="2023-02-14T16:14:00Z">
        <w:r w:rsidRPr="0060258A">
          <w:rPr>
            <w:rFonts w:ascii="Times New Roman" w:hAnsi="Times New Roman" w:cs="Times New Roman"/>
            <w:color w:val="000000" w:themeColor="text1"/>
          </w:rPr>
          <w:t xml:space="preserve">e develop and characterize a novel biological circuit consisting of three neuronal types including local disinhibition. At its core, this model hybridizes the architectural features of divisive gain control and recurrent self-excitation used in existing models, but utilizes disinhibition rather than the commonly-assumed pooled inhibition to implement competition. We find that </w:t>
        </w:r>
      </w:ins>
      <w:ins w:id="530" w:author="Bo Shen" w:date="2023-02-14T16:33:00Z">
        <w:r>
          <w:rPr>
            <w:rFonts w:ascii="Times New Roman" w:hAnsi="Times New Roman" w:cs="Times New Roman"/>
            <w:color w:val="000000" w:themeColor="text1"/>
          </w:rPr>
          <w:t>the disinhibition-based</w:t>
        </w:r>
      </w:ins>
      <w:ins w:id="531" w:author="Bo Shen" w:date="2023-02-14T16:14:00Z">
        <w:r w:rsidRPr="0060258A">
          <w:rPr>
            <w:rFonts w:ascii="Times New Roman" w:hAnsi="Times New Roman" w:cs="Times New Roman"/>
            <w:color w:val="000000" w:themeColor="text1"/>
          </w:rPr>
          <w:t xml:space="preserve"> model unifies multiple characteristics of decision activity including normalized value coding, WTA choice, and working memory. Moreover, a top-down gating signal operating via this disinhibition enables the model to </w:t>
        </w:r>
      </w:ins>
      <w:ins w:id="532" w:author="Bo Shen" w:date="2023-02-14T16:35:00Z">
        <w:r>
          <w:rPr>
            <w:rFonts w:ascii="Times New Roman" w:hAnsi="Times New Roman" w:cs="Times New Roman"/>
            <w:color w:val="000000" w:themeColor="text1"/>
          </w:rPr>
          <w:t xml:space="preserve">switch between the states of value representation and WTA selection, </w:t>
        </w:r>
      </w:ins>
      <w:ins w:id="533" w:author="Bo Shen" w:date="2023-02-14T16:14:00Z">
        <w:r w:rsidRPr="0060258A">
          <w:rPr>
            <w:rFonts w:ascii="Times New Roman" w:hAnsi="Times New Roman" w:cs="Times New Roman"/>
            <w:color w:val="000000" w:themeColor="text1"/>
          </w:rPr>
          <w:t>reproduce decision activity in a range of experimental paradigms with diverse task timing and activity dynamics.</w:t>
        </w:r>
      </w:ins>
      <w:ins w:id="534" w:author="Bo Shen" w:date="2023-02-14T16:36:00Z">
        <w:r w:rsidRPr="00EC3BD6">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t>These findings suggest that local disinhibition provides a robust, biologically plausible integration of normalization and WTA selection in a single circuit architecture.</w:t>
        </w:r>
      </w:ins>
    </w:p>
    <w:p w14:paraId="2586A826" w14:textId="77777777" w:rsidR="001E5B0F" w:rsidRPr="0060258A" w:rsidDel="009D63DF" w:rsidRDefault="001E5B0F" w:rsidP="00443316">
      <w:pPr>
        <w:spacing w:line="480" w:lineRule="auto"/>
        <w:jc w:val="both"/>
        <w:rPr>
          <w:del w:id="535" w:author="Bo Shen" w:date="2023-03-07T15:28:00Z"/>
          <w:rFonts w:ascii="Times New Roman" w:hAnsi="Times New Roman" w:cs="Times New Roman"/>
          <w:color w:val="000000" w:themeColor="text1"/>
        </w:rPr>
      </w:pPr>
    </w:p>
    <w:p w14:paraId="39ED7AC5" w14:textId="77777777" w:rsidR="001E5B0F" w:rsidRPr="0060258A" w:rsidDel="00454898" w:rsidRDefault="001E5B0F" w:rsidP="00443316">
      <w:pPr>
        <w:spacing w:line="480" w:lineRule="auto"/>
        <w:jc w:val="both"/>
        <w:rPr>
          <w:del w:id="536" w:author="Bo Shen" w:date="2023-02-14T16:39:00Z"/>
          <w:rFonts w:ascii="Times New Roman" w:hAnsi="Times New Roman" w:cs="Times New Roman"/>
          <w:color w:val="000000" w:themeColor="text1"/>
        </w:rPr>
      </w:pPr>
      <w:del w:id="537" w:author="Bo Shen" w:date="2023-03-07T14:50:00Z">
        <w:r w:rsidRPr="0060258A" w:rsidDel="00AD262B">
          <w:rPr>
            <w:noProof/>
            <w:color w:val="000000" w:themeColor="text1"/>
            <w:lang w:eastAsia="en-US"/>
          </w:rPr>
          <mc:AlternateContent>
            <mc:Choice Requires="wps">
              <w:drawing>
                <wp:inline distT="0" distB="0" distL="0" distR="0" wp14:anchorId="51420BD2" wp14:editId="6DCC5014">
                  <wp:extent cx="5943600" cy="8069580"/>
                  <wp:effectExtent l="0" t="0" r="12700" b="7620"/>
                  <wp:docPr id="9" name="Text Box 9"/>
                  <wp:cNvGraphicFramePr/>
                  <a:graphic xmlns:a="http://schemas.openxmlformats.org/drawingml/2006/main">
                    <a:graphicData uri="http://schemas.microsoft.com/office/word/2010/wordprocessingShape">
                      <wps:wsp>
                        <wps:cNvSpPr txBox="1"/>
                        <wps:spPr>
                          <a:xfrm>
                            <a:off x="0" y="0"/>
                            <a:ext cx="5943600" cy="8069580"/>
                          </a:xfrm>
                          <a:prstGeom prst="rect">
                            <a:avLst/>
                          </a:prstGeom>
                          <a:solidFill>
                            <a:schemeClr val="lt1"/>
                          </a:solidFill>
                          <a:ln w="6350">
                            <a:solidFill>
                              <a:prstClr val="black"/>
                            </a:solidFill>
                          </a:ln>
                        </wps:spPr>
                        <wps:txbx>
                          <w:txbxContent>
                            <w:p w14:paraId="0779AAD0" w14:textId="77777777" w:rsidR="001E5B0F" w:rsidRDefault="001E5B0F" w:rsidP="00443316">
                              <w:pPr>
                                <w:keepNext/>
                                <w:spacing w:line="480" w:lineRule="auto"/>
                                <w:jc w:val="center"/>
                              </w:pPr>
                            </w:p>
                            <w:p w14:paraId="619AA622" w14:textId="77777777" w:rsidR="001E5B0F" w:rsidDel="00AD262B" w:rsidRDefault="001E5B0F" w:rsidP="00443316">
                              <w:pPr>
                                <w:keepNext/>
                                <w:spacing w:line="480" w:lineRule="auto"/>
                                <w:jc w:val="center"/>
                                <w:rPr>
                                  <w:del w:id="538" w:author="Bo Shen" w:date="2023-03-07T14:49:00Z"/>
                                </w:rPr>
                              </w:pPr>
                              <w:del w:id="539" w:author="Bo Shen" w:date="2023-03-07T14:49:00Z">
                                <w:r w:rsidDel="00AD262B">
                                  <w:rPr>
                                    <w:noProof/>
                                    <w:lang w:eastAsia="en-US"/>
                                  </w:rPr>
                                  <w:drawing>
                                    <wp:inline distT="0" distB="0" distL="0" distR="0" wp14:anchorId="01BC28E8" wp14:editId="2A79ECBA">
                                      <wp:extent cx="5234737" cy="4582633"/>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1.eps"/>
                                              <pic:cNvPicPr/>
                                            </pic:nvPicPr>
                                            <pic:blipFill>
                                              <a:blip r:embed="rId9"/>
                                              <a:stretch>
                                                <a:fillRect/>
                                              </a:stretch>
                                            </pic:blipFill>
                                            <pic:spPr>
                                              <a:xfrm>
                                                <a:off x="0" y="0"/>
                                                <a:ext cx="5250360" cy="4596309"/>
                                              </a:xfrm>
                                              <a:prstGeom prst="rect">
                                                <a:avLst/>
                                              </a:prstGeom>
                                            </pic:spPr>
                                          </pic:pic>
                                        </a:graphicData>
                                      </a:graphic>
                                    </wp:inline>
                                  </w:drawing>
                                </w:r>
                              </w:del>
                            </w:p>
                            <w:p w14:paraId="04E44584" w14:textId="77777777" w:rsidR="001E5B0F" w:rsidRPr="00A748C0" w:rsidDel="00AD262B" w:rsidRDefault="001E5B0F" w:rsidP="00443316">
                              <w:pPr>
                                <w:pStyle w:val="Caption"/>
                                <w:jc w:val="both"/>
                                <w:rPr>
                                  <w:del w:id="540" w:author="Bo Shen" w:date="2023-03-07T14:49:00Z"/>
                                  <w:rFonts w:ascii="Times New Roman" w:hAnsi="Times New Roman" w:cs="Times New Roman"/>
                                  <w:b/>
                                  <w:i w:val="0"/>
                                  <w:color w:val="000000" w:themeColor="text1"/>
                                  <w:sz w:val="24"/>
                                  <w:szCs w:val="24"/>
                                </w:rPr>
                              </w:pPr>
                              <w:bookmarkStart w:id="541" w:name="_Ref60913123"/>
                              <w:del w:id="542" w:author="Bo Shen" w:date="2023-03-07T14:49:00Z">
                                <w:r w:rsidRPr="00813DC5" w:rsidDel="00AD262B">
                                  <w:rPr>
                                    <w:rFonts w:ascii="Times New Roman" w:hAnsi="Times New Roman" w:cs="Times New Roman"/>
                                    <w:b/>
                                    <w:i w:val="0"/>
                                    <w:color w:val="000000" w:themeColor="text1"/>
                                    <w:sz w:val="24"/>
                                    <w:szCs w:val="24"/>
                                  </w:rPr>
                                  <w:delText xml:space="preserve">Figure </w:delText>
                                </w:r>
                                <w:r w:rsidRPr="00813DC5" w:rsidDel="00AD262B">
                                  <w:rPr>
                                    <w:rFonts w:ascii="Times New Roman" w:hAnsi="Times New Roman" w:cs="Times New Roman"/>
                                    <w:b/>
                                    <w:i w:val="0"/>
                                    <w:color w:val="000000" w:themeColor="text1"/>
                                  </w:rPr>
                                  <w:fldChar w:fldCharType="begin"/>
                                </w:r>
                                <w:r w:rsidRPr="00813DC5" w:rsidDel="00AD262B">
                                  <w:rPr>
                                    <w:rFonts w:ascii="Times New Roman" w:hAnsi="Times New Roman" w:cs="Times New Roman"/>
                                    <w:b/>
                                    <w:i w:val="0"/>
                                    <w:color w:val="000000" w:themeColor="text1"/>
                                    <w:sz w:val="24"/>
                                    <w:szCs w:val="24"/>
                                  </w:rPr>
                                  <w:delInstrText xml:space="preserve"> SEQ Figure \* ARABIC </w:delInstrText>
                                </w:r>
                                <w:r w:rsidRPr="00813DC5" w:rsidDel="00AD262B">
                                  <w:rPr>
                                    <w:rFonts w:ascii="Times New Roman" w:hAnsi="Times New Roman" w:cs="Times New Roman"/>
                                    <w:b/>
                                    <w:i w:val="0"/>
                                    <w:color w:val="000000" w:themeColor="text1"/>
                                  </w:rPr>
                                  <w:fldChar w:fldCharType="separate"/>
                                </w:r>
                                <w:r w:rsidDel="00AD262B">
                                  <w:rPr>
                                    <w:rFonts w:ascii="Times New Roman" w:hAnsi="Times New Roman" w:cs="Times New Roman"/>
                                    <w:b/>
                                    <w:i w:val="0"/>
                                    <w:noProof/>
                                    <w:color w:val="000000" w:themeColor="text1"/>
                                    <w:sz w:val="24"/>
                                    <w:szCs w:val="24"/>
                                  </w:rPr>
                                  <w:delText>1</w:delText>
                                </w:r>
                                <w:r w:rsidRPr="00813DC5" w:rsidDel="00AD262B">
                                  <w:rPr>
                                    <w:rFonts w:ascii="Times New Roman" w:hAnsi="Times New Roman" w:cs="Times New Roman"/>
                                    <w:b/>
                                    <w:i w:val="0"/>
                                    <w:color w:val="000000" w:themeColor="text1"/>
                                  </w:rPr>
                                  <w:fldChar w:fldCharType="end"/>
                                </w:r>
                                <w:bookmarkEnd w:id="541"/>
                                <w:r w:rsidDel="00AD262B">
                                  <w:rPr>
                                    <w:rFonts w:ascii="Times New Roman" w:hAnsi="Times New Roman" w:cs="Times New Roman"/>
                                    <w:b/>
                                    <w:i w:val="0"/>
                                    <w:color w:val="000000" w:themeColor="text1"/>
                                    <w:sz w:val="24"/>
                                    <w:szCs w:val="24"/>
                                  </w:rPr>
                                  <w:delText>.</w:delText>
                                </w:r>
                                <w:r w:rsidRPr="007A76F9" w:rsidDel="00AD262B">
                                  <w:rPr>
                                    <w:i w:val="0"/>
                                    <w:iCs w:val="0"/>
                                    <w:color w:val="000000" w:themeColor="text1"/>
                                    <w:kern w:val="24"/>
                                    <w:sz w:val="36"/>
                                    <w:szCs w:val="36"/>
                                  </w:rPr>
                                  <w:delText xml:space="preserve"> </w:delText>
                                </w:r>
                                <w:r w:rsidDel="00AD262B">
                                  <w:rPr>
                                    <w:rFonts w:ascii="Times New Roman" w:hAnsi="Times New Roman" w:cs="Times New Roman"/>
                                    <w:b/>
                                    <w:i w:val="0"/>
                                    <w:color w:val="000000" w:themeColor="text1"/>
                                    <w:sz w:val="24"/>
                                    <w:szCs w:val="24"/>
                                  </w:rPr>
                                  <w:delText>Standard</w:delText>
                                </w:r>
                                <w:r w:rsidRPr="00014097" w:rsidDel="00AD262B">
                                  <w:rPr>
                                    <w:rFonts w:ascii="Times New Roman" w:hAnsi="Times New Roman" w:cs="Times New Roman"/>
                                    <w:b/>
                                    <w:i w:val="0"/>
                                    <w:color w:val="000000" w:themeColor="text1"/>
                                    <w:sz w:val="24"/>
                                    <w:szCs w:val="24"/>
                                  </w:rPr>
                                  <w:delText xml:space="preserve"> circuit motifs </w:delText>
                                </w:r>
                                <w:r w:rsidDel="00AD262B">
                                  <w:rPr>
                                    <w:rFonts w:ascii="Times New Roman" w:hAnsi="Times New Roman" w:cs="Times New Roman"/>
                                    <w:b/>
                                    <w:i w:val="0"/>
                                    <w:color w:val="000000" w:themeColor="text1"/>
                                    <w:sz w:val="24"/>
                                    <w:szCs w:val="24"/>
                                  </w:rPr>
                                  <w:delText xml:space="preserve">and neural dynamics in existing </w:delText>
                                </w:r>
                                <w:r w:rsidRPr="00014097" w:rsidDel="00AD262B">
                                  <w:rPr>
                                    <w:rFonts w:ascii="Times New Roman" w:hAnsi="Times New Roman" w:cs="Times New Roman"/>
                                    <w:b/>
                                    <w:i w:val="0"/>
                                    <w:color w:val="000000" w:themeColor="text1"/>
                                    <w:sz w:val="24"/>
                                    <w:szCs w:val="24"/>
                                  </w:rPr>
                                  <w:delText>decision-making</w:delText>
                                </w:r>
                                <w:r w:rsidDel="00AD262B">
                                  <w:rPr>
                                    <w:rFonts w:ascii="Times New Roman" w:hAnsi="Times New Roman" w:cs="Times New Roman"/>
                                    <w:b/>
                                    <w:i w:val="0"/>
                                    <w:color w:val="000000" w:themeColor="text1"/>
                                    <w:sz w:val="24"/>
                                    <w:szCs w:val="24"/>
                                  </w:rPr>
                                  <w:delText xml:space="preserve"> models.</w:delText>
                                </w:r>
                                <w:r w:rsidRPr="00813DC5" w:rsidDel="00AD262B">
                                  <w:rPr>
                                    <w:rFonts w:ascii="Times New Roman" w:hAnsi="Times New Roman" w:cs="Times New Roman"/>
                                    <w:i w:val="0"/>
                                    <w:color w:val="000000" w:themeColor="text1"/>
                                    <w:sz w:val="24"/>
                                    <w:szCs w:val="24"/>
                                  </w:rPr>
                                  <w:delText xml:space="preserve"> </w:delText>
                                </w:r>
                                <w:r w:rsidRPr="00813DC5" w:rsidDel="00AD262B">
                                  <w:rPr>
                                    <w:rFonts w:ascii="Times New Roman" w:hAnsi="Times New Roman" w:cs="Times New Roman"/>
                                    <w:b/>
                                    <w:i w:val="0"/>
                                    <w:color w:val="000000" w:themeColor="text1"/>
                                    <w:sz w:val="24"/>
                                    <w:szCs w:val="24"/>
                                  </w:rPr>
                                  <w:delText>A</w:delText>
                                </w:r>
                                <w:r w:rsidDel="00AD262B">
                                  <w:rPr>
                                    <w:rFonts w:ascii="Times New Roman" w:hAnsi="Times New Roman" w:cs="Times New Roman"/>
                                    <w:b/>
                                    <w:i w:val="0"/>
                                    <w:color w:val="000000" w:themeColor="text1"/>
                                    <w:sz w:val="24"/>
                                    <w:szCs w:val="24"/>
                                  </w:rPr>
                                  <w:delText>.</w:delText>
                                </w:r>
                                <w:r w:rsidRPr="00417723" w:rsidDel="00AD262B">
                                  <w:rPr>
                                    <w:rFonts w:ascii="Times New Roman" w:hAnsi="Times New Roman" w:cs="Times New Roman"/>
                                    <w:i w:val="0"/>
                                    <w:color w:val="000000" w:themeColor="text1"/>
                                    <w:sz w:val="24"/>
                                    <w:szCs w:val="24"/>
                                  </w:rPr>
                                  <w:delText xml:space="preserve"> </w:delText>
                                </w:r>
                                <w:r w:rsidRPr="00813DC5" w:rsidDel="00AD262B">
                                  <w:rPr>
                                    <w:rFonts w:ascii="Times New Roman" w:hAnsi="Times New Roman" w:cs="Times New Roman"/>
                                    <w:i w:val="0"/>
                                    <w:color w:val="000000" w:themeColor="text1"/>
                                    <w:sz w:val="24"/>
                                    <w:szCs w:val="24"/>
                                  </w:rPr>
                                  <w:delText>Dynamic normalization model (DNM). Each pair of excitatory (</w:delText>
                                </w:r>
                                <w:r w:rsidRPr="00813DC5" w:rsidDel="00AD262B">
                                  <w:rPr>
                                    <w:rFonts w:ascii="Times New Roman" w:hAnsi="Times New Roman" w:cs="Times New Roman"/>
                                    <w:color w:val="000000" w:themeColor="text1"/>
                                    <w:sz w:val="24"/>
                                    <w:szCs w:val="24"/>
                                  </w:rPr>
                                  <w:delText>R</w:delText>
                                </w:r>
                                <w:r w:rsidRPr="00813DC5" w:rsidDel="00AD262B">
                                  <w:rPr>
                                    <w:rFonts w:ascii="Times New Roman" w:hAnsi="Times New Roman" w:cs="Times New Roman"/>
                                    <w:i w:val="0"/>
                                    <w:color w:val="000000" w:themeColor="text1"/>
                                    <w:sz w:val="24"/>
                                    <w:szCs w:val="24"/>
                                  </w:rPr>
                                  <w:delText>) and inhibitory (</w:delText>
                                </w:r>
                                <w:r w:rsidRPr="00813DC5" w:rsidDel="00AD262B">
                                  <w:rPr>
                                    <w:rFonts w:ascii="Times New Roman" w:hAnsi="Times New Roman" w:cs="Times New Roman"/>
                                    <w:color w:val="000000" w:themeColor="text1"/>
                                    <w:sz w:val="24"/>
                                    <w:szCs w:val="24"/>
                                  </w:rPr>
                                  <w:delText>G</w:delText>
                                </w:r>
                                <w:r w:rsidRPr="00813DC5" w:rsidDel="00AD262B">
                                  <w:rPr>
                                    <w:rFonts w:ascii="Times New Roman" w:hAnsi="Times New Roman" w:cs="Times New Roman"/>
                                    <w:i w:val="0"/>
                                    <w:color w:val="000000" w:themeColor="text1"/>
                                    <w:sz w:val="24"/>
                                    <w:szCs w:val="24"/>
                                  </w:rPr>
                                  <w:delText xml:space="preserve">) units corresponds to an option in the choice set, with </w:delText>
                                </w:r>
                                <w:r w:rsidRPr="00813DC5" w:rsidDel="00AD262B">
                                  <w:rPr>
                                    <w:rFonts w:ascii="Times New Roman" w:hAnsi="Times New Roman" w:cs="Times New Roman"/>
                                    <w:color w:val="000000" w:themeColor="text1"/>
                                    <w:sz w:val="24"/>
                                    <w:szCs w:val="24"/>
                                  </w:rPr>
                                  <w:delText>R</w:delText>
                                </w:r>
                                <w:r w:rsidRPr="00813DC5" w:rsidDel="00AD262B">
                                  <w:rPr>
                                    <w:rFonts w:ascii="Times New Roman" w:hAnsi="Times New Roman" w:cs="Times New Roman"/>
                                    <w:i w:val="0"/>
                                    <w:color w:val="000000" w:themeColor="text1"/>
                                    <w:sz w:val="24"/>
                                    <w:szCs w:val="24"/>
                                  </w:rPr>
                                  <w:delText xml:space="preserve"> receiving value-dependent input</w:delText>
                                </w:r>
                                <w:r w:rsidDel="00AD262B">
                                  <w:rPr>
                                    <w:rFonts w:ascii="Times New Roman" w:hAnsi="Times New Roman" w:cs="Times New Roman"/>
                                    <w:i w:val="0"/>
                                    <w:color w:val="000000" w:themeColor="text1"/>
                                    <w:sz w:val="24"/>
                                    <w:szCs w:val="24"/>
                                  </w:rPr>
                                  <w:delText xml:space="preserve"> </w:delText>
                                </w:r>
                                <w:r w:rsidRPr="00565FB7" w:rsidDel="00AD262B">
                                  <w:rPr>
                                    <w:rFonts w:ascii="Times New Roman" w:hAnsi="Times New Roman" w:cs="Times New Roman"/>
                                    <w:color w:val="000000" w:themeColor="text1"/>
                                    <w:sz w:val="24"/>
                                    <w:szCs w:val="24"/>
                                  </w:rPr>
                                  <w:delText>V</w:delText>
                                </w:r>
                                <w:r w:rsidRPr="00813DC5" w:rsidDel="00AD262B">
                                  <w:rPr>
                                    <w:rFonts w:ascii="Times New Roman" w:hAnsi="Times New Roman" w:cs="Times New Roman"/>
                                    <w:i w:val="0"/>
                                    <w:color w:val="000000" w:themeColor="text1"/>
                                    <w:sz w:val="24"/>
                                    <w:szCs w:val="24"/>
                                  </w:rPr>
                                  <w:delText xml:space="preserve"> and providing output. Lateral interactions implement a cross-option gain control that produces normalized value coding.  </w:delText>
                                </w:r>
                                <w:r w:rsidRPr="00813DC5" w:rsidDel="00AD262B">
                                  <w:rPr>
                                    <w:rFonts w:ascii="Times New Roman" w:hAnsi="Times New Roman" w:cs="Times New Roman"/>
                                    <w:b/>
                                    <w:i w:val="0"/>
                                    <w:color w:val="000000" w:themeColor="text1"/>
                                    <w:sz w:val="24"/>
                                    <w:szCs w:val="24"/>
                                  </w:rPr>
                                  <w:delText>B</w:delText>
                                </w:r>
                                <w:r w:rsidDel="00AD262B">
                                  <w:rPr>
                                    <w:rFonts w:ascii="Times New Roman" w:hAnsi="Times New Roman" w:cs="Times New Roman"/>
                                    <w:b/>
                                    <w:i w:val="0"/>
                                    <w:color w:val="000000" w:themeColor="text1"/>
                                    <w:sz w:val="24"/>
                                    <w:szCs w:val="24"/>
                                  </w:rPr>
                                  <w:delText>.</w:delText>
                                </w:r>
                                <w:r w:rsidRPr="00684999" w:rsidDel="00AD262B">
                                  <w:rPr>
                                    <w:rFonts w:ascii="Times New Roman" w:hAnsi="Times New Roman" w:cs="Times New Roman"/>
                                    <w:i w:val="0"/>
                                    <w:color w:val="000000" w:themeColor="text1"/>
                                    <w:sz w:val="24"/>
                                    <w:szCs w:val="24"/>
                                  </w:rPr>
                                  <w:delText xml:space="preserve"> </w:delText>
                                </w:r>
                                <w:r w:rsidRPr="00813DC5" w:rsidDel="00AD262B">
                                  <w:rPr>
                                    <w:rFonts w:ascii="Times New Roman" w:hAnsi="Times New Roman" w:cs="Times New Roman"/>
                                    <w:i w:val="0"/>
                                    <w:color w:val="000000" w:themeColor="text1"/>
                                    <w:sz w:val="24"/>
                                    <w:szCs w:val="24"/>
                                  </w:rPr>
                                  <w:delText xml:space="preserve">DNM predicted dynamics replicate empirical contextual value coding. Example task involves orthogonal manipulation of both option values. </w:delText>
                                </w:r>
                                <w:r w:rsidRPr="00813DC5" w:rsidDel="00AD262B">
                                  <w:rPr>
                                    <w:rFonts w:ascii="Times New Roman" w:hAnsi="Times New Roman" w:cs="Times New Roman"/>
                                    <w:color w:val="000000" w:themeColor="text1"/>
                                    <w:sz w:val="24"/>
                                    <w:szCs w:val="24"/>
                                  </w:rPr>
                                  <w:delText>R</w:delText>
                                </w:r>
                                <w:r w:rsidRPr="00813DC5" w:rsidDel="00AD262B">
                                  <w:rPr>
                                    <w:rFonts w:ascii="Times New Roman" w:hAnsi="Times New Roman" w:cs="Times New Roman"/>
                                    <w:color w:val="000000" w:themeColor="text1"/>
                                    <w:sz w:val="24"/>
                                    <w:szCs w:val="24"/>
                                    <w:vertAlign w:val="subscript"/>
                                  </w:rPr>
                                  <w:delText>1</w:delText>
                                </w:r>
                                <w:r w:rsidRPr="00813DC5" w:rsidDel="00AD262B">
                                  <w:rPr>
                                    <w:rFonts w:ascii="Times New Roman" w:hAnsi="Times New Roman" w:cs="Times New Roman"/>
                                    <w:i w:val="0"/>
                                    <w:color w:val="000000" w:themeColor="text1"/>
                                    <w:sz w:val="24"/>
                                    <w:szCs w:val="24"/>
                                  </w:rPr>
                                  <w:delText xml:space="preserve"> activity increases with the direct input value </w:delText>
                                </w:r>
                                <w:r w:rsidRPr="00813DC5" w:rsidDel="00AD262B">
                                  <w:rPr>
                                    <w:rFonts w:ascii="Times New Roman" w:hAnsi="Times New Roman" w:cs="Times New Roman"/>
                                    <w:color w:val="000000" w:themeColor="text1"/>
                                    <w:sz w:val="24"/>
                                    <w:szCs w:val="24"/>
                                  </w:rPr>
                                  <w:delText>V</w:delText>
                                </w:r>
                                <w:r w:rsidRPr="00813DC5" w:rsidDel="00AD262B">
                                  <w:rPr>
                                    <w:rFonts w:ascii="Times New Roman" w:hAnsi="Times New Roman" w:cs="Times New Roman"/>
                                    <w:color w:val="000000" w:themeColor="text1"/>
                                    <w:sz w:val="24"/>
                                    <w:szCs w:val="24"/>
                                    <w:vertAlign w:val="subscript"/>
                                  </w:rPr>
                                  <w:delText>1</w:delText>
                                </w:r>
                                <w:r w:rsidRPr="00813DC5" w:rsidDel="00AD262B">
                                  <w:rPr>
                                    <w:rFonts w:ascii="Times New Roman" w:hAnsi="Times New Roman" w:cs="Times New Roman"/>
                                    <w:i w:val="0"/>
                                    <w:color w:val="000000" w:themeColor="text1"/>
                                    <w:sz w:val="24"/>
                                    <w:szCs w:val="24"/>
                                  </w:rPr>
                                  <w:delText xml:space="preserve"> (array framed in red) but is suppressed by the contextual input </w:delText>
                                </w:r>
                                <w:r w:rsidRPr="00813DC5" w:rsidDel="00AD262B">
                                  <w:rPr>
                                    <w:rFonts w:ascii="Times New Roman" w:hAnsi="Times New Roman" w:cs="Times New Roman"/>
                                    <w:color w:val="000000" w:themeColor="text1"/>
                                    <w:sz w:val="24"/>
                                    <w:szCs w:val="24"/>
                                  </w:rPr>
                                  <w:delText>V</w:delText>
                                </w:r>
                                <w:r w:rsidRPr="00813DC5" w:rsidDel="00AD262B">
                                  <w:rPr>
                                    <w:rFonts w:ascii="Times New Roman" w:hAnsi="Times New Roman" w:cs="Times New Roman"/>
                                    <w:color w:val="000000" w:themeColor="text1"/>
                                    <w:sz w:val="24"/>
                                    <w:szCs w:val="24"/>
                                    <w:vertAlign w:val="subscript"/>
                                  </w:rPr>
                                  <w:delText>2</w:delText>
                                </w:r>
                                <w:r w:rsidRPr="00813DC5" w:rsidDel="00AD262B">
                                  <w:rPr>
                                    <w:rFonts w:ascii="Times New Roman" w:hAnsi="Times New Roman" w:cs="Times New Roman"/>
                                    <w:i w:val="0"/>
                                    <w:color w:val="000000" w:themeColor="text1"/>
                                    <w:sz w:val="24"/>
                                    <w:szCs w:val="24"/>
                                  </w:rPr>
                                  <w:delText xml:space="preserve"> (array framed in blue), consistent with value normalization.</w:delText>
                                </w:r>
                                <w:r w:rsidDel="00AD262B">
                                  <w:rPr>
                                    <w:rFonts w:ascii="Times New Roman" w:hAnsi="Times New Roman" w:cs="Times New Roman"/>
                                    <w:b/>
                                    <w:i w:val="0"/>
                                    <w:color w:val="000000" w:themeColor="text1"/>
                                    <w:sz w:val="24"/>
                                    <w:szCs w:val="24"/>
                                  </w:rPr>
                                  <w:delText xml:space="preserve"> C.</w:delText>
                                </w:r>
                                <w:r w:rsidRPr="00813DC5" w:rsidDel="00AD262B">
                                  <w:rPr>
                                    <w:rFonts w:ascii="Times New Roman" w:hAnsi="Times New Roman" w:cs="Times New Roman"/>
                                    <w:i w:val="0"/>
                                    <w:color w:val="000000" w:themeColor="text1"/>
                                    <w:sz w:val="24"/>
                                    <w:szCs w:val="24"/>
                                  </w:rPr>
                                  <w:delText xml:space="preserve"> Recurrent network model (RNM). The network consists of excitatory pools with self-excitation</w:delText>
                                </w:r>
                                <w:r w:rsidDel="00AD262B">
                                  <w:rPr>
                                    <w:rFonts w:ascii="Times New Roman" w:hAnsi="Times New Roman" w:cs="Times New Roman"/>
                                    <w:i w:val="0"/>
                                    <w:color w:val="000000" w:themeColor="text1"/>
                                    <w:sz w:val="24"/>
                                    <w:szCs w:val="24"/>
                                  </w:rPr>
                                  <w:delText xml:space="preserve"> (1 and 2)</w:delText>
                                </w:r>
                                <w:r w:rsidRPr="00813DC5" w:rsidDel="00AD262B">
                                  <w:rPr>
                                    <w:rFonts w:ascii="Times New Roman" w:hAnsi="Times New Roman" w:cs="Times New Roman"/>
                                    <w:i w:val="0"/>
                                    <w:color w:val="000000" w:themeColor="text1"/>
                                    <w:sz w:val="24"/>
                                    <w:szCs w:val="24"/>
                                  </w:rPr>
                                  <w:delText xml:space="preserve"> and a co</w:delText>
                                </w:r>
                                <w:r w:rsidDel="00AD262B">
                                  <w:rPr>
                                    <w:rFonts w:ascii="Times New Roman" w:hAnsi="Times New Roman" w:cs="Times New Roman"/>
                                    <w:i w:val="0"/>
                                    <w:color w:val="000000" w:themeColor="text1"/>
                                    <w:sz w:val="24"/>
                                    <w:szCs w:val="24"/>
                                  </w:rPr>
                                  <w:delText>mmon pool of inhibitory neurons (I)</w:delText>
                                </w:r>
                                <w:r w:rsidRPr="00813DC5" w:rsidDel="00AD262B">
                                  <w:rPr>
                                    <w:rFonts w:ascii="Times New Roman" w:hAnsi="Times New Roman" w:cs="Times New Roman"/>
                                    <w:i w:val="0"/>
                                    <w:color w:val="000000" w:themeColor="text1"/>
                                    <w:sz w:val="24"/>
                                    <w:szCs w:val="24"/>
                                  </w:rPr>
                                  <w:delText>.</w:delText>
                                </w:r>
                                <w:r w:rsidDel="00AD262B">
                                  <w:rPr>
                                    <w:rFonts w:ascii="Times New Roman" w:hAnsi="Times New Roman" w:cs="Times New Roman"/>
                                    <w:i w:val="0"/>
                                    <w:color w:val="000000" w:themeColor="text1"/>
                                    <w:sz w:val="24"/>
                                    <w:szCs w:val="24"/>
                                  </w:rPr>
                                  <w:delText xml:space="preserve"> </w:delText>
                                </w:r>
                                <w:r w:rsidRPr="004246AE" w:rsidDel="00AD262B">
                                  <w:rPr>
                                    <w:rFonts w:ascii="Times New Roman" w:hAnsi="Times New Roman" w:cs="Times New Roman"/>
                                    <w:b/>
                                    <w:i w:val="0"/>
                                    <w:color w:val="000000" w:themeColor="text1"/>
                                    <w:sz w:val="24"/>
                                    <w:szCs w:val="24"/>
                                  </w:rPr>
                                  <w:delText>D.</w:delText>
                                </w:r>
                                <w:r w:rsidDel="00AD262B">
                                  <w:rPr>
                                    <w:rFonts w:ascii="Times New Roman" w:hAnsi="Times New Roman" w:cs="Times New Roman"/>
                                    <w:i w:val="0"/>
                                    <w:color w:val="000000" w:themeColor="text1"/>
                                    <w:sz w:val="24"/>
                                    <w:szCs w:val="24"/>
                                  </w:rPr>
                                  <w:delText xml:space="preserve"> </w:delText>
                                </w:r>
                                <w:r w:rsidRPr="00813DC5" w:rsidDel="00AD262B">
                                  <w:rPr>
                                    <w:rFonts w:ascii="Times New Roman" w:hAnsi="Times New Roman" w:cs="Times New Roman"/>
                                    <w:i w:val="0"/>
                                    <w:color w:val="000000" w:themeColor="text1"/>
                                    <w:sz w:val="24"/>
                                    <w:szCs w:val="24"/>
                                  </w:rPr>
                                  <w:delText>RNM predicted dynamics generate winner-take-all (WTA) selection. Example task involves motion discrimination of the main direction of a random dot motion</w:delText>
                                </w:r>
                                <w:r w:rsidDel="00AD262B">
                                  <w:rPr>
                                    <w:rFonts w:ascii="Times New Roman" w:hAnsi="Times New Roman" w:cs="Times New Roman"/>
                                    <w:i w:val="0"/>
                                    <w:color w:val="000000" w:themeColor="text1"/>
                                    <w:sz w:val="24"/>
                                    <w:szCs w:val="24"/>
                                  </w:rPr>
                                  <w:delText xml:space="preserve"> stimulus with varying coherence (c’)</w:delText>
                                </w:r>
                                <w:r w:rsidRPr="00813DC5" w:rsidDel="00AD262B">
                                  <w:rPr>
                                    <w:rFonts w:ascii="Times New Roman" w:hAnsi="Times New Roman" w:cs="Times New Roman"/>
                                    <w:i w:val="0"/>
                                    <w:color w:val="000000" w:themeColor="text1"/>
                                    <w:sz w:val="24"/>
                                    <w:szCs w:val="24"/>
                                  </w:rPr>
                                  <w:delText xml:space="preserve"> levels (left).  Model activity (right) under two different levels of input coherence (0% and 51.2%) predicts different ramping speeds </w:delText>
                                </w:r>
                                <w:r w:rsidDel="00AD262B">
                                  <w:rPr>
                                    <w:rFonts w:ascii="Times New Roman" w:hAnsi="Times New Roman" w:cs="Times New Roman"/>
                                    <w:i w:val="0"/>
                                    <w:color w:val="000000" w:themeColor="text1"/>
                                    <w:sz w:val="24"/>
                                    <w:szCs w:val="24"/>
                                  </w:rPr>
                                  <w:delText xml:space="preserve">to </w:delText>
                                </w:r>
                                <w:r w:rsidRPr="00813DC5" w:rsidDel="00AD262B">
                                  <w:rPr>
                                    <w:rFonts w:ascii="Times New Roman" w:hAnsi="Times New Roman" w:cs="Times New Roman"/>
                                    <w:i w:val="0"/>
                                    <w:color w:val="000000" w:themeColor="text1"/>
                                    <w:sz w:val="24"/>
                                    <w:szCs w:val="24"/>
                                  </w:rPr>
                                  <w:delText>the decision threshold, and generate</w:delText>
                                </w:r>
                                <w:r w:rsidDel="00AD262B">
                                  <w:rPr>
                                    <w:rFonts w:ascii="Times New Roman" w:hAnsi="Times New Roman" w:cs="Times New Roman"/>
                                    <w:i w:val="0"/>
                                    <w:color w:val="000000" w:themeColor="text1"/>
                                    <w:sz w:val="24"/>
                                    <w:szCs w:val="24"/>
                                  </w:rPr>
                                  <w:delText>s</w:delText>
                                </w:r>
                                <w:r w:rsidRPr="00813DC5" w:rsidDel="00AD262B">
                                  <w:rPr>
                                    <w:rFonts w:ascii="Times New Roman" w:hAnsi="Times New Roman" w:cs="Times New Roman"/>
                                    <w:i w:val="0"/>
                                    <w:color w:val="000000" w:themeColor="text1"/>
                                    <w:sz w:val="24"/>
                                    <w:szCs w:val="24"/>
                                  </w:rPr>
                                  <w:delText xml:space="preserve"> a selection even with equal inputs.</w:delText>
                                </w:r>
                                <w:r w:rsidDel="00AD262B">
                                  <w:rPr>
                                    <w:rFonts w:ascii="Times New Roman" w:hAnsi="Times New Roman" w:cs="Times New Roman"/>
                                    <w:b/>
                                    <w:i w:val="0"/>
                                    <w:color w:val="000000" w:themeColor="text1"/>
                                    <w:sz w:val="24"/>
                                    <w:szCs w:val="24"/>
                                  </w:rPr>
                                  <w:delText xml:space="preserve"> </w:delText>
                                </w:r>
                                <w:r w:rsidDel="00AD262B">
                                  <w:rPr>
                                    <w:rFonts w:ascii="Times New Roman" w:hAnsi="Times New Roman" w:cs="Times New Roman"/>
                                    <w:i w:val="0"/>
                                    <w:color w:val="000000" w:themeColor="text1"/>
                                    <w:sz w:val="24"/>
                                    <w:szCs w:val="24"/>
                                  </w:rPr>
                                  <w:delText xml:space="preserve">Graphics </w:delText>
                                </w:r>
                                <w:r w:rsidRPr="00813DC5" w:rsidDel="00AD262B">
                                  <w:rPr>
                                    <w:rFonts w:ascii="Times New Roman" w:hAnsi="Times New Roman" w:cs="Times New Roman"/>
                                    <w:i w:val="0"/>
                                    <w:color w:val="000000" w:themeColor="text1"/>
                                    <w:sz w:val="24"/>
                                    <w:szCs w:val="24"/>
                                  </w:rPr>
                                  <w:delText>A</w:delText>
                                </w:r>
                                <w:r w:rsidDel="00AD262B">
                                  <w:rPr>
                                    <w:rFonts w:ascii="Times New Roman" w:hAnsi="Times New Roman" w:cs="Times New Roman"/>
                                    <w:i w:val="0"/>
                                    <w:color w:val="000000" w:themeColor="text1"/>
                                    <w:sz w:val="24"/>
                                    <w:szCs w:val="24"/>
                                  </w:rPr>
                                  <w:delText xml:space="preserve"> and B</w:delText>
                                </w:r>
                                <w:r w:rsidRPr="00813DC5" w:rsidDel="00AD262B">
                                  <w:rPr>
                                    <w:rFonts w:ascii="Times New Roman" w:hAnsi="Times New Roman" w:cs="Times New Roman"/>
                                    <w:i w:val="0"/>
                                    <w:color w:val="000000" w:themeColor="text1"/>
                                    <w:sz w:val="24"/>
                                    <w:szCs w:val="24"/>
                                  </w:rPr>
                                  <w:delText xml:space="preserve"> adapted from </w:delText>
                                </w:r>
                                <w:r w:rsidRPr="00813DC5" w:rsidDel="00AD262B">
                                  <w:rPr>
                                    <w:rFonts w:ascii="Times New Roman" w:hAnsi="Times New Roman" w:cs="Times New Roman"/>
                                    <w:i w:val="0"/>
                                    <w:color w:val="000000" w:themeColor="text1"/>
                                  </w:rPr>
                                  <w:fldChar w:fldCharType="begin"/>
                                </w:r>
                                <w:r w:rsidDel="00AD262B">
                                  <w:rPr>
                                    <w:rFonts w:ascii="Times New Roman" w:hAnsi="Times New Roman" w:cs="Times New Roman"/>
                                    <w:i w:val="0"/>
                                    <w:color w:val="000000" w:themeColor="text1"/>
                                    <w:sz w:val="24"/>
                                    <w:szCs w:val="24"/>
                                  </w:rPr>
                                  <w:delInstrText xml:space="preserve"> ADDIN ZOTERO_ITEM CSL_CITATION {"citationID":"nBz90feA","properties":{"formattedCitation":"(Louie et al., 2014)","plainCitation":"(Louie et al., 2014)","dontUpdate":true,"noteIndex":0},"citationItems":[{"id":343,"uris":["http://zotero.org/users/6345545/items/H8ELMSVM"],"itemData":{"id":343,"type":"article-journal","container-title":"Journal of Neuroscience","DOI":"10.1523/JNEUROSCI.2851-14.2014","ISSN":"0270-6474, 1529-2401","issue":"48","journalAbbreviation":"Journal of Neuroscience","language":"en","page":"16046-16057","source":"DOI.org (Crossref)","title":"Dynamic Divisive Normalization Predicts Time-Varying Value Coding in Decision-Related Circuits","volume":"34","author":[{"family":"Louie","given":"Kenway"},{"family":"LoFaro","given":"T."},{"family":"Webb","given":"R."},{"family":"Glimcher","given":"P. W."}],"issued":{"date-parts":[["2014",11,26]]}}}],"schema":"https://github.com/citation-style-language/schema/raw/master/csl-citation.json"} </w:delInstrText>
                                </w:r>
                                <w:r w:rsidRPr="00813DC5" w:rsidDel="00AD262B">
                                  <w:rPr>
                                    <w:rFonts w:ascii="Times New Roman" w:hAnsi="Times New Roman" w:cs="Times New Roman"/>
                                    <w:i w:val="0"/>
                                    <w:color w:val="000000" w:themeColor="text1"/>
                                  </w:rPr>
                                  <w:fldChar w:fldCharType="separate"/>
                                </w:r>
                                <w:r w:rsidRPr="00813DC5" w:rsidDel="00AD262B">
                                  <w:rPr>
                                    <w:rFonts w:ascii="Times New Roman" w:hAnsi="Times New Roman" w:cs="Times New Roman"/>
                                    <w:i w:val="0"/>
                                    <w:noProof/>
                                    <w:color w:val="000000" w:themeColor="text1"/>
                                    <w:sz w:val="24"/>
                                    <w:szCs w:val="24"/>
                                  </w:rPr>
                                  <w:delText>Louie et al. (2014)</w:delText>
                                </w:r>
                                <w:r w:rsidRPr="00813DC5" w:rsidDel="00AD262B">
                                  <w:rPr>
                                    <w:rFonts w:ascii="Times New Roman" w:hAnsi="Times New Roman" w:cs="Times New Roman"/>
                                    <w:i w:val="0"/>
                                    <w:color w:val="000000" w:themeColor="text1"/>
                                  </w:rPr>
                                  <w:fldChar w:fldCharType="end"/>
                                </w:r>
                                <w:r w:rsidDel="00AD262B">
                                  <w:rPr>
                                    <w:rFonts w:ascii="Times New Roman" w:hAnsi="Times New Roman" w:cs="Times New Roman"/>
                                    <w:i w:val="0"/>
                                    <w:color w:val="000000" w:themeColor="text1"/>
                                    <w:sz w:val="24"/>
                                    <w:szCs w:val="24"/>
                                  </w:rPr>
                                  <w:delText xml:space="preserve">; graphics C and D </w:delText>
                                </w:r>
                                <w:r w:rsidRPr="00813DC5" w:rsidDel="00AD262B">
                                  <w:rPr>
                                    <w:rFonts w:ascii="Times New Roman" w:hAnsi="Times New Roman" w:cs="Times New Roman"/>
                                    <w:i w:val="0"/>
                                    <w:color w:val="000000" w:themeColor="text1"/>
                                    <w:sz w:val="24"/>
                                    <w:szCs w:val="24"/>
                                  </w:rPr>
                                  <w:delText xml:space="preserve">adapted from </w:delText>
                                </w:r>
                                <w:r w:rsidRPr="00813DC5" w:rsidDel="00AD262B">
                                  <w:rPr>
                                    <w:rFonts w:ascii="Times New Roman" w:hAnsi="Times New Roman" w:cs="Times New Roman"/>
                                    <w:i w:val="0"/>
                                    <w:color w:val="000000" w:themeColor="text1"/>
                                  </w:rPr>
                                  <w:fldChar w:fldCharType="begin"/>
                                </w:r>
                                <w:r w:rsidDel="00AD262B">
                                  <w:rPr>
                                    <w:rFonts w:ascii="Times New Roman" w:hAnsi="Times New Roman" w:cs="Times New Roman"/>
                                    <w:i w:val="0"/>
                                    <w:color w:val="000000" w:themeColor="text1"/>
                                    <w:sz w:val="24"/>
                                    <w:szCs w:val="24"/>
                                  </w:rPr>
                                  <w:delInstrText xml:space="preserve"> ADDIN ZOTERO_ITEM CSL_CITATION {"citationID":"uDYJXhGA","properties":{"formattedCitation":"(Wong &amp; Wang, 2006)","plainCitation":"(Wong &amp; Wang, 2006)","dontUpdate":true,"noteIndex":0},"citationItems":[{"id":52,"uris":["http://zotero.org/users/6345545/items/W5B2KD2G"],"itemData":{"id":52,"type":"article-journal","abstract":"Recent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delInstrText>
                                </w:r>
                                <w:r w:rsidRPr="00813DC5" w:rsidDel="00AD262B">
                                  <w:rPr>
                                    <w:rFonts w:ascii="Times New Roman" w:hAnsi="Times New Roman" w:cs="Times New Roman"/>
                                    <w:i w:val="0"/>
                                    <w:color w:val="000000" w:themeColor="text1"/>
                                  </w:rPr>
                                  <w:fldChar w:fldCharType="separate"/>
                                </w:r>
                                <w:r w:rsidRPr="00813DC5" w:rsidDel="00AD262B">
                                  <w:rPr>
                                    <w:rFonts w:ascii="Times New Roman" w:hAnsi="Times New Roman" w:cs="Times New Roman"/>
                                    <w:i w:val="0"/>
                                    <w:noProof/>
                                    <w:color w:val="000000" w:themeColor="text1"/>
                                    <w:sz w:val="24"/>
                                    <w:szCs w:val="24"/>
                                  </w:rPr>
                                  <w:delText>Wong &amp; Wang (2006)</w:delText>
                                </w:r>
                                <w:r w:rsidRPr="00813DC5" w:rsidDel="00AD262B">
                                  <w:rPr>
                                    <w:rFonts w:ascii="Times New Roman" w:hAnsi="Times New Roman" w:cs="Times New Roman"/>
                                    <w:i w:val="0"/>
                                    <w:color w:val="000000" w:themeColor="text1"/>
                                  </w:rPr>
                                  <w:fldChar w:fldCharType="end"/>
                                </w:r>
                                <w:r w:rsidRPr="00813DC5" w:rsidDel="00AD262B">
                                  <w:rPr>
                                    <w:rFonts w:ascii="Times New Roman" w:hAnsi="Times New Roman" w:cs="Times New Roman"/>
                                    <w:i w:val="0"/>
                                    <w:color w:val="000000" w:themeColor="text1"/>
                                    <w:sz w:val="24"/>
                                    <w:szCs w:val="24"/>
                                  </w:rPr>
                                  <w:delText>, Copyright 2006 So</w:delText>
                                </w:r>
                                <w:r w:rsidDel="00AD262B">
                                  <w:rPr>
                                    <w:rFonts w:ascii="Times New Roman" w:hAnsi="Times New Roman" w:cs="Times New Roman"/>
                                    <w:i w:val="0"/>
                                    <w:color w:val="000000" w:themeColor="text1"/>
                                    <w:sz w:val="24"/>
                                    <w:szCs w:val="24"/>
                                  </w:rPr>
                                  <w:delText>ciety for Neuroscience.</w:delText>
                                </w:r>
                              </w:del>
                            </w:p>
                            <w:p w14:paraId="444B804A" w14:textId="77777777" w:rsidR="001E5B0F" w:rsidRPr="00256221" w:rsidRDefault="001E5B0F" w:rsidP="00443316">
                              <w:pPr>
                                <w:pStyle w:val="Caption"/>
                                <w:jc w:val="both"/>
                                <w:rPr>
                                  <w:rFonts w:ascii="Times New Roman" w:hAnsi="Times New Roman" w:cs="Times New Roman"/>
                                  <w:i w:val="0"/>
                                  <w:color w:val="000000" w:themeColor="text1"/>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1420BD2" id="_x0000_t202" coordsize="21600,21600" o:spt="202" path="m,l,21600r21600,l21600,xe">
                  <v:stroke joinstyle="miter"/>
                  <v:path gradientshapeok="t" o:connecttype="rect"/>
                </v:shapetype>
                <v:shape id="Text Box 9" o:spid="_x0000_s1026" type="#_x0000_t202" style="width:468pt;height:63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" fillcolor="white [3201]" strokeweight=".5pt">
                  <v:textbox>
                    <w:txbxContent>
                      <w:p w14:paraId="0779AAD0" w14:textId="77777777" w:rsidR="001E5B0F" w:rsidRDefault="001E5B0F" w:rsidP="00443316">
                        <w:pPr>
                          <w:keepNext/>
                          <w:spacing w:line="480" w:lineRule="auto"/>
                          <w:jc w:val="center"/>
                        </w:pPr>
                      </w:p>
                      <w:p w14:paraId="619AA622" w14:textId="77777777" w:rsidR="001E5B0F" w:rsidDel="00AD262B" w:rsidRDefault="001E5B0F" w:rsidP="00443316">
                        <w:pPr>
                          <w:keepNext/>
                          <w:spacing w:line="480" w:lineRule="auto"/>
                          <w:jc w:val="center"/>
                          <w:rPr>
                            <w:del w:id="543" w:author="Bo Shen" w:date="2023-03-07T14:49:00Z"/>
                          </w:rPr>
                        </w:pPr>
                        <w:del w:id="544" w:author="Bo Shen" w:date="2023-03-07T14:49:00Z">
                          <w:r w:rsidDel="00AD262B">
                            <w:rPr>
                              <w:noProof/>
                              <w:lang w:eastAsia="en-US"/>
                            </w:rPr>
                            <w:drawing>
                              <wp:inline distT="0" distB="0" distL="0" distR="0" wp14:anchorId="01BC28E8" wp14:editId="2A79ECBA">
                                <wp:extent cx="5234737" cy="4582633"/>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1.eps"/>
                                        <pic:cNvPicPr/>
                                      </pic:nvPicPr>
                                      <pic:blipFill>
                                        <a:blip r:embed="rId10"/>
                                        <a:stretch>
                                          <a:fillRect/>
                                        </a:stretch>
                                      </pic:blipFill>
                                      <pic:spPr>
                                        <a:xfrm>
                                          <a:off x="0" y="0"/>
                                          <a:ext cx="5250360" cy="4596309"/>
                                        </a:xfrm>
                                        <a:prstGeom prst="rect">
                                          <a:avLst/>
                                        </a:prstGeom>
                                      </pic:spPr>
                                    </pic:pic>
                                  </a:graphicData>
                                </a:graphic>
                              </wp:inline>
                            </w:drawing>
                          </w:r>
                        </w:del>
                      </w:p>
                      <w:p w14:paraId="04E44584" w14:textId="77777777" w:rsidR="001E5B0F" w:rsidRPr="00A748C0" w:rsidDel="00AD262B" w:rsidRDefault="001E5B0F" w:rsidP="00443316">
                        <w:pPr>
                          <w:pStyle w:val="Caption"/>
                          <w:jc w:val="both"/>
                          <w:rPr>
                            <w:del w:id="545" w:author="Bo Shen" w:date="2023-03-07T14:49:00Z"/>
                            <w:rFonts w:ascii="Times New Roman" w:hAnsi="Times New Roman" w:cs="Times New Roman"/>
                            <w:b/>
                            <w:i w:val="0"/>
                            <w:color w:val="000000" w:themeColor="text1"/>
                            <w:sz w:val="24"/>
                            <w:szCs w:val="24"/>
                          </w:rPr>
                        </w:pPr>
                        <w:bookmarkStart w:id="546" w:name="_Ref60913123"/>
                        <w:del w:id="547" w:author="Bo Shen" w:date="2023-03-07T14:49:00Z">
                          <w:r w:rsidRPr="00813DC5" w:rsidDel="00AD262B">
                            <w:rPr>
                              <w:rFonts w:ascii="Times New Roman" w:hAnsi="Times New Roman" w:cs="Times New Roman"/>
                              <w:b/>
                              <w:i w:val="0"/>
                              <w:color w:val="000000" w:themeColor="text1"/>
                              <w:sz w:val="24"/>
                              <w:szCs w:val="24"/>
                            </w:rPr>
                            <w:delText xml:space="preserve">Figure </w:delText>
                          </w:r>
                          <w:r w:rsidRPr="00813DC5" w:rsidDel="00AD262B">
                            <w:rPr>
                              <w:rFonts w:ascii="Times New Roman" w:hAnsi="Times New Roman" w:cs="Times New Roman"/>
                              <w:b/>
                              <w:iCs w:val="0"/>
                              <w:color w:val="000000" w:themeColor="text1"/>
                            </w:rPr>
                            <w:fldChar w:fldCharType="begin"/>
                          </w:r>
                          <w:r w:rsidRPr="00813DC5" w:rsidDel="00AD262B">
                            <w:rPr>
                              <w:rFonts w:ascii="Times New Roman" w:hAnsi="Times New Roman" w:cs="Times New Roman"/>
                              <w:b/>
                              <w:i w:val="0"/>
                              <w:color w:val="000000" w:themeColor="text1"/>
                              <w:sz w:val="24"/>
                              <w:szCs w:val="24"/>
                            </w:rPr>
                            <w:delInstrText xml:space="preserve"> SEQ Figure \* ARABIC </w:delInstrText>
                          </w:r>
                          <w:r w:rsidRPr="00813DC5" w:rsidDel="00AD262B">
                            <w:rPr>
                              <w:rFonts w:ascii="Times New Roman" w:hAnsi="Times New Roman" w:cs="Times New Roman"/>
                              <w:b/>
                              <w:iCs w:val="0"/>
                              <w:color w:val="000000" w:themeColor="text1"/>
                            </w:rPr>
                            <w:fldChar w:fldCharType="separate"/>
                          </w:r>
                          <w:r w:rsidDel="00AD262B">
                            <w:rPr>
                              <w:rFonts w:ascii="Times New Roman" w:hAnsi="Times New Roman" w:cs="Times New Roman"/>
                              <w:b/>
                              <w:i w:val="0"/>
                              <w:noProof/>
                              <w:color w:val="000000" w:themeColor="text1"/>
                              <w:sz w:val="24"/>
                              <w:szCs w:val="24"/>
                            </w:rPr>
                            <w:delText>1</w:delText>
                          </w:r>
                          <w:r w:rsidRPr="00813DC5" w:rsidDel="00AD262B">
                            <w:rPr>
                              <w:rFonts w:ascii="Times New Roman" w:hAnsi="Times New Roman" w:cs="Times New Roman"/>
                              <w:b/>
                              <w:iCs w:val="0"/>
                              <w:color w:val="000000" w:themeColor="text1"/>
                            </w:rPr>
                            <w:fldChar w:fldCharType="end"/>
                          </w:r>
                          <w:bookmarkEnd w:id="546"/>
                          <w:r w:rsidDel="00AD262B">
                            <w:rPr>
                              <w:rFonts w:ascii="Times New Roman" w:hAnsi="Times New Roman" w:cs="Times New Roman"/>
                              <w:b/>
                              <w:i w:val="0"/>
                              <w:color w:val="000000" w:themeColor="text1"/>
                              <w:sz w:val="24"/>
                              <w:szCs w:val="24"/>
                            </w:rPr>
                            <w:delText>.</w:delText>
                          </w:r>
                          <w:r w:rsidRPr="007A76F9" w:rsidDel="00AD262B">
                            <w:rPr>
                              <w:i w:val="0"/>
                              <w:iCs w:val="0"/>
                              <w:color w:val="000000" w:themeColor="text1"/>
                              <w:kern w:val="24"/>
                              <w:sz w:val="36"/>
                              <w:szCs w:val="36"/>
                            </w:rPr>
                            <w:delText xml:space="preserve"> </w:delText>
                          </w:r>
                          <w:r w:rsidDel="00AD262B">
                            <w:rPr>
                              <w:rFonts w:ascii="Times New Roman" w:hAnsi="Times New Roman" w:cs="Times New Roman"/>
                              <w:b/>
                              <w:i w:val="0"/>
                              <w:color w:val="000000" w:themeColor="text1"/>
                              <w:sz w:val="24"/>
                              <w:szCs w:val="24"/>
                            </w:rPr>
                            <w:delText>Standard</w:delText>
                          </w:r>
                          <w:r w:rsidRPr="00014097" w:rsidDel="00AD262B">
                            <w:rPr>
                              <w:rFonts w:ascii="Times New Roman" w:hAnsi="Times New Roman" w:cs="Times New Roman"/>
                              <w:b/>
                              <w:i w:val="0"/>
                              <w:color w:val="000000" w:themeColor="text1"/>
                              <w:sz w:val="24"/>
                              <w:szCs w:val="24"/>
                            </w:rPr>
                            <w:delText xml:space="preserve"> circuit motifs </w:delText>
                          </w:r>
                          <w:r w:rsidDel="00AD262B">
                            <w:rPr>
                              <w:rFonts w:ascii="Times New Roman" w:hAnsi="Times New Roman" w:cs="Times New Roman"/>
                              <w:b/>
                              <w:i w:val="0"/>
                              <w:color w:val="000000" w:themeColor="text1"/>
                              <w:sz w:val="24"/>
                              <w:szCs w:val="24"/>
                            </w:rPr>
                            <w:delText xml:space="preserve">and neural dynamics in existing </w:delText>
                          </w:r>
                          <w:r w:rsidRPr="00014097" w:rsidDel="00AD262B">
                            <w:rPr>
                              <w:rFonts w:ascii="Times New Roman" w:hAnsi="Times New Roman" w:cs="Times New Roman"/>
                              <w:b/>
                              <w:i w:val="0"/>
                              <w:color w:val="000000" w:themeColor="text1"/>
                              <w:sz w:val="24"/>
                              <w:szCs w:val="24"/>
                            </w:rPr>
                            <w:delText>decision-making</w:delText>
                          </w:r>
                          <w:r w:rsidDel="00AD262B">
                            <w:rPr>
                              <w:rFonts w:ascii="Times New Roman" w:hAnsi="Times New Roman" w:cs="Times New Roman"/>
                              <w:b/>
                              <w:i w:val="0"/>
                              <w:color w:val="000000" w:themeColor="text1"/>
                              <w:sz w:val="24"/>
                              <w:szCs w:val="24"/>
                            </w:rPr>
                            <w:delText xml:space="preserve"> models.</w:delText>
                          </w:r>
                          <w:r w:rsidRPr="00813DC5" w:rsidDel="00AD262B">
                            <w:rPr>
                              <w:rFonts w:ascii="Times New Roman" w:hAnsi="Times New Roman" w:cs="Times New Roman"/>
                              <w:i w:val="0"/>
                              <w:color w:val="000000" w:themeColor="text1"/>
                              <w:sz w:val="24"/>
                              <w:szCs w:val="24"/>
                            </w:rPr>
                            <w:delText xml:space="preserve"> </w:delText>
                          </w:r>
                          <w:r w:rsidRPr="00813DC5" w:rsidDel="00AD262B">
                            <w:rPr>
                              <w:rFonts w:ascii="Times New Roman" w:hAnsi="Times New Roman" w:cs="Times New Roman"/>
                              <w:b/>
                              <w:i w:val="0"/>
                              <w:color w:val="000000" w:themeColor="text1"/>
                              <w:sz w:val="24"/>
                              <w:szCs w:val="24"/>
                            </w:rPr>
                            <w:delText>A</w:delText>
                          </w:r>
                          <w:r w:rsidDel="00AD262B">
                            <w:rPr>
                              <w:rFonts w:ascii="Times New Roman" w:hAnsi="Times New Roman" w:cs="Times New Roman"/>
                              <w:b/>
                              <w:i w:val="0"/>
                              <w:color w:val="000000" w:themeColor="text1"/>
                              <w:sz w:val="24"/>
                              <w:szCs w:val="24"/>
                            </w:rPr>
                            <w:delText>.</w:delText>
                          </w:r>
                          <w:r w:rsidRPr="00417723" w:rsidDel="00AD262B">
                            <w:rPr>
                              <w:rFonts w:ascii="Times New Roman" w:hAnsi="Times New Roman" w:cs="Times New Roman"/>
                              <w:i w:val="0"/>
                              <w:color w:val="000000" w:themeColor="text1"/>
                              <w:sz w:val="24"/>
                              <w:szCs w:val="24"/>
                            </w:rPr>
                            <w:delText xml:space="preserve"> </w:delText>
                          </w:r>
                          <w:r w:rsidRPr="00813DC5" w:rsidDel="00AD262B">
                            <w:rPr>
                              <w:rFonts w:ascii="Times New Roman" w:hAnsi="Times New Roman" w:cs="Times New Roman"/>
                              <w:i w:val="0"/>
                              <w:color w:val="000000" w:themeColor="text1"/>
                              <w:sz w:val="24"/>
                              <w:szCs w:val="24"/>
                            </w:rPr>
                            <w:delText>Dynamic normalization model (DNM). Each pair of excitatory (</w:delText>
                          </w:r>
                          <w:r w:rsidRPr="00813DC5" w:rsidDel="00AD262B">
                            <w:rPr>
                              <w:rFonts w:ascii="Times New Roman" w:hAnsi="Times New Roman" w:cs="Times New Roman"/>
                              <w:color w:val="000000" w:themeColor="text1"/>
                              <w:sz w:val="24"/>
                              <w:szCs w:val="24"/>
                            </w:rPr>
                            <w:delText>R</w:delText>
                          </w:r>
                          <w:r w:rsidRPr="00813DC5" w:rsidDel="00AD262B">
                            <w:rPr>
                              <w:rFonts w:ascii="Times New Roman" w:hAnsi="Times New Roman" w:cs="Times New Roman"/>
                              <w:i w:val="0"/>
                              <w:color w:val="000000" w:themeColor="text1"/>
                              <w:sz w:val="24"/>
                              <w:szCs w:val="24"/>
                            </w:rPr>
                            <w:delText>) and inhibitory (</w:delText>
                          </w:r>
                          <w:r w:rsidRPr="00813DC5" w:rsidDel="00AD262B">
                            <w:rPr>
                              <w:rFonts w:ascii="Times New Roman" w:hAnsi="Times New Roman" w:cs="Times New Roman"/>
                              <w:color w:val="000000" w:themeColor="text1"/>
                              <w:sz w:val="24"/>
                              <w:szCs w:val="24"/>
                            </w:rPr>
                            <w:delText>G</w:delText>
                          </w:r>
                          <w:r w:rsidRPr="00813DC5" w:rsidDel="00AD262B">
                            <w:rPr>
                              <w:rFonts w:ascii="Times New Roman" w:hAnsi="Times New Roman" w:cs="Times New Roman"/>
                              <w:i w:val="0"/>
                              <w:color w:val="000000" w:themeColor="text1"/>
                              <w:sz w:val="24"/>
                              <w:szCs w:val="24"/>
                            </w:rPr>
                            <w:delText xml:space="preserve">) units corresponds to an option in the choice set, with </w:delText>
                          </w:r>
                          <w:r w:rsidRPr="00813DC5" w:rsidDel="00AD262B">
                            <w:rPr>
                              <w:rFonts w:ascii="Times New Roman" w:hAnsi="Times New Roman" w:cs="Times New Roman"/>
                              <w:color w:val="000000" w:themeColor="text1"/>
                              <w:sz w:val="24"/>
                              <w:szCs w:val="24"/>
                            </w:rPr>
                            <w:delText>R</w:delText>
                          </w:r>
                          <w:r w:rsidRPr="00813DC5" w:rsidDel="00AD262B">
                            <w:rPr>
                              <w:rFonts w:ascii="Times New Roman" w:hAnsi="Times New Roman" w:cs="Times New Roman"/>
                              <w:i w:val="0"/>
                              <w:color w:val="000000" w:themeColor="text1"/>
                              <w:sz w:val="24"/>
                              <w:szCs w:val="24"/>
                            </w:rPr>
                            <w:delText xml:space="preserve"> receiving value-dependent input</w:delText>
                          </w:r>
                          <w:r w:rsidDel="00AD262B">
                            <w:rPr>
                              <w:rFonts w:ascii="Times New Roman" w:hAnsi="Times New Roman" w:cs="Times New Roman"/>
                              <w:i w:val="0"/>
                              <w:color w:val="000000" w:themeColor="text1"/>
                              <w:sz w:val="24"/>
                              <w:szCs w:val="24"/>
                            </w:rPr>
                            <w:delText xml:space="preserve"> </w:delText>
                          </w:r>
                          <w:r w:rsidRPr="00565FB7" w:rsidDel="00AD262B">
                            <w:rPr>
                              <w:rFonts w:ascii="Times New Roman" w:hAnsi="Times New Roman" w:cs="Times New Roman"/>
                              <w:color w:val="000000" w:themeColor="text1"/>
                              <w:sz w:val="24"/>
                              <w:szCs w:val="24"/>
                            </w:rPr>
                            <w:delText>V</w:delText>
                          </w:r>
                          <w:r w:rsidRPr="00813DC5" w:rsidDel="00AD262B">
                            <w:rPr>
                              <w:rFonts w:ascii="Times New Roman" w:hAnsi="Times New Roman" w:cs="Times New Roman"/>
                              <w:i w:val="0"/>
                              <w:color w:val="000000" w:themeColor="text1"/>
                              <w:sz w:val="24"/>
                              <w:szCs w:val="24"/>
                            </w:rPr>
                            <w:delText xml:space="preserve"> and providing output. Lateral interactions implement a cross-option gain control that produces normalized value coding.  </w:delText>
                          </w:r>
                          <w:r w:rsidRPr="00813DC5" w:rsidDel="00AD262B">
                            <w:rPr>
                              <w:rFonts w:ascii="Times New Roman" w:hAnsi="Times New Roman" w:cs="Times New Roman"/>
                              <w:b/>
                              <w:i w:val="0"/>
                              <w:color w:val="000000" w:themeColor="text1"/>
                              <w:sz w:val="24"/>
                              <w:szCs w:val="24"/>
                            </w:rPr>
                            <w:delText>B</w:delText>
                          </w:r>
                          <w:r w:rsidDel="00AD262B">
                            <w:rPr>
                              <w:rFonts w:ascii="Times New Roman" w:hAnsi="Times New Roman" w:cs="Times New Roman"/>
                              <w:b/>
                              <w:i w:val="0"/>
                              <w:color w:val="000000" w:themeColor="text1"/>
                              <w:sz w:val="24"/>
                              <w:szCs w:val="24"/>
                            </w:rPr>
                            <w:delText>.</w:delText>
                          </w:r>
                          <w:r w:rsidRPr="00684999" w:rsidDel="00AD262B">
                            <w:rPr>
                              <w:rFonts w:ascii="Times New Roman" w:hAnsi="Times New Roman" w:cs="Times New Roman"/>
                              <w:i w:val="0"/>
                              <w:color w:val="000000" w:themeColor="text1"/>
                              <w:sz w:val="24"/>
                              <w:szCs w:val="24"/>
                            </w:rPr>
                            <w:delText xml:space="preserve"> </w:delText>
                          </w:r>
                          <w:r w:rsidRPr="00813DC5" w:rsidDel="00AD262B">
                            <w:rPr>
                              <w:rFonts w:ascii="Times New Roman" w:hAnsi="Times New Roman" w:cs="Times New Roman"/>
                              <w:i w:val="0"/>
                              <w:color w:val="000000" w:themeColor="text1"/>
                              <w:sz w:val="24"/>
                              <w:szCs w:val="24"/>
                            </w:rPr>
                            <w:delText xml:space="preserve">DNM predicted dynamics replicate empirical contextual value coding. Example task involves orthogonal manipulation of both option values. </w:delText>
                          </w:r>
                          <w:r w:rsidRPr="00813DC5" w:rsidDel="00AD262B">
                            <w:rPr>
                              <w:rFonts w:ascii="Times New Roman" w:hAnsi="Times New Roman" w:cs="Times New Roman"/>
                              <w:color w:val="000000" w:themeColor="text1"/>
                              <w:sz w:val="24"/>
                              <w:szCs w:val="24"/>
                            </w:rPr>
                            <w:delText>R</w:delText>
                          </w:r>
                          <w:r w:rsidRPr="00813DC5" w:rsidDel="00AD262B">
                            <w:rPr>
                              <w:rFonts w:ascii="Times New Roman" w:hAnsi="Times New Roman" w:cs="Times New Roman"/>
                              <w:color w:val="000000" w:themeColor="text1"/>
                              <w:sz w:val="24"/>
                              <w:szCs w:val="24"/>
                              <w:vertAlign w:val="subscript"/>
                            </w:rPr>
                            <w:delText>1</w:delText>
                          </w:r>
                          <w:r w:rsidRPr="00813DC5" w:rsidDel="00AD262B">
                            <w:rPr>
                              <w:rFonts w:ascii="Times New Roman" w:hAnsi="Times New Roman" w:cs="Times New Roman"/>
                              <w:i w:val="0"/>
                              <w:color w:val="000000" w:themeColor="text1"/>
                              <w:sz w:val="24"/>
                              <w:szCs w:val="24"/>
                            </w:rPr>
                            <w:delText xml:space="preserve"> activity increases with the direct input value </w:delText>
                          </w:r>
                          <w:r w:rsidRPr="00813DC5" w:rsidDel="00AD262B">
                            <w:rPr>
                              <w:rFonts w:ascii="Times New Roman" w:hAnsi="Times New Roman" w:cs="Times New Roman"/>
                              <w:color w:val="000000" w:themeColor="text1"/>
                              <w:sz w:val="24"/>
                              <w:szCs w:val="24"/>
                            </w:rPr>
                            <w:delText>V</w:delText>
                          </w:r>
                          <w:r w:rsidRPr="00813DC5" w:rsidDel="00AD262B">
                            <w:rPr>
                              <w:rFonts w:ascii="Times New Roman" w:hAnsi="Times New Roman" w:cs="Times New Roman"/>
                              <w:color w:val="000000" w:themeColor="text1"/>
                              <w:sz w:val="24"/>
                              <w:szCs w:val="24"/>
                              <w:vertAlign w:val="subscript"/>
                            </w:rPr>
                            <w:delText>1</w:delText>
                          </w:r>
                          <w:r w:rsidRPr="00813DC5" w:rsidDel="00AD262B">
                            <w:rPr>
                              <w:rFonts w:ascii="Times New Roman" w:hAnsi="Times New Roman" w:cs="Times New Roman"/>
                              <w:i w:val="0"/>
                              <w:color w:val="000000" w:themeColor="text1"/>
                              <w:sz w:val="24"/>
                              <w:szCs w:val="24"/>
                            </w:rPr>
                            <w:delText xml:space="preserve"> (array framed in red) but is suppressed by the contextual input </w:delText>
                          </w:r>
                          <w:r w:rsidRPr="00813DC5" w:rsidDel="00AD262B">
                            <w:rPr>
                              <w:rFonts w:ascii="Times New Roman" w:hAnsi="Times New Roman" w:cs="Times New Roman"/>
                              <w:color w:val="000000" w:themeColor="text1"/>
                              <w:sz w:val="24"/>
                              <w:szCs w:val="24"/>
                            </w:rPr>
                            <w:delText>V</w:delText>
                          </w:r>
                          <w:r w:rsidRPr="00813DC5" w:rsidDel="00AD262B">
                            <w:rPr>
                              <w:rFonts w:ascii="Times New Roman" w:hAnsi="Times New Roman" w:cs="Times New Roman"/>
                              <w:color w:val="000000" w:themeColor="text1"/>
                              <w:sz w:val="24"/>
                              <w:szCs w:val="24"/>
                              <w:vertAlign w:val="subscript"/>
                            </w:rPr>
                            <w:delText>2</w:delText>
                          </w:r>
                          <w:r w:rsidRPr="00813DC5" w:rsidDel="00AD262B">
                            <w:rPr>
                              <w:rFonts w:ascii="Times New Roman" w:hAnsi="Times New Roman" w:cs="Times New Roman"/>
                              <w:i w:val="0"/>
                              <w:color w:val="000000" w:themeColor="text1"/>
                              <w:sz w:val="24"/>
                              <w:szCs w:val="24"/>
                            </w:rPr>
                            <w:delText xml:space="preserve"> (array framed in blue), consistent with value normalization.</w:delText>
                          </w:r>
                          <w:r w:rsidDel="00AD262B">
                            <w:rPr>
                              <w:rFonts w:ascii="Times New Roman" w:hAnsi="Times New Roman" w:cs="Times New Roman"/>
                              <w:b/>
                              <w:i w:val="0"/>
                              <w:color w:val="000000" w:themeColor="text1"/>
                              <w:sz w:val="24"/>
                              <w:szCs w:val="24"/>
                            </w:rPr>
                            <w:delText xml:space="preserve"> C.</w:delText>
                          </w:r>
                          <w:r w:rsidRPr="00813DC5" w:rsidDel="00AD262B">
                            <w:rPr>
                              <w:rFonts w:ascii="Times New Roman" w:hAnsi="Times New Roman" w:cs="Times New Roman"/>
                              <w:i w:val="0"/>
                              <w:color w:val="000000" w:themeColor="text1"/>
                              <w:sz w:val="24"/>
                              <w:szCs w:val="24"/>
                            </w:rPr>
                            <w:delText xml:space="preserve"> Recurrent network model (RNM). The network consists of excitatory pools with self-excitation</w:delText>
                          </w:r>
                          <w:r w:rsidDel="00AD262B">
                            <w:rPr>
                              <w:rFonts w:ascii="Times New Roman" w:hAnsi="Times New Roman" w:cs="Times New Roman"/>
                              <w:i w:val="0"/>
                              <w:color w:val="000000" w:themeColor="text1"/>
                              <w:sz w:val="24"/>
                              <w:szCs w:val="24"/>
                            </w:rPr>
                            <w:delText xml:space="preserve"> (1 and 2)</w:delText>
                          </w:r>
                          <w:r w:rsidRPr="00813DC5" w:rsidDel="00AD262B">
                            <w:rPr>
                              <w:rFonts w:ascii="Times New Roman" w:hAnsi="Times New Roman" w:cs="Times New Roman"/>
                              <w:i w:val="0"/>
                              <w:color w:val="000000" w:themeColor="text1"/>
                              <w:sz w:val="24"/>
                              <w:szCs w:val="24"/>
                            </w:rPr>
                            <w:delText xml:space="preserve"> and a co</w:delText>
                          </w:r>
                          <w:r w:rsidDel="00AD262B">
                            <w:rPr>
                              <w:rFonts w:ascii="Times New Roman" w:hAnsi="Times New Roman" w:cs="Times New Roman"/>
                              <w:i w:val="0"/>
                              <w:color w:val="000000" w:themeColor="text1"/>
                              <w:sz w:val="24"/>
                              <w:szCs w:val="24"/>
                            </w:rPr>
                            <w:delText>mmon pool of inhibitory neurons (I)</w:delText>
                          </w:r>
                          <w:r w:rsidRPr="00813DC5" w:rsidDel="00AD262B">
                            <w:rPr>
                              <w:rFonts w:ascii="Times New Roman" w:hAnsi="Times New Roman" w:cs="Times New Roman"/>
                              <w:i w:val="0"/>
                              <w:color w:val="000000" w:themeColor="text1"/>
                              <w:sz w:val="24"/>
                              <w:szCs w:val="24"/>
                            </w:rPr>
                            <w:delText>.</w:delText>
                          </w:r>
                          <w:r w:rsidDel="00AD262B">
                            <w:rPr>
                              <w:rFonts w:ascii="Times New Roman" w:hAnsi="Times New Roman" w:cs="Times New Roman"/>
                              <w:i w:val="0"/>
                              <w:color w:val="000000" w:themeColor="text1"/>
                              <w:sz w:val="24"/>
                              <w:szCs w:val="24"/>
                            </w:rPr>
                            <w:delText xml:space="preserve"> </w:delText>
                          </w:r>
                          <w:r w:rsidRPr="004246AE" w:rsidDel="00AD262B">
                            <w:rPr>
                              <w:rFonts w:ascii="Times New Roman" w:hAnsi="Times New Roman" w:cs="Times New Roman"/>
                              <w:b/>
                              <w:i w:val="0"/>
                              <w:color w:val="000000" w:themeColor="text1"/>
                              <w:sz w:val="24"/>
                              <w:szCs w:val="24"/>
                            </w:rPr>
                            <w:delText>D.</w:delText>
                          </w:r>
                          <w:r w:rsidDel="00AD262B">
                            <w:rPr>
                              <w:rFonts w:ascii="Times New Roman" w:hAnsi="Times New Roman" w:cs="Times New Roman"/>
                              <w:i w:val="0"/>
                              <w:color w:val="000000" w:themeColor="text1"/>
                              <w:sz w:val="24"/>
                              <w:szCs w:val="24"/>
                            </w:rPr>
                            <w:delText xml:space="preserve"> </w:delText>
                          </w:r>
                          <w:r w:rsidRPr="00813DC5" w:rsidDel="00AD262B">
                            <w:rPr>
                              <w:rFonts w:ascii="Times New Roman" w:hAnsi="Times New Roman" w:cs="Times New Roman"/>
                              <w:i w:val="0"/>
                              <w:color w:val="000000" w:themeColor="text1"/>
                              <w:sz w:val="24"/>
                              <w:szCs w:val="24"/>
                            </w:rPr>
                            <w:delText>RNM predicted dynamics generate winner-take-all (WTA) selection. Example task involves motion discrimination of the main direction of a random dot motion</w:delText>
                          </w:r>
                          <w:r w:rsidDel="00AD262B">
                            <w:rPr>
                              <w:rFonts w:ascii="Times New Roman" w:hAnsi="Times New Roman" w:cs="Times New Roman"/>
                              <w:i w:val="0"/>
                              <w:color w:val="000000" w:themeColor="text1"/>
                              <w:sz w:val="24"/>
                              <w:szCs w:val="24"/>
                            </w:rPr>
                            <w:delText xml:space="preserve"> stimulus with varying coherence (c’)</w:delText>
                          </w:r>
                          <w:r w:rsidRPr="00813DC5" w:rsidDel="00AD262B">
                            <w:rPr>
                              <w:rFonts w:ascii="Times New Roman" w:hAnsi="Times New Roman" w:cs="Times New Roman"/>
                              <w:i w:val="0"/>
                              <w:color w:val="000000" w:themeColor="text1"/>
                              <w:sz w:val="24"/>
                              <w:szCs w:val="24"/>
                            </w:rPr>
                            <w:delText xml:space="preserve"> levels (left).  Model activity (right) under two different levels of input coherence (0% and 51.2%) predicts different ramping speeds </w:delText>
                          </w:r>
                          <w:r w:rsidDel="00AD262B">
                            <w:rPr>
                              <w:rFonts w:ascii="Times New Roman" w:hAnsi="Times New Roman" w:cs="Times New Roman"/>
                              <w:i w:val="0"/>
                              <w:color w:val="000000" w:themeColor="text1"/>
                              <w:sz w:val="24"/>
                              <w:szCs w:val="24"/>
                            </w:rPr>
                            <w:delText xml:space="preserve">to </w:delText>
                          </w:r>
                          <w:r w:rsidRPr="00813DC5" w:rsidDel="00AD262B">
                            <w:rPr>
                              <w:rFonts w:ascii="Times New Roman" w:hAnsi="Times New Roman" w:cs="Times New Roman"/>
                              <w:i w:val="0"/>
                              <w:color w:val="000000" w:themeColor="text1"/>
                              <w:sz w:val="24"/>
                              <w:szCs w:val="24"/>
                            </w:rPr>
                            <w:delText>the decision threshold, and generate</w:delText>
                          </w:r>
                          <w:r w:rsidDel="00AD262B">
                            <w:rPr>
                              <w:rFonts w:ascii="Times New Roman" w:hAnsi="Times New Roman" w:cs="Times New Roman"/>
                              <w:i w:val="0"/>
                              <w:color w:val="000000" w:themeColor="text1"/>
                              <w:sz w:val="24"/>
                              <w:szCs w:val="24"/>
                            </w:rPr>
                            <w:delText>s</w:delText>
                          </w:r>
                          <w:r w:rsidRPr="00813DC5" w:rsidDel="00AD262B">
                            <w:rPr>
                              <w:rFonts w:ascii="Times New Roman" w:hAnsi="Times New Roman" w:cs="Times New Roman"/>
                              <w:i w:val="0"/>
                              <w:color w:val="000000" w:themeColor="text1"/>
                              <w:sz w:val="24"/>
                              <w:szCs w:val="24"/>
                            </w:rPr>
                            <w:delText xml:space="preserve"> a selection even with equal inputs.</w:delText>
                          </w:r>
                          <w:r w:rsidDel="00AD262B">
                            <w:rPr>
                              <w:rFonts w:ascii="Times New Roman" w:hAnsi="Times New Roman" w:cs="Times New Roman"/>
                              <w:b/>
                              <w:i w:val="0"/>
                              <w:color w:val="000000" w:themeColor="text1"/>
                              <w:sz w:val="24"/>
                              <w:szCs w:val="24"/>
                            </w:rPr>
                            <w:delText xml:space="preserve"> </w:delText>
                          </w:r>
                          <w:r w:rsidDel="00AD262B">
                            <w:rPr>
                              <w:rFonts w:ascii="Times New Roman" w:hAnsi="Times New Roman" w:cs="Times New Roman"/>
                              <w:i w:val="0"/>
                              <w:color w:val="000000" w:themeColor="text1"/>
                              <w:sz w:val="24"/>
                              <w:szCs w:val="24"/>
                            </w:rPr>
                            <w:delText xml:space="preserve">Graphics </w:delText>
                          </w:r>
                          <w:r w:rsidRPr="00813DC5" w:rsidDel="00AD262B">
                            <w:rPr>
                              <w:rFonts w:ascii="Times New Roman" w:hAnsi="Times New Roman" w:cs="Times New Roman"/>
                              <w:i w:val="0"/>
                              <w:color w:val="000000" w:themeColor="text1"/>
                              <w:sz w:val="24"/>
                              <w:szCs w:val="24"/>
                            </w:rPr>
                            <w:delText>A</w:delText>
                          </w:r>
                          <w:r w:rsidDel="00AD262B">
                            <w:rPr>
                              <w:rFonts w:ascii="Times New Roman" w:hAnsi="Times New Roman" w:cs="Times New Roman"/>
                              <w:i w:val="0"/>
                              <w:color w:val="000000" w:themeColor="text1"/>
                              <w:sz w:val="24"/>
                              <w:szCs w:val="24"/>
                            </w:rPr>
                            <w:delText xml:space="preserve"> and B</w:delText>
                          </w:r>
                          <w:r w:rsidRPr="00813DC5" w:rsidDel="00AD262B">
                            <w:rPr>
                              <w:rFonts w:ascii="Times New Roman" w:hAnsi="Times New Roman" w:cs="Times New Roman"/>
                              <w:i w:val="0"/>
                              <w:color w:val="000000" w:themeColor="text1"/>
                              <w:sz w:val="24"/>
                              <w:szCs w:val="24"/>
                            </w:rPr>
                            <w:delText xml:space="preserve"> adapted from </w:delText>
                          </w:r>
                          <w:r w:rsidRPr="00813DC5" w:rsidDel="00AD262B">
                            <w:rPr>
                              <w:rFonts w:ascii="Times New Roman" w:hAnsi="Times New Roman" w:cs="Times New Roman"/>
                              <w:iCs w:val="0"/>
                              <w:color w:val="000000" w:themeColor="text1"/>
                            </w:rPr>
                            <w:fldChar w:fldCharType="begin"/>
                          </w:r>
                          <w:r w:rsidDel="00AD262B">
                            <w:rPr>
                              <w:rFonts w:ascii="Times New Roman" w:hAnsi="Times New Roman" w:cs="Times New Roman"/>
                              <w:i w:val="0"/>
                              <w:color w:val="000000" w:themeColor="text1"/>
                              <w:sz w:val="24"/>
                              <w:szCs w:val="24"/>
                            </w:rPr>
                            <w:delInstrText xml:space="preserve"> ADDIN ZOTERO_ITEM CSL_CITATION {"citationID":"nBz90feA","properties":{"formattedCitation":"(Louie et al., 2014)","plainCitation":"(Louie et al., 2014)","dontUpdate":true,"noteIndex":0},"citationItems":[{"id":343,"uris":["http://zotero.org/users/6345545/items/H8ELMSVM"],"itemData":{"id":343,"type":"article-journal","container-title":"Journal of Neuroscience","DOI":"10.1523/JNEUROSCI.2851-14.2014","ISSN":"0270-6474, 1529-2401","issue":"48","journalAbbreviation":"Journal of Neuroscience","language":"en","page":"16046-16057","source":"DOI.org (Crossref)","title":"Dynamic Divisive Normalization Predicts Time-Varying Value Coding in Decision-Related Circuits","volume":"34","author":[{"family":"Louie","given":"Kenway"},{"family":"LoFaro","given":"T."},{"family":"Webb","given":"R."},{"family":"Glimcher","given":"P. W."}],"issued":{"date-parts":[["2014",11,26]]}}}],"schema":"https://github.com/citation-style-language/schema/raw/master/csl-citation.json"} </w:delInstrText>
                          </w:r>
                          <w:r w:rsidRPr="00813DC5" w:rsidDel="00AD262B">
                            <w:rPr>
                              <w:rFonts w:ascii="Times New Roman" w:hAnsi="Times New Roman" w:cs="Times New Roman"/>
                              <w:iCs w:val="0"/>
                              <w:color w:val="000000" w:themeColor="text1"/>
                            </w:rPr>
                            <w:fldChar w:fldCharType="separate"/>
                          </w:r>
                          <w:r w:rsidRPr="00813DC5" w:rsidDel="00AD262B">
                            <w:rPr>
                              <w:rFonts w:ascii="Times New Roman" w:hAnsi="Times New Roman" w:cs="Times New Roman"/>
                              <w:i w:val="0"/>
                              <w:noProof/>
                              <w:color w:val="000000" w:themeColor="text1"/>
                              <w:sz w:val="24"/>
                              <w:szCs w:val="24"/>
                            </w:rPr>
                            <w:delText>Louie et al. (2014)</w:delText>
                          </w:r>
                          <w:r w:rsidRPr="00813DC5" w:rsidDel="00AD262B">
                            <w:rPr>
                              <w:rFonts w:ascii="Times New Roman" w:hAnsi="Times New Roman" w:cs="Times New Roman"/>
                              <w:iCs w:val="0"/>
                              <w:color w:val="000000" w:themeColor="text1"/>
                            </w:rPr>
                            <w:fldChar w:fldCharType="end"/>
                          </w:r>
                          <w:r w:rsidDel="00AD262B">
                            <w:rPr>
                              <w:rFonts w:ascii="Times New Roman" w:hAnsi="Times New Roman" w:cs="Times New Roman"/>
                              <w:i w:val="0"/>
                              <w:color w:val="000000" w:themeColor="text1"/>
                              <w:sz w:val="24"/>
                              <w:szCs w:val="24"/>
                            </w:rPr>
                            <w:delText xml:space="preserve">; graphics C and D </w:delText>
                          </w:r>
                          <w:r w:rsidRPr="00813DC5" w:rsidDel="00AD262B">
                            <w:rPr>
                              <w:rFonts w:ascii="Times New Roman" w:hAnsi="Times New Roman" w:cs="Times New Roman"/>
                              <w:i w:val="0"/>
                              <w:color w:val="000000" w:themeColor="text1"/>
                              <w:sz w:val="24"/>
                              <w:szCs w:val="24"/>
                            </w:rPr>
                            <w:delText xml:space="preserve">adapted from </w:delText>
                          </w:r>
                          <w:r w:rsidRPr="00813DC5" w:rsidDel="00AD262B">
                            <w:rPr>
                              <w:rFonts w:ascii="Times New Roman" w:hAnsi="Times New Roman" w:cs="Times New Roman"/>
                              <w:iCs w:val="0"/>
                              <w:color w:val="000000" w:themeColor="text1"/>
                            </w:rPr>
                            <w:fldChar w:fldCharType="begin"/>
                          </w:r>
                          <w:r w:rsidDel="00AD262B">
                            <w:rPr>
                              <w:rFonts w:ascii="Times New Roman" w:hAnsi="Times New Roman" w:cs="Times New Roman"/>
                              <w:i w:val="0"/>
                              <w:color w:val="000000" w:themeColor="text1"/>
                              <w:sz w:val="24"/>
                              <w:szCs w:val="24"/>
                            </w:rPr>
                            <w:delInstrText xml:space="preserve"> ADDIN ZOTERO_ITEM CSL_CITATION {"citationID":"uDYJXhGA","properties":{"formattedCitation":"(Wong &amp; Wang, 2006)","plainCitation":"(Wong &amp; Wang, 2006)","dontUpdate":true,"noteIndex":0},"citationItems":[{"id":52,"uris":["http://zotero.org/users/6345545/items/W5B2KD2G"],"itemData":{"id":52,"type":"article-journal","abstract":"Recent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delInstrText>
                          </w:r>
                          <w:r w:rsidRPr="00813DC5" w:rsidDel="00AD262B">
                            <w:rPr>
                              <w:rFonts w:ascii="Times New Roman" w:hAnsi="Times New Roman" w:cs="Times New Roman"/>
                              <w:iCs w:val="0"/>
                              <w:color w:val="000000" w:themeColor="text1"/>
                            </w:rPr>
                            <w:fldChar w:fldCharType="separate"/>
                          </w:r>
                          <w:r w:rsidRPr="00813DC5" w:rsidDel="00AD262B">
                            <w:rPr>
                              <w:rFonts w:ascii="Times New Roman" w:hAnsi="Times New Roman" w:cs="Times New Roman"/>
                              <w:i w:val="0"/>
                              <w:noProof/>
                              <w:color w:val="000000" w:themeColor="text1"/>
                              <w:sz w:val="24"/>
                              <w:szCs w:val="24"/>
                            </w:rPr>
                            <w:delText>Wong &amp; Wang (2006)</w:delText>
                          </w:r>
                          <w:r w:rsidRPr="00813DC5" w:rsidDel="00AD262B">
                            <w:rPr>
                              <w:rFonts w:ascii="Times New Roman" w:hAnsi="Times New Roman" w:cs="Times New Roman"/>
                              <w:iCs w:val="0"/>
                              <w:color w:val="000000" w:themeColor="text1"/>
                            </w:rPr>
                            <w:fldChar w:fldCharType="end"/>
                          </w:r>
                          <w:r w:rsidRPr="00813DC5" w:rsidDel="00AD262B">
                            <w:rPr>
                              <w:rFonts w:ascii="Times New Roman" w:hAnsi="Times New Roman" w:cs="Times New Roman"/>
                              <w:i w:val="0"/>
                              <w:color w:val="000000" w:themeColor="text1"/>
                              <w:sz w:val="24"/>
                              <w:szCs w:val="24"/>
                            </w:rPr>
                            <w:delText>, Copyright 2006 So</w:delText>
                          </w:r>
                          <w:r w:rsidDel="00AD262B">
                            <w:rPr>
                              <w:rFonts w:ascii="Times New Roman" w:hAnsi="Times New Roman" w:cs="Times New Roman"/>
                              <w:i w:val="0"/>
                              <w:color w:val="000000" w:themeColor="text1"/>
                              <w:sz w:val="24"/>
                              <w:szCs w:val="24"/>
                            </w:rPr>
                            <w:delText>ciety for Neuroscience.</w:delText>
                          </w:r>
                        </w:del>
                      </w:p>
                      <w:p w14:paraId="444B804A" w14:textId="77777777" w:rsidR="001E5B0F" w:rsidRPr="00256221" w:rsidRDefault="001E5B0F" w:rsidP="00443316">
                        <w:pPr>
                          <w:pStyle w:val="Caption"/>
                          <w:jc w:val="both"/>
                          <w:rPr>
                            <w:rFonts w:ascii="Times New Roman" w:hAnsi="Times New Roman" w:cs="Times New Roman"/>
                            <w:i w:val="0"/>
                            <w:color w:val="000000" w:themeColor="text1"/>
                            <w:sz w:val="24"/>
                            <w:szCs w:val="24"/>
                          </w:rPr>
                        </w:pPr>
                      </w:p>
                    </w:txbxContent>
                  </v:textbox>
                  <w10:anchorlock/>
                </v:shape>
              </w:pict>
            </mc:Fallback>
          </mc:AlternateContent>
        </w:r>
      </w:del>
    </w:p>
    <w:p w14:paraId="668B9D8C" w14:textId="77777777" w:rsidR="001E5B0F" w:rsidRPr="0060258A" w:rsidDel="001700AF" w:rsidRDefault="001E5B0F" w:rsidP="00443316">
      <w:pPr>
        <w:spacing w:line="480" w:lineRule="auto"/>
        <w:jc w:val="both"/>
        <w:rPr>
          <w:del w:id="543" w:author="Bo Shen" w:date="2023-02-14T16:14:00Z"/>
          <w:rFonts w:ascii="Times New Roman" w:hAnsi="Times New Roman" w:cs="Times New Roman"/>
          <w:color w:val="000000" w:themeColor="text1"/>
        </w:rPr>
      </w:pPr>
      <w:del w:id="544" w:author="Bo Shen" w:date="2023-02-14T16:14:00Z">
        <w:r w:rsidRPr="0060258A" w:rsidDel="001700AF">
          <w:rPr>
            <w:rFonts w:ascii="Times New Roman" w:hAnsi="Times New Roman" w:cs="Times New Roman"/>
            <w:color w:val="000000" w:themeColor="text1"/>
          </w:rPr>
          <w:delText xml:space="preserve">To unify these key features of decision-making, we develop and characterize a novel biological circuit consisting of three neuronal types including local disinhibition. At its core, this model hybridizes the architectural features of divisive gain control and recurrent self-excitation used in existing models, but utilizes disinhibition rather than the commonly-assumed pooled inhibition to implement competition for two reasons. First, </w:delText>
        </w:r>
      </w:del>
      <w:moveFromRangeStart w:id="545" w:author="Kenway" w:date="2023-02-13T22:14:00Z" w:name="move1074898"/>
      <w:moveFrom w:id="546" w:author="Kenway" w:date="2023-02-13T22:14:00Z">
        <w:del w:id="547" w:author="Bo Shen" w:date="2023-02-14T16:14:00Z">
          <w:r w:rsidRPr="0060258A" w:rsidDel="001700AF">
            <w:rPr>
              <w:rFonts w:ascii="Times New Roman" w:hAnsi="Times New Roman" w:cs="Times New Roman"/>
              <w:color w:val="000000" w:themeColor="text1"/>
            </w:rPr>
            <w:delText>in contrast to the non-selective or broadly tuned inhibition seen in visual cortex during stimulus representation</w:delText>
          </w:r>
          <w:r w:rsidRPr="0060258A" w:rsidDel="001700AF">
            <w:rPr>
              <w:rFonts w:ascii="Times New Roman" w:hAnsi="Times New Roman" w:cs="Times New Roman"/>
              <w:color w:val="000000" w:themeColor="text1"/>
            </w:rPr>
            <w:fldChar w:fldCharType="begin"/>
          </w:r>
          <w:r w:rsidDel="001700AF">
            <w:rPr>
              <w:rFonts w:ascii="Times New Roman" w:hAnsi="Times New Roman" w:cs="Times New Roman"/>
              <w:color w:val="000000" w:themeColor="text1"/>
            </w:rPr>
            <w:delInstrText xml:space="preserve"> ADDIN ZOTERO_ITEM CSL_CITATION {"citationID":"mSXSkKEX","properties":{"formattedCitation":"(Bock et al., 2011; Chen et al., 2013; Hofer et al., 2011; Kerlin et al., 2010; Liu et al., 2009; Niell &amp; Stryker, 2008; Sohya et al., 2007)","plainCitation":"(Bock et al., 2011; Chen et al., 2013; Hofer et al., 2011; Kerlin et al., 2010; Liu et al., 2009; Niell &amp; Stryker, 2008; Sohya et al., 2007)","noteIndex":0},"citationItems":[{"id":4885,"uris":["http://zotero.org/users/6345545/items/BCF4GSG4"],"itemData":{"id":4885,"type":"article-journal","abstract":"In the cerebral cortex, local circuits consist of tens of thousands of neurons, each of which makes thousands of synaptic connections. Perhaps the biggest impediment to understanding these networks is that we have no wiring diagrams of their interconnections. Even if we had a partial or complete wiring diagram, however, understanding the network would also require information about each neuron's function. Here we show that the relationship between structure and function can be studied in the cortex with a combination of in vivo physiology and network anatomy. We used two-photon calcium imaging to characterize a functional property—the preferred stimulus orientation—of a group of neurons in the mouse primary visual cortex. Large-scale electron microscopy of serial thin sections was then used to trace a portion of these neurons’ local network. Consistent with a prediction from recent physiological experiments, inhibitory interneurons received convergent anatomical input from nearby excitatory neurons with a broad range of preferred orientations, although weak biases could not be rejected.","container-title":"Nature","DOI":"10.1038/nature09802","ISSN":"1476-4687","issue":"7337","language":"en","license":"2011 Nature Publishing Group, a division of Macmillan Publishers Limited. All Rights Reserved.","note":"Bandiera_abtest: a\nCg_type: Nature Research Journals\nnumber: 7337\nPrimary_atype: Research\npublisher: Nature Publishing Group\nSubject_term: Striate cortex;Synaptic transmission;Visual system\nSubject_term_id: striate-cortex;synaptic-transmission;visual-system","page":"177-182","source":"www.nature.com","title":"Network anatomy and in vivo physiology of visual cortical neurons","volume":"471","author":[{"family":"Bock","given":"Davi D."},{"family":"Lee","given":"Wei-Chung Allen"},{"family":"Kerlin","given":"Aaron M."},{"family":"Andermann","given":"Mark L."},{"family":"Hood","given":"Greg"},{"family":"Wetzel","given":"Arthur W."},{"family":"Yurgenson","given":"Sergey"},{"family":"Soucy","given":"Edward R."},{"family":"Kim","given":"Hyon Suk"},{"family":"Reid","given":"R. Clay"}],"issued":{"date-parts":[["2011",3]]}}},{"id":4900,"uris":["http://zotero.org/users/6345545/items/L7Q5K5DU"],"itemData":{"id":4900,"type":"article-journal","abstract":"Fluorescent calcium sensors are widely used to image neural activity. Using structure-based mutagenesis and neuron-based screening, we developed a family of ultrasensitive protein calcium sensors (GCaMP6) that outperformed other sensors in cultured neurons and in zebrafish, flies and mice in vivo. In layer 2/3 pyramidal neurons of the mouse visual cortex, GCaMP6 reliably detected single action potentials in neuronal somata and orientation-tuned synaptic calcium transients in individual dendritic spines. The orientation tuning of structurally persistent spines was largely stable over timescales of weeks. Orientation tuning averaged across spine populations predicted the tuning of their parent cell. Although the somata of GABAergic neurons showed little orientation tuning, their dendrites included highly tuned dendritic segments (5–40-µm long). GCaMP6 sensors thus provide new windows into the organization and dynamics of neural circuits over multiple spatial and temporal scales.","container-title":"Nature","DOI":"10.1038/nature12354","ISSN":"1476-4687","issue":"7458","language":"en","license":"2013 Nature Publishing Group, a division of Macmillan Publishers Limited. All Rights Reserved.","note":"Bandiera_abtest: a\nCg_type: Nature Research Journals\nnumber: 7458\nPrimary_atype: Research\npublisher: Nature Publishing Group\nSubject_term: Fluorescent proteins\nSubject_term_id: fluorescent-proteins","page":"295-300","source":"www.nature.com","title":"Ultrasensitive fluorescent proteins for imaging neuronal activity","volume":"499","author":[{"family":"Chen","given":"Tsai-Wen"},{"family":"Wardill","given":"Trevor J."},{"family":"Sun","given":"Yi"},{"family":"Pulver","given":"Stefan R."},{"family":"Renninger","given":"Sabine L."},{"family":"Baohan","given":"Amy"},{"family":"Schreiter","given":"Eric R."},{"family":"Kerr","given":"Rex A."},{"family":"Orger","given":"Michael B."},{"family":"Jayaraman","given":"Vivek"},{"family":"Looger","given":"Loren L."},{"family":"Svoboda","given":"Karel"},{"family":"Kim","given":"Douglas S."}],"issued":{"date-parts":[["2013",7]]}}},{"id":4888,"uris":["http://zotero.org/users/6345545/items/EVKJQZSK"],"itemData":{"id":4888,"type":"article-journal","abstract":"Using two-photon calcium imaging in vivo and intracellular recordings in vitro, the authors find that visual stimulation only weakly modifies coactivation patterns of inhibitory neurons, whereas excitatory neuron correlations are largely stimulus dependent.","container-title":"Nature Neuroscience","DOI":"10.1038/nn.2876","ISSN":"1546-1726","issue":"8","journalAbbreviation":"Nat Neurosci","language":"en","license":"2011 Nature Publishing Group, a division of Macmillan Publishers Limited. All Rights Reserved.","note":"Bandiera_abtest: a\nCg_type: Nature Research Journals\nnumber: 8\nPrimary_atype: Research\npublisher: Nature Publishing Group\nSubject_term: Neuronal physiology;Visual system\nSubject_term_id: neuronal-physiology;visual-system","page":"1045-1052","source":"www.nature.com","title":"Differential connectivity and response dynamics of excitatory and inhibitory neurons in visual cortex","volume":"14","author":[{"family":"Hofer","given":"Sonja B."},{"family":"Ko","given":"Ho"},{"family":"Pichler","given":"Bruno"},{"family":"Vogelstein","given":"Joshua"},{"family":"Ros","given":"Hana"},{"family":"Zeng","given":"Hongkui"},{"family":"Lein","given":"Ed"},{"family":"Lesica","given":"Nicholas A."},{"family":"Mrsic-Flogel","given":"Thomas D."}],"issued":{"date-parts":[["2011",8]]}}},{"id":4869,"uris":["http://zotero.org/users/6345545/items/274WTYPP"],"itemData":{"id":4869,"type":"article-journal","abstract":"Different subtypes of GABAergic neurons in sensory cortex exhibit diverse morphology, histochemical markers, and patterns of connectivity. These subtypes likely play distinct roles in cortical function, but their in vivo response properties remain unclear. We used in vivo calcium imaging, combined with immunohistochemical and genetic labels, to record visual responses in excitatory neurons and up to three distinct subtypes of GABAergic neurons (immunoreactive for parvalbumin, somatostatin, or vasoactive intestinal peptide) in layer 2/3 of mouse visual cortex. Excitatory neurons had sharp response selectivity for stimulus orientation and spatial frequency, while all GABAergic subtypes had broader selectivity. Further, bias in the responses of GABAergic neurons toward particular orientations or spatial frequencies tended to reflect net biases of the surrounding neurons. These results suggest that the sensory responses of layer 2/3 GABAergic neurons reflect the pooled activity of the surrounding population—a principle that may generalize across species and sensory modalities.","container-title":"Neuron","DOI":"10.1016/j.neuron.2010.08.002","ISSN":"0896-6273","issue":"5","journalAbbreviation":"Neuron","language":"en","page":"858-871","source":"ScienceDirect","title":"Broadly Tuned Response Properties of Diverse Inhibitory Neuron Subtypes in Mouse Visual Cortex","volume":"67","author":[{"family":"Kerlin","given":"Aaron M."},{"family":"Andermann","given":"Mark L."},{"family":"Berezovskii","given":"Vladimir K."},{"family":"Reid","given":"R. Clay"}],"issued":{"date-parts":[["2010",9,9]]}}},{"id":4865,"uris":["http://zotero.org/users/6345545/items/FJJ3UC36"],"itemData":{"id":4865,"type":"article-journal","abstract":"Synaptic inhibition plays an important role in shaping receptive field (RF) properties in the visual cortex. However, the underlying mechanisms remain not well understood, partly because of difficulties in systematically studying functional properties of cortical inhibitory neurons in vivo. Here, we established two-photon imaging guided cell-attached recordings from genetically labeled inhibitory neurons and nearby “shadowed” excitatory neurons in the primary visual cortex of adult mice. Our results revealed that in layer 2/3, the majority of excitatory neurons exhibited both On and Off spike subfields, with their spatial arrangement varying from being completely segregated to overlapped. In contrast, most layer 4 excitatory neurons exhibited only one discernable subfield. Interestingly, no RF structure with significantly segregated On and Off subfields was observed for layer 2/3 inhibitory neurons of either the fast-spike or regular-spike type. They predominantly possessed overlapped On and Off subfields with a significantly larger size than the excitatory neurons and exhibited much weaker orientation tuning. These results from the mouse visual cortex suggest that different from the push-pull model proposed for simple cells, layer 2/3 simple-type neurons with segregated spike On and Off subfields likely receive spatially overlapped inhibitory On and Off inputs. We propose that the phase-insensitive inhibition can enhance the spatial distinctiveness of On and Off subfields through a gain control mechanism.","container-title":"Journal of Neuroscience","DOI":"10.1523/JNEUROSCI.1915-09.2009","ISSN":"0270-6474, 1529-2401","issue":"34","journalAbbreviation":"J. Neurosci.","language":"en","license":"Copyright © 2009 Society for Neuroscience 0270-6474/09/2910520-13$15.00/0","note":"publisher: Society for Neuroscience\nsection: Articles\nPMID: 19710305","page":"10520-10532","source":"www.jneurosci.org","title":"Visual Receptive Field Structure of Cortical Inhibitory Neurons Revealed by Two-Photon Imaging Guided Recording","volume":"29","author":[{"family":"Liu","given":"Bao-hua"},{"family":"Li","given":"Pingyang"},{"family":"Li","given":"Ya-tang"},{"family":"Sun","given":"Yujiao J."},{"family":"Yanagawa","given":"Yuchio"},{"family":"Obata","given":"Kunihiko"},{"family":"Zhang","given":"Li I."},{"family":"Tao","given":"Huizhong W."}],"issued":{"date-parts":[["2009",8,26]]}}},{"id":4861,"uris":["http://zotero.org/users/6345545/items/74NZ6Y68"],"itemData":{"id":4861,"type":"article-journal","abstract":"Genetic methods available in mice are likely to be powerful tools in dissecting cortical circuits. However, the visual cortex, in which sensory coding has been most thoroughly studied in other species, has essentially been neglected in mice perhaps because of their poor spatial acuity and the lack of columnar organization such as orientation maps. We have now applied quantitative methods to characterize visual receptive fields in mouse primary visual cortex V1 by making extracellular recordings with silicon electrode arrays in anesthetized mice. We used current source density analysis to determine laminar location and spike waveforms to discriminate putative excitatory and inhibitory units. We find that, although the spatial scale of mouse receptive fields is up to one or two orders of magnitude larger, neurons show selectivity for stimulus parameters such as orientation and spatial frequency that is near to that found in other species. Furthermore, typical response properties such as linear versus nonlinear spatial summation (i.e., simple and complex cells) and contrast-invariant tuning are also present in mouse V1 and correlate with laminar position and cell type. Interestingly, we find that putative inhibitory neurons generally have less selective, and nonlinear, responses. This quantitative description of receptive field properties should facilitate the use of mouse visual cortex as a system to address longstanding questions of visual neuroscience and cortical processing.","container-title":"Journal of Neuroscience","DOI":"10.1523/JNEUROSCI.0623-08.2008","ISSN":"0270-6474, 1529-2401","issue":"30","journalAbbreviation":"J. Neurosci.","language":"en","license":"Copyright © 2008 Society for Neuroscience 0270-6474/08/287520-17$15.00/0","note":"publisher: Society for Neuroscience\nsection: Articles\nPMID: 18650330","page":"7520-7536","source":"www.jneurosci.org","title":"Highly Selective Receptive Fields in Mouse Visual Cortex","volume":"28","author":[{"family":"Niell","given":"Cristopher M."},{"family":"Stryker","given":"Michael P."}],"issued":{"date-parts":[["2008",7,23]]}}},{"id":4857,"uris":["http://zotero.org/users/6345545/items/SX7CS3FT"],"itemData":{"id":4857,"type":"article-journal","abstract":"Most neurons in the visual cortex are selectively responsive to visual stimulation of a narrow range of orientations, and GABAergic neurons are considered to play a role in the formation of such orientation selectivity. This suggests that response properties of GABAergic neurons may be different from those of excitatory neurons. This view remains unproved, however. To address this issue, we applied in vivo two-photon functional Ca2+ imaging to transgenic mice, in which GABAergic neurons express enhanced green fluorescent protein. Astroglia were stained by an astrocyte-specific dye. The three types of cells, GABAergic neurons, excitatory neurons, and astrocytes, in layer II/III of the visual cortex were differentially identified by using different wavelengths of excitation light and a dichroic mirror for emitted fluorescence, and their responses to moving visual stimuli at different orientations were measured with changes in the intensity of fluorescence of a Ca2+-sensitive dye. We found that almost all GABAergic neurons have orientation-insensitive responses, whereas most of excitatory neurons have orientation-selective responses.","container-title":"Journal of Neuroscience","DOI":"10.1523/JNEUROSCI.4641-06.2007","ISSN":"0270-6474, 1529-2401","issue":"8","journalAbbreviation":"J. Neurosci.","language":"en","license":"Copyright © 2007 Society for Neuroscience 0270-6474/07/272145-05$15.00/0","note":"publisher: Society for Neuroscience\nsection: Brief Communications\nPMID: 17314309","page":"2145-2149","source":"www.jneurosci.org","title":"GABAergic Neurons Are Less Selective to Stimulus Orientation than Excitatory Neurons in Layer II/III of Visual Cortex, as Revealed by In Vivo Functional Ca2+ Imaging in Transgenic Mice","volume":"27","author":[{"family":"Sohya","given":"Kazuhiro"},{"family":"Kameyama","given":"Katsuro"},{"family":"Yanagawa","given":"Yuchio"},{"family":"Obata","given":"Kunihiko"},{"family":"Tsumoto","given":"Tadaharu"}],"issued":{"date-parts":[["2007",2,21]]}}}],"schema":"https://github.com/citation-style-language/schema/raw/master/csl-citation.json"} </w:delInstrText>
          </w:r>
          <w:r w:rsidRPr="0060258A" w:rsidDel="001700AF">
            <w:rPr>
              <w:rFonts w:ascii="Times New Roman" w:hAnsi="Times New Roman" w:cs="Times New Roman"/>
              <w:color w:val="000000" w:themeColor="text1"/>
            </w:rPr>
            <w:fldChar w:fldCharType="separate"/>
          </w:r>
          <w:r w:rsidDel="001700AF">
            <w:rPr>
              <w:rFonts w:ascii="Times New Roman" w:hAnsi="Times New Roman" w:cs="Times New Roman"/>
              <w:color w:val="000000" w:themeColor="text1"/>
            </w:rPr>
            <w:delText>(Bock et al., 2011; Chen et al., 2013; Hofer et al., 2011; Kerlin et al., 2010; Liu et al., 2009; Niell &amp; Stryker, 2008; Sohya et al., 2007)</w:delText>
          </w:r>
          <w:r w:rsidRPr="0060258A" w:rsidDel="001700AF">
            <w:rPr>
              <w:rFonts w:ascii="Times New Roman" w:hAnsi="Times New Roman" w:cs="Times New Roman"/>
              <w:color w:val="000000" w:themeColor="text1"/>
            </w:rPr>
            <w:fldChar w:fldCharType="end"/>
          </w:r>
          <w:r w:rsidRPr="0060258A" w:rsidDel="001700AF">
            <w:rPr>
              <w:rFonts w:ascii="Times New Roman" w:hAnsi="Times New Roman" w:cs="Times New Roman"/>
              <w:color w:val="000000" w:themeColor="text1"/>
            </w:rPr>
            <w:delText>, increasing evidence shows that inhibitory neurons are selective in coding decision variables in frontal cortex</w:delText>
          </w:r>
          <w:r w:rsidRPr="0060258A" w:rsidDel="001700AF">
            <w:rPr>
              <w:rFonts w:ascii="Times New Roman" w:hAnsi="Times New Roman" w:cs="Times New Roman"/>
              <w:color w:val="000000" w:themeColor="text1"/>
            </w:rPr>
            <w:fldChar w:fldCharType="begin"/>
          </w:r>
          <w:r w:rsidDel="001700AF">
            <w:rPr>
              <w:rFonts w:ascii="Times New Roman" w:hAnsi="Times New Roman" w:cs="Times New Roman"/>
              <w:color w:val="000000" w:themeColor="text1"/>
            </w:rPr>
            <w:delInstrText xml:space="preserve"> ADDIN ZOTERO_ITEM CSL_CITATION {"citationID":"0N9AefDI","properties":{"formattedCitation":"(Allen et al., 2017)","plainCitation":"(Allen et al., 2017)","noteIndex":0},"citationItems":[{"id":4894,"uris":["http://zotero.org/users/6345545/items/KBBTHFQS"],"itemData":{"id":4894,"type":"article-journal","abstract":"The successful planning and execution of adaptive behaviors in mammals may require long-range coordination of neural networks throughout cerebral cortex. The neuronal implementation of signals that could orchestrate cortex-wide activity remains unclear. Here, we develop and apply methods for cortex-wide Ca2+ imaging in mice performing decision-making behavior and identify a global cortical representation of task engagement encoded in the activity dynamics of both single cells and superficial neuropil distributed across the majority of dorsal cortex. The activity of multiple molecularly defined cell types was found to reflect this representation with type-specific dynamics. Focal optogenetic inhibition tiled across cortex revealed a crucial role for frontal cortex in triggering this cortex-wide phenomenon; local inhibition of this region blocked both the cortex-wide response to task-initiating cues and the voluntary behavior. These findings reveal cell-type-specific processes in cortex for globally representing goal-directed behavior and identify a major cortical node that gates the global broadcast of task-related information.","container-title":"Neuron","DOI":"10.1016/j.neuron.2017.04.017","ISSN":"0896-6273","issue":"4","journalAbbreviation":"Neuron","language":"en","page":"891-907.e6","source":"ScienceDirect","title":"Global Representations of Goal-Directed Behavior in Distinct Cell Types of Mouse Neocortex","volume":"94","author":[{"family":"Allen","given":"William E."},{"family":"Kauvar","given":"Isaac V."},{"family":"Chen","given":"Michael Z."},{"family":"Richman","given":"Ethan B."},{"family":"Yang","given":"Samuel J."},{"family":"Chan","given":"Ken"},{"family":"Gradinaru","given":"Viviana"},{"family":"Deverman","given":"Benjamin E."},{"family":"Luo","given":"Liqun"},{"family":"Deisseroth","given":"Karl"}],"issued":{"date-parts":[["2017",5,17]]}}}],"schema":"https://github.com/citation-style-language/schema/raw/master/csl-citation.json"} </w:delInstrText>
          </w:r>
          <w:r w:rsidRPr="0060258A" w:rsidDel="001700AF">
            <w:rPr>
              <w:rFonts w:ascii="Times New Roman" w:hAnsi="Times New Roman" w:cs="Times New Roman"/>
              <w:color w:val="000000" w:themeColor="text1"/>
            </w:rPr>
            <w:fldChar w:fldCharType="separate"/>
          </w:r>
          <w:r w:rsidDel="001700AF">
            <w:rPr>
              <w:rFonts w:ascii="Times New Roman" w:hAnsi="Times New Roman" w:cs="Times New Roman"/>
              <w:color w:val="000000" w:themeColor="text1"/>
            </w:rPr>
            <w:delText>(Allen et al., 2017)</w:delText>
          </w:r>
          <w:r w:rsidRPr="0060258A" w:rsidDel="001700AF">
            <w:rPr>
              <w:rFonts w:ascii="Times New Roman" w:hAnsi="Times New Roman" w:cs="Times New Roman"/>
              <w:color w:val="000000" w:themeColor="text1"/>
            </w:rPr>
            <w:fldChar w:fldCharType="end"/>
          </w:r>
          <w:r w:rsidRPr="0060258A" w:rsidDel="001700AF">
            <w:rPr>
              <w:rFonts w:ascii="Times New Roman" w:hAnsi="Times New Roman" w:cs="Times New Roman"/>
              <w:color w:val="000000" w:themeColor="text1"/>
            </w:rPr>
            <w:delText>, parietal cortex</w:delText>
          </w:r>
          <w:r w:rsidRPr="0060258A" w:rsidDel="001700AF">
            <w:rPr>
              <w:rFonts w:ascii="Times New Roman" w:hAnsi="Times New Roman" w:cs="Times New Roman"/>
              <w:color w:val="000000" w:themeColor="text1"/>
            </w:rPr>
            <w:fldChar w:fldCharType="begin"/>
          </w:r>
          <w:r w:rsidDel="001700AF">
            <w:rPr>
              <w:rFonts w:ascii="Times New Roman" w:hAnsi="Times New Roman" w:cs="Times New Roman"/>
              <w:color w:val="000000" w:themeColor="text1"/>
            </w:rPr>
            <w:delInstrText xml:space="preserve"> ADDIN ZOTERO_ITEM CSL_CITATION {"citationID":"OHMjMHBf","properties":{"formattedCitation":"(Allen et al., 2017; Najafi et al., 2020)","plainCitation":"(Allen et al., 2017; Najafi et al., 2020)","noteIndex":0},"citationItems":[{"id":4894,"uris":["http://zotero.org/users/6345545/items/KBBTHFQS"],"itemData":{"id":4894,"type":"article-journal","abstract":"The successful planning and execution of adaptive behaviors in mammals may require long-range coordination of neural networks throughout cerebral cortex. The neuronal implementation of signals that could orchestrate cortex-wide activity remains unclear. Here, we develop and apply methods for cortex-wide Ca2+ imaging in mice performing decision-making behavior and identify a global cortical representation of task engagement encoded in the activity dynamics of both single cells and superficial neuropil distributed across the majority of dorsal cortex. The activity of multiple molecularly defined cell types was found to reflect this representation with type-specific dynamics. Focal optogenetic inhibition tiled across cortex revealed a crucial role for frontal cortex in triggering this cortex-wide phenomenon; local inhibition of this region blocked both the cortex-wide response to task-initiating cues and the voluntary behavior. These findings reveal cell-type-specific processes in cortex for globally representing goal-directed behavior and identify a major cortical node that gates the global broadcast of task-related information.","container-title":"Neuron","DOI":"10.1016/j.neuron.2017.04.017","ISSN":"0896-6273","issue":"4","journalAbbreviation":"Neuron","language":"en","page":"891-907.e6","source":"ScienceDirect","title":"Global Representations of Goal-Directed Behavior in Distinct Cell Types of Mouse Neocortex","volume":"94","author":[{"family":"Allen","given":"William E."},{"family":"Kauvar","given":"Isaac V."},{"family":"Chen","given":"Michael Z."},{"family":"Richman","given":"Ethan B."},{"family":"Yang","given":"Samuel J."},{"family":"Chan","given":"Ken"},{"family":"Gradinaru","given":"Viviana"},{"family":"Deverman","given":"Benjamin E."},{"family":"Luo","given":"Liqun"},{"family":"Deisseroth","given":"Karl"}],"issued":{"date-parts":[["2017",5,17]]}}},{"id":3474,"uris":["http://zotero.org/users/6345545/items/TD7KEHMR"],"itemData":{"id":3474,"type":"article-journal","abstract":"Inhibitory neurons, which play a critical role in decision-making models, are often simplified as a single pool of non-selective neurons lacking connection specificity. This assumption is supported by observations in the primary visual cortex: inhibitory neurons are broadly tuned in vivo and show non-specific connectivity in slice. The selectivity of excitatory and inhibitory neurons within decision circuits and, hence, the validity of decision-making models are unknown. We simultaneously measured excitatory and inhibitory neurons in the posterior parietal cortex of mice judging multisensory stimuli. Surprisingly, excitatory and inhibitory neurons were equally selective for the animal’s choice, both at the single-cell and population level. Further, both cell types exhibited similar changes in selectivity and temporal dynamics during learning, paralleling behavioral improvements. These observations, combined with modeling, argue against circuit architectures assuming non-selective inhibitory neurons. Instead, they argue for selective subnetworks of inhibitory and excitatory neurons that are shaped by experience to support expert decision-making.","container-title":"Neuron","DOI":"10.1016/j.neuron.2019.09.045","ISSN":"0896-6273","issue":"1","journalAbbreviation":"Neuron","language":"en","page":"165-179.e8","source":"ScienceDirect","title":"Excitatory and Inhibitory Subnetworks Are Equally Selective during Decision-Making and Emerge Simultaneously during Learning","volume":"105","author":[{"family":"Najafi","given":"Farzaneh"},{"family":"Elsayed","given":"Gamaleldin F."},{"family":"Cao","given":"Robin"},{"family":"Pnevmatikakis","given":"Eftychios"},{"family":"Latham","given":"Peter E."},{"family":"Cunningham","given":"John P."},{"family":"Churchland","given":"Anne K."}],"issued":{"date-parts":[["2020",1,8]]}}}],"schema":"https://github.com/citation-style-language/schema/raw/master/csl-citation.json"} </w:delInstrText>
          </w:r>
          <w:r w:rsidRPr="0060258A" w:rsidDel="001700AF">
            <w:rPr>
              <w:rFonts w:ascii="Times New Roman" w:hAnsi="Times New Roman" w:cs="Times New Roman"/>
              <w:color w:val="000000" w:themeColor="text1"/>
            </w:rPr>
            <w:fldChar w:fldCharType="separate"/>
          </w:r>
          <w:r w:rsidDel="001700AF">
            <w:rPr>
              <w:rFonts w:ascii="Times New Roman" w:hAnsi="Times New Roman" w:cs="Times New Roman"/>
              <w:color w:val="000000" w:themeColor="text1"/>
            </w:rPr>
            <w:delText>(Allen et al., 2017; Najafi et al., 2020)</w:delText>
          </w:r>
          <w:r w:rsidRPr="0060258A" w:rsidDel="001700AF">
            <w:rPr>
              <w:rFonts w:ascii="Times New Roman" w:hAnsi="Times New Roman" w:cs="Times New Roman"/>
              <w:color w:val="000000" w:themeColor="text1"/>
            </w:rPr>
            <w:fldChar w:fldCharType="end"/>
          </w:r>
          <w:r w:rsidRPr="0060258A" w:rsidDel="001700AF">
            <w:rPr>
              <w:rFonts w:ascii="Times New Roman" w:hAnsi="Times New Roman" w:cs="Times New Roman"/>
              <w:color w:val="000000" w:themeColor="text1"/>
            </w:rPr>
            <w:delText>, and striatum</w:delText>
          </w:r>
          <w:r w:rsidRPr="0060258A" w:rsidDel="001700AF">
            <w:rPr>
              <w:rFonts w:ascii="Times New Roman" w:hAnsi="Times New Roman" w:cs="Times New Roman"/>
              <w:color w:val="000000" w:themeColor="text1"/>
            </w:rPr>
            <w:fldChar w:fldCharType="begin"/>
          </w:r>
          <w:r w:rsidDel="001700AF">
            <w:rPr>
              <w:rFonts w:ascii="Times New Roman" w:hAnsi="Times New Roman" w:cs="Times New Roman"/>
              <w:color w:val="000000" w:themeColor="text1"/>
            </w:rPr>
            <w:delInstrText xml:space="preserve"> ADDIN ZOTERO_ITEM CSL_CITATION {"citationID":"xr3EreHw","properties":{"formattedCitation":"(Gage et al., 2010)","plainCitation":"(Gage et al., 2010)","noteIndex":0},"citationItems":[{"id":4906,"uris":["http://zotero.org/users/6345545/items/E8LGH87T"],"itemData":{"id":4906,"type":"article-journal","abstract":"Basal ganglia circuits are essential for the organization and execution of voluntary actions. Within the striatum, fast-spiking interneurons (FSIs) are thought to tightly regulate the activity of medium-spiny projection neurons (MSNs) through feed-forward inhibition, yet few studies have investigated the functional contributions of FSIs in behaving animals. We recorded presumed MSNs and FSIs together with motor cortex and globus pallidus (GP) neurons, in rats performing a simple choice task. MSN activity was widely distributed across the task sequence, especially near reward receipt. By contrast, FSIs showed a coordinated pulse of increased activity as chosen actions were initiated, in conjunction with a sharp decrease in GP activity. Both MSNs and FSIs were direction selective, but neighboring MSNs and FSIs showed opposite selectivity. Our findings suggest that individual FSIs participate in local striatal information processing, but more global disinhibition of FSIs by GP is important for initiating chosen actions while suppressing unwanted alternatives.","container-title":"Neuron","DOI":"10.1016/j.neuron.2010.06.034","ISSN":"0896-6273","issue":"3","journalAbbreviation":"Neuron","language":"en","page":"466-479","source":"ScienceDirect","title":"Selective Activation of Striatal Fast-Spiking Interneurons during Choice Execution","volume":"67","author":[{"family":"Gage","given":"Gregory J."},{"family":"Stoetzner","given":"Colin R."},{"family":"Wiltschko","given":"Alexander B."},{"family":"Berke","given":"Joshua D."}],"issued":{"date-parts":[["2010",8,12]]}}}],"schema":"https://github.com/citation-style-language/schema/raw/master/csl-citation.json"} </w:delInstrText>
          </w:r>
          <w:r w:rsidRPr="0060258A" w:rsidDel="001700AF">
            <w:rPr>
              <w:rFonts w:ascii="Times New Roman" w:hAnsi="Times New Roman" w:cs="Times New Roman"/>
              <w:color w:val="000000" w:themeColor="text1"/>
            </w:rPr>
            <w:fldChar w:fldCharType="separate"/>
          </w:r>
          <w:r w:rsidDel="001700AF">
            <w:rPr>
              <w:rFonts w:ascii="Times New Roman" w:hAnsi="Times New Roman" w:cs="Times New Roman"/>
              <w:color w:val="000000" w:themeColor="text1"/>
            </w:rPr>
            <w:delText>(Gage et al., 2010)</w:delText>
          </w:r>
          <w:r w:rsidRPr="0060258A" w:rsidDel="001700AF">
            <w:rPr>
              <w:rFonts w:ascii="Times New Roman" w:hAnsi="Times New Roman" w:cs="Times New Roman"/>
              <w:color w:val="000000" w:themeColor="text1"/>
            </w:rPr>
            <w:fldChar w:fldCharType="end"/>
          </w:r>
          <w:r w:rsidRPr="0060258A" w:rsidDel="001700AF">
            <w:rPr>
              <w:rFonts w:ascii="Times New Roman" w:hAnsi="Times New Roman" w:cs="Times New Roman"/>
              <w:color w:val="000000" w:themeColor="text1"/>
            </w:rPr>
            <w:delText xml:space="preserve">, suggesting structured inhibition instead of pooled inhibition may play a role in decision circuits. </w:delText>
          </w:r>
        </w:del>
      </w:moveFrom>
      <w:moveFromRangeEnd w:id="545"/>
      <w:del w:id="548" w:author="Bo Shen" w:date="2023-02-14T16:14:00Z">
        <w:r w:rsidRPr="0060258A" w:rsidDel="001700AF">
          <w:rPr>
            <w:rFonts w:ascii="Times New Roman" w:hAnsi="Times New Roman" w:cs="Times New Roman"/>
            <w:color w:val="000000" w:themeColor="text1"/>
          </w:rPr>
          <w:delText xml:space="preserve">Second, </w:delText>
        </w:r>
      </w:del>
      <w:moveFromRangeStart w:id="549" w:author="Kenway" w:date="2023-02-13T22:38:00Z" w:name="move1076305"/>
      <w:moveFrom w:id="550" w:author="Kenway" w:date="2023-02-13T22:38:00Z">
        <w:del w:id="551" w:author="Bo Shen" w:date="2023-02-14T16:14:00Z">
          <w:r w:rsidRPr="0060258A" w:rsidDel="001700AF">
            <w:rPr>
              <w:rFonts w:ascii="Times New Roman" w:hAnsi="Times New Roman" w:cs="Times New Roman"/>
              <w:color w:val="000000" w:themeColor="text1"/>
            </w:rPr>
            <w:delText>GABAergic inhibitory interneurons exhibit a diversity of subtypes with distinct information processing roles in local circuits</w:delText>
          </w:r>
          <w:r w:rsidRPr="0060258A" w:rsidDel="001700AF">
            <w:rPr>
              <w:rFonts w:ascii="Times New Roman" w:hAnsi="Times New Roman" w:cs="Times New Roman"/>
              <w:color w:val="000000" w:themeColor="text1"/>
            </w:rPr>
            <w:fldChar w:fldCharType="begin"/>
          </w:r>
          <w:r w:rsidDel="001700AF">
            <w:rPr>
              <w:rFonts w:ascii="Times New Roman" w:hAnsi="Times New Roman" w:cs="Times New Roman"/>
              <w:color w:val="000000" w:themeColor="text1"/>
            </w:rPr>
            <w:delInstrText xml:space="preserve"> ADDIN ZOTERO_ITEM CSL_CITATION {"citationID":"PgJQ0QPI","properties":{"formattedCitation":"(Jiang et al., 2015; Kepecs &amp; Fishell, 2014; Markram et al., 2004; Rudy et al., 2011; Tremblay et al., 2016)","plainCitation":"(Jiang et al., 2015; Kepecs &amp; Fishell, 2014; Markram et al., 2004; Rudy et al., 2011; Tremblay et al., 2016)","noteIndex":0},"citationItems":[{"id":2583,"uris":["http://zotero.org/users/6345545/items/YPJY7N39"],"itemData":{"id":2583,"type":"article-journal","abstract":"A census of neocortical neurons\nDespite the importance of the brain's neocortex, we still do not completely understand the diversity and functional connections of its cell types. Jiang et al. recorded, labeled, and classified over 1200 interneurons and more than 400 pyramidal neurons in the mature mouse visual cortex. Fifteen major classes of interneurons fell into three types: some connect to all neurons, some connect to other interneurons, and some form synapses with pyramidal neurons.\nScience, this issue p. 10.1126/science.aac9462\nStructured Abstract\nINTRODUCTIONThe intricate microcircuitry of the cerebral cortex is thought to be a critical substrate from which arise the impressive capabilities of the mammalian brain. Until now, our knowledge of the stereotypical connectivity in neocortical microcircuits has been pieced together from individual studies of the connectivity between small numbers of neuronal cell types. Here, we provide unbiased, large-scale profiling of neuronal cell types and connections to reveal the essential building blocks of the cortex and the principles governing their assembly into cortical circuits. Using advanced techniques for tissue slicing, multiple simultaneous whole-cell recording, and morphological reconstruction, we are able to provide a comprehensive view of the connectivity between diverse types of neurons, particularly among types of γ-aminobutyric acid–releasing (GABAergic) interneurons, in the adult animal.\nRATIONALEWe took advantage of a method for preparing high-quality slices of adult tissue and combined this technique with octuple simultaneous, whole-cell recordings followed by an improved staining method that allowed detailed recovery of axonal and dendritic arbor morphology. These data allowed us to perform a census of morphologically and electrophysiologically defined neuronal types (primarily GABAergic interneurons) in neocortical layers 1, 2/3, and 5 (L1, L23, and L5, respectively) and to observe their connectivity patterns in adult animals.\nRESULTSOur large-scale, comprehensive profiling of neocortical neurons differentiated 15 major types of interneurons, in addition to two lamina-defined types of pyramidal neurons (L23 and L5). Cortical interneurons comprise two types in L1 (eNGC and SBC-like), seven in L23 (L23MC, L23NGC, BTC, BPC, DBC, L23BC, and ChC), and six in L5 (L5MC, L5NGC, L5BC, SC, HEC, and DC) (see the figure). Each type has stereotypical electrophysiological properties and morphological features and can be differentiated from all others by cell type–specific axonal geometry and axonal projection patterns. Importantly, each type of neuron has its own characteristic input-output connectivity profile, connecting with other constituent neuronal types with varying degrees of specificity in postsynaptic targets, laminar location, and synaptic characteristics. Despite specific connection patterns for each cell type, we found that a small number of simple connectivity motifs are repeated across layers and cell types defining a canonical cortical microcircuit.\nCONCLUSIONOur comprehensive profiling of neuronal cell types and connections in adult neocortex provides the most complete wiring diagram of neocortical microcircuits to date. Compared with current genetic labels for cell class, which paint the cortex in broad strokes, our analysis of morphological and electrophysiological properties revealed new cell classes and allowed us to derive a small number of simple connectivity rules that were repeated across layers and cell types. This detailed blueprint of cortical wiring should aid efforts to identify specific circuit abnormalities in animal models of brain disease and may eventually provide a path toward the development of comprehensive circuit-based, cell type–specific interventions. &lt;img class=\"fragment-image\" aria-describedby=\"F1-caption\" src=\"https://science.sciencemag.org/content/sci/350/6264/aac9462/F1.medium.gif\"/&gt; Download high-res image Open in new tab Download Powerpoint Connectivity among morphologically defined cell types in adult neocortex.(A) Simultaneous octuple whole-cell recording to study connectivity followed by morphological reconstruction. (B) Synaptic connectivity between morphologically distinct types of neurons, including pyramidal (P) neurons. (C) Connectivity from NGCs to other cell types. This connectivity is believed to be nonsynaptic and mediated by volume transmission. Martinotti cell, MC; neurogliaform cell, NGC; basket cell, BC; single-bouquet cell-like cell, SBC-like; bitufted cell, BTC; bipolar cell, BPC, double-bouquet cell, DBC; chandelier cell, ChC; shrub cell, SC; horizontally elongated cell, HEC; deep-projecting cell, DC.\nSince the work of Ramón y Cajal in the late 19th and early 20th centuries, neuroscientists have speculated that a complete understanding of neuronal cell types and their connections is key to explaining complex brain functions. However, a complete census of the constituent cell types and their wiring diagram in mature neocortex remains elusive. By combining octuple whole-cell recordings with an optimized avidin-biotin-peroxidase staining technique, we carried out a morphological and electrophysiological census of neuronal types in layers 1, 2/3, and 5 of mature neocortex and mapped the connectivity between more than 11,000 pairs of identified neurons. We categorized 15 types of interneurons, and each exhibited a characteristic pattern of connectivity with other interneuron types and pyramidal cells. The essential connectivity structure of the neocortical microcircuit could be captured by only a few connectivity motifs.\nThe connections between more than 10,000 pairs of individually classified neurons in the visual cortex of adult mice are mapped.\nThe connections between more than 10,000 pairs of individually classified neurons in the visual cortex of adult mice are mapped.","container-title":"Science","DOI":"10.1126/science.aac9462","ISSN":"0036-8075, 1095-9203","issue":"6264","language":"en","license":"Copyright © 2015, American Association for the Advancement of Science","note":"publisher: American Association for the Advancement of Science\nsection: Research Article\nPMID: 26612957","source":"science.sciencemag.org","title":"Principles of connectivity among morphologically defined cell types in adult neocortex","URL":"https://science.sciencemag.org/content/350/6264/aac9462","volume":"350","author":[{"family":"Jiang","given":"Xiaolong"},{"family":"Shen","given":"Shan"},{"family":"Cadwell","given":"Cathryn R."},{"family":"Berens","given":"Philipp"},{"family":"Sinz","given":"Fabian"},{"family":"Ecker","given":"Alexander S."},{"family":"Patel","given":"Saumil"},{"family":"Tolias","given":"Andreas S."}],"accessed":{"date-parts":[["2020",6,29]]},"issued":{"date-parts":[["2015",11,27]]}}},{"id":170,"uris":["http://zotero.org/users/6345545/items/Y8R2CLBJ"],"itemData":{"id":170,"type":"article-journal","container-title":"Nature","DOI":"10.1038/nature12983","ISSN":"0028-0836, 1476-4687","issue":"7483","journalAbbreviation":"Nature","language":"en","page":"318-326","source":"DOI.org (Crossref)","title":"Interneuron cell types are fit to function","volume":"505","author":[{"family":"Kepecs","given":"Adam"},{"family":"Fishell","given":"Gordon"}],"issued":{"date-parts":[["2014",1]]}}},{"id":2580,"uris":["http://zotero.org/users/6345545/items/L2J4DFY3"],"itemData":{"id":2580,"type":"article-journal","abstract":"The cortical microcircuit seems to be a stereotyped unit that has been replicated and adapted to serve specific computational functions in different regions of the neocortex. An important element of this microcircuit is the wide variety of interneurons, most of which are inhibitory. Interneurons share several common features, but also show considerable diversity.Morphologically, interneurons can be divided into several groups: basket cells (large, small or nest basket cells); chandelier cells; Martinotti cells; bipolar cells; double bouquet cells; bitufted cells; neurogliaform cells; and layer I interneurons. However, the morphology of an interneuron does not define it; within a given morphological type, interneurons can show widely varying electrical or molecular properties.Interneurons can also be divided according to their steady-state or initial responses to stimuli. The main divisions are accommodating, non-accommodating, stuttering, irregular spiking and bursting, and each of these types is subdivided into three classes depending on the characteristics of the initial firing pattern (delayed, bursting or classical). These response types are useful markers, regardless of whether they define discrete classes (as opposed to a continuum).This electrical diversity arises from active properties (ion-channel combinations) and passive properties (the morphology of the neuron). The ion-channel genes that are expressed by an interneuron correlate with its electrophysiological properties. Ion-channel expression seems to fall into three clusters, which map around the three calcium-binding proteins (parvalbumin, calbindin and calretinin) that are expressed in separate populations of interneuron.Other markers that can be used to define interneurons include neuropeptides. Although no one neuropeptide defines a specific interneuron type, some interneuron types tend to express specific combinations of neuropeptides.Excitatory synapses formed by pyramidal neurons onto inhibitory interneurons differ from those formed onto excitatory neurons in terms of receptor subtypes and facilitation. In return, interneurons make inhibitory synapses onto pyramidal neurons that are targeted to specific cellular domains (the dendrites, cell body or axon). Interneurons also receive inhibitory synapses from other interneurons. However, such connections seem to be sparse.The diversity of interneurons might be required to achieve a balance between inhibition and excitation in the neocortex. It is not yet clear whether this diversity represents a continuum or distinct classes of interneuron, although anatomical classes seem to be clear. Gene-expression studies should help to clarify this issue.","container-title":"Nature Reviews Neuroscience","DOI":"10.1038/nrn1519","ISSN":"1471-0048","issue":"10","language":"en","license":"2004 Nature Publishing Group","note":"number: 10\npublisher: Nature Publishing Group","page":"793-807","source":"www.nature.com","title":"Interneurons of the neocortical inhibitory system","volume":"5","author":[{"family":"Markram","given":"Henry"},{"family":"Toledo-Rodriguez","given":"Maria"},{"family":"Wang","given":"Yun"},{"family":"Gupta","given":"Anirudh"},{"family":"Silberberg","given":"Gilad"},{"family":"Wu","given":"Caizhi"}],"issued":{"date-parts":[["2004",10]]}}},{"id":164,"uris":["http://zotero.org/users/6345545/items/SHN6BC8V"],"itemData":{"id":164,"type":"article-journal","container-title":"Developmental Neurobiology","DOI":"10.1002/dneu.20853","ISSN":"19328451","issue":"1","journalAbbreviation":"Devel Neurobio","language":"en","page":"45-61","source":"DOI.org (Crossref)","title":"Three groups of interneurons account for nearly 100% of neocortical GABAergic neurons","volume":"71","author":[{"family":"Rudy","given":"Bernardo"},{"family":"Fishell","given":"Gordon"},{"family":"Lee","given":"SooHyun"},{"family":"Hjerling-Leffler","given":"Jens"}],"issued":{"date-parts":[["2011",1,1]]}}},{"id":2590,"uris":["http://zotero.org/users/6345545/items/EVZFRA5R"],"itemData":{"id":2590,"type":"article-journal","abstract":"Cortical networks are composed of glutamatergic excitatory projection neurons and local GABAergic inhibitory interneurons that gate signal flow and sculpt network dynamics. Although they represent a minority of the total neocortical neuronal population, GABAergic interneurons are highly heterogeneous, forming functional classes based on their morphological, electrophysiological, and molecular features, as well as connectivity and in vivo patterns of activity. Here we review our current understanding of neocortical interneuron diversity and the properties that distinguish cell types. We then discuss how the involvement of multiple cell types, each with a specific set of cellular properties, plays a crucial role in diversifying and increasing the computational power of a relatively small number of simple circuit motifs forming cortical networks. We illustrate how recent advances in the field have shed light onto the mechanisms by which GABAergic inhibition contributes to network operations.","container-title":"Neuron","DOI":"10.1016/j.neuron.2016.06.033","ISSN":"0896-6273","issue":"2","journalAbbreviation":"Neuron","language":"en","page":"260-292","source":"ScienceDirect","title":"GABAergic Interneurons in the Neocortex: From Cellular Properties to Circuits","title-short":"GABAergic Interneurons in the Neocortex","volume":"91","author":[{"family":"Tremblay","given":"Robin"},{"family":"Lee","given":"Soohyun"},{"family":"Rudy","given":"Bernardo"}],"issued":{"date-parts":[["2016",7,20]]}}}],"schema":"https://github.com/citation-style-language/schema/raw/master/csl-citation.json"} </w:delInstrText>
          </w:r>
          <w:r w:rsidRPr="0060258A" w:rsidDel="001700AF">
            <w:rPr>
              <w:rFonts w:ascii="Times New Roman" w:hAnsi="Times New Roman" w:cs="Times New Roman"/>
              <w:color w:val="000000" w:themeColor="text1"/>
            </w:rPr>
            <w:fldChar w:fldCharType="separate"/>
          </w:r>
          <w:r w:rsidDel="001700AF">
            <w:rPr>
              <w:rFonts w:ascii="Times New Roman" w:hAnsi="Times New Roman" w:cs="Times New Roman"/>
              <w:color w:val="000000" w:themeColor="text1"/>
            </w:rPr>
            <w:delText>(Jiang et al., 2015; Kepecs &amp; Fishell, 2014; Markram et al., 2004; Rudy et al., 2011; Tremblay et al., 2016)</w:delText>
          </w:r>
          <w:r w:rsidRPr="0060258A" w:rsidDel="001700AF">
            <w:rPr>
              <w:rFonts w:ascii="Times New Roman" w:hAnsi="Times New Roman" w:cs="Times New Roman"/>
              <w:color w:val="000000" w:themeColor="text1"/>
            </w:rPr>
            <w:fldChar w:fldCharType="end"/>
          </w:r>
          <w:r w:rsidRPr="0060258A" w:rsidDel="001700AF">
            <w:rPr>
              <w:rFonts w:ascii="Times New Roman" w:hAnsi="Times New Roman" w:cs="Times New Roman"/>
              <w:color w:val="000000" w:themeColor="text1"/>
            </w:rPr>
            <w:delText>, including a prominent role for local disinhibition</w:delText>
          </w:r>
          <w:r w:rsidRPr="0060258A" w:rsidDel="001700AF">
            <w:rPr>
              <w:rFonts w:ascii="Times New Roman" w:hAnsi="Times New Roman" w:cs="Times New Roman"/>
              <w:color w:val="000000" w:themeColor="text1"/>
            </w:rPr>
            <w:fldChar w:fldCharType="begin"/>
          </w:r>
          <w:r w:rsidDel="001700AF">
            <w:rPr>
              <w:rFonts w:ascii="Times New Roman" w:hAnsi="Times New Roman" w:cs="Times New Roman"/>
              <w:color w:val="000000" w:themeColor="text1"/>
            </w:rPr>
            <w:delInstrText xml:space="preserve"> ADDIN ZOTERO_ITEM CSL_CITATION {"citationID":"z4QLxUjw","properties":{"formattedCitation":"(Acs\\uc0\\u225{}dy et al., 1996; H\\uc0\\u225{}jos et al., 1996; S. Lee et al., 2013; Letzkus et al., 2011; Pfeffer et al., 2013; Pi et al., 2013)","plainCitation":"(Acsády et al., 1996; Hájos et al., 1996; S. Lee et al., 2013; Letzkus et al., 2011; Pfeffer et al., 2013; Pi et al., 2013)","noteIndex":0},"citationItems":[{"id":2611,"uris":["http://zotero.org/users/6345545/items/GGFNWS49"],"itemData":{"id":2611,"type":"article-journal","abstract":"The postsynaptic targets of three vasoactive intestinal polypeptide-containing GABAergic interneuron types were examined in the rat hippocampus. Two of them showed remarkable target selectivity for other GABAergic neurons, while the third contacted the somata and proximal dendrites of pyramidal cells. Vasoactive intestinal polypeptide-positive interneurons innervating the stratum oriens/alveus border in the CA1 region were shown to establish multiple contacts with horizontal GABAergic interneurons immunoreactive for type 1 metabotropic glutamate receptor. Similarly, identified axons of vasoactive intestinal polypeptide-positive interneurons projecting to stratum radiatum were found to establish symmetrical synapses largely on GABAergic dendrites. The majority of these postsynaptic GABAergic neurons were shown to contain calbindin or vasoactive intestinal polypeptide. In contrast to the first two vasoactive intestinal polypeptide-containing cell populations, vasoactive intestinal polypeptide-positive interneurons arborizing in stratum pyramidale formed baskets around pyramidal cells.","container-title":"Neuroscience","DOI":"10.1016/0306-4522(95)00609-5","ISSN":"03064522","issue":"2","journalAbbreviation":"Neuroscience","language":"en","page":"317-334","source":"DOI.org (Crossref)","title":"Different populations of vasoactive intestinal polypeptide-immunoreactive interneurons are specialized to control pyramidal cells or interneurons in the hippocampus","volume":"73","author":[{"family":"Acsády","given":"L."},{"family":"Görcs","given":"T.J."},{"family":"Freund","given":"T.F."}],"issued":{"date-parts":[["1996",7]]}}},{"id":2607,"uris":["http://zotero.org/users/6345545/items/Q9Z53UH3"],"itemData":{"id":2607,"type":"article-journal","abstract":"Vasoactive intestinal polypeptide (VIP) has been shown to be present in a morphologically heterogeneous subpopulation of interneurons in the dentate gyrus, but the relationship between their input and output characteristics and neurochemical features has not been established. Three types of VIP-immunoreactive cells have been identified on the basis of these criteria: (i) cells forming a dense axonal plexus in the hilus have always coexisted with the calcium binding protein calretinin (CR), but never with the neuropeptide cholecystokinin (CCK). The postsynaptic targets of these VIP-positive cells were neurons visualized by immunostaining for substance P receptor, which is known to label different hilar non-principal cells. (ii) VIP-immunoreactive basket cells, innervating predominantly the somata and proximal dendrites of granule cells, were found in the stratum moleculare and stratum granulosum. They contained CCK, but not CR. (iii) Cells projecting to the stratum moleculare were found to have dendrites and axons restricted to this layer. In 75% of these cells VIP coexisted with CR but not with CCK, and they established multiple contacts largely with non-principal cells. GABA was shown to be present but the calcium-binding proteins calbindin D28K and parvalbumin were absent in all three types of VIP-containing interneuron. On the basis of these observations we conclude that three different types of VIP-positive neuron are present in this area, and are likely to subserve different inhibitory functions: cells with a hilar projection as well as those projecting to the stratum moleculare may synchronize the activity of hilar and other interneurons, or disinhibit granule cells by specific interneuron-to-interneuron connections. In contrast, basket cells control the activity of granule cells directly, via perisomatic inhibition.","container-title":"European Journal of Neuroscience","DOI":"10.1111/j.1460-9568.1996.tb01604.x","ISSN":"1460-9568","issue":"7","language":"en","note":"_eprint: https://onlinelibrary.wiley.com/doi/pdf/10.1111/j.1460-9568.1996.tb01604.x","page":"1415-1431","source":"Wiley Online Library","title":"Target Selectivity and Neurochemical Characteristics of VIP-immunoreactive Interneurons in the Rat Dentate Gyrus","volume":"8","author":[{"family":"Hájos","given":"Norbert"},{"family":"Acsády","given":"László"},{"family":"Freund","given":"Tamás F."}],"issued":{"date-parts":[["1996"]]}}},{"id":177,"uris":["http://zotero.org/users/6345545/items/ADYRRPUH"],"itemData":{"id":177,"type":"article-journal","abstract":"The authors find that long-range axons from primary motor cortex (vM1) preferentially recruit vasointestinal peptide (VIP)-expressing interneurons in somatosensory cortex (S1). VIP neurons in turn inhibit somatostatin-expressing interneurons that target the distal dendrites of pyramidal cells in S1. This dis-inhibitory circuit is active during voluntary movement, suggesting that it participates in the modulation of primary cortical sensory processing by motor cortex.","container-title":"Nature Neuroscience","DOI":"10.1038/nn.3544","ISSN":"1546-1726","issue":"11","language":"en","license":"2013 Nature Publishing Group, a division of Macmillan Publishers Limited. All Rights Reserved.","note":"number: 11\npublisher: Nature Publishing Group","page":"1662-1670","source":"www.nature.com","title":"A disinhibitory circuit mediates motor integration in the somatosensory cortex","volume":"16","author":[{"family":"Lee","given":"Soohyun"},{"family":"Kruglikov","given":"Illya"},{"family":"Huang","given":"Z. Josh"},{"family":"Fishell","given":"Gord"},{"family":"Rudy","given":"Bernardo"}],"issued":{"date-parts":[["2013",11]]}}},{"id":236,"uris":["http://zotero.org/users/6345545/items/3ACEJ2Q7"],"itemData":{"id":236,"type":"article-journal","abstract":"Stimulus convergence and concomitant auditory cortex disinhibition are essential for fear learning.","container-title":"Nature","DOI":"10.1038/nature10674","ISSN":"1476-4687","issue":"7377","language":"en","license":"2011 Nature Publishing Group, a division of Macmillan Publishers Limited. All Rights Reserved.","note":"number: 7377\npublisher: Nature Publishing Group","page":"331-335","source":"www.nature.com","title":"A disinhibitory microcircuit for associative fear learning in the auditory cortex","volume":"480","author":[{"family":"Letzkus","given":"Johannes J."},{"family":"Wolff","given":"Steffen B. E."},{"family":"Meyer","given":"Elisabeth M. M."},{"family":"Tovote","given":"Philip"},{"family":"Courtin","given":"Julien"},{"family":"Herry","given":"Cyril"},{"family":"Lüthi","given":"Andreas"}],"issued":{"date-parts":[["2011",12]]}}},{"id":168,"uris":["http://zotero.org/users/6345545/items/9MNLY9B9"],"itemData":{"id":168,"type":"article-journal","container-title":"Nature Neuroscience","DOI":"10.1038/nn.3446","ISSN":"1097-6256, 1546-1726","issue":"8","journalAbbreviation":"Nat Neurosci","language":"en","page":"1068-1076","source":"DOI.org (Crossref)","title":"Inhibition of inhibition in visual cortex: the logic of connections between molecularly distinct interneurons","title-short":"Inhibition of inhibition in visual cortex","volume":"16","author":[{"family":"Pfeffer","given":"Carsten K"},{"family":"Xue","given":"Mingshan"},{"family":"He","given":"Miao"},{"family":"Huang","given":"Z Josh"},{"family":"Scanziani","given":"Massimo"}],"issued":{"date-parts":[["2013",8]]}}},{"id":227,"uris":["http://zotero.org/users/6345545/items/TV9JRY4U"],"itemData":{"id":227,"type":"article-journal","abstract":"Cortical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Josh"},{"family":"Kepecs","given":"Adam"}],"issued":{"date-parts":[["2013",11]]}}}],"schema":"https://github.com/citation-style-language/schema/raw/master/csl-citation.json"} </w:delInstrText>
          </w:r>
          <w:r w:rsidRPr="0060258A" w:rsidDel="001700AF">
            <w:rPr>
              <w:rFonts w:ascii="Times New Roman" w:hAnsi="Times New Roman" w:cs="Times New Roman"/>
              <w:color w:val="000000" w:themeColor="text1"/>
            </w:rPr>
            <w:fldChar w:fldCharType="separate"/>
          </w:r>
          <w:r w:rsidRPr="009C2159" w:rsidDel="001700AF">
            <w:rPr>
              <w:rFonts w:ascii="Times New Roman" w:hAnsi="Times New Roman" w:cs="Times New Roman"/>
              <w:color w:val="000000"/>
            </w:rPr>
            <w:delText>(Acsády et al., 1996; Hájos et al., 1996; S. Lee et al., 2013; Letzkus et al., 2011; Pfeffer et al., 2013; Pi et al., 2013)</w:delText>
          </w:r>
          <w:r w:rsidRPr="0060258A" w:rsidDel="001700AF">
            <w:rPr>
              <w:rFonts w:ascii="Times New Roman" w:hAnsi="Times New Roman" w:cs="Times New Roman"/>
              <w:color w:val="000000" w:themeColor="text1"/>
            </w:rPr>
            <w:fldChar w:fldCharType="end"/>
          </w:r>
          <w:r w:rsidRPr="0060258A" w:rsidDel="001700AF">
            <w:rPr>
              <w:rFonts w:ascii="Times New Roman" w:hAnsi="Times New Roman" w:cs="Times New Roman"/>
              <w:color w:val="000000" w:themeColor="text1"/>
            </w:rPr>
            <w:delText xml:space="preserve">. In disinhibitory architectures, vasoactive intestinal peptide (VIP)-expressing interneurons inhibit the neighboring interneurons expressing somatostatin (SST) or parvalbumin (PV) that inhibit </w:delText>
          </w:r>
          <w:r w:rsidRPr="0060258A" w:rsidDel="001700AF">
            <w:rPr>
              <w:rFonts w:ascii="Times New Roman" w:hAnsi="Times New Roman" w:cs="Times New Roman" w:hint="eastAsia"/>
              <w:color w:val="000000" w:themeColor="text1"/>
            </w:rPr>
            <w:delText>den</w:delText>
          </w:r>
          <w:r w:rsidRPr="0060258A" w:rsidDel="001700AF">
            <w:rPr>
              <w:rFonts w:ascii="Times New Roman" w:hAnsi="Times New Roman" w:cs="Times New Roman"/>
              <w:color w:val="000000" w:themeColor="text1"/>
            </w:rPr>
            <w:delText>dritic or perisomatic areas in pyramidal neurons, respectively</w:delText>
          </w:r>
          <w:r w:rsidRPr="0060258A" w:rsidDel="001700AF">
            <w:rPr>
              <w:rFonts w:ascii="Times New Roman" w:hAnsi="Times New Roman" w:cs="Times New Roman"/>
              <w:color w:val="000000" w:themeColor="text1"/>
            </w:rPr>
            <w:fldChar w:fldCharType="begin"/>
          </w:r>
          <w:r w:rsidDel="001700AF">
            <w:rPr>
              <w:rFonts w:ascii="Times New Roman" w:hAnsi="Times New Roman" w:cs="Times New Roman"/>
              <w:color w:val="000000" w:themeColor="text1"/>
            </w:rPr>
            <w:delInstrText xml:space="preserve"> ADDIN ZOTERO_ITEM CSL_CITATION {"citationID":"rFYuUKNg","properties":{"formattedCitation":"(Chiu et al., 2013; Fino &amp; Yuste, 2011; Fu et al., 2014; Karnani et al., 2014, 2016; S. Lee et al., 2013; Letzkus et al., 2011; Pfeffer et al., 2013; Pi et al., 2013; Urban-Ciecko &amp; Barth, 2016)","plainCitation":"(Chiu et al., 2013; Fino &amp; Yuste, 2011; Fu et al., 2014; Karnani et al., 2014, 2016; S. Lee et al., 2013; Letzkus et al., 2011; Pfeffer et al., 2013; Pi et al., 2013; Urban-Ciecko &amp; Barth, 2016)","noteIndex":0},"citationItems":[{"id":177,"uris":["http://zotero.org/users/6345545/items/ADYRRPUH"],"itemData":{"id":177,"type":"article-journal","abstract":"The authors find that long-range axons from primary motor cortex (vM1) preferentially recruit vasointestinal peptide (VIP)-expressing interneurons in somatosensory cortex (S1). VIP neurons in turn inhibit somatostatin-expressing interneurons that target the distal dendrites of pyramidal cells in S1. This dis-inhibitory circuit is active during voluntary movement, suggesting that it participates in the modulation of primary cortical sensory processing by motor cortex.","container-title":"Nature Neuroscience","DOI":"10.1038/nn.3544","ISSN":"1546-1726","issue":"11","language":"en","license":"2013 Nature Publishing Group, a division of Macmillan Publishers Limited. All Rights Reserved.","note":"number: 11\npublisher: Nature Publishing Group","page":"1662-1670","source":"www.nature.com","title":"A disinhibitory circuit mediates motor integration in the somatosensory cortex","volume":"16","author":[{"family":"Lee","given":"Soohyun"},{"family":"Kruglikov","given":"Illya"},{"family":"Huang","given":"Z. Josh"},{"family":"Fishell","given":"Gord"},{"family":"Rudy","given":"Bernardo"}],"issued":{"date-parts":[["2013",11]]}}},{"id":236,"uris":["http://zotero.org/users/6345545/items/3ACEJ2Q7"],"itemData":{"id":236,"type":"article-journal","abstract":"Stimulus convergence and concomitant auditory cortex disinhibition are essential for fear learning.","container-title":"Nature","DOI":"10.1038/nature10674","ISSN":"1476-4687","issue":"7377","language":"en","license":"2011 Nature Publishing Group, a division of Macmillan Publishers Limited. All Rights Reserved.","note":"number: 7377\npublisher: Nature Publishing Group","page":"331-335","source":"www.nature.com","title":"A disinhibitory microcircuit for associative fear learning in the auditory cortex","volume":"480","author":[{"family":"Letzkus","given":"Johannes J."},{"family":"Wolff","given":"Steffen B. E."},{"family":"Meyer","given":"Elisabeth M. M."},{"family":"Tovote","given":"Philip"},{"family":"Courtin","given":"Julien"},{"family":"Herry","given":"Cyril"},{"family":"Lüthi","given":"Andreas"}],"issued":{"date-parts":[["2011",12]]}}},{"id":168,"uris":["http://zotero.org/users/6345545/items/9MNLY9B9"],"itemData":{"id":168,"type":"article-journal","container-title":"Nature Neuroscience","DOI":"10.1038/nn.3446","ISSN":"1097-6256, 1546-1726","issue":"8","journalAbbreviation":"Nat Neurosci","language":"en","page":"1068-1076","source":"DOI.org (Crossref)","title":"Inhibition of inhibition in visual cortex: the logic of connections between molecularly distinct interneurons","title-short":"Inhibition of inhibition in visual cortex","volume":"16","author":[{"family":"Pfeffer","given":"Carsten K"},{"family":"Xue","given":"Mingshan"},{"family":"He","given":"Miao"},{"family":"Huang","given":"Z Josh"},{"family":"Scanziani","given":"Massimo"}],"issued":{"date-parts":[["2013",8]]}}},{"id":227,"uris":["http://zotero.org/users/6345545/items/TV9JRY4U"],"itemData":{"id":227,"type":"article-journal","abstract":"Cortical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Josh"},{"family":"Kepecs","given":"Adam"}],"issued":{"date-parts":[["2013",11]]}}},{"id":2597,"uris":["http://zotero.org/users/6345545/items/KAXENSXM"],"itemData":{"id":2597,"type":"article-journal","abstract":"Dendritic Precision Strikes\nThe effects of excitatory synaptic inputs are considered to be highly compartmentalized because of the biophysical properties of dendritic spines. Individual inhibitory synapses, however, are thought to affect dendritic integration in a more extended spatial region. Combining optogenetic stimulation of dendrite-targeting γ-aminobutyric acid—mediated interneurons with two-photon calcium imaging in postsynaptic pyramidal cell dendrites, Chiu et al. (p. 759) challenge this latter view. The findings suggest that the effect of an inhibitory synapse can be as compartmentalized as that of an excitatory synapse, provided that the synapses are localized on spine heads.\nγ-aminobutyric acid–mediated (GABAergic) inhibition plays a critical role in shaping neuronal activity in the neocortex. Numerous experimental investigations have examined perisomatic inhibitory synapses, which control action potential output from pyramidal neurons. However, most inhibitory synapses in the neocortex are formed onto pyramidal cell dendrites, where theoretical studies suggest they may focally regulate cellular activity. The precision of GABAergic control over dendritic electrical and biochemical signaling is unknown. By using cell type-specific optical stimulation in combination with two-photon calcium (Ca2+) imaging, we show that somatostatin-expressing interneurons exert compartmentalized control over postsynaptic Ca2+ signals within individual dendritic spines. This highly focal inhibitory action is mediated by a subset of GABAergic synapses that directly target spine heads. GABAergic inhibition thus participates in localized control of dendritic electrical and biochemical signaling.\nInhibitory synapses can control individual dendritic spines independently from their neighbors.\nInhibitory synapses can control individual dendritic spines independently from their neighbors.","container-title":"Science","DOI":"10.1126/science.1234274","ISSN":"0036-8075, 1095-9203","issue":"6133","language":"en","license":"Copyright © 2013, American Association for the Advancement of Science","note":"publisher: American Association for the Advancement of Science\nsection: Report\nPMID: 23661763","page":"759-762","source":"science.sciencemag.org","title":"Compartmentalization of GABAergic Inhibition by Dendritic Spines","volume":"340","author":[{"family":"Chiu","given":"Chiayu Q."},{"family":"Lur","given":"Gyorgy"},{"family":"Morse","given":"Thomas M."},{"family":"Carnevale","given":"Nicholas T."},{"family":"Ellis-Davies","given":"Graham C. R."},{"family":"Higley","given":"Michael J."}],"issued":{"date-parts":[["2013",5,10]]}}},{"id":192,"uris":["http://zotero.org/users/6345545/items/NKAPB2Z3"],"itemData":{"id":192,"type":"article-journal","abstract":"The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P."}],"issued":{"date-parts":[["2014",3,13]]}}},{"id":2596,"uris":["http://zotero.org/users/6345545/items/AUS6XXBE"],"itemData":{"id":2596,"type":"article-journal","abstract":"Somatostatin-expressing GABAergic neurons constitute a major class of inhibitory neurons in the mammalian cortex and are characterized by dense wiring into the local network and high basal firing activity that persists in the absence of synaptic input. This firing provides both GABA type A receptor (GABAAR)- and GABABR-mediated inhibition that operates at fast and slow timescales. The activity of somatostatin-expressing neurons is regulated by brain state, during learning and in rewarded behaviour. Here, we review recent advances in our understanding of how this class of cells can control network activity, with specific reference to how this is constrained by their anatomical and electrophysiological properties.","container-title":"Nature Reviews Neuroscience","DOI":"10.1038/nrn.2016.53","ISSN":"1471-003X, 1471-0048","issue":"7","journalAbbreviation":"Nat Rev Neurosci","language":"en","page":"401-409","source":"DOI.org (Crossref)","title":"Somatostatin-expressing neurons in cortical networks","volume":"17","author":[{"family":"Urban-Ciecko","given":"Joanna"},{"family":"Barth","given":"Alison L."}],"issued":{"date-parts":[["2016",7]]}}},{"id":5102,"uris":["http://zotero.org/users/6345545/items/C3HGGWCF"],"itemData":{"id":5102,"type":"article-journal","abstract":"Inhibitory interneurons in the neocortex often connect in a promiscuous and extensive fashion, extending a “blanket of inhibition” on the circuit. This raises the problem of how can excitatory activity propagate in the midst of this widespread inhibition. One solution to this problem could be the vasoactive intestinal peptide (VIP) interneurons, which disinhibit other interneurons. To explore how VIP interneurons affect the local circuits, we use two-photon optogenetics to activate them individually in mouse visual cortex in vivo while measuring their output with two-photon calcium imaging. We find that VIP interneurons have narrow axons and inhibit nearby somatostatin interneurons, which themselves inhibit pyramidal cells. Moreover, via this lateral disinhibition, VIP cells in vivo make local and transient “holes” in the inhibitory blanket extended by SOM cells. VIP interneurons, themselves regulated by neuromodulators, may therefore enable selective patterns of activity to propagate through the cortex, by generating a “spotlight of attention”.\nSIGNIFICANCE STATEMENT Most inhibitory interneurons have axons restricted to a nearby area and target excitatory neighbors indiscriminately, raising the issue of how neuronal activity can propagate through cortical circuits. Vasoactive intestinal peptide-expressing interneurons (VIPs) disinhibit cortical pyramidal cells through inhibition of other inhibitory interneurons, and they have very focused, “narrow” axons. By optogenetically activating single VIPs in live mice while recording the activity of nearby neurons, we find that VIPs break open a hole in blanket inhibition with an effective range of </w:delInstrText>
          </w:r>
          <w:r w:rsidDel="001700AF">
            <w:rPr>
              <w:rFonts w:ascii="Cambria Math" w:hAnsi="Cambria Math" w:cs="Cambria Math"/>
              <w:color w:val="000000" w:themeColor="text1"/>
            </w:rPr>
            <w:delInstrText>∼</w:delInstrText>
          </w:r>
          <w:r w:rsidDel="001700AF">
            <w:rPr>
              <w:rFonts w:ascii="Times New Roman" w:hAnsi="Times New Roman" w:cs="Times New Roman"/>
              <w:color w:val="000000" w:themeColor="text1"/>
            </w:rPr>
            <w:delInstrText xml:space="preserve">120 μm in lateral cortical space where excitatory activity can propagate.","container-title":"Journal of Neuroscience","DOI":"10.1523/JNEUROSCI.3646-15.2016","ISSN":"0270-6474, 1529-2401","issue":"12","journalAbbreviation":"J. Neurosci.","language":"en","license":"Copyright © 2016 the authors 0270-6474/16/363471-10$15.00/0","note":"publisher: Society for Neuroscience\nsection: Articles\nPMID: 27013676","page":"3471-3480","source":"www.jneurosci.org","title":"Opening Holes in the Blanket of Inhibition: Localized Lateral Disinhibition by VIP Interneurons","title-short":"Opening Holes in the Blanket of Inhibition","volume":"36","author":[{"family":"Karnani","given":"Mahesh M."},{"family":"Jackson","given":"Jesse"},{"family":"Ayzenshtat","given":"Inbal"},{"family":"Sichani","given":"Azadeh Hamzehei"},{"family":"Manoocheri","given":"Kasra"},{"family":"Kim","given":"Samuel"},{"family":"Yuste","given":"Rafael"}],"issued":{"date-parts":[["2016",3,23]]}}},{"id":5191,"uris":["http://zotero.org/users/6345545/items/APCC8LEE"],"itemData":{"id":5191,"type":"article-journal","abstract":"The connectivity diagram of neocortical circuits is still unknown, and there are conflicting data as to whether cortical neurons are wired specifically or not. To investigate the basic structure of cortical microcircuits, we use a two-photon photostimulation technique that enables the systematic mapping of synaptic connections with single-cell resolution. We map the inhibitory connectivity between upper layers somatostatin-positive GABAergic interneurons and pyramidal cells in mouse frontal cortex. Most, and sometimes all, inhibitory neurons are locally connected to every sampled pyramidal cell. This dense inhibitory connectivity is found at both young and mature developmental ages. Inhibitory innervation of neighboring pyramidal cells is similar, regardless of whether they are connected among themselves or not. We conclude that local inhibitory connectivity is promiscuous, does not form subnetworks, and can approach the theoretical limit of a completely connected synaptic matrix.","container-title":"Neuron","DOI":"10.1016/j.neuron.2011.02.025","ISSN":"1097-4199","issue":"6","journalAbbreviation":"Neuron","language":"eng","note":"PMID: 21435562\nPMCID: PMC3086675","page":"1188-1203","source":"PubMed","title":"Dense inhibitory connectivity in neocortex","volume":"69","author":[{"family":"Fino","given":"Elodie"},{"family":"Yuste","given":"Rafael"}],"issued":{"date-parts":[["2011",3,24]]}}},{"id":5194,"uris":["http://zotero.org/users/6345545/items/2AN5TS7B"],"itemData":{"id":5194,"type":"article-journal","abstract":"The function of neocortical interneurons is still unclear, and, as often happens, one may be able to draw functional insights from considering the structure. In this spirit we describe recent structural results and discuss their potential functional implications. Most GABAergic interneurons innervate nearby pyramidal neurons very densely and without any apparent specificity, as if they were extending a ‘blanket of inhibition’, contacting pyramidal neurons often in an overlapping fashion. While subtypes of interneurons specifically target subcellular compartments of pyramidal cells, and they also target different layers selectively, they appear to treat all neighboring pyramidal cells the same and innervate them massively. We explore the functional implications and temporal properties of dense, overlapping inhibition by four interneuron populations.","collection-title":"SI: Inhibition: Synapses, Neurons and Circuits","container-title":"Current Opinion in Neurobiology","DOI":"10.1016/j.conb.2013.12.015","ISSN":"0959-4388","journalAbbreviation":"Current Opinion in Neurobiology","language":"en","page":"96-102","source":"ScienceDirect","title":"A blanket of inhibition: functional inferences from dense inhibitory connectivity","title-short":"A blanket of inhibition","volume":"26","author":[{"family":"Karnani","given":"Mahesh M"},{"family":"Agetsuma","given":"Masakazu"},{"family":"Yuste","given":"Rafael"}],"issued":{"date-parts":[["2014",6,1]]}}}],"schema":"https://github.com/citation-style-language/schema/raw/master/csl-citation.json"} </w:delInstrText>
          </w:r>
          <w:r w:rsidRPr="0060258A" w:rsidDel="001700AF">
            <w:rPr>
              <w:rFonts w:ascii="Times New Roman" w:hAnsi="Times New Roman" w:cs="Times New Roman"/>
              <w:color w:val="000000" w:themeColor="text1"/>
            </w:rPr>
            <w:fldChar w:fldCharType="separate"/>
          </w:r>
          <w:r w:rsidDel="001700AF">
            <w:rPr>
              <w:rFonts w:ascii="Times New Roman" w:hAnsi="Times New Roman" w:cs="Times New Roman"/>
              <w:color w:val="000000" w:themeColor="text1"/>
            </w:rPr>
            <w:delText>(Chiu et al., 2013; Fino &amp; Yuste, 2011; Fu et al., 2014; Karnani et al., 2014, 2016; S. Lee et al., 2013; Letzkus et al., 2011; Pfeffer et al., 2013; Pi et al., 2013; Urban-Ciecko &amp; Barth, 2016)</w:delText>
          </w:r>
          <w:r w:rsidRPr="0060258A" w:rsidDel="001700AF">
            <w:rPr>
              <w:rFonts w:ascii="Times New Roman" w:hAnsi="Times New Roman" w:cs="Times New Roman"/>
              <w:color w:val="000000" w:themeColor="text1"/>
            </w:rPr>
            <w:fldChar w:fldCharType="end"/>
          </w:r>
          <w:r w:rsidRPr="0060258A" w:rsidDel="001700AF">
            <w:rPr>
              <w:rFonts w:ascii="Times New Roman" w:hAnsi="Times New Roman" w:cs="Times New Roman"/>
              <w:color w:val="000000" w:themeColor="text1"/>
            </w:rPr>
            <w:delText xml:space="preserve"> (</w:delText>
          </w:r>
          <w:r w:rsidRPr="0060258A" w:rsidDel="001700AF">
            <w:rPr>
              <w:rFonts w:ascii="Times New Roman" w:hAnsi="Times New Roman" w:cs="Times New Roman"/>
              <w:b/>
              <w:color w:val="000000" w:themeColor="text1"/>
            </w:rPr>
            <w:delText>Fig. 2C</w:delText>
          </w:r>
          <w:r w:rsidRPr="0060258A" w:rsidDel="001700AF">
            <w:rPr>
              <w:rFonts w:ascii="Times New Roman" w:hAnsi="Times New Roman" w:cs="Times New Roman"/>
              <w:color w:val="000000" w:themeColor="text1"/>
            </w:rPr>
            <w:delText>). Local circuit inputs to VIP neurons suggest that disinhibition may be a key mechanism for generating the mutual competition necessary in option selection and driv</w:delText>
          </w:r>
          <w:r w:rsidRPr="0060258A" w:rsidDel="001700AF">
            <w:rPr>
              <w:rFonts w:ascii="Times New Roman" w:hAnsi="Times New Roman" w:cs="Times New Roman" w:hint="eastAsia"/>
              <w:color w:val="000000" w:themeColor="text1"/>
            </w:rPr>
            <w:delText>ing</w:delText>
          </w:r>
          <w:r w:rsidRPr="0060258A" w:rsidDel="001700AF">
            <w:rPr>
              <w:rFonts w:ascii="Times New Roman" w:hAnsi="Times New Roman" w:cs="Times New Roman"/>
              <w:color w:val="000000" w:themeColor="text1"/>
            </w:rPr>
            <w:delText xml:space="preserve"> selective inhibition. In addition, given the existence of long-range inputs</w:delText>
          </w:r>
          <w:r w:rsidRPr="0060258A" w:rsidDel="001700AF">
            <w:rPr>
              <w:rFonts w:ascii="Times New Roman" w:hAnsi="Times New Roman" w:cs="Times New Roman"/>
              <w:color w:val="000000" w:themeColor="text1"/>
            </w:rPr>
            <w:fldChar w:fldCharType="begin"/>
          </w:r>
          <w:r w:rsidDel="001700AF">
            <w:rPr>
              <w:rFonts w:ascii="Times New Roman" w:hAnsi="Times New Roman" w:cs="Times New Roman"/>
              <w:color w:val="000000" w:themeColor="text1"/>
            </w:rPr>
            <w:delInstrText xml:space="preserve"> ADDIN ZOTERO_ITEM CSL_CITATION {"citationID":"GdRjytfF","properties":{"formattedCitation":"(Kepecs &amp; Fishell, 2014; S. Lee et al., 2013; Pfeffer et al., 2013; Pi et al., 2013; Schuman et al., 2021)","plainCitation":"(Kepecs &amp; Fishell, 2014; S. Lee et al., 2013; Pfeffer et al., 2013; Pi et al., 2013; Schuman et al., 2021)","noteIndex":0},"citationItems":[{"id":170,"uris":["http://zotero.org/users/6345545/items/Y8R2CLBJ"],"itemData":{"id":170,"type":"article-journal","container-title":"Nature","DOI":"10.1038/nature12983","ISSN":"0028-0836, 1476-4687","issue":"7483","journalAbbreviation":"Nature","language":"en","page":"318-326","source":"DOI.org (Crossref)","title":"Interneuron cell types are fit to function","volume":"505","author":[{"family":"Kepecs","given":"Adam"},{"family":"Fishell","given":"Gordon"}],"issued":{"date-parts":[["2014",1]]}}},{"id":177,"uris":["http://zotero.org/users/6345545/items/ADYRRPUH"],"itemData":{"id":177,"type":"article-journal","abstract":"The authors find that long-range axons from primary motor cortex (vM1) preferentially recruit vasointestinal peptide (VIP)-expressing interneurons in somatosensory cortex (S1). VIP neurons in turn inhibit somatostatin-expressing interneurons that target the distal dendrites of pyramidal cells in S1. This dis-inhibitory circuit is active during voluntary movement, suggesting that it participates in the modulation of primary cortical sensory processing by motor cortex.","container-title":"Nature Neuroscience","DOI":"10.1038/nn.3544","ISSN":"1546-1726","issue":"11","language":"en","license":"2013 Nature Publishing Group, a division of Macmillan Publishers Limited. All Rights Reserved.","note":"number: 11\npublisher: Nature Publishing Group","page":"1662-1670","source":"www.nature.com","title":"A disinhibitory circuit mediates motor integration in the somatosensory cortex","volume":"16","author":[{"family":"Lee","given":"Soohyun"},{"family":"Kruglikov","given":"Illya"},{"family":"Huang","given":"Z. Josh"},{"family":"Fishell","given":"Gord"},{"family":"Rudy","given":"Bernardo"}],"issued":{"date-parts":[["2013",11]]}}},{"id":168,"uris":["http://zotero.org/users/6345545/items/9MNLY9B9"],"itemData":{"id":168,"type":"article-journal","container-title":"Nature Neuroscience","DOI":"10.1038/nn.3446","ISSN":"1097-6256, 1546-1726","issue":"8","journalAbbreviation":"Nat Neurosci","language":"en","page":"1068-1076","source":"DOI.org (Crossref)","title":"Inhibition of inhibition in visual cortex: the logic of connections between molecularly distinct interneurons","title-short":"Inhibition of inhibition in visual cortex","volume":"16","author":[{"family":"Pfeffer","given":"Carsten K"},{"family":"Xue","given":"Mingshan"},{"family":"He","given":"Miao"},{"family":"Huang","given":"Z Josh"},{"family":"Scanziani","given":"Massimo"}],"issued":{"date-parts":[["2013",8]]}}},{"id":227,"uris":["http://zotero.org/users/6345545/items/TV9JRY4U"],"itemData":{"id":227,"type":"article-journal","abstract":"Cortical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Josh"},{"family":"Kepecs","given":"Adam"}],"issued":{"date-parts":[["2013",11]]}}},{"id":4010,"uris":["http://zotero.org/users/6345545/items/YUJ32ZMS"],"itemData":{"id":4010,"type":"article-journal","abstract":"Many of our daily activities, such as riding a bike to work or reading a book in a noisy cafe, and highly skilled activities, such as a professional playing a tennis match or a violin concerto, depend upon the ability of the brain to quickly make moment-to-moment adjustments to our behavior in response to the results of our actions. Particularly, they depend upon the ability of the neocortex to integrate the information provided by the sensory organs (bottom-up information) with internally generated signals such as expectations or attentional signals (top-down information). This integration occurs in pyramidal cells (PCs) and their long apical dendrite, which branches extensively into a dendritic tuft in layer 1 (L1). The outermost layer of the neocortex, L1 is highly conserved across cortical areas and species. Importantly, L1 is the predominant input layer for top-down information, relayed by a rich, dense mesh of long-range projections that provide signals to the tuft branches of the PCs. Here, we discuss recent progress in our understanding of the composition of L1 and review evidence that L1 processing contributes to functions such as sensory perception, cross-modal integration, controlling states of consciousness, attention, and learning. Expected final online publication date for the Annual Review of Neuroscience, Volume 44 is July 2021. Please see http://www.annualreviews.org/page/journal/pubdates for revised estimates.","container-title":"Annual Review of Neuroscience","DOI":"10.1146/annurev-neuro-100520-012117","issue":"1","note":"_eprint: https://doi.org/10.1146/annurev-neuro-100520-012117\nPMID: 33730511","page":"null","source":"Annual Reviews","title":"Neocortical Layer 1: An Elegant Solution to Top-Down and Bottom-Up Integration","title-short":"Neocortical Layer 1","volume":"44","author":[{"family":"Schuman","given":"Benjamin"},{"family":"Dellal","given":"Shlomo"},{"family":"Prönneke","given":"Alvar"},{"family":"Machold","given":"Robert"},{"family":"Rudy","given":"Bernardo"}],"issued":{"date-parts":[["2021"]]}}}],"schema":"https://github.com/citation-style-language/schema/raw/master/csl-citation.json"} </w:delInstrText>
          </w:r>
          <w:r w:rsidRPr="0060258A" w:rsidDel="001700AF">
            <w:rPr>
              <w:rFonts w:ascii="Times New Roman" w:hAnsi="Times New Roman" w:cs="Times New Roman"/>
              <w:color w:val="000000" w:themeColor="text1"/>
            </w:rPr>
            <w:fldChar w:fldCharType="separate"/>
          </w:r>
          <w:r w:rsidDel="001700AF">
            <w:rPr>
              <w:rFonts w:ascii="Times New Roman" w:hAnsi="Times New Roman" w:cs="Times New Roman"/>
              <w:color w:val="000000" w:themeColor="text1"/>
            </w:rPr>
            <w:delText>(Kepecs &amp; Fishell, 2014; S. Lee et al., 2013; Pfeffer et al., 2013; Pi et al., 2013; Schuman et al., 2021)</w:delText>
          </w:r>
          <w:r w:rsidRPr="0060258A" w:rsidDel="001700AF">
            <w:rPr>
              <w:rFonts w:ascii="Times New Roman" w:hAnsi="Times New Roman" w:cs="Times New Roman"/>
              <w:color w:val="000000" w:themeColor="text1"/>
            </w:rPr>
            <w:fldChar w:fldCharType="end"/>
          </w:r>
          <w:r w:rsidRPr="0060258A" w:rsidDel="001700AF">
            <w:rPr>
              <w:rFonts w:ascii="Times New Roman" w:hAnsi="Times New Roman" w:cs="Times New Roman"/>
              <w:color w:val="000000" w:themeColor="text1"/>
            </w:rPr>
            <w:delText xml:space="preserve"> and neuromodulatory inputs</w:delText>
          </w:r>
          <w:r w:rsidRPr="0060258A" w:rsidDel="001700AF">
            <w:rPr>
              <w:rFonts w:ascii="Times New Roman" w:hAnsi="Times New Roman" w:cs="Times New Roman"/>
              <w:color w:val="000000" w:themeColor="text1"/>
            </w:rPr>
            <w:fldChar w:fldCharType="begin"/>
          </w:r>
          <w:r w:rsidDel="001700AF">
            <w:rPr>
              <w:rFonts w:ascii="Times New Roman" w:hAnsi="Times New Roman" w:cs="Times New Roman"/>
              <w:color w:val="000000" w:themeColor="text1"/>
            </w:rPr>
            <w:delInstrText xml:space="preserve"> ADDIN ZOTERO_ITEM CSL_CITATION {"citationID":"xgSyvGlB","properties":{"formattedCitation":"(Alitto &amp; Dan, 2013; Fu et al., 2014; Pfeffer et al., 2013; Pr\\uc0\\u246{}nneke et al., 2020; Rudy et al., 2011; Tremblay et al., 2016)","plainCitation":"(Alitto &amp; Dan, 2013; Fu et al., 2014; Pfeffer et al., 2013; Prönneke et al., 2020; Rudy et al., 2011; Tremblay et al., 2016)","noteIndex":0},"citationItems":[{"id":164,"uris":["http://zotero.org/users/6345545/items/SHN6BC8V"],"itemData":{"id":164,"type":"article-journal","container-title":"Developmental Neurobiology","DOI":"10.1002/dneu.20853","ISSN":"19328451","issue":"1","journalAbbreviation":"Devel Neurobio","language":"en","page":"45-61","source":"DOI.org (Crossref)","title":"Three groups of interneurons account for nearly 100% of neocortical GABAergic neurons","volume":"71","author":[{"family":"Rudy","given":"Bernardo"},{"family":"Fishell","given":"Gordon"},{"family":"Lee","given":"SooHyun"},{"family":"Hjerling-Leffler","given":"Jens"}],"issued":{"date-parts":[["2011",1,1]]}}},{"id":2590,"uris":["http://zotero.org/users/6345545/items/EVZFRA5R"],"itemData":{"id":2590,"type":"article-journal","abstract":"Cortical networks are composed of glutamatergic excitatory projection neurons and local GABAergic inhibitory interneurons that gate signal flow and sculpt network dynamics. Although they represent a minority of the total neocortical neuronal population, GABAergic interneurons are highly heterogeneous, forming functional classes based on their morphological, electrophysiological, and molecular features, as well as connectivity and in vivo patterns of activity. Here we review our current understanding of neocortical interneuron diversity and the properties that distinguish cell types. We then discuss how the involvement of multiple cell types, each with a specific set of cellular properties, plays a crucial role in diversifying and increasing the computational power of a relatively small number of simple circuit motifs forming cortical networks. We illustrate how recent advances in the field have shed light onto the mechanisms by which GABAergic inhibition contributes to network operations.","container-title":"Neuron","DOI":"10.1016/j.neuron.2016.06.033","ISSN":"0896-6273","issue":"2","journalAbbreviation":"Neuron","language":"en","page":"260-292","source":"ScienceDirect","title":"GABAergic Interneurons in the Neocortex: From Cellular Properties to Circuits","title-short":"GABAergic Interneurons in the Neocortex","volume":"91","author":[{"family":"Tremblay","given":"Robin"},{"family":"Lee","given":"Soohyun"},{"family":"Rudy","given":"Bernardo"}],"issued":{"date-parts":[["2016",7,20]]}}},{"id":168,"uris":["http://zotero.org/users/6345545/items/9MNLY9B9"],"itemData":{"id":168,"type":"article-journal","container-title":"Nature Neuroscience","DOI":"10.1038/nn.3446","ISSN":"1097-6256, 1546-1726","issue":"8","journalAbbreviation":"Nat Neurosci","language":"en","page":"1068-1076","source":"DOI.org (Crossref)","title":"Inhibition of inhibition in visual cortex: the logic of connections between molecularly distinct interneurons","title-short":"Inhibition of inhibition in visual cortex","volume":"16","author":[{"family":"Pfeffer","given":"Carsten K"},{"family":"Xue","given":"Mingshan"},{"family":"He","given":"Miao"},{"family":"Huang","given":"Z Josh"},{"family":"Scanziani","given":"Massimo"}],"issued":{"date-parts":[["2013",8]]}}},{"id":192,"uris":["http://zotero.org/users/6345545/items/NKAPB2Z3"],"itemData":{"id":192,"type":"article-journal","abstract":"The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P."}],"issued":{"date-parts":[["2014",3,13]]}}},{"id":197,"uris":["http://zotero.org/users/6345545/items/DE545XVB"],"itemData":{"id":197,"type":"article-journal","abstract":"Activation of the cholinergic neurons in the basal forebrain (BF) desynchronizes cortical activity and enhances sensory processing during arousal and attention. How the cholinergic input modulates the activity of different subtypes of cortical neurons remains unclear. Using in vivo two-photon calcium imaging of neurons in layers 1 and 2/3 of mouse visual cortex, we show that electrical stimulation of the BF bi-directionally modulates the activity of excitatory neurons as well as several subtypes of inhibitory interneurons. While glutamatergic activity contributed to the activation of both excitatory and inhibitory neurons, the contribution of acetylcholine was more complex. Excitatory and parvalbumin-positive (PV+) neurons were activated through muscarinic acetylcholine (ACh) receptors (mAChRs) at low levels of cortical desynchronization and suppressed through nicotinic ACh receptors (nAChRs) when cortical desynchronization was strong. In contrast, vasoactive intestinal peptide-positive (VIP+) and layer 1 interneurons were preferentially activated through nAChRs during strong cortical desynchronization. Thus, cholinergic input from the BF causes significant shift in the relative activity levels of different subtypes of cortical neurons at increasing levels of cortical desynchronization.","container-title":"Frontiers in Systems Neuroscience","DOI":"10.3389/fnsys.2012.00079","ISSN":"1662-5137","journalAbbreviation":"Front. Syst. Neurosci.","language":"English","note":"publisher: Frontiers","source":"Frontiers","title":"Cell-type-specific modulation of neocortical activity by basal forebrain input","URL":"https://www.frontiersin.org/articles/10.3389/fnsys.2012.00079/full","volume":"6","author":[{"family":"Alitto","given":"Henry J."},{"family":"Dan","given":"Yang"}],"accessed":{"date-parts":[["2020",3,9]]},"issued":{"date-parts":[["2013"]]}}},{"id":213,"uris":["http://zotero.org/users/6345545/items/3RNVPRTF"],"itemData":{"id":213,"type":"article-journal","abstract":"Abstract.  Neocortical GABAergic interneurons expressing vasoactive intestinal polypeptide (VIP) contribute to sensory processing, sensorimotor integration, and","container-title":"Cerebral Cortex","DOI":"10.1093/cercor/bhz102","issue":"30","journalAbbreviation":"Cereb Cortex","language":"en","page":"488-504","source":"academic.oup.com","title":"Neuromodulation Leads to a Burst-Tonic Switch in a Subset of VIP Neurons in Mouse Primary Somatosensory (Barrel) Cortex","author":[{"family":"Prönneke","given":"Alvar"},{"family":"Witte","given":"Mirko"},{"family":"Möck","given":"Martin"},{"family":"Staiger","given":"Jochen F."}],"issued":{"date-parts":[["2020"]]}}}],"schema":"https://github.com/citation-style-language/schema/raw/master/csl-citation.json"} </w:delInstrText>
          </w:r>
          <w:r w:rsidRPr="0060258A" w:rsidDel="001700AF">
            <w:rPr>
              <w:rFonts w:ascii="Times New Roman" w:hAnsi="Times New Roman" w:cs="Times New Roman"/>
              <w:color w:val="000000" w:themeColor="text1"/>
            </w:rPr>
            <w:fldChar w:fldCharType="separate"/>
          </w:r>
          <w:r w:rsidRPr="009C2159" w:rsidDel="001700AF">
            <w:rPr>
              <w:rFonts w:ascii="Times New Roman" w:hAnsi="Times New Roman" w:cs="Times New Roman"/>
              <w:color w:val="000000"/>
            </w:rPr>
            <w:delText>(Alitto &amp; Dan, 2013; Fu et al., 2014; Pfeffer et al., 2013; Prönneke et al., 2020; Rudy et al., 2011; Tremblay et al., 2016)</w:delText>
          </w:r>
          <w:r w:rsidRPr="0060258A" w:rsidDel="001700AF">
            <w:rPr>
              <w:rFonts w:ascii="Times New Roman" w:hAnsi="Times New Roman" w:cs="Times New Roman"/>
              <w:color w:val="000000" w:themeColor="text1"/>
            </w:rPr>
            <w:fldChar w:fldCharType="end"/>
          </w:r>
          <w:r w:rsidRPr="0060258A" w:rsidDel="001700AF">
            <w:rPr>
              <w:rFonts w:ascii="Times New Roman" w:hAnsi="Times New Roman" w:cs="Times New Roman"/>
              <w:color w:val="000000" w:themeColor="text1"/>
            </w:rPr>
            <w:delText xml:space="preserve"> to VIP neurons, local disinhibition has been proposed to play a particular role in dynamic gating of circuit activity; such gating may be essential in decision circuits underlying flexible behavior, mediating top-down control of network function</w:delText>
          </w:r>
          <w:r w:rsidRPr="0060258A" w:rsidDel="001700AF">
            <w:rPr>
              <w:rFonts w:ascii="Times New Roman" w:hAnsi="Times New Roman" w:cs="Times New Roman"/>
              <w:color w:val="000000" w:themeColor="text1"/>
            </w:rPr>
            <w:fldChar w:fldCharType="begin"/>
          </w:r>
          <w:r w:rsidDel="001700AF">
            <w:rPr>
              <w:rFonts w:ascii="Times New Roman" w:hAnsi="Times New Roman" w:cs="Times New Roman"/>
              <w:color w:val="000000" w:themeColor="text1"/>
            </w:rPr>
            <w:delInstrText xml:space="preserve"> ADDIN ZOTERO_ITEM CSL_CITATION {"citationID":"3L7wNdJl","properties":{"formattedCitation":"(Fu et al., 2014; Kamigaki, 2019; S. Lee et al., 2013; Letzkus et al., 2011; Pi et al., 2013; Schuman et al., 2021; S. Zhang et al., 2014)","plainCitation":"(Fu et al., 2014; Kamigaki, 2019; S. Lee et al., 2013; Letzkus et al., 2011; Pi et al., 2013; Schuman et al., 2021; S. Zhang et al., 2014)","noteIndex":0},"citationItems":[{"id":192,"uris":["http://zotero.org/users/6345545/items/NKAPB2Z3"],"itemData":{"id":192,"type":"article-journal","abstract":"The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P."}],"issued":{"date-parts":[["2014",3,13]]}}},{"id":4565,"uris":["http://zotero.org/users/6345545/items/ZL9UH9EU"],"itemData":{"id":4565,"type":"article-journal","abstract":"Executive control supports our ability to behave flexibly in accordance with a given situation. In order to fully understand how cortical circuits achieve this task, we need to determine the intrinsic physiological and connection profiles of neuron types and analyze their functional roles during behavior. This article introduces current knowledge regarding neuron type classification in the cortex and reviews our understanding of how each neuron type is incorporated in the functional cortical circuit to implement executive control. Recent work using neuron-type specific imaging/recording has begun to reveal significant functional organizations of pyramidal neurons and their subtypes depending on the layers and long-range projection targets. GABAergic interneurons also make crucial contributions to executive control in a subtype-specific manner. Vasoactive intestinal peptide (VIP)-positive interneurons are preferentially recruited by top-down inputs from higher-order cortical regions and amplify the signals in pyramidal neurons by inhibiting other interneuron subtypes. Particularly in the prefrontal cortex, one of the hierarchically highest cortices, executive control signals are regulated by the VIP neuron-mediated disinhibition and robustly maintained through recurrent connections at a long time scale. The differences and commonalities in the functional organization between sensory areas and the prefrontal cortex are discussed.","container-title":"Neuroscience Research","DOI":"10.1016/j.neures.2018.07.004","ISSN":"0168-0102","journalAbbreviation":"Neuroscience Research","language":"en","page":"13-22","source":"ScienceDirect","title":"Dissecting executive control circuits with neuron types","volume":"141","author":[{"family":"Kamigaki","given":"Tsukasa"}],"issued":{"date-parts":[["2019",4,1]]}}},{"id":177,"uris":["http://zotero.org/users/6345545/items/ADYRRPUH"],"itemData":{"id":177,"type":"article-journal","abstract":"The authors find that long-range axons from primary motor cortex (vM1) preferentially recruit vasointestinal peptide (VIP)-expressing interneurons in somatosensory cortex (S1). VIP neurons in turn inhibit somatostatin-expressing interneurons that target the distal dendrites of pyramidal cells in S1. This dis-inhibitory circuit is active during voluntary movement, suggesting that it participates in the modulation of primary cortical sensory processing by motor cortex.","container-title":"Nature Neuroscience","DOI":"10.1038/nn.3544","ISSN":"1546-1726","issue":"11","language":"en","license":"2013 Nature Publishing Group, a division of Macmillan Publishers Limited. All Rights Reserved.","note":"number: 11\npublisher: Nature Publishing Group","page":"1662-1670","source":"www.nature.com","title":"A disinhibitory circuit mediates motor integration in the somatosensory cortex","volume":"16","author":[{"family":"Lee","given":"Soohyun"},{"family":"Kruglikov","given":"Illya"},{"family":"Huang","given":"Z. Josh"},{"family":"Fishell","given":"Gord"},{"family":"Rudy","given":"Bernardo"}],"issued":{"date-parts":[["2013",11]]}}},{"id":236,"uris":["http://zotero.org/users/6345545/items/3ACEJ2Q7"],"itemData":{"id":236,"type":"article-journal","abstract":"Stimulus convergence and concomitant auditory cortex disinhibition are essential for fear learning.","container-title":"Nature","DOI":"10.1038/nature10674","ISSN":"1476-4687","issue":"7377","language":"en","license":"2011 Nature Publishing Group, a division of Macmillan Publishers Limited. All Rights Reserved.","note":"number: 7377\npublisher: Nature Publishing Group","page":"331-335","source":"www.nature.com","title":"A disinhibitory microcircuit for associative fear learning in the auditory cortex","volume":"480","author":[{"family":"Letzkus","given":"Johannes J."},{"family":"Wolff","given":"Steffen B. E."},{"family":"Meyer","given":"Elisabeth M. M."},{"family":"Tovote","given":"Philip"},{"family":"Courtin","given":"Julien"},{"family":"Herry","given":"Cyril"},{"family":"Lüthi","given":"Andreas"}],"issued":{"date-parts":[["2011",12]]}}},{"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Josh"},{"family":"Kepecs","given":"Adam"}],"issued":{"date-parts":[["2013",11]]}}},{"id":4010,"uris":["http://zotero.org/users/6345545/items/YUJ32ZMS"],"itemData":{"id":4010,"type":"article-journal","abstract":"Many of our daily activities, such as riding a bike to work or reading a book in a noisy cafe, and highly skilled activities, such as a professional playing a tennis match or a violin concerto, depend upon the ability of the brain to quickly make moment-to-moment adjustments to our behavior in response to the results of our actions. Particularly, they depend upon the ability of the neocortex to integrate the information provided by the sensory organs (bottom-up information) with internally generated signals such as expectations or attentional signals (top-down information). This integration occurs in pyramidal cells (PCs) and their long apical dendrite, which branches extensively into a dendritic tuft in layer 1 (L1). The outermost layer of the neocortex, L1 is highly conserved across cortical areas and species. Importantly, L1 is the predominant input layer for top-down information, relayed by a rich, dense mesh of long-range projections that provide signals to the tuft branches of the PCs. Here, we discuss recent progress in our understanding of the composition of L1 and review evidence that L1 processing contributes to functions such as sensory perception, cross-modal integration, controlling states of consciousness, attention, and learning. Expected final online publication date for the Annual Review of Neuroscience, Volume 44 is July 2021. Please see http://www.annualreviews.org/page/journal/pubdates for revised estimates.","container-title":"Annual Review of Neuroscience","DOI":"10.1146/annurev-neuro-100520-012117","issue":"1","note":"_eprint: https://doi.org/10.1146/annurev-neuro-100520-012117\nPMID: 33730511","page":"null","source":"Annual Reviews","title":"Neocortical Layer 1: An Elegant Solution to Top-Down and Bottom-Up Integration","title-short":"Neocortical Layer 1","volume":"44","author":[{"family":"Schuman","given":"Benjamin"},{"family":"Dellal","given":"Shlomo"},{"family":"Prönneke","given":"Alvar"},{"family":"Machold","given":"Robert"},{"family":"Rudy","given":"Bernardo"}],"issued":{"date-parts":[["2021"]]}}},{"id":5098,"uris":["http://zotero.org/users/6345545/items/7R2FQU3T"],"itemData":{"id":5098,"type":"article-journal","container-title":"Science","DOI":"10.1126/science.1254126","issue":"6197","note":"publisher: American Association for the Advancement of Science","page":"660-665","source":"science.org (Atypon)","title":"Long-range and local circuits for top-down modulation of visual cortex processing","volume":"345","author":[{"family":"Zhang","given":"Siyu"},{"family":"Xu","given":"Min"},{"family":"Kamigaki","given":"Tsukasa"},{"family":"Hoang Do","given":"Johnny Phong"},{"family":"Chang","given":"Wei-Cheng"},{"family":"Jenvay","given":"Sean"},{"family":"Miyamichi","given":"Kazunari"},{"family":"Luo","given":"Liqun"},{"family":"Dan","given":"Yang"}],"issued":{"date-parts":[["2014",8,8]]}}}],"schema":"https://github.com/citation-style-language/schema/raw/master/csl-citation.json"} </w:delInstrText>
          </w:r>
          <w:r w:rsidRPr="0060258A" w:rsidDel="001700AF">
            <w:rPr>
              <w:rFonts w:ascii="Times New Roman" w:hAnsi="Times New Roman" w:cs="Times New Roman"/>
              <w:color w:val="000000" w:themeColor="text1"/>
            </w:rPr>
            <w:fldChar w:fldCharType="separate"/>
          </w:r>
          <w:r w:rsidDel="001700AF">
            <w:rPr>
              <w:rFonts w:ascii="Times New Roman" w:hAnsi="Times New Roman" w:cs="Times New Roman"/>
              <w:color w:val="000000" w:themeColor="text1"/>
            </w:rPr>
            <w:delText>(Fu et al., 2014; Kamigaki, 2019; S. Lee et al., 2013; Letzkus et al., 2011; Pi et al., 2013; Schuman et al., 2021; S. Zhang et al., 2014)</w:delText>
          </w:r>
          <w:r w:rsidRPr="0060258A" w:rsidDel="001700AF">
            <w:rPr>
              <w:rFonts w:ascii="Times New Roman" w:hAnsi="Times New Roman" w:cs="Times New Roman"/>
              <w:color w:val="000000" w:themeColor="text1"/>
            </w:rPr>
            <w:fldChar w:fldCharType="end"/>
          </w:r>
          <w:r w:rsidRPr="0060258A" w:rsidDel="001700AF">
            <w:rPr>
              <w:rFonts w:ascii="Times New Roman" w:hAnsi="Times New Roman" w:cs="Times New Roman"/>
              <w:color w:val="000000" w:themeColor="text1"/>
            </w:rPr>
            <w:delText xml:space="preserve">. </w:delText>
          </w:r>
        </w:del>
      </w:moveFrom>
      <w:moveFromRangeEnd w:id="549"/>
      <w:del w:id="552" w:author="Bo Shen" w:date="2023-02-14T16:14:00Z">
        <w:r w:rsidRPr="0060258A" w:rsidDel="001700AF">
          <w:rPr>
            <w:rFonts w:ascii="Times New Roman" w:hAnsi="Times New Roman" w:cs="Times New Roman"/>
            <w:color w:val="000000" w:themeColor="text1"/>
          </w:rPr>
          <w:delText>We find that a novel hybrid model incorporating recurrent excitation, lateral inhibition, and local disinhibition unifies multiple characteristics of decision activity including normalized value coding, WTA choice, and working memory. These findings suggest that local disinhibition provides a robust, biologically plausible integration of normalization and WTA selection in a single circuit architecture. Moreover, a top-down gating signal operating via this disinhibition enables the model to reproduce decision activity in a range of experimental paradigms with diverse task timing and activity dynamics.</w:delText>
        </w:r>
      </w:del>
    </w:p>
    <w:p w14:paraId="1527F6BA" w14:textId="77777777" w:rsidR="001E5B0F" w:rsidRPr="0060258A" w:rsidDel="00454898" w:rsidRDefault="001E5B0F" w:rsidP="00443316">
      <w:pPr>
        <w:spacing w:line="480" w:lineRule="auto"/>
        <w:jc w:val="both"/>
        <w:rPr>
          <w:del w:id="553" w:author="Bo Shen" w:date="2023-02-14T16:39:00Z"/>
          <w:rFonts w:ascii="Times New Roman" w:hAnsi="Times New Roman" w:cs="Times New Roman"/>
          <w:b/>
          <w:color w:val="000000" w:themeColor="text1"/>
        </w:rPr>
      </w:pPr>
    </w:p>
    <w:p w14:paraId="39310281" w14:textId="77777777" w:rsidR="001E5B0F" w:rsidRDefault="001E5B0F">
      <w:commentRangeStart w:id="554"/>
      <w:del w:id="555" w:author="Bo Shen" w:date="2023-02-14T16:39:00Z">
        <w:r w:rsidRPr="0060258A" w:rsidDel="00454898">
          <w:rPr>
            <w:rFonts w:ascii="Times New Roman" w:hAnsi="Times New Roman" w:cs="Times New Roman"/>
            <w:color w:val="000000" w:themeColor="text1"/>
          </w:rPr>
          <w:delText>In addition to its ability to capture a broader range of phenomena than existing models, the unique structure of the model offers several other advantages. The model incorporates recent findings from optogenetic studies to provide new information about the cortical microcircuit, employing the known the types and connectivit</w:delText>
        </w:r>
        <w:r w:rsidDel="00454898">
          <w:rPr>
            <w:rFonts w:ascii="Times New Roman" w:hAnsi="Times New Roman" w:cs="Times New Roman"/>
            <w:color w:val="000000" w:themeColor="text1"/>
          </w:rPr>
          <w:delText>ies</w:delText>
        </w:r>
        <w:r w:rsidRPr="0060258A" w:rsidDel="00454898">
          <w:rPr>
            <w:rFonts w:ascii="Times New Roman" w:hAnsi="Times New Roman" w:cs="Times New Roman"/>
            <w:color w:val="000000" w:themeColor="text1"/>
          </w:rPr>
          <w:delText xml:space="preserve"> of inhibitory interneurons to yield observed physiological behavior </w:delText>
        </w:r>
        <w:r w:rsidRPr="0060258A" w:rsidDel="00454898">
          <w:rPr>
            <w:rFonts w:ascii="Times New Roman" w:hAnsi="Times New Roman" w:cs="Times New Roman"/>
            <w:color w:val="000000" w:themeColor="text1"/>
          </w:rPr>
          <w:fldChar w:fldCharType="begin"/>
        </w:r>
        <w:r w:rsidDel="00454898">
          <w:rPr>
            <w:rFonts w:ascii="Times New Roman" w:hAnsi="Times New Roman" w:cs="Times New Roman"/>
            <w:color w:val="000000" w:themeColor="text1"/>
          </w:rPr>
          <w:delInstrText xml:space="preserve"> ADDIN ZOTERO_ITEM CSL_CITATION {"citationID":"f8oL7c4a","properties":{"formattedCitation":"(Fu et al., 2014; Karnani et al., 2014; Kepecs &amp; Fishell, 2014; Pi et al., 2013; Rudy et al., 2011)","plainCitation":"(Fu et al., 2014; Karnani et al., 2014; Kepecs &amp; Fishell, 2014; Pi et al., 2013; Rudy et al., 2011)","noteIndex":0},"citationItems":[{"id":170,"uris":["http://zotero.org/users/6345545/items/Y8R2CLBJ"],"itemData":{"id":170,"type":"article-journal","container-title":"Nature","DOI":"10.1038/nature12983","ISSN":"0028-0836, 1476-4687","issue":"7483","journalAbbreviation":"Nature","language":"en","page":"318-326","source":"DOI.org (Crossref)","title":"Interneuron cell types are fit to function","volume":"505","author":[{"family":"Kepecs","given":"Adam"},{"family":"Fishell","given":"Gordon"}],"issued":{"date-parts":[["2014",1]]}}},{"id":164,"uris":["http://zotero.org/users/6345545/items/SHN6BC8V"],"itemData":{"id":164,"type":"article-journal","container-title":"Developmental Neurobiology","DOI":"10.1002/dneu.20853","ISSN":"19328451","issue":"1","journalAbbreviation":"Devel Neurobio","language":"en","page":"45-61","source":"DOI.org (Crossref)","title":"Three groups of interneurons account for nearly 100% of neocortical GABAergic neurons","volume":"71","author":[{"family":"Rudy","given":"Bernardo"},{"family":"Fishell","given":"Gordon"},{"family":"Lee","given":"SooHyun"},{"family":"Hjerling-Leffler","given":"Jens"}],"issued":{"date-parts":[["2011",1,1]]}}},{"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P."}],"issued":{"date-parts":[["2014",3,13]]}}},{"id":5194,"uris":["http://zotero.org/users/6345545/items/2AN5TS7B"],"itemData":{"id":5194,"type":"article-journal","abstract":"The function of neocortical interneurons is still unclear, and, as often happens, one may be able to draw functional insights from considering the structure. In this spirit we describe recent structural results and discuss their potential functional implications. Most GABAergic interneurons innervate nearby pyramidal neurons very densely and without any apparent specificity, as if they were extending a ‘blanket of inhibition’, contacting pyramidal neurons often in an overlapping fashion. While subtypes of interneurons specifically target subcellular compartments of pyramidal cells, and they also target different layers selectively, they appear to treat all neighboring pyramidal cells the same and innervate them massively. We explore the functional implications and temporal properties of dense, overlapping inhibition by four interneuron populations.","collection-title":"SI: Inhibition: Synapses, Neurons and Circuits","container-title":"Current Opinion in Neurobiology","DOI":"10.1016/j.conb.2013.12.015","ISSN":"0959-4388","journalAbbreviation":"Current Opinion in Neurobiology","language":"en","page":"96-102","source":"ScienceDirect","title":"A blanket of inhibition: functional inferences from dense inhibitory connectivity","title-short":"A blanket of inhibition","volume":"26","author":[{"family":"Karnani","given":"Mahesh M"},{"family":"Agetsuma","given":"Masakazu"},{"family":"Yuste","given":"Rafael"}],"issued":{"date-parts":[["2014",6,1]]}}}],"schema":"https://github.com/citation-style-language/schema/raw/master/csl-citation.json"} </w:delInstrText>
        </w:r>
        <w:r w:rsidRPr="0060258A" w:rsidDel="00454898">
          <w:rPr>
            <w:rFonts w:ascii="Times New Roman" w:hAnsi="Times New Roman" w:cs="Times New Roman"/>
            <w:color w:val="000000" w:themeColor="text1"/>
          </w:rPr>
          <w:fldChar w:fldCharType="separate"/>
        </w:r>
        <w:r w:rsidDel="00454898">
          <w:rPr>
            <w:rFonts w:ascii="Times New Roman" w:hAnsi="Times New Roman" w:cs="Times New Roman"/>
            <w:color w:val="000000" w:themeColor="text1"/>
          </w:rPr>
          <w:delText>(Fu et al., 2014; Karnani et al., 2014; Kepecs &amp; Fishell, 2014; Pi et al., 2013; Rudy et al., 2011)</w:delText>
        </w:r>
        <w:r w:rsidRPr="0060258A" w:rsidDel="00454898">
          <w:rPr>
            <w:rFonts w:ascii="Times New Roman" w:hAnsi="Times New Roman" w:cs="Times New Roman"/>
            <w:color w:val="000000" w:themeColor="text1"/>
          </w:rPr>
          <w:fldChar w:fldCharType="end"/>
        </w:r>
        <w:r w:rsidRPr="0060258A" w:rsidDel="00454898">
          <w:rPr>
            <w:rFonts w:ascii="Times New Roman" w:hAnsi="Times New Roman" w:cs="Times New Roman"/>
            <w:color w:val="000000" w:themeColor="text1"/>
          </w:rPr>
          <w:delText>. It accomplishes this by, unlike prior models, employing the motif of anatomically structured, rather than pooled, inhibition. While structured inhibition is similar to changes of excitatory/inhibitory balance in some ways, the use of this alternative approach allows the model to predict classes of input-selective inhibition that have recently been observed in empirical studies</w:delText>
        </w:r>
        <w:r w:rsidRPr="0060258A" w:rsidDel="00454898">
          <w:rPr>
            <w:rFonts w:ascii="Times New Roman" w:hAnsi="Times New Roman" w:cs="Times New Roman"/>
            <w:color w:val="000000" w:themeColor="text1"/>
          </w:rPr>
          <w:fldChar w:fldCharType="begin"/>
        </w:r>
        <w:r w:rsidDel="00454898">
          <w:rPr>
            <w:rFonts w:ascii="Times New Roman" w:hAnsi="Times New Roman" w:cs="Times New Roman"/>
            <w:color w:val="000000" w:themeColor="text1"/>
          </w:rPr>
          <w:delInstrText xml:space="preserve"> ADDIN ZOTERO_ITEM CSL_CITATION {"citationID":"sx07y7Hj","properties":{"formattedCitation":"(Allen et al., 2017; Gage et al., 2010; Najafi et al., 2020)","plainCitation":"(Allen et al., 2017; Gage et al., 2010; Najafi et al., 2020)","noteIndex":0},"citationItems":[{"id":4894,"uris":["http://zotero.org/users/6345545/items/KBBTHFQS"],"itemData":{"id":4894,"type":"article-journal","abstract":"The successful planning and execution of adaptive behaviors in mammals may require long-range coordination of neural networks throughout cerebral cortex. The neuronal implementation of signals that could orchestrate cortex-wide activity remains unclear. Here, we develop and apply methods for cortex-wide Ca2+ imaging in mice performing decision-making behavior and identify a global cortical representation of task engagement encoded in the activity dynamics of both single cells and superficial neuropil distributed across the majority of dorsal cortex. The activity of multiple molecularly defined cell types was found to reflect this representation with type-specific dynamics. Focal optogenetic inhibition tiled across cortex revealed a crucial role for frontal cortex in triggering this cortex-wide phenomenon; local inhibition of this region blocked both the cortex-wide response to task-initiating cues and the voluntary behavior. These findings reveal cell-type-specific processes in cortex for globally representing goal-directed behavior and identify a major cortical node that gates the global broadcast of task-related information.","container-title":"Neuron","DOI":"10.1016/j.neuron.2017.04.017","ISSN":"0896-6273","issue":"4","journalAbbreviation":"Neuron","language":"en","page":"891-907.e6","source":"ScienceDirect","title":"Global Representations of Goal-Directed Behavior in Distinct Cell Types of Mouse Neocortex","volume":"94","author":[{"family":"Allen","given":"William E."},{"family":"Kauvar","given":"Isaac V."},{"family":"Chen","given":"Michael Z."},{"family":"Richman","given":"Ethan B."},{"family":"Yang","given":"Samuel J."},{"family":"Chan","given":"Ken"},{"family":"Gradinaru","given":"Viviana"},{"family":"Deverman","given":"Benjamin E."},{"family":"Luo","given":"Liqun"},{"family":"Deisseroth","given":"Karl"}],"issued":{"date-parts":[["2017",5,17]]}}},{"id":3474,"uris":["http://zotero.org/users/6345545/items/TD7KEHMR"],"itemData":{"id":3474,"type":"article-journal","abstract":"Inhibitory neurons, which play a critical role in decision-making models, are often simplified as a single pool of non-selective neurons lacking connection specificity. This assumption is supported by observations in the primary visual cortex: inhibitory neurons are broadly tuned in vivo and show non-specific connectivity in slice. The selectivity of excitatory and inhibitory neurons within decision circuits and, hence, the validity of decision-making models are unknown. We simultaneously measured excitatory and inhibitory neurons in the posterior parietal cortex of mice judging multisensory stimuli. Surprisingly, excitatory and inhibitory neurons were equally selective for the animal’s choice, both at the single-cell and population level. Further, both cell types exhibited similar changes in selectivity and temporal dynamics during learning, paralleling behavioral improvements. These observations, combined with modeling, argue against circuit architectures assuming non-selective inhibitory neurons. Instead, they argue for selective subnetworks of inhibitory and excitatory neurons that are shaped by experience to support expert decision-making.","container-title":"Neuron","DOI":"10.1016/j.neuron.2019.09.045","ISSN":"0896-6273","issue":"1","journalAbbreviation":"Neuron","language":"en","page":"165-179.e8","source":"ScienceDirect","title":"Excitatory and Inhibitory Subnetworks Are Equally Selective during Decision-Making and Emerge Simultaneously during Learning","volume":"105","author":[{"family":"Najafi","given":"Farzaneh"},{"family":"Elsayed","given":"Gamaleldin F."},{"family":"Cao","given":"Robin"},{"family":"Pnevmatikakis","given":"Eftychios"},{"family":"Latham","given":"Peter E."},{"family":"Cunningham","given":"John P."},{"family":"Churchland","given":"Anne K."}],"issued":{"date-parts":[["2020",1,8]]}}},{"id":4906,"uris":["http://zotero.org/users/6345545/items/E8LGH87T"],"itemData":{"id":4906,"type":"article-journal","abstract":"Basal ganglia circuits are essential for the organization and execution of voluntary actions. Within the striatum, fast-spiking interneurons (FSIs) are thought to tightly regulate the activity of medium-spiny projection neurons (MSNs) through feed-forward inhibition, yet few studies have investigated the functional contributions of FSIs in behaving animals. We recorded presumed MSNs and FSIs together with motor cortex and globus pallidus (GP) neurons, in rats performing a simple choice task. MSN activity was widely distributed across the task sequence, especially near reward receipt. By contrast, FSIs showed a coordinated pulse of increased activity as chosen actions were initiated, in conjunction with a sharp decrease in GP activity. Both MSNs and FSIs were direction selective, but neighboring MSNs and FSIs showed opposite selectivity. Our findings suggest that individual FSIs participate in local striatal information processing, but more global disinhibition of FSIs by GP is important for initiating chosen actions while suppressing unwanted alternatives.","container-title":"Neuron","DOI":"10.1016/j.neuron.2010.06.034","ISSN":"0896-6273","issue":"3","journalAbbreviation":"Neuron","language":"en","page":"466-479","source":"ScienceDirect","title":"Selective Activation of Striatal Fast-Spiking Interneurons during Choice Execution","volume":"67","author":[{"family":"Gage","given":"Gregory J."},{"family":"Stoetzner","given":"Colin R."},{"family":"Wiltschko","given":"Alexander B."},{"family":"Berke","given":"Joshua D."}],"issued":{"date-parts":[["2010",8,12]]}}}],"schema":"https://github.com/citation-style-language/schema/raw/master/csl-citation.json"} </w:delInstrText>
        </w:r>
        <w:r w:rsidRPr="0060258A" w:rsidDel="00454898">
          <w:rPr>
            <w:rFonts w:ascii="Times New Roman" w:hAnsi="Times New Roman" w:cs="Times New Roman"/>
            <w:color w:val="000000" w:themeColor="text1"/>
          </w:rPr>
          <w:fldChar w:fldCharType="separate"/>
        </w:r>
        <w:r w:rsidDel="00454898">
          <w:rPr>
            <w:rFonts w:ascii="Times New Roman" w:hAnsi="Times New Roman" w:cs="Times New Roman"/>
            <w:color w:val="000000" w:themeColor="text1"/>
          </w:rPr>
          <w:delText>(Allen et al., 2017; Gage et al., 2010; Najafi et al., 2020)</w:delText>
        </w:r>
        <w:r w:rsidRPr="0060258A" w:rsidDel="00454898">
          <w:rPr>
            <w:rFonts w:ascii="Times New Roman" w:hAnsi="Times New Roman" w:cs="Times New Roman"/>
            <w:color w:val="000000" w:themeColor="text1"/>
          </w:rPr>
          <w:fldChar w:fldCharType="end"/>
        </w:r>
        <w:r w:rsidRPr="0060258A" w:rsidDel="00454898">
          <w:rPr>
            <w:rFonts w:ascii="Times New Roman" w:hAnsi="Times New Roman" w:cs="Times New Roman"/>
            <w:color w:val="000000" w:themeColor="text1"/>
          </w:rPr>
          <w:delText>, but which cannot be predicted by more traditional motifs. Further, recent empirical studies of fast modulation suggest the importance of structured disinhibition to this process</w:delText>
        </w:r>
        <w:r w:rsidRPr="0060258A" w:rsidDel="00454898">
          <w:rPr>
            <w:rFonts w:ascii="Times New Roman" w:hAnsi="Times New Roman" w:cs="Times New Roman"/>
            <w:color w:val="000000" w:themeColor="text1"/>
          </w:rPr>
          <w:fldChar w:fldCharType="begin"/>
        </w:r>
        <w:r w:rsidDel="00454898">
          <w:rPr>
            <w:rFonts w:ascii="Times New Roman" w:hAnsi="Times New Roman" w:cs="Times New Roman"/>
            <w:color w:val="000000" w:themeColor="text1"/>
          </w:rPr>
          <w:delInstrText xml:space="preserve"> ADDIN ZOTERO_ITEM CSL_CITATION {"citationID":"5KDjzay6","properties":{"formattedCitation":"(Alitto &amp; Dan, 2013; Brombas et al., 2014; Celada et al., 2013; Letzkus et al., 2011; Pi et al., 2013; Pinto &amp; Dan, 2015; Pr\\uc0\\u246{}nneke et al., 2020; Schuman et al., 2021; Xiang &amp; Prince, 2003)","plainCitation":"(Alitto &amp; Dan, 2013; Brombas et al., 2014; Celada et al., 2013; Letzkus et al., 2011; Pi et al., 2013; Pinto &amp; Dan, 2015; Prönneke et al., 2020; Schuman et al., 2021; Xiang &amp; Prince, 2003)","noteIndex":0},"citationItems":[{"id":236,"uris":["http://zotero.org/users/6345545/items/3ACEJ2Q7"],"itemData":{"id":236,"type":"article-journal","abstract":"Stimulus convergence and concomitant auditory cortex disinhibition are essential for fear learning.","container-title":"Nature","DOI":"10.1038/nature10674","ISSN":"1476-4687","issue":"7377","language":"en","license":"2011 Nature Publishing Group, a division of Macmillan Publishers Limited. All Rights Reserved.","note":"number: 7377\npublisher: Nature Publishing Group","page":"331-335","source":"www.nature.com","title":"A disinhibitory microcircuit for associative fear learning in the auditory cortex","volume":"480","author":[{"family":"Letzkus","given":"Johannes J."},{"family":"Wolff","given":"Steffen B. E."},{"family":"Meyer","given":"Elisabeth M. M."},{"family":"Tovote","given":"Philip"},{"family":"Courtin","given":"Julien"},{"family":"Herry","given":"Cyril"},{"family":"Lüthi","given":"Andreas"}],"issued":{"date-parts":[["2011",12]]}}},{"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Josh"},{"family":"Kepecs","given":"Adam"}],"issued":{"date-parts":[["2013",11]]}}},{"id":4010,"uris":["http://zotero.org/users/6345545/items/YUJ32ZMS"],"itemData":{"id":4010,"type":"article-journal","abstract":"Many of our daily activities, such as riding a bike to work or reading a book in a noisy cafe, and highly skilled activities, such as a professional playing a tennis match or a violin concerto, depend upon the ability of the brain to quickly make moment-to-moment adjustments to our behavior in response to the results of our actions. Particularly, they depend upon the ability of the neocortex to integrate the information provided by the sensory organs (bottom-up information) with internally generated signals such as expectations or attentional signals (top-down information). This integration occurs in pyramidal cells (PCs) and their long apical dendrite, which branches extensively into a dendritic tuft in layer 1 (L1). The outermost layer of the neocortex, L1 is highly conserved across cortical areas and species. Importantly, L1 is the predominant input layer for top-down information, relayed by a rich, dense mesh of long-range projections that provide signals to the tuft branches of the PCs. Here, we discuss recent progress in our understanding of the composition of L1 and review evidence that L1 processing contributes to functions such as sensory perception, cross-modal integration, controlling states of consciousness, attention, and learning. Expected final online publication date for the Annual Review of Neuroscience, Volume 44 is July 2021. Please see http://www.annualreviews.org/page/journal/pubdates for revised estimates.","container-title":"Annual Review of Neuroscience","DOI":"10.1146/annurev-neuro-100520-012117","issue":"1","note":"_eprint: https://doi.org/10.1146/annurev-neuro-100520-012117\nPMID: 33730511","page":"null","source":"Annual Reviews","title":"Neocortical Layer 1: An Elegant Solution to Top-Down and Bottom-Up Integration","title-short":"Neocortical Layer 1","volume":"44","author":[{"family":"Schuman","given":"Benjamin"},{"family":"Dellal","given":"Shlomo"},{"family":"Prönneke","given":"Alvar"},{"family":"Machold","given":"Robert"},{"family":"Rudy","given":"Bernardo"}],"issued":{"date-parts":[["2021"]]}}},{"id":197,"uris":["http://zotero.org/users/6345545/items/DE545XVB"],"itemData":{"id":197,"type":"article-journal","abstract":"Activation of the cholinergic neurons in the basal forebrain (BF) desynchronizes cortical activity and enhances sensory processing during arousal and attention. How the cholinergic input modulates the activity of different subtypes of cortical neurons remains unclear. Using in vivo two-photon calcium imaging of neurons in layers 1 and 2/3 of mouse visual cortex, we show that electrical stimulation of the BF bi-directionally modulates the activity of excitatory neurons as well as several subtypes of inhibitory interneurons. While glutamatergic activity contributed to the activation of both excitatory and inhibitory neurons, the contribution of acetylcholine was more complex. Excitatory and parvalbumin-positive (PV+) neurons were activated through muscarinic acetylcholine (ACh) receptors (mAChRs) at low levels of cortical desynchronization and suppressed through nicotinic ACh receptors (nAChRs) when cortical desynchronization was strong. In contrast, vasoactive intestinal peptide-positive (VIP+) and layer 1 interneurons were preferentially activated through nAChRs during strong cortical desynchronization. Thus, cholinergic input from the BF causes significant shift in the relative activity levels of different subtypes of cortical neurons at increasing levels of cortical desynchronization.","container-title":"Frontiers in Systems Neuroscience","DOI":"10.3389/fnsys.2012.00079","ISSN":"1662-5137","journalAbbreviation":"Front. Syst. Neurosci.","language":"English","note":"publisher: Frontiers","source":"Frontiers","title":"Cell-type-specific modulation of neocortical activity by basal forebrain input","URL":"https://www.frontiersin.org/articles/10.3389/fnsys.2012.00079/full","volume":"6","author":[{"family":"Alitto","given":"Henry J."},{"family":"Dan","given":"Yang"}],"accessed":{"date-parts":[["2020",3,9]]},"issued":{"date-parts":[["2013"]]}}},{"id":213,"uris":["http://zotero.org/users/6345545/items/3RNVPRTF"],"itemData":{"id":213,"type":"article-journal","abstract":"Abstract.  Neocortical GABAergic interneurons expressing vasoactive intestinal polypeptide (VIP) contribute to sensory processing, sensorimotor integration, and","container-title":"Cerebral Cortex","DOI":"10.1093/cercor/bhz102","issue":"30","journalAbbreviation":"Cereb Cortex","language":"en","page":"488-504","source":"academic.oup.com","title":"Neuromodulation Leads to a Burst-Tonic Switch in a Subset of VIP Neurons in Mouse Primary Somatosensory (Barrel) Cortex","author":[{"family":"Prönneke","given":"Alvar"},{"family":"Witte","given":"Mirko"},{"family":"Möck","given":"Martin"},{"family":"Staiger","given":"Jochen F."}],"issued":{"date-parts":[["2020"]]}}},{"id":4882,"uris":["http://zotero.org/users/6345545/items/2DIZCMZY"],"itemData":{"id":4882,"type":"article-journal","abstract":"The prefrontal cortex (PFC) plays a key role in controlling goal-directed behavior. Although a variety of task-related signals have been observed in the PFC, whether they are differentially encoded by various cell types remains unclear. Here we performed cellular-resolution microendoscopic Ca2+ imaging from genetically defined cell types in the dorsomedial PFC of mice performing a PFC-dependent sensory discrimination task. We found that inhibitory interneurons of the same subtype were similar to each other, but different subtypes preferentially signaled different task-related events: somatostatin-positive neurons primarily signaled motor action (licking), vasoactive intestinal peptide-positive neurons responded strongly to action outcomes, whereas parvalbumin-positive neurons were less selective, responding to sensory cues, motor action, and trial outcomes. Compared to each interneuron subtype, pyramidal neurons showed much greater functional heterogeneity, and their responses varied across cortical layers. Such cell-type and laminar differences in neuronal functional properties may be crucial for local computation within the PFC microcircuit.","container-title":"Neuron","DOI":"10.1016/j.neuron.2015.06.021","ISSN":"0896-6273","issue":"2","journalAbbreviation":"Neuron","language":"en","page":"437-450","source":"ScienceDirect","title":"Cell-Type-Specific Activity in Prefrontal Cortex during Goal-Directed Behavior","volume":"87","author":[{"family":"Pinto","given":"Lucas"},{"family":"Dan","given":"Yang"}],"issued":{"date-parts":[["2015",7,15]]}}},{"id":4458,"uris":["http://zotero.org/users/6345545/items/G7NMH3VQ"],"itemData":{"id":4458,"type":"article-journal","abstract":"The serotonergic pathways originating in the dorsal and median raphe nuclei (DR and MnR, respectively) are critically involved in cortical function. Serotonin (5-HT), acting on postsynaptic and presynaptic receptors, is involved in cognition, mood, impulse control and motor functions by (1) modulating the activity of different neuronal types, and (2) varying the release of other neurotransmitters, such as glutamate, GABA, acetylcholine and dopamine. Also, 5-HT seems to play an important role in cortical development. Of all cortical regions, the frontal lobe is the area most enriched in serotonergic axons and 5-HT receptors. 5-HT and selective receptor agonists modulate the excitability of cortical neurons and their discharge rate through the activation of several receptor subtypes, of which the 5-HT1A, 5-HT1B, 5-HT2A, and 5-HT3 subtypes play a major role. Little is known, however, on the role of other excitatory receptors moderately expressed in cortical areas, such as 5-HT2C, 5-HT4, 5-HT6, and 5-HT7. In vitro and in vivo studies suggest that 5-HT1A and 5-HT2A receptors are key players and exert opposite effects on the activity of pyramidal neurons in the medial prefrontal cortex (mPFC). The activation of 5-HT1A receptors in mPFC hyperpolarizes pyramidal neurons whereas that of 5-HT2A receptors results in neuronal depolarization, reduction of the afterhyperpolarization and increase of excitatory postsynaptic currents (EPSCs) and of discharge rate. 5-HT can also stimulate excitatory (5-HT2A and 5-HT3) and inhibitory (5-HT1A) receptors in GABA interneurons to modulate synaptic GABA inputs onto pyramidal neurons. Likewise, the pharmacological manipulation of various 5-HT receptors alters oscillatory activity in PFC, suggesting that 5-HT is also involved in the control of cortical network activity. A better understanding of the actions of 5-HT in PFC may help to develop treatments for mood and cognitive disorders associated with an abnormal function of the frontal lobe.","container-title":"Frontiers in Integrative Neuroscience","DOI":"10.3389/fnint.2013.00025","ISSN":"1662-5145","page":"25","source":"Frontiers","title":"Serotonin modulation of cortical neurons and networks","volume":"7","author":[{"family":"Celada","given":"Pau"},{"family":"Puig","given":"M. Victoria"},{"family":"Artigas","given":"Francesc"}],"issued":{"date-parts":[["2013"]]}}},{"id":4460,"uris":["http://zotero.org/users/6345545/items/6FJ2RJFX"],"itemData":{"id":4460,"type":"article-journal","abstract":"Layer 1 neocortical GABAergic interneurons control the excitability of pyramidal neurons through cell-class-specific direct inhibitory and disynaptic disinhibitory circuitry. The engagement of layer 1 inhibitory circuits during behavior is powerfully controlled by the cholinergic neuromodulatory system. Here we report that acetylcholine (ACh) influences the excitability of layer 1 interneurons in a cell-class and activity-dependent manner. Whole-cell recordings from identified layer 1 interneurons of the rat somatosensory neocortex revealed that brief perisomatic application of ACh excited both neurogliaform cells (NGFCs) and classical-accommodating cells (c-ACs) at rest by the activation of nicotinic receptors. In contrast, under active, action potential firing states, ACh excited c-ACs, but inhibited NGFCs through muscarinic receptor-mediated, IP3 receptor-dependent elevations of intracellular calcium that gated surface-membrane calcium-activated potassium channels. These excitatory and inhibitory actions of ACh could be switched between by brief periods of NGFC action potential firing. Paired recordings demonstrated that cholinergic inhibition of NGFCs disinhibited the apical dendrites of layer 2/3 pyramidal neurons by silencing widespread, GABAB receptor-mediated, monosynaptic inhibition. Together, these data suggest that the cholinergic system modulates layer 1 inhibitory circuits in an activity-dependent manner to dynamically control dendritic synaptic inhibition of pyramidal neurons.","container-title":"Journal of Neuroscience","DOI":"10.1523/JNEUROSCI.4470-13.2014","ISSN":"0270-6474, 1529-2401","issue":"5","journalAbbreviation":"J. Neurosci.","language":"en","license":"Copyright © 2014 the authors 0270-6474/14/341932-10$15.00/0","note":"publisher: Society for Neuroscience\nsection: Articles\nPMID: 24478372","page":"1932-1941","source":"www.jneurosci.org","title":"Activity-Dependent Modulation of Layer 1 Inhibitory Neocortical Circuits by Acetylcholine","volume":"34","author":[{"family":"Brombas","given":"Arne"},{"family":"Fletcher","given":"Lee N."},{"family":"Williams","given":"Stephen R."}],"issued":{"date-parts":[["2014",1,29]]}}},{"id":4456,"uris":["http://zotero.org/users/6345545/items/BXZ87F8A"],"itemData":{"id":4456,"type":"article-journal","abstract":"The effects of serotonin (5-HT) on excitability of two cortical interneuronal subtypes, fast-spiking (FS) and low threshold spike (LTS) cells, and on spontaneous inhibitory postsynaptic currents (sIPSCs) in layer V pyramidal cells were studied in rat visual cortical slices using whole-cell recording techniques. Twenty-two of 28 FS and 26 of 35 LTS interneurons responded to local application of 5-HT. In the group of responsive neurons, 5-HT elicited an inward current in 50% of FS cells and 15% of LTS cells, an outward current was evoked in 41% of FS cells and 81% of LTS cells, and an inward current followed by an outward current in 9% of FS cells and 4% LTS cells. The inward and outward currents were blocked by a 5-HT3 receptor antagonist, tropisetron, and a 5-HT1A receptor antagonist, NAN-190, respectively. The 5-HT–induced inward and outward currents were both associated with an increase in membrane conductance. The estimated reversal potential was more positive than −40 mV for the inward current and close to the calculated K+equilibrium potential for the outward current. The 5-HT application caused an increase, a decrease, or an increase followed by a decrease in the frequency of sIPSCs in pyramidal cells. The 5-HT3 receptor agonist 1-(m-chlorophenyl) biguanide increased the frequency of larger and fast-rising sIPSCs, whereas the 5-HT1Areceptor agonist (±)8-hydroxydipropylaminotetralin hydrobromide elicited opposite effects and decreased the frequency of large events. These data indicate that serotonergic activation imposes complex actions on cortical inhibitory networks, which may lead to changes in cortical information processing.","container-title":"Journal of Neurophysiology","DOI":"10.1152/jn.00533.2002","ISSN":"0022-3077","issue":"3","note":"publisher: American Physiological Society","page":"1278-1287","source":"journals.physiology.org (Atypon)","title":"Heterogeneous Actions of Serotonin on Interneurons in Rat  Visual Cortex","volume":"89","author":[{"family":"Xiang","given":"Zixiu"},{"family":"Prince","given":"David A."}],"issued":{"date-parts":[["2003",3,1]]}}}],"schema":"https://github.com/citation-style-language/schema/raw/master/csl-citation.json"} </w:delInstrText>
        </w:r>
        <w:r w:rsidRPr="0060258A" w:rsidDel="00454898">
          <w:rPr>
            <w:rFonts w:ascii="Times New Roman" w:hAnsi="Times New Roman" w:cs="Times New Roman"/>
            <w:color w:val="000000" w:themeColor="text1"/>
          </w:rPr>
          <w:fldChar w:fldCharType="separate"/>
        </w:r>
        <w:r w:rsidRPr="009C2159" w:rsidDel="00454898">
          <w:rPr>
            <w:rFonts w:ascii="Times New Roman" w:hAnsi="Times New Roman" w:cs="Times New Roman"/>
            <w:color w:val="000000"/>
          </w:rPr>
          <w:delText>(Alitto &amp; Dan, 2013; Brombas et al., 2014; Celada et al., 2013; Letzkus et al., 2011; Pi et al., 2013; Pinto &amp; Dan, 2015; Prönneke et al., 2020; Schuman et al., 2021; Xiang &amp; Prince, 2003)</w:delText>
        </w:r>
        <w:r w:rsidRPr="0060258A" w:rsidDel="00454898">
          <w:rPr>
            <w:rFonts w:ascii="Times New Roman" w:hAnsi="Times New Roman" w:cs="Times New Roman"/>
            <w:color w:val="000000" w:themeColor="text1"/>
          </w:rPr>
          <w:fldChar w:fldCharType="end"/>
        </w:r>
        <w:r w:rsidRPr="0060258A" w:rsidDel="00454898">
          <w:rPr>
            <w:rFonts w:ascii="Times New Roman" w:hAnsi="Times New Roman" w:cs="Times New Roman"/>
            <w:color w:val="000000" w:themeColor="text1"/>
          </w:rPr>
          <w:delText xml:space="preserve">, a finding well aligned with the model. In summary, the local disinhibition-based decision model (LDDM) offers a new circuit motif that takes account of the most anatomical and physiological data on the nature of structured inhibition which providing a more accurate capture of observed physiological findings during all phases of the decision-making process. </w:delText>
        </w:r>
        <w:commentRangeEnd w:id="554"/>
        <w:r w:rsidDel="00454898">
          <w:rPr>
            <w:rStyle w:val="CommentReference"/>
          </w:rPr>
          <w:commentReference w:id="554"/>
        </w:r>
      </w:del>
      <w:del w:id="556" w:author="Bo Shen" w:date="2023-02-14T17:36:00Z">
        <w:r w:rsidRPr="0060258A" w:rsidDel="003E6ECE">
          <w:rPr>
            <w:rFonts w:ascii="Times New Roman" w:hAnsi="Times New Roman" w:cs="Times New Roman"/>
            <w:color w:val="000000" w:themeColor="text1"/>
            <w:sz w:val="28"/>
          </w:rPr>
          <w:br w:type="page"/>
        </w:r>
      </w:del>
    </w:p>
    <w:p w14:paraId="345C9DF7" w14:textId="77777777" w:rsidR="003F037C" w:rsidRDefault="003F037C">
      <w:pPr>
        <w:rPr>
          <w:rFonts w:ascii="Times New Roman" w:hAnsi="Times New Roman" w:cs="Times New Roman"/>
          <w:b/>
          <w:color w:val="000000" w:themeColor="text1"/>
          <w:sz w:val="28"/>
        </w:rPr>
      </w:pPr>
      <w:r>
        <w:rPr>
          <w:rFonts w:ascii="Times New Roman" w:hAnsi="Times New Roman" w:cs="Times New Roman"/>
          <w:b/>
          <w:color w:val="000000" w:themeColor="text1"/>
          <w:sz w:val="28"/>
        </w:rPr>
        <w:br w:type="page"/>
      </w:r>
    </w:p>
    <w:p w14:paraId="510934C1" w14:textId="52CA4241" w:rsidR="003F037C" w:rsidRPr="0060258A" w:rsidRDefault="003F037C" w:rsidP="004C613D">
      <w:pPr>
        <w:pStyle w:val="Heading1"/>
      </w:pPr>
      <w:r w:rsidRPr="0060258A">
        <w:lastRenderedPageBreak/>
        <w:t>Results</w:t>
      </w:r>
    </w:p>
    <w:p w14:paraId="6939BBEF" w14:textId="77777777" w:rsidR="003F037C" w:rsidRPr="0060258A" w:rsidRDefault="003F037C" w:rsidP="00921B7E">
      <w:pPr>
        <w:spacing w:line="480" w:lineRule="auto"/>
        <w:jc w:val="both"/>
        <w:rPr>
          <w:rFonts w:ascii="Times New Roman" w:hAnsi="Times New Roman" w:cs="Times New Roman"/>
          <w:b/>
          <w:color w:val="000000" w:themeColor="text1"/>
        </w:rPr>
      </w:pPr>
    </w:p>
    <w:p w14:paraId="66EBA846" w14:textId="77777777" w:rsidR="003F037C" w:rsidRPr="0060258A" w:rsidRDefault="003F037C" w:rsidP="008D453F">
      <w:pPr>
        <w:pStyle w:val="Heading4"/>
      </w:pPr>
      <w:r w:rsidRPr="0060258A">
        <w:t>Local disinhibition decision model (LDDM)</w:t>
      </w:r>
    </w:p>
    <w:p w14:paraId="79A36735" w14:textId="77777777" w:rsidR="003F037C" w:rsidRPr="0060258A" w:rsidRDefault="003F037C" w:rsidP="008809C6">
      <w:pPr>
        <w:spacing w:line="480" w:lineRule="auto"/>
        <w:jc w:val="both"/>
        <w:rPr>
          <w:rFonts w:ascii="Times New Roman" w:hAnsi="Times New Roman" w:cs="Times New Roman"/>
          <w:color w:val="000000" w:themeColor="text1"/>
        </w:rPr>
      </w:pPr>
    </w:p>
    <w:p w14:paraId="0CBB5E08" w14:textId="77777777" w:rsidR="003F037C" w:rsidRPr="0060258A" w:rsidRDefault="003F037C" w:rsidP="00A62EE2">
      <w:pPr>
        <w:spacing w:line="480" w:lineRule="auto"/>
        <w:jc w:val="both"/>
        <w:rPr>
          <w:rFonts w:ascii="Times New Roman" w:hAnsi="Times New Roman" w:cs="Times New Roman"/>
          <w:color w:val="000000" w:themeColor="text1"/>
        </w:rPr>
      </w:pPr>
      <w:r w:rsidRPr="0060258A">
        <w:rPr>
          <w:rFonts w:ascii="Times New Roman" w:hAnsi="Times New Roman" w:cs="Times New Roman"/>
          <w:color w:val="000000" w:themeColor="text1"/>
        </w:rPr>
        <w:t>To develop an integrated circuit model of decision making, we systematically tested a series of models incorporating the core elements of existing models, namely divisive gain control, recurrent excitation, and mutual competition (</w:t>
      </w:r>
      <w:r w:rsidRPr="00A539E5">
        <w:rPr>
          <w:rFonts w:ascii="Times New Roman" w:hAnsi="Times New Roman" w:cs="Times New Roman"/>
          <w:b/>
          <w:color w:val="000000" w:themeColor="text1"/>
        </w:rPr>
        <w:t>Fig</w:t>
      </w:r>
      <w:r>
        <w:rPr>
          <w:rFonts w:ascii="Times New Roman" w:hAnsi="Times New Roman" w:cs="Times New Roman"/>
          <w:b/>
          <w:color w:val="000000" w:themeColor="text1"/>
        </w:rPr>
        <w:t>.</w:t>
      </w:r>
      <w:r w:rsidRPr="00A539E5">
        <w:rPr>
          <w:rFonts w:ascii="Times New Roman" w:hAnsi="Times New Roman" w:cs="Times New Roman"/>
          <w:b/>
          <w:color w:val="000000" w:themeColor="text1"/>
        </w:rPr>
        <w:t xml:space="preserve"> 2-figure supplement 1</w:t>
      </w:r>
      <w:r w:rsidRPr="00BD4910">
        <w:rPr>
          <w:rFonts w:ascii="Times New Roman" w:hAnsi="Times New Roman" w:cs="Times New Roman"/>
          <w:color w:val="000000" w:themeColor="text1"/>
        </w:rPr>
        <w:t>;</w:t>
      </w:r>
      <w:r>
        <w:rPr>
          <w:rFonts w:ascii="Times New Roman" w:hAnsi="Times New Roman" w:cs="Times New Roman"/>
          <w:color w:val="000000" w:themeColor="text1"/>
        </w:rPr>
        <w:t xml:space="preserve"> see </w:t>
      </w:r>
      <w:r>
        <w:rPr>
          <w:rFonts w:ascii="Times New Roman" w:hAnsi="Times New Roman" w:cs="Times New Roman"/>
          <w:b/>
          <w:color w:val="000000" w:themeColor="text1"/>
        </w:rPr>
        <w:t xml:space="preserve">Methods </w:t>
      </w:r>
      <w:r w:rsidRPr="00203247">
        <w:rPr>
          <w:rFonts w:ascii="Times New Roman" w:hAnsi="Times New Roman" w:cs="Times New Roman"/>
          <w:i/>
          <w:color w:val="000000" w:themeColor="text1"/>
        </w:rPr>
        <w:t>Motifs tested and compared for normalized coding and winner-take-all choice</w:t>
      </w:r>
      <w:r>
        <w:rPr>
          <w:rFonts w:ascii="Times New Roman" w:hAnsi="Times New Roman" w:cs="Times New Roman"/>
          <w:color w:val="000000" w:themeColor="text1"/>
        </w:rPr>
        <w:t xml:space="preserve"> for the analysis details)</w:t>
      </w:r>
      <w:r w:rsidRPr="0060258A">
        <w:rPr>
          <w:rFonts w:ascii="Times New Roman" w:hAnsi="Times New Roman" w:cs="Times New Roman"/>
          <w:color w:val="000000" w:themeColor="text1"/>
        </w:rPr>
        <w:t xml:space="preserve">. This analysis identified </w:t>
      </w:r>
      <w:r w:rsidRPr="0060258A">
        <w:rPr>
          <w:rFonts w:ascii="Times New Roman" w:hAnsi="Times New Roman" w:cs="Times New Roman"/>
          <w:i/>
          <w:color w:val="000000" w:themeColor="text1"/>
        </w:rPr>
        <w:t>local disinhibition</w:t>
      </w:r>
      <w:r w:rsidRPr="0060258A">
        <w:rPr>
          <w:rFonts w:ascii="Times New Roman" w:hAnsi="Times New Roman" w:cs="Times New Roman"/>
          <w:color w:val="000000" w:themeColor="text1"/>
        </w:rPr>
        <w:t xml:space="preserve"> as the crucial component that can integrate mutual competition and value normalization within the existing circuit architecture of DNM. In the rest of this paper, we focus on th</w:t>
      </w:r>
      <w:ins w:id="557" w:author="Microsoft Office User" w:date="2023-03-07T11:16:00Z">
        <w:r>
          <w:rPr>
            <w:rFonts w:ascii="Times New Roman" w:hAnsi="Times New Roman" w:cs="Times New Roman"/>
            <w:color w:val="000000" w:themeColor="text1"/>
          </w:rPr>
          <w:t>is</w:t>
        </w:r>
      </w:ins>
      <w:del w:id="558" w:author="Microsoft Office User" w:date="2023-03-07T11:16:00Z">
        <w:r w:rsidRPr="0060258A" w:rsidDel="006C2FC2">
          <w:rPr>
            <w:rFonts w:ascii="Times New Roman" w:hAnsi="Times New Roman" w:cs="Times New Roman"/>
            <w:color w:val="000000" w:themeColor="text1"/>
          </w:rPr>
          <w:delText>e</w:delText>
        </w:r>
      </w:del>
      <w:r w:rsidRPr="0060258A">
        <w:rPr>
          <w:rFonts w:ascii="Times New Roman" w:hAnsi="Times New Roman" w:cs="Times New Roman"/>
          <w:color w:val="000000" w:themeColor="text1"/>
        </w:rPr>
        <w:t xml:space="preserve"> novel </w:t>
      </w:r>
      <w:del w:id="559" w:author="Bo Shen" w:date="2023-01-20T16:38:00Z">
        <w:r w:rsidRPr="0060258A" w:rsidDel="00F05E1F">
          <w:rPr>
            <w:rFonts w:ascii="Times New Roman" w:hAnsi="Times New Roman" w:cs="Times New Roman"/>
            <w:color w:val="000000" w:themeColor="text1"/>
          </w:rPr>
          <w:delText>disinhibitory hybrid model (</w:delText>
        </w:r>
      </w:del>
      <w:r w:rsidRPr="0060258A">
        <w:rPr>
          <w:rFonts w:ascii="Times New Roman" w:hAnsi="Times New Roman" w:cs="Times New Roman"/>
          <w:color w:val="000000" w:themeColor="text1"/>
        </w:rPr>
        <w:t>local disinhibition decision model</w:t>
      </w:r>
      <w:ins w:id="560" w:author="Bo Shen" w:date="2023-01-20T16:38:00Z">
        <w:r>
          <w:rPr>
            <w:rFonts w:ascii="Times New Roman" w:hAnsi="Times New Roman" w:cs="Times New Roman"/>
            <w:color w:val="000000" w:themeColor="text1"/>
          </w:rPr>
          <w:t xml:space="preserve"> (</w:t>
        </w:r>
      </w:ins>
      <w:del w:id="561" w:author="Bo Shen" w:date="2023-01-20T16:38:00Z">
        <w:r w:rsidRPr="0060258A" w:rsidDel="00F05E1F">
          <w:rPr>
            <w:rFonts w:ascii="Times New Roman" w:hAnsi="Times New Roman" w:cs="Times New Roman"/>
            <w:color w:val="000000" w:themeColor="text1"/>
          </w:rPr>
          <w:delText xml:space="preserve">, </w:delText>
        </w:r>
      </w:del>
      <w:r w:rsidRPr="0060258A">
        <w:rPr>
          <w:rFonts w:ascii="Times New Roman" w:hAnsi="Times New Roman" w:cs="Times New Roman"/>
          <w:color w:val="000000" w:themeColor="text1"/>
        </w:rPr>
        <w:t xml:space="preserve">hereafter LDDM). </w:t>
      </w:r>
    </w:p>
    <w:p w14:paraId="0B132377" w14:textId="77777777" w:rsidR="003F037C" w:rsidRPr="0060258A" w:rsidRDefault="003F037C" w:rsidP="008809C6">
      <w:pPr>
        <w:spacing w:line="480" w:lineRule="auto"/>
        <w:jc w:val="both"/>
        <w:rPr>
          <w:rFonts w:ascii="Times New Roman" w:hAnsi="Times New Roman" w:cs="Times New Roman"/>
          <w:color w:val="000000" w:themeColor="text1"/>
        </w:rPr>
      </w:pPr>
    </w:p>
    <w:p w14:paraId="78443570" w14:textId="0EA90D5E" w:rsidR="003F037C" w:rsidRPr="0060258A" w:rsidRDefault="003F037C" w:rsidP="008809C6">
      <w:pPr>
        <w:spacing w:line="480" w:lineRule="auto"/>
        <w:jc w:val="both"/>
        <w:rPr>
          <w:rFonts w:ascii="Times New Roman" w:hAnsi="Times New Roman" w:cs="Times New Roman"/>
          <w:color w:val="000000" w:themeColor="text1"/>
        </w:rPr>
      </w:pPr>
      <w:r w:rsidRPr="0060258A">
        <w:rPr>
          <w:rFonts w:ascii="Times New Roman" w:hAnsi="Times New Roman" w:cs="Times New Roman"/>
          <w:color w:val="000000" w:themeColor="text1"/>
        </w:rPr>
        <w:t>In the LDDM (</w:t>
      </w:r>
      <w:r w:rsidRPr="0060258A">
        <w:rPr>
          <w:rFonts w:ascii="Times New Roman" w:hAnsi="Times New Roman" w:cs="Times New Roman"/>
          <w:b/>
          <w:color w:val="000000" w:themeColor="text1"/>
        </w:rPr>
        <w:t>Fig. 2A</w:t>
      </w:r>
      <w:r w:rsidRPr="0060258A">
        <w:rPr>
          <w:rFonts w:ascii="Times New Roman" w:hAnsi="Times New Roman" w:cs="Times New Roman"/>
          <w:color w:val="000000" w:themeColor="text1"/>
        </w:rPr>
        <w:t xml:space="preserve">), </w:t>
      </w:r>
      <w:ins w:id="562" w:author="Microsoft Office User" w:date="2023-03-07T11:22:00Z">
        <w:r>
          <w:rPr>
            <w:rFonts w:ascii="Times New Roman" w:hAnsi="Times New Roman" w:cs="Times New Roman"/>
            <w:color w:val="000000" w:themeColor="text1"/>
          </w:rPr>
          <w:t xml:space="preserve">as in the DNM, option-specific excitatory </w:t>
        </w:r>
        <w:r w:rsidRPr="00306040">
          <w:rPr>
            <w:rFonts w:ascii="Times New Roman" w:hAnsi="Times New Roman" w:cs="Times New Roman"/>
            <w:i/>
            <w:iCs/>
            <w:color w:val="000000" w:themeColor="text1"/>
            <w:rPrChange w:id="563" w:author="Microsoft Office User" w:date="2023-03-07T11:24:00Z">
              <w:rPr>
                <w:rFonts w:ascii="Times New Roman" w:hAnsi="Times New Roman" w:cs="Times New Roman"/>
                <w:color w:val="000000" w:themeColor="text1"/>
              </w:rPr>
            </w:rPrChange>
          </w:rPr>
          <w:t>R</w:t>
        </w:r>
        <w:r>
          <w:rPr>
            <w:rFonts w:ascii="Times New Roman" w:hAnsi="Times New Roman" w:cs="Times New Roman"/>
            <w:color w:val="000000" w:themeColor="text1"/>
          </w:rPr>
          <w:t xml:space="preserve"> units re</w:t>
        </w:r>
      </w:ins>
      <w:ins w:id="564" w:author="Microsoft Office User" w:date="2023-03-07T11:23:00Z">
        <w:r>
          <w:rPr>
            <w:rFonts w:ascii="Times New Roman" w:hAnsi="Times New Roman" w:cs="Times New Roman"/>
            <w:color w:val="000000" w:themeColor="text1"/>
          </w:rPr>
          <w:t>ceive value inputs and interact via lateral inhibition. However</w:t>
        </w:r>
      </w:ins>
      <w:ins w:id="565" w:author="Microsoft Office User" w:date="2023-03-07T11:24:00Z">
        <w:r>
          <w:rPr>
            <w:rFonts w:ascii="Times New Roman" w:hAnsi="Times New Roman" w:cs="Times New Roman"/>
            <w:color w:val="000000" w:themeColor="text1"/>
          </w:rPr>
          <w:t>,</w:t>
        </w:r>
      </w:ins>
      <w:ins w:id="566" w:author="Microsoft Office User" w:date="2023-03-07T11:23:00Z">
        <w:r>
          <w:rPr>
            <w:rFonts w:ascii="Times New Roman" w:hAnsi="Times New Roman" w:cs="Times New Roman"/>
            <w:color w:val="000000" w:themeColor="text1"/>
          </w:rPr>
          <w:t xml:space="preserve"> the LDDM also</w:t>
        </w:r>
      </w:ins>
      <w:ins w:id="567" w:author="Microsoft Office User" w:date="2023-03-07T11:24:00Z">
        <w:r>
          <w:rPr>
            <w:rFonts w:ascii="Times New Roman" w:hAnsi="Times New Roman" w:cs="Times New Roman"/>
            <w:color w:val="000000" w:themeColor="text1"/>
          </w:rPr>
          <w:t xml:space="preserve"> includes </w:t>
        </w:r>
      </w:ins>
      <w:r w:rsidRPr="0060258A">
        <w:rPr>
          <w:rFonts w:ascii="Times New Roman" w:hAnsi="Times New Roman" w:cs="Times New Roman"/>
          <w:color w:val="000000" w:themeColor="text1"/>
        </w:rPr>
        <w:t>an option-specific disinhibitory</w:t>
      </w:r>
      <w:r w:rsidRPr="0060258A">
        <w:rPr>
          <w:rFonts w:ascii="Times New Roman" w:hAnsi="Times New Roman" w:cs="Times New Roman"/>
          <w:i/>
          <w:color w:val="000000" w:themeColor="text1"/>
        </w:rPr>
        <w:t xml:space="preserve"> D </w:t>
      </w:r>
      <w:r w:rsidRPr="0060258A">
        <w:rPr>
          <w:rFonts w:ascii="Times New Roman" w:hAnsi="Times New Roman" w:cs="Times New Roman"/>
          <w:color w:val="000000" w:themeColor="text1"/>
        </w:rPr>
        <w:t xml:space="preserve">unit </w:t>
      </w:r>
      <w:ins w:id="568" w:author="Microsoft Office User" w:date="2023-03-07T11:24:00Z">
        <w:r>
          <w:rPr>
            <w:rFonts w:ascii="Times New Roman" w:hAnsi="Times New Roman" w:cs="Times New Roman"/>
            <w:color w:val="000000" w:themeColor="text1"/>
          </w:rPr>
          <w:t xml:space="preserve">that </w:t>
        </w:r>
      </w:ins>
      <w:r w:rsidRPr="0060258A">
        <w:rPr>
          <w:rFonts w:ascii="Times New Roman" w:hAnsi="Times New Roman" w:cs="Times New Roman"/>
          <w:color w:val="000000" w:themeColor="text1"/>
        </w:rPr>
        <w:t xml:space="preserve">receives input from its associated excitatory </w:t>
      </w:r>
      <w:r w:rsidRPr="0060258A">
        <w:rPr>
          <w:rFonts w:ascii="Times New Roman" w:hAnsi="Times New Roman" w:cs="Times New Roman"/>
          <w:i/>
          <w:color w:val="000000" w:themeColor="text1"/>
        </w:rPr>
        <w:t xml:space="preserve">R </w:t>
      </w:r>
      <w:r w:rsidRPr="0060258A">
        <w:rPr>
          <w:rFonts w:ascii="Times New Roman" w:hAnsi="Times New Roman" w:cs="Times New Roman"/>
          <w:color w:val="000000" w:themeColor="text1"/>
        </w:rPr>
        <w:t xml:space="preserve">unit and inhibits the inhibitory </w:t>
      </w:r>
      <w:r w:rsidRPr="0060258A">
        <w:rPr>
          <w:rFonts w:ascii="Times New Roman" w:hAnsi="Times New Roman" w:cs="Times New Roman"/>
          <w:i/>
          <w:color w:val="000000" w:themeColor="text1"/>
        </w:rPr>
        <w:t>G</w:t>
      </w:r>
      <w:r w:rsidRPr="0060258A">
        <w:rPr>
          <w:rFonts w:ascii="Times New Roman" w:hAnsi="Times New Roman" w:cs="Times New Roman"/>
          <w:color w:val="000000" w:themeColor="text1"/>
        </w:rPr>
        <w:t xml:space="preserve"> unit in the local sub-circuit. Biased disinhibition – via different value inputs to option-selective </w:t>
      </w:r>
      <w:r w:rsidRPr="0060258A">
        <w:rPr>
          <w:rFonts w:ascii="Times New Roman" w:hAnsi="Times New Roman" w:cs="Times New Roman"/>
          <w:i/>
          <w:color w:val="000000" w:themeColor="text1"/>
        </w:rPr>
        <w:t xml:space="preserve">R </w:t>
      </w:r>
      <w:r w:rsidRPr="0060258A">
        <w:rPr>
          <w:rFonts w:ascii="Times New Roman" w:hAnsi="Times New Roman" w:cs="Times New Roman"/>
          <w:color w:val="000000" w:themeColor="text1"/>
        </w:rPr>
        <w:t xml:space="preserve">units – can thus </w:t>
      </w:r>
      <w:ins w:id="569" w:author="Bo Shen" w:date="2023-01-20T16:43:00Z">
        <w:r>
          <w:rPr>
            <w:rFonts w:ascii="Times New Roman" w:hAnsi="Times New Roman" w:cs="Times New Roman"/>
            <w:color w:val="000000" w:themeColor="text1"/>
          </w:rPr>
          <w:t xml:space="preserve">selectively </w:t>
        </w:r>
      </w:ins>
      <w:del w:id="570" w:author="Bo Shen" w:date="2023-01-20T16:40:00Z">
        <w:r w:rsidRPr="0060258A" w:rsidDel="00F05E1F">
          <w:rPr>
            <w:rFonts w:ascii="Times New Roman" w:hAnsi="Times New Roman" w:cs="Times New Roman"/>
            <w:color w:val="000000" w:themeColor="text1"/>
          </w:rPr>
          <w:delText xml:space="preserve">introduce </w:delText>
        </w:r>
      </w:del>
      <w:ins w:id="571" w:author="Bo Shen" w:date="2023-01-20T16:40:00Z">
        <w:r>
          <w:rPr>
            <w:rFonts w:ascii="Times New Roman" w:hAnsi="Times New Roman" w:cs="Times New Roman"/>
            <w:color w:val="000000" w:themeColor="text1"/>
          </w:rPr>
          <w:t xml:space="preserve">release </w:t>
        </w:r>
        <w:del w:id="572" w:author="Microsoft Office User" w:date="2023-03-01T17:26:00Z">
          <w:r w:rsidDel="00A427C3">
            <w:rPr>
              <w:rFonts w:ascii="Times New Roman" w:hAnsi="Times New Roman" w:cs="Times New Roman"/>
              <w:color w:val="000000" w:themeColor="text1"/>
            </w:rPr>
            <w:delText xml:space="preserve">the gain control on the </w:delText>
          </w:r>
        </w:del>
        <w:r>
          <w:rPr>
            <w:rFonts w:ascii="Times New Roman" w:hAnsi="Times New Roman" w:cs="Times New Roman"/>
            <w:color w:val="000000" w:themeColor="text1"/>
          </w:rPr>
          <w:t>local circuit</w:t>
        </w:r>
      </w:ins>
      <w:ins w:id="573" w:author="Microsoft Office User" w:date="2023-03-01T17:26:00Z">
        <w:r>
          <w:rPr>
            <w:rFonts w:ascii="Times New Roman" w:hAnsi="Times New Roman" w:cs="Times New Roman"/>
            <w:color w:val="000000" w:themeColor="text1"/>
          </w:rPr>
          <w:t xml:space="preserve"> gain control,</w:t>
        </w:r>
      </w:ins>
      <w:ins w:id="574" w:author="Bo Shen" w:date="2023-01-20T16:40:00Z">
        <w:del w:id="575" w:author="Microsoft Office User" w:date="2023-03-01T17:26:00Z">
          <w:r w:rsidDel="00A427C3">
            <w:rPr>
              <w:rFonts w:ascii="Times New Roman" w:hAnsi="Times New Roman" w:cs="Times New Roman"/>
              <w:color w:val="000000" w:themeColor="text1"/>
            </w:rPr>
            <w:delText>s,</w:delText>
          </w:r>
        </w:del>
        <w:r w:rsidRPr="0060258A">
          <w:rPr>
            <w:rFonts w:ascii="Times New Roman" w:hAnsi="Times New Roman" w:cs="Times New Roman"/>
            <w:color w:val="000000" w:themeColor="text1"/>
          </w:rPr>
          <w:t xml:space="preserve"> </w:t>
        </w:r>
      </w:ins>
      <w:del w:id="576" w:author="Bo Shen" w:date="2023-01-20T16:40:00Z">
        <w:r w:rsidRPr="0060258A" w:rsidDel="00F05E1F">
          <w:rPr>
            <w:rFonts w:ascii="Times New Roman" w:hAnsi="Times New Roman" w:cs="Times New Roman"/>
            <w:color w:val="000000" w:themeColor="text1"/>
          </w:rPr>
          <w:delText xml:space="preserve">an effective asymmetry to global inhibition, </w:delText>
        </w:r>
      </w:del>
      <w:r w:rsidRPr="0060258A">
        <w:rPr>
          <w:rFonts w:ascii="Times New Roman" w:hAnsi="Times New Roman" w:cs="Times New Roman"/>
          <w:color w:val="000000" w:themeColor="text1"/>
        </w:rPr>
        <w:t>generating an unbalanced gain control between local and opponent circuits and leading to WTA competition.</w:t>
      </w:r>
      <w:r w:rsidRPr="0060258A">
        <w:rPr>
          <w:rFonts w:ascii="Times New Roman" w:hAnsi="Times New Roman" w:cs="Times New Roman"/>
          <w:color w:val="000000" w:themeColor="text1"/>
          <w:sz w:val="32"/>
          <w:szCs w:val="32"/>
        </w:rPr>
        <w:t xml:space="preserve"> </w:t>
      </w:r>
      <w:r w:rsidRPr="0060258A">
        <w:rPr>
          <w:rFonts w:ascii="Times New Roman" w:hAnsi="Times New Roman" w:cs="Times New Roman"/>
          <w:color w:val="000000" w:themeColor="text1"/>
        </w:rPr>
        <w:t xml:space="preserve">In this model, the network shifts from value coding to WTA competition regimes in response to an onset of disinhibition (controlled by the coupling strength between </w:t>
      </w:r>
      <w:r w:rsidRPr="0060258A">
        <w:rPr>
          <w:rFonts w:ascii="Times New Roman" w:hAnsi="Times New Roman" w:cs="Times New Roman"/>
          <w:i/>
          <w:color w:val="000000" w:themeColor="text1"/>
        </w:rPr>
        <w:t>R</w:t>
      </w:r>
      <w:r w:rsidRPr="0060258A">
        <w:rPr>
          <w:rFonts w:ascii="Times New Roman" w:hAnsi="Times New Roman" w:cs="Times New Roman"/>
          <w:color w:val="000000" w:themeColor="text1"/>
        </w:rPr>
        <w:t xml:space="preserve"> and</w:t>
      </w:r>
      <w:r w:rsidRPr="0060258A">
        <w:rPr>
          <w:rFonts w:ascii="Times New Roman" w:hAnsi="Times New Roman" w:cs="Times New Roman"/>
          <w:i/>
          <w:color w:val="000000" w:themeColor="text1"/>
        </w:rPr>
        <w:t xml:space="preserve"> D</w:t>
      </w:r>
      <w:r w:rsidRPr="0060258A">
        <w:rPr>
          <w:rFonts w:ascii="Times New Roman" w:hAnsi="Times New Roman" w:cs="Times New Roman"/>
          <w:color w:val="000000" w:themeColor="text1"/>
        </w:rPr>
        <w:t>).</w:t>
      </w:r>
      <w:r w:rsidRPr="0060258A">
        <w:rPr>
          <w:rFonts w:ascii="Times New Roman" w:hAnsi="Times New Roman" w:cs="Times New Roman"/>
          <w:i/>
          <w:color w:val="000000" w:themeColor="text1"/>
        </w:rPr>
        <w:t xml:space="preserve"> </w:t>
      </w:r>
      <w:r w:rsidRPr="0060258A">
        <w:rPr>
          <w:rFonts w:ascii="Times New Roman" w:hAnsi="Times New Roman" w:cs="Times New Roman"/>
          <w:color w:val="000000" w:themeColor="text1"/>
        </w:rPr>
        <w:t xml:space="preserve">With zero or weak </w:t>
      </w:r>
      <w:r w:rsidRPr="0060258A">
        <w:rPr>
          <w:rFonts w:ascii="Times New Roman" w:hAnsi="Times New Roman" w:cs="Times New Roman"/>
          <w:i/>
          <w:color w:val="000000" w:themeColor="text1"/>
        </w:rPr>
        <w:t>R-D</w:t>
      </w:r>
      <w:r w:rsidRPr="0060258A">
        <w:rPr>
          <w:rFonts w:ascii="Times New Roman" w:hAnsi="Times New Roman" w:cs="Times New Roman"/>
          <w:color w:val="000000" w:themeColor="text1"/>
        </w:rPr>
        <w:t xml:space="preserve"> coupling, the circuit preserves normalized value coding consistent with the DNM; with strong </w:t>
      </w:r>
      <w:r w:rsidRPr="0060258A">
        <w:rPr>
          <w:rFonts w:ascii="Times New Roman" w:hAnsi="Times New Roman" w:cs="Times New Roman"/>
          <w:i/>
          <w:color w:val="000000" w:themeColor="text1"/>
        </w:rPr>
        <w:t>R-D</w:t>
      </w:r>
      <w:r w:rsidRPr="0060258A">
        <w:rPr>
          <w:rFonts w:ascii="Times New Roman" w:hAnsi="Times New Roman" w:cs="Times New Roman"/>
          <w:color w:val="000000" w:themeColor="text1"/>
        </w:rPr>
        <w:t xml:space="preserve"> coupling, the circuit switches to a state of WTA selection (</w:t>
      </w:r>
      <w:r w:rsidRPr="0060258A">
        <w:rPr>
          <w:rFonts w:ascii="Times New Roman" w:hAnsi="Times New Roman" w:cs="Times New Roman"/>
          <w:b/>
          <w:color w:val="000000" w:themeColor="text1"/>
        </w:rPr>
        <w:t>Fig. 2B</w:t>
      </w:r>
      <w:r w:rsidRPr="0060258A">
        <w:rPr>
          <w:rFonts w:ascii="Times New Roman" w:hAnsi="Times New Roman" w:cs="Times New Roman"/>
          <w:color w:val="000000" w:themeColor="text1"/>
        </w:rPr>
        <w:t>). Inhibitory units, as a result, dynamically switch from a non-selective response pattern to a selective response pattern (</w:t>
      </w:r>
      <w:r w:rsidRPr="0060258A">
        <w:rPr>
          <w:rFonts w:ascii="Times New Roman" w:hAnsi="Times New Roman" w:cs="Times New Roman"/>
          <w:i/>
          <w:color w:val="000000" w:themeColor="text1"/>
        </w:rPr>
        <w:t>G</w:t>
      </w:r>
      <w:r w:rsidRPr="0060258A">
        <w:rPr>
          <w:rFonts w:ascii="Times New Roman" w:hAnsi="Times New Roman" w:cs="Times New Roman"/>
          <w:color w:val="000000" w:themeColor="text1"/>
        </w:rPr>
        <w:t xml:space="preserve"> and </w:t>
      </w:r>
      <w:r w:rsidRPr="0060258A">
        <w:rPr>
          <w:rFonts w:ascii="Times New Roman" w:hAnsi="Times New Roman" w:cs="Times New Roman"/>
          <w:i/>
          <w:color w:val="000000" w:themeColor="text1"/>
        </w:rPr>
        <w:t>D</w:t>
      </w:r>
      <w:r w:rsidRPr="0060258A">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lastRenderedPageBreak/>
        <w:t xml:space="preserve">units in </w:t>
      </w:r>
      <w:r w:rsidRPr="0060258A">
        <w:rPr>
          <w:rFonts w:ascii="Times New Roman" w:hAnsi="Times New Roman" w:cs="Times New Roman"/>
          <w:b/>
          <w:color w:val="000000" w:themeColor="text1"/>
        </w:rPr>
        <w:t>Fig. 2B</w:t>
      </w:r>
      <w:r w:rsidRPr="0060258A">
        <w:rPr>
          <w:rFonts w:ascii="Times New Roman" w:hAnsi="Times New Roman" w:cs="Times New Roman"/>
          <w:color w:val="000000" w:themeColor="text1"/>
        </w:rPr>
        <w:t>). This flexible onset of disinhibition is modeled after biological findings, which show that activation of disinhibition in cortical circuits arises from exogenous, long-distance projections</w:t>
      </w:r>
      <w:ins w:id="577" w:author="Bo Shen" w:date="2023-01-20T16:51: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sidR="00EA1839">
        <w:rPr>
          <w:rFonts w:ascii="Times New Roman" w:hAnsi="Times New Roman" w:cs="Times New Roman"/>
          <w:color w:val="000000" w:themeColor="text1"/>
        </w:rPr>
        <w:instrText xml:space="preserve"> ADDIN ZOTERO_ITEM CSL_CITATION {"citationID":"MvWmLGZU","properties":{"formattedCitation":"(Fu et al., 2014; Kamigaki, 2019; S. Lee et al., 2013; Pi et al., 2013; S. Zhang et al., 2014)","plainCitation":"(Fu et al., 2014; Kamigaki, 2019; S. Lee et al., 2013; Pi et al., 2013; S. Zhang et al., 2014)","noteIndex":0},"citationItems":[{"id":192,"uris":["http://zotero.org/users/6345545/items/NKAPB2Z3"],"itemData":{"id":192,"type":"article-journal","abstract":"The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P."}],"issued":{"date-parts":[["2014",3,13]]}}},{"id":4565,"uris":["http://zotero.org/users/6345545/items/ZL9UH9EU"],"itemData":{"id":4565,"type":"article-journal","abstract":"Executive control supports our ability to behave flexibly in accordance with a given situation. In order to fully understand how cortical circuits achieve this task, we need to determine the intrinsic physiological and connection profiles of neuron types and analyze their functional roles during behavior. This article introduces current knowledge regarding neuron type classification in the cortex and reviews our understanding of how each neuron type is incorporated in the functional cortical circuit to implement executive control. Recent work using neuron-type specific imaging/recording has begun to reveal significant functional organizations of pyramidal neurons and their subtypes depending on the layers and long-range projection targets. GABAergic interneurons also make crucial contributions to executive control in a subtype-specific manner. Vasoactive intestinal peptide (VIP)-positive interneurons are preferentially recruited by top-down inputs from higher-order cortical regions and amplify the signals in pyramidal neurons by inhibiting other interneuron subtypes. Particularly in the prefrontal cortex, one of the hierarchically highest cortices, executive control signals are regulated by the VIP neuron-mediated disinhibition and robustly maintained through recurrent connections at a long time scale. The differences and commonalities in the functional organization between sensory areas and the prefrontal cortex are discussed.","container-title":"Neuroscience Research","DOI":"10.1016/j.neures.2018.07.004","ISSN":"0168-0102","journalAbbreviation":"Neuroscience Research","language":"en","page":"13-22","source":"ScienceDirect","title":"Dissecting executive control circuits with neuron types","volume":"141","author":[{"family":"Kamigaki","given":"Tsukasa"}],"issued":{"date-parts":[["2019",4,1]]}}},{"id":177,"uris":["http://zotero.org/users/6345545/items/ADYRRPUH"],"itemData":{"id":177,"type":"article-journal","abstract":"The authors find that long-range axons from primary motor cortex (vM1) preferentially recruit vasointestinal peptide (VIP)-expressing interneurons in somatosensory cortex (S1). VIP neurons in turn inhibit somatostatin-expressing interneurons that target the distal dendrites of pyramidal cells in S1. This dis-inhibitory circuit is active during voluntary movement, suggesting that it participates in the modulation of primary cortical sensory processing by motor cortex.","container-title":"Nature Neuroscience","DOI":"10.1038/nn.3544","ISSN":"1546-1726","issue":"11","language":"en","license":"2013 Nature Publishing Group, a division of Macmillan Publishers Limited. All Rights Reserved.","note":"number: 11\npublisher: Nature Publishing Group","page":"1662-1670","source":"www.nature.com","title":"A disinhibitory circuit mediates motor integration in the somatosensory cortex","volume":"16","author":[{"family":"Lee","given":"Soohyun"},{"family":"Kruglikov","given":"Illya"},{"family":"Huang","given":"Z. Josh"},{"family":"Fishell","given":"Gord"},{"family":"Rudy","given":"Bernardo"}],"issued":{"date-parts":[["2013",11]]}}},{"id":227,"uris":["http://zotero.org/users/6345545/items/TV9JRY4U"],"itemData":{"id":227,"type":"article-journal","abstract":"Cortical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id":5098,"uris":["http://zotero.org/users/6345545/items/7R2FQU3T"],"itemData":{"id":5098,"type":"article-journal","container-title":"Science","DOI":"10.1126/science.1254126","issue":"6197","note":"publisher: American Association for the Advancement of Science","page":"660-665","source":"science.org (Atypon)","title":"Long-range and local circuits for top-down modulation of visual cortex processing","volume":"345","author":[{"family":"Zhang","given":"Siyu"},{"family":"Xu","given":"Min"},{"family":"Kamigaki","given":"Tsukasa"},{"family":"Hoang Do","given":"Johnny Phong"},{"family":"Chang","given":"Wei-Cheng"},{"family":"Jenvay","given":"Sean"},{"family":"Miyamichi","given":"Kazunari"},{"family":"Luo","given":"Liqun"},{"family":"Dan","given":"Yang"}],"issued":{"date-parts":[["2014",8,8]]}}}],"schema":"https://github.com/citation-style-language/schema/raw/master/csl-citation.json"} </w:instrText>
      </w:r>
      <w:r w:rsidRPr="0060258A">
        <w:rPr>
          <w:rFonts w:ascii="Times New Roman" w:hAnsi="Times New Roman" w:cs="Times New Roman"/>
          <w:color w:val="000000" w:themeColor="text1"/>
        </w:rPr>
        <w:fldChar w:fldCharType="separate"/>
      </w:r>
      <w:r w:rsidR="00EA1839">
        <w:rPr>
          <w:rFonts w:ascii="Times New Roman" w:hAnsi="Times New Roman" w:cs="Times New Roman"/>
          <w:color w:val="000000" w:themeColor="text1"/>
        </w:rPr>
        <w:t>(Fu et al., 2014; Kamigaki, 2019; S. Lee et al., 2013; Pi et al., 2013; S. Zhang et al., 2014)</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w:t>
      </w:r>
      <w:r w:rsidRPr="0060258A">
        <w:rPr>
          <w:rFonts w:ascii="Times New Roman" w:hAnsi="Times New Roman" w:cs="Times New Roman"/>
          <w:b/>
          <w:color w:val="000000" w:themeColor="text1"/>
        </w:rPr>
        <w:t>Fig. 2C</w:t>
      </w:r>
      <w:r w:rsidRPr="0060258A">
        <w:rPr>
          <w:rFonts w:ascii="Times New Roman" w:hAnsi="Times New Roman" w:cs="Times New Roman"/>
          <w:color w:val="000000" w:themeColor="text1"/>
        </w:rPr>
        <w:t>). This form of top-down control allows for flexibility in the relative timing of the valuation and selection processes, consistent with neural and behavioral data in different task paradigms (see</w:t>
      </w:r>
      <w:r>
        <w:rPr>
          <w:rFonts w:ascii="Times New Roman" w:hAnsi="Times New Roman" w:cs="Times New Roman"/>
          <w:color w:val="000000" w:themeColor="text1"/>
        </w:rPr>
        <w:t xml:space="preserve"> below</w:t>
      </w:r>
      <w:r w:rsidRPr="0060258A">
        <w:rPr>
          <w:rFonts w:ascii="Times New Roman" w:hAnsi="Times New Roman" w:cs="Times New Roman"/>
          <w:color w:val="000000" w:themeColor="text1"/>
        </w:rPr>
        <w:t xml:space="preserve"> </w:t>
      </w:r>
      <w:r w:rsidRPr="0060258A">
        <w:rPr>
          <w:rFonts w:ascii="Times New Roman" w:hAnsi="Times New Roman" w:cs="Times New Roman"/>
          <w:i/>
          <w:color w:val="000000" w:themeColor="text1"/>
        </w:rPr>
        <w:t>Gated disinhibition provides top-down control of choice dynamics</w:t>
      </w:r>
      <w:r w:rsidRPr="0060258A">
        <w:rPr>
          <w:rFonts w:ascii="Times New Roman" w:hAnsi="Times New Roman" w:cs="Times New Roman"/>
          <w:color w:val="000000" w:themeColor="text1"/>
        </w:rPr>
        <w:t xml:space="preserve">). </w:t>
      </w:r>
    </w:p>
    <w:p w14:paraId="6BC30624" w14:textId="77777777" w:rsidR="003F037C" w:rsidRPr="0060258A" w:rsidRDefault="003F037C" w:rsidP="008809C6">
      <w:pPr>
        <w:spacing w:line="480" w:lineRule="auto"/>
        <w:jc w:val="both"/>
        <w:rPr>
          <w:rFonts w:ascii="Times New Roman" w:hAnsi="Times New Roman" w:cs="Times New Roman"/>
          <w:color w:val="000000" w:themeColor="text1"/>
        </w:rPr>
      </w:pPr>
    </w:p>
    <w:p w14:paraId="33CF880B" w14:textId="77777777" w:rsidR="003F037C" w:rsidRPr="0060258A" w:rsidRDefault="003F037C">
      <w:pPr>
        <w:spacing w:after="240" w:line="480" w:lineRule="auto"/>
        <w:jc w:val="both"/>
        <w:rPr>
          <w:rFonts w:ascii="Times New Roman" w:hAnsi="Times New Roman" w:cs="Times New Roman"/>
          <w:color w:val="000000" w:themeColor="text1"/>
        </w:rPr>
        <w:pPrChange w:id="578" w:author="Microsoft Office User" w:date="2023-03-01T17:28:00Z">
          <w:pPr>
            <w:spacing w:line="480" w:lineRule="auto"/>
            <w:jc w:val="both"/>
          </w:pPr>
        </w:pPrChange>
      </w:pPr>
      <w:r w:rsidRPr="0060258A">
        <w:rPr>
          <w:rFonts w:ascii="Times New Roman" w:hAnsi="Times New Roman" w:cs="Times New Roman"/>
          <w:color w:val="000000" w:themeColor="text1"/>
        </w:rPr>
        <w:t>Activity dynamics of the LDDM are described by a set of differential equations:</w:t>
      </w:r>
    </w:p>
    <w:tbl>
      <w:tblPr>
        <w:tblW w:w="0" w:type="auto"/>
        <w:tblLook w:val="04A0" w:firstRow="1" w:lastRow="0" w:firstColumn="1" w:lastColumn="0" w:noHBand="0" w:noVBand="1"/>
      </w:tblPr>
      <w:tblGrid>
        <w:gridCol w:w="2700"/>
        <w:gridCol w:w="4230"/>
        <w:gridCol w:w="2420"/>
      </w:tblGrid>
      <w:tr w:rsidR="003F037C" w:rsidRPr="00A71BEF" w14:paraId="4258B1EF" w14:textId="77777777" w:rsidTr="00203F27">
        <w:tc>
          <w:tcPr>
            <w:tcW w:w="2700" w:type="dxa"/>
            <w:vAlign w:val="center"/>
          </w:tcPr>
          <w:p w14:paraId="3BA2D64D" w14:textId="77777777" w:rsidR="003F037C" w:rsidRPr="00A71BEF" w:rsidRDefault="003F037C" w:rsidP="00203F27">
            <w:pPr>
              <w:spacing w:line="480" w:lineRule="auto"/>
              <w:jc w:val="both"/>
              <w:rPr>
                <w:rFonts w:ascii="Times New Roman" w:hAnsi="Times New Roman" w:cs="Times New Roman"/>
                <w:color w:val="000000" w:themeColor="text1"/>
              </w:rPr>
            </w:pPr>
          </w:p>
          <w:p w14:paraId="71042CAC" w14:textId="77777777" w:rsidR="003F037C" w:rsidRPr="00A71BEF" w:rsidRDefault="003F037C" w:rsidP="00203F27">
            <w:pPr>
              <w:spacing w:line="480" w:lineRule="auto"/>
              <w:jc w:val="both"/>
              <w:rPr>
                <w:rFonts w:ascii="Times New Roman" w:hAnsi="Times New Roman" w:cs="Times New Roman"/>
                <w:color w:val="000000" w:themeColor="text1"/>
              </w:rPr>
            </w:pPr>
          </w:p>
        </w:tc>
        <w:tc>
          <w:tcPr>
            <w:tcW w:w="4230" w:type="dxa"/>
            <w:vAlign w:val="center"/>
          </w:tcPr>
          <w:p w14:paraId="4832C77B" w14:textId="77777777" w:rsidR="003F037C" w:rsidRPr="003A3974" w:rsidRDefault="00000000" w:rsidP="00203F27">
            <w:pPr>
              <w:spacing w:line="480" w:lineRule="auto"/>
              <w:jc w:val="both"/>
              <w:rPr>
                <w:rFonts w:ascii="Times New Roman" w:hAnsi="Times New Roman" w:cs="Times New Roman"/>
                <w:i/>
                <w:color w:val="000000" w:themeColor="text1"/>
              </w:rPr>
            </w:pPr>
            <m:oMathPara>
              <m:oMathParaPr>
                <m:jc m:val="left"/>
              </m:oMathParaPr>
              <m:oMath>
                <m:sSub>
                  <m:sSubPr>
                    <m:ctrlPr>
                      <w:rPr>
                        <w:rFonts w:ascii="Cambria Math" w:hAnsi="Cambria Math" w:cs="Times New Roman"/>
                        <w:i/>
                        <w:color w:val="000000" w:themeColor="text1"/>
                      </w:rPr>
                    </m:ctrlPr>
                  </m:sSubPr>
                  <m:e>
                    <m:r>
                      <w:rPr>
                        <w:rFonts w:ascii="Cambria Math" w:hAnsi="Cambria Math" w:cs="Times New Roman"/>
                        <w:color w:val="000000" w:themeColor="text1"/>
                      </w:rPr>
                      <m:t>τ</m:t>
                    </m:r>
                  </m:e>
                  <m:sub>
                    <m:r>
                      <w:rPr>
                        <w:rFonts w:ascii="Cambria Math" w:hAnsi="Cambria Math" w:cs="Times New Roman"/>
                        <w:color w:val="000000" w:themeColor="text1"/>
                      </w:rPr>
                      <m:t>R</m:t>
                    </m:r>
                  </m:sub>
                </m:sSub>
                <m:f>
                  <m:fPr>
                    <m:ctrlPr>
                      <w:rPr>
                        <w:rFonts w:ascii="Cambria Math" w:hAnsi="Cambria Math" w:cs="Times New Roman"/>
                        <w:i/>
                        <w:color w:val="000000" w:themeColor="text1"/>
                      </w:rPr>
                    </m:ctrlPr>
                  </m:fPr>
                  <m:num>
                    <m:r>
                      <w:rPr>
                        <w:rFonts w:ascii="Cambria Math" w:hAnsi="Cambria Math" w:cs="Times New Roman"/>
                        <w:color w:val="000000" w:themeColor="text1"/>
                      </w:rPr>
                      <m:t>d</m:t>
                    </m:r>
                    <m:sSub>
                      <m:sSubPr>
                        <m:ctrlPr>
                          <w:rPr>
                            <w:rFonts w:ascii="Cambria Math" w:hAnsi="Cambria Math" w:cs="Times New Roman"/>
                            <w:i/>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i</m:t>
                        </m:r>
                      </m:sub>
                    </m:sSub>
                  </m:num>
                  <m:den>
                    <m:r>
                      <w:rPr>
                        <w:rFonts w:ascii="Cambria Math" w:hAnsi="Cambria Math" w:cs="Times New Roman"/>
                        <w:color w:val="000000" w:themeColor="text1"/>
                      </w:rPr>
                      <m:t>dt</m:t>
                    </m:r>
                  </m:den>
                </m:f>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i</m:t>
                    </m:r>
                  </m:sub>
                </m:sSub>
                <m:r>
                  <w:rPr>
                    <w:rFonts w:ascii="Cambria Math" w:hAnsi="Cambria Math" w:cs="Times New Roman"/>
                    <w:color w:val="000000" w:themeColor="text1"/>
                  </w:rPr>
                  <m:t>+</m:t>
                </m:r>
                <m:f>
                  <m:fPr>
                    <m:ctrlPr>
                      <w:rPr>
                        <w:rFonts w:ascii="Cambria Math" w:hAnsi="Cambria Math" w:cs="Times New Roman"/>
                        <w:i/>
                        <w:color w:val="000000" w:themeColor="text1"/>
                      </w:rPr>
                    </m:ctrlPr>
                  </m:fPr>
                  <m:num>
                    <m:sSub>
                      <m:sSubPr>
                        <m:ctrlPr>
                          <w:rPr>
                            <w:rFonts w:ascii="Cambria Math" w:hAnsi="Cambria Math" w:cs="Times New Roman"/>
                            <w:i/>
                            <w:color w:val="000000" w:themeColor="text1"/>
                          </w:rPr>
                        </m:ctrlPr>
                      </m:sSubPr>
                      <m:e>
                        <m:r>
                          <w:rPr>
                            <w:rFonts w:ascii="Cambria Math" w:hAnsi="Cambria Math" w:cs="Times New Roman"/>
                            <w:color w:val="000000" w:themeColor="text1"/>
                          </w:rPr>
                          <m:t>V</m:t>
                        </m:r>
                      </m:e>
                      <m:sub>
                        <m:r>
                          <w:rPr>
                            <w:rFonts w:ascii="Cambria Math" w:hAnsi="Cambria Math" w:cs="Times New Roman"/>
                            <w:color w:val="000000" w:themeColor="text1"/>
                          </w:rPr>
                          <m:t>i</m:t>
                        </m:r>
                      </m:sub>
                    </m:sSub>
                    <m:r>
                      <w:rPr>
                        <w:rFonts w:ascii="Cambria Math" w:hAnsi="Cambria Math" w:cs="Times New Roman"/>
                        <w:color w:val="000000" w:themeColor="text1"/>
                      </w:rPr>
                      <m:t>+α</m:t>
                    </m:r>
                    <m:sSub>
                      <m:sSubPr>
                        <m:ctrlPr>
                          <w:rPr>
                            <w:rFonts w:ascii="Cambria Math" w:hAnsi="Cambria Math" w:cs="Times New Roman"/>
                            <w:i/>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i</m:t>
                        </m:r>
                      </m:sub>
                    </m:sSub>
                    <m:r>
                      <w:rPr>
                        <w:rFonts w:ascii="Cambria Math" w:hAnsi="Cambria Math" w:cs="Times New Roman"/>
                        <w:color w:val="000000" w:themeColor="text1"/>
                      </w:rPr>
                      <m:t>+</m:t>
                    </m:r>
                    <m:sSub>
                      <m:sSubPr>
                        <m:ctrlPr>
                          <w:ins w:id="579" w:author="Microsoft Office User" w:date="2023-03-01T17:30:00Z">
                            <w:rPr>
                              <w:rFonts w:ascii="Cambria Math" w:hAnsi="Cambria Math" w:cs="Times New Roman"/>
                              <w:i/>
                              <w:color w:val="000000" w:themeColor="text1"/>
                            </w:rPr>
                          </w:ins>
                        </m:ctrlPr>
                      </m:sSubPr>
                      <m:e>
                        <m:r>
                          <w:ins w:id="580" w:author="Microsoft Office User" w:date="2023-03-01T17:30:00Z">
                            <w:rPr>
                              <w:rFonts w:ascii="Cambria Math" w:hAnsi="Cambria Math" w:cs="Times New Roman"/>
                              <w:color w:val="000000" w:themeColor="text1"/>
                            </w:rPr>
                            <m:t>B</m:t>
                          </w:ins>
                        </m:r>
                      </m:e>
                      <m:sub>
                        <m:r>
                          <w:ins w:id="581" w:author="Microsoft Office User" w:date="2023-03-01T17:30:00Z">
                            <w:rPr>
                              <w:rFonts w:ascii="Cambria Math" w:hAnsi="Cambria Math" w:cs="Times New Roman"/>
                              <w:color w:val="000000" w:themeColor="text1"/>
                            </w:rPr>
                            <m:t>R</m:t>
                          </w:ins>
                        </m:r>
                      </m:sub>
                    </m:sSub>
                    <m:r>
                      <w:del w:id="582" w:author="Microsoft Office User" w:date="2023-03-01T17:29:00Z">
                        <w:rPr>
                          <w:rFonts w:ascii="Cambria Math" w:hAnsi="Cambria Math" w:cs="Times New Roman"/>
                          <w:color w:val="000000" w:themeColor="text1"/>
                        </w:rPr>
                        <m:t>B</m:t>
                      </w:del>
                    </m:r>
                  </m:num>
                  <m:den>
                    <m:r>
                      <w:rPr>
                        <w:rFonts w:ascii="Cambria Math" w:hAnsi="Cambria Math" w:cs="Times New Roman"/>
                        <w:color w:val="000000" w:themeColor="text1"/>
                      </w:rPr>
                      <m:t>1+</m:t>
                    </m:r>
                    <m:sSub>
                      <m:sSubPr>
                        <m:ctrlPr>
                          <w:rPr>
                            <w:rFonts w:ascii="Cambria Math" w:hAnsi="Cambria Math" w:cs="Times New Roman"/>
                            <w:i/>
                            <w:color w:val="000000" w:themeColor="text1"/>
                          </w:rPr>
                        </m:ctrlPr>
                      </m:sSubPr>
                      <m:e>
                        <m:r>
                          <w:rPr>
                            <w:rFonts w:ascii="Cambria Math" w:hAnsi="Cambria Math" w:cs="Times New Roman"/>
                            <w:color w:val="000000" w:themeColor="text1"/>
                          </w:rPr>
                          <m:t>G</m:t>
                        </m:r>
                      </m:e>
                      <m:sub>
                        <m:r>
                          <w:rPr>
                            <w:rFonts w:ascii="Cambria Math" w:hAnsi="Cambria Math" w:cs="Times New Roman"/>
                            <w:color w:val="000000" w:themeColor="text1"/>
                          </w:rPr>
                          <m:t>i</m:t>
                        </m:r>
                      </m:sub>
                    </m:sSub>
                  </m:den>
                </m:f>
                <m:r>
                  <w:rPr>
                    <w:rFonts w:ascii="Cambria Math" w:hAnsi="Cambria Math" w:cs="Times New Roman"/>
                    <w:color w:val="000000" w:themeColor="text1"/>
                  </w:rPr>
                  <m:t>,</m:t>
                </m:r>
              </m:oMath>
            </m:oMathPara>
          </w:p>
        </w:tc>
        <w:tc>
          <w:tcPr>
            <w:tcW w:w="2420" w:type="dxa"/>
            <w:vAlign w:val="center"/>
          </w:tcPr>
          <w:p w14:paraId="5F1BA368" w14:textId="77777777" w:rsidR="003F037C" w:rsidRPr="003A3974" w:rsidRDefault="003F037C" w:rsidP="00203F27">
            <w:pPr>
              <w:pStyle w:val="Caption"/>
              <w:jc w:val="right"/>
              <w:rPr>
                <w:rFonts w:ascii="Times New Roman" w:hAnsi="Times New Roman" w:cs="Times New Roman"/>
                <w:i w:val="0"/>
                <w:color w:val="000000" w:themeColor="text1"/>
                <w:sz w:val="24"/>
                <w:szCs w:val="24"/>
              </w:rPr>
            </w:pPr>
            <w:r w:rsidRPr="003A3974">
              <w:rPr>
                <w:rFonts w:ascii="Times New Roman" w:hAnsi="Times New Roman" w:cs="Times New Roman"/>
                <w:i w:val="0"/>
                <w:color w:val="000000" w:themeColor="text1"/>
                <w:sz w:val="24"/>
                <w:szCs w:val="24"/>
              </w:rPr>
              <w:t>(</w:t>
            </w:r>
            <w:r w:rsidRPr="003A3974">
              <w:rPr>
                <w:rFonts w:ascii="Times New Roman" w:hAnsi="Times New Roman" w:cs="Times New Roman"/>
                <w:i w:val="0"/>
                <w:color w:val="000000" w:themeColor="text1"/>
                <w:sz w:val="24"/>
                <w:szCs w:val="24"/>
              </w:rPr>
              <w:fldChar w:fldCharType="begin"/>
            </w:r>
            <w:r w:rsidRPr="003A3974">
              <w:rPr>
                <w:rFonts w:ascii="Times New Roman" w:hAnsi="Times New Roman" w:cs="Times New Roman"/>
                <w:i w:val="0"/>
                <w:color w:val="000000" w:themeColor="text1"/>
                <w:sz w:val="24"/>
                <w:szCs w:val="24"/>
              </w:rPr>
              <w:instrText xml:space="preserve"> SEQ Equation \* ARABIC </w:instrText>
            </w:r>
            <w:r w:rsidRPr="003A3974">
              <w:rPr>
                <w:rFonts w:ascii="Times New Roman" w:hAnsi="Times New Roman" w:cs="Times New Roman"/>
                <w:i w:val="0"/>
                <w:color w:val="000000" w:themeColor="text1"/>
                <w:sz w:val="24"/>
                <w:szCs w:val="24"/>
              </w:rPr>
              <w:fldChar w:fldCharType="separate"/>
            </w:r>
            <w:r w:rsidRPr="003A3974">
              <w:rPr>
                <w:rFonts w:ascii="Times New Roman" w:hAnsi="Times New Roman" w:cs="Times New Roman"/>
                <w:i w:val="0"/>
                <w:noProof/>
                <w:color w:val="000000" w:themeColor="text1"/>
                <w:sz w:val="24"/>
                <w:szCs w:val="24"/>
              </w:rPr>
              <w:t>1</w:t>
            </w:r>
            <w:r w:rsidRPr="003A3974">
              <w:rPr>
                <w:rFonts w:ascii="Times New Roman" w:hAnsi="Times New Roman" w:cs="Times New Roman"/>
                <w:i w:val="0"/>
                <w:color w:val="000000" w:themeColor="text1"/>
                <w:sz w:val="24"/>
                <w:szCs w:val="24"/>
              </w:rPr>
              <w:fldChar w:fldCharType="end"/>
            </w:r>
            <w:r w:rsidRPr="003A3974">
              <w:rPr>
                <w:rFonts w:ascii="Times New Roman" w:hAnsi="Times New Roman" w:cs="Times New Roman"/>
                <w:i w:val="0"/>
                <w:color w:val="000000" w:themeColor="text1"/>
                <w:sz w:val="24"/>
                <w:szCs w:val="24"/>
              </w:rPr>
              <w:t>)</w:t>
            </w:r>
          </w:p>
        </w:tc>
      </w:tr>
      <w:tr w:rsidR="003F037C" w:rsidRPr="00A71BEF" w14:paraId="69FD5839" w14:textId="77777777" w:rsidTr="00203F27">
        <w:tc>
          <w:tcPr>
            <w:tcW w:w="2700" w:type="dxa"/>
            <w:vAlign w:val="center"/>
          </w:tcPr>
          <w:p w14:paraId="5FAEFFE7" w14:textId="77777777" w:rsidR="003F037C" w:rsidRPr="00A71BEF" w:rsidRDefault="003F037C" w:rsidP="00203F27">
            <w:pPr>
              <w:spacing w:line="480" w:lineRule="auto"/>
              <w:jc w:val="both"/>
              <w:rPr>
                <w:rFonts w:ascii="Times New Roman" w:hAnsi="Times New Roman" w:cs="Times New Roman"/>
                <w:color w:val="000000" w:themeColor="text1"/>
              </w:rPr>
            </w:pPr>
          </w:p>
        </w:tc>
        <w:tc>
          <w:tcPr>
            <w:tcW w:w="4230" w:type="dxa"/>
            <w:vAlign w:val="center"/>
          </w:tcPr>
          <w:p w14:paraId="579C3834" w14:textId="77777777" w:rsidR="003F037C" w:rsidRPr="003A3974" w:rsidRDefault="00000000" w:rsidP="00203F27">
            <w:pPr>
              <w:spacing w:line="480" w:lineRule="auto"/>
              <w:jc w:val="both"/>
              <w:rPr>
                <w:rFonts w:ascii="Times New Roman" w:hAnsi="Times New Roman" w:cs="Times New Roman"/>
                <w:i/>
                <w:color w:val="000000" w:themeColor="text1"/>
              </w:rPr>
            </w:pPr>
            <m:oMathPara>
              <m:oMathParaPr>
                <m:jc m:val="left"/>
              </m:oMathParaPr>
              <m:oMath>
                <m:sSub>
                  <m:sSubPr>
                    <m:ctrlPr>
                      <w:rPr>
                        <w:rFonts w:ascii="Cambria Math" w:hAnsi="Cambria Math" w:cs="Times New Roman"/>
                        <w:i/>
                        <w:color w:val="000000" w:themeColor="text1"/>
                      </w:rPr>
                    </m:ctrlPr>
                  </m:sSubPr>
                  <m:e>
                    <m:r>
                      <w:rPr>
                        <w:rFonts w:ascii="Cambria Math" w:hAnsi="Cambria Math" w:cs="Times New Roman"/>
                        <w:color w:val="000000" w:themeColor="text1"/>
                      </w:rPr>
                      <m:t>τ</m:t>
                    </m:r>
                  </m:e>
                  <m:sub>
                    <m:r>
                      <w:rPr>
                        <w:rFonts w:ascii="Cambria Math" w:hAnsi="Cambria Math" w:cs="Times New Roman"/>
                        <w:color w:val="000000" w:themeColor="text1"/>
                      </w:rPr>
                      <m:t>G</m:t>
                    </m:r>
                  </m:sub>
                </m:sSub>
                <m:f>
                  <m:fPr>
                    <m:ctrlPr>
                      <w:rPr>
                        <w:rFonts w:ascii="Cambria Math" w:hAnsi="Cambria Math" w:cs="Times New Roman"/>
                        <w:i/>
                        <w:color w:val="000000" w:themeColor="text1"/>
                      </w:rPr>
                    </m:ctrlPr>
                  </m:fPr>
                  <m:num>
                    <m:r>
                      <w:rPr>
                        <w:rFonts w:ascii="Cambria Math" w:hAnsi="Cambria Math" w:cs="Times New Roman"/>
                        <w:color w:val="000000" w:themeColor="text1"/>
                      </w:rPr>
                      <m:t>d</m:t>
                    </m:r>
                    <m:sSub>
                      <m:sSubPr>
                        <m:ctrlPr>
                          <w:rPr>
                            <w:rFonts w:ascii="Cambria Math" w:hAnsi="Cambria Math" w:cs="Times New Roman"/>
                            <w:i/>
                            <w:color w:val="000000" w:themeColor="text1"/>
                          </w:rPr>
                        </m:ctrlPr>
                      </m:sSubPr>
                      <m:e>
                        <m:r>
                          <w:rPr>
                            <w:rFonts w:ascii="Cambria Math" w:hAnsi="Cambria Math" w:cs="Times New Roman"/>
                            <w:color w:val="000000" w:themeColor="text1"/>
                          </w:rPr>
                          <m:t>G</m:t>
                        </m:r>
                      </m:e>
                      <m:sub>
                        <m:r>
                          <w:rPr>
                            <w:rFonts w:ascii="Cambria Math" w:hAnsi="Cambria Math" w:cs="Times New Roman"/>
                            <w:color w:val="000000" w:themeColor="text1"/>
                          </w:rPr>
                          <m:t>i</m:t>
                        </m:r>
                      </m:sub>
                    </m:sSub>
                  </m:num>
                  <m:den>
                    <m:r>
                      <w:rPr>
                        <w:rFonts w:ascii="Cambria Math" w:hAnsi="Cambria Math" w:cs="Times New Roman"/>
                        <w:color w:val="000000" w:themeColor="text1"/>
                      </w:rPr>
                      <m:t>dt</m:t>
                    </m:r>
                  </m:den>
                </m:f>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G</m:t>
                    </m:r>
                  </m:e>
                  <m:sub>
                    <m:r>
                      <w:rPr>
                        <w:rFonts w:ascii="Cambria Math" w:hAnsi="Cambria Math" w:cs="Times New Roman"/>
                        <w:color w:val="000000" w:themeColor="text1"/>
                      </w:rPr>
                      <m:t>i</m:t>
                    </m:r>
                  </m:sub>
                </m:sSub>
                <m:r>
                  <w:rPr>
                    <w:rFonts w:ascii="Cambria Math" w:hAnsi="Cambria Math" w:cs="Times New Roman"/>
                    <w:color w:val="000000" w:themeColor="text1"/>
                  </w:rPr>
                  <m:t>+</m:t>
                </m:r>
                <m:nary>
                  <m:naryPr>
                    <m:chr m:val="∑"/>
                    <m:limLoc m:val="subSup"/>
                    <m:ctrlPr>
                      <w:rPr>
                        <w:rFonts w:ascii="Cambria Math" w:hAnsi="Cambria Math" w:cs="Times New Roman"/>
                        <w:i/>
                        <w:color w:val="000000" w:themeColor="text1"/>
                      </w:rPr>
                    </m:ctrlPr>
                  </m:naryPr>
                  <m:sub>
                    <m:r>
                      <w:rPr>
                        <w:rFonts w:ascii="Cambria Math" w:hAnsi="Cambria Math" w:cs="Times New Roman"/>
                        <w:color w:val="000000" w:themeColor="text1"/>
                      </w:rPr>
                      <m:t>j=1</m:t>
                    </m:r>
                  </m:sub>
                  <m:sup>
                    <m:r>
                      <w:rPr>
                        <w:rFonts w:ascii="Cambria Math" w:hAnsi="Cambria Math" w:cs="Times New Roman"/>
                        <w:color w:val="000000" w:themeColor="text1"/>
                      </w:rPr>
                      <m:t>N</m:t>
                    </m:r>
                  </m:sup>
                  <m:e>
                    <m:sSub>
                      <m:sSubPr>
                        <m:ctrlPr>
                          <w:rPr>
                            <w:rFonts w:ascii="Cambria Math" w:hAnsi="Cambria Math" w:cs="Times New Roman"/>
                            <w:i/>
                            <w:color w:val="000000" w:themeColor="text1"/>
                          </w:rPr>
                        </m:ctrlPr>
                      </m:sSubPr>
                      <m:e>
                        <m:r>
                          <w:rPr>
                            <w:rFonts w:ascii="Cambria Math" w:hAnsi="Cambria Math" w:cs="Times New Roman"/>
                            <w:color w:val="000000" w:themeColor="text1"/>
                          </w:rPr>
                          <m:t>ω</m:t>
                        </m:r>
                      </m:e>
                      <m:sub>
                        <m:r>
                          <w:rPr>
                            <w:rFonts w:ascii="Cambria Math" w:hAnsi="Cambria Math" w:cs="Times New Roman"/>
                            <w:color w:val="000000" w:themeColor="text1"/>
                          </w:rPr>
                          <m:t>ij</m:t>
                        </m:r>
                      </m:sub>
                    </m:sSub>
                    <m:sSub>
                      <m:sSubPr>
                        <m:ctrlPr>
                          <w:rPr>
                            <w:rFonts w:ascii="Cambria Math" w:hAnsi="Cambria Math" w:cs="Times New Roman"/>
                            <w:i/>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j</m:t>
                        </m:r>
                      </m:sub>
                    </m:sSub>
                  </m:e>
                </m:nary>
                <m:r>
                  <w:ins w:id="583" w:author="Bo Shen" w:date="2023-01-20T16:36:00Z">
                    <w:rPr>
                      <w:rFonts w:ascii="Cambria Math" w:hAnsi="Cambria Math" w:cs="Times New Roman"/>
                      <w:color w:val="000000" w:themeColor="text1"/>
                    </w:rPr>
                    <m:t>+</m:t>
                  </w:ins>
                </m:r>
                <m:sSub>
                  <m:sSubPr>
                    <m:ctrlPr>
                      <w:ins w:id="584" w:author="Bo Shen" w:date="2023-01-20T16:36:00Z">
                        <w:rPr>
                          <w:rFonts w:ascii="Cambria Math" w:hAnsi="Cambria Math" w:cs="Times New Roman"/>
                          <w:i/>
                          <w:color w:val="000000" w:themeColor="text1"/>
                        </w:rPr>
                      </w:ins>
                    </m:ctrlPr>
                  </m:sSubPr>
                  <m:e>
                    <m:r>
                      <w:ins w:id="585" w:author="Microsoft Office User" w:date="2023-03-01T17:29:00Z">
                        <w:rPr>
                          <w:rFonts w:ascii="Cambria Math" w:hAnsi="Cambria Math" w:cs="Times New Roman"/>
                          <w:color w:val="000000" w:themeColor="text1"/>
                        </w:rPr>
                        <m:t>B</m:t>
                      </w:ins>
                    </m:r>
                    <m:r>
                      <w:ins w:id="586" w:author="Bo Shen" w:date="2023-01-20T16:36:00Z">
                        <w:del w:id="587" w:author="Microsoft Office User" w:date="2023-03-01T17:29:00Z">
                          <w:rPr>
                            <w:rFonts w:ascii="Cambria Math" w:hAnsi="Cambria Math" w:cs="Times New Roman"/>
                            <w:color w:val="000000" w:themeColor="text1"/>
                          </w:rPr>
                          <m:t>G</m:t>
                        </w:del>
                      </w:ins>
                    </m:r>
                  </m:e>
                  <m:sub>
                    <m:r>
                      <w:ins w:id="588" w:author="Microsoft Office User" w:date="2023-03-01T17:29:00Z">
                        <w:rPr>
                          <w:rFonts w:ascii="Cambria Math" w:hAnsi="Cambria Math" w:cs="Times New Roman"/>
                          <w:color w:val="000000" w:themeColor="text1"/>
                        </w:rPr>
                        <m:t>G</m:t>
                      </w:ins>
                    </m:r>
                    <m:r>
                      <w:ins w:id="589" w:author="Bo Shen" w:date="2023-01-20T16:36:00Z">
                        <w:del w:id="590" w:author="Microsoft Office User" w:date="2023-03-01T17:29:00Z">
                          <w:rPr>
                            <w:rFonts w:ascii="Cambria Math" w:hAnsi="Cambria Math" w:cs="Times New Roman"/>
                            <w:color w:val="000000" w:themeColor="text1"/>
                          </w:rPr>
                          <m:t>0</m:t>
                        </w:del>
                      </w:ins>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D</m:t>
                    </m:r>
                    <m:r>
                      <w:del w:id="591" w:author="Bo Shen" w:date="2022-12-13T15:15:00Z">
                        <w:rPr>
                          <w:rFonts w:ascii="Cambria Math" w:hAnsi="Cambria Math" w:cs="Times New Roman"/>
                          <w:color w:val="000000" w:themeColor="text1"/>
                        </w:rPr>
                        <m:t>D</m:t>
                      </w:del>
                    </m:r>
                  </m:e>
                  <m:sub>
                    <m:r>
                      <w:rPr>
                        <w:rFonts w:ascii="Cambria Math" w:hAnsi="Cambria Math" w:cs="Times New Roman"/>
                        <w:color w:val="000000" w:themeColor="text1"/>
                      </w:rPr>
                      <m:t>i</m:t>
                    </m:r>
                  </m:sub>
                </m:sSub>
                <m:r>
                  <w:rPr>
                    <w:rFonts w:ascii="Cambria Math" w:hAnsi="Cambria Math" w:cs="Times New Roman"/>
                    <w:color w:val="000000" w:themeColor="text1"/>
                  </w:rPr>
                  <m:t>,</m:t>
                </m:r>
              </m:oMath>
            </m:oMathPara>
          </w:p>
        </w:tc>
        <w:tc>
          <w:tcPr>
            <w:tcW w:w="2420" w:type="dxa"/>
            <w:vAlign w:val="center"/>
          </w:tcPr>
          <w:p w14:paraId="1F250353" w14:textId="77777777" w:rsidR="003F037C" w:rsidRPr="003A3974" w:rsidRDefault="003F037C" w:rsidP="00203F27">
            <w:pPr>
              <w:pStyle w:val="Caption"/>
              <w:jc w:val="right"/>
              <w:rPr>
                <w:rFonts w:ascii="Times New Roman" w:hAnsi="Times New Roman" w:cs="Times New Roman"/>
                <w:i w:val="0"/>
                <w:color w:val="000000" w:themeColor="text1"/>
                <w:sz w:val="24"/>
                <w:szCs w:val="24"/>
              </w:rPr>
            </w:pPr>
            <w:r w:rsidRPr="003A3974">
              <w:rPr>
                <w:rFonts w:ascii="Times New Roman" w:hAnsi="Times New Roman" w:cs="Times New Roman"/>
                <w:i w:val="0"/>
                <w:color w:val="000000" w:themeColor="text1"/>
                <w:sz w:val="24"/>
                <w:szCs w:val="24"/>
              </w:rPr>
              <w:t>(</w:t>
            </w:r>
            <w:r w:rsidRPr="003A3974">
              <w:rPr>
                <w:rFonts w:ascii="Times New Roman" w:hAnsi="Times New Roman" w:cs="Times New Roman"/>
                <w:i w:val="0"/>
                <w:color w:val="000000" w:themeColor="text1"/>
                <w:sz w:val="24"/>
                <w:szCs w:val="24"/>
              </w:rPr>
              <w:fldChar w:fldCharType="begin"/>
            </w:r>
            <w:r w:rsidRPr="003A3974">
              <w:rPr>
                <w:rFonts w:ascii="Times New Roman" w:hAnsi="Times New Roman" w:cs="Times New Roman"/>
                <w:i w:val="0"/>
                <w:color w:val="000000" w:themeColor="text1"/>
                <w:sz w:val="24"/>
                <w:szCs w:val="24"/>
              </w:rPr>
              <w:instrText xml:space="preserve"> SEQ Equation \* ARABIC </w:instrText>
            </w:r>
            <w:r w:rsidRPr="003A3974">
              <w:rPr>
                <w:rFonts w:ascii="Times New Roman" w:hAnsi="Times New Roman" w:cs="Times New Roman"/>
                <w:i w:val="0"/>
                <w:color w:val="000000" w:themeColor="text1"/>
                <w:sz w:val="24"/>
                <w:szCs w:val="24"/>
              </w:rPr>
              <w:fldChar w:fldCharType="separate"/>
            </w:r>
            <w:r w:rsidRPr="003A3974">
              <w:rPr>
                <w:rFonts w:ascii="Times New Roman" w:hAnsi="Times New Roman" w:cs="Times New Roman"/>
                <w:i w:val="0"/>
                <w:noProof/>
                <w:color w:val="000000" w:themeColor="text1"/>
                <w:sz w:val="24"/>
                <w:szCs w:val="24"/>
              </w:rPr>
              <w:t>2</w:t>
            </w:r>
            <w:r w:rsidRPr="003A3974">
              <w:rPr>
                <w:rFonts w:ascii="Times New Roman" w:hAnsi="Times New Roman" w:cs="Times New Roman"/>
                <w:i w:val="0"/>
                <w:color w:val="000000" w:themeColor="text1"/>
                <w:sz w:val="24"/>
                <w:szCs w:val="24"/>
              </w:rPr>
              <w:fldChar w:fldCharType="end"/>
            </w:r>
            <w:r w:rsidRPr="003A3974">
              <w:rPr>
                <w:rFonts w:ascii="Times New Roman" w:hAnsi="Times New Roman" w:cs="Times New Roman"/>
                <w:i w:val="0"/>
                <w:color w:val="000000" w:themeColor="text1"/>
                <w:sz w:val="24"/>
                <w:szCs w:val="24"/>
              </w:rPr>
              <w:t>)</w:t>
            </w:r>
          </w:p>
        </w:tc>
      </w:tr>
      <w:tr w:rsidR="003F037C" w:rsidRPr="00A71BEF" w14:paraId="017441E6" w14:textId="77777777" w:rsidTr="00203F27">
        <w:tc>
          <w:tcPr>
            <w:tcW w:w="2700" w:type="dxa"/>
            <w:vAlign w:val="center"/>
          </w:tcPr>
          <w:p w14:paraId="372E7114" w14:textId="77777777" w:rsidR="003F037C" w:rsidRPr="00A71BEF" w:rsidRDefault="003F037C" w:rsidP="00203F27">
            <w:pPr>
              <w:spacing w:line="480" w:lineRule="auto"/>
              <w:jc w:val="both"/>
              <w:rPr>
                <w:rFonts w:ascii="Times New Roman" w:hAnsi="Times New Roman" w:cs="Times New Roman"/>
                <w:color w:val="000000" w:themeColor="text1"/>
              </w:rPr>
            </w:pPr>
          </w:p>
        </w:tc>
        <w:tc>
          <w:tcPr>
            <w:tcW w:w="4230" w:type="dxa"/>
            <w:vAlign w:val="center"/>
          </w:tcPr>
          <w:p w14:paraId="0BB4D519" w14:textId="77777777" w:rsidR="003F037C" w:rsidRPr="003A3974" w:rsidRDefault="00000000" w:rsidP="00203F27">
            <w:pPr>
              <w:spacing w:line="480" w:lineRule="auto"/>
              <w:jc w:val="both"/>
              <w:rPr>
                <w:rFonts w:ascii="Times New Roman" w:eastAsia="DengXian" w:hAnsi="Times New Roman" w:cs="Times New Roman"/>
                <w:i/>
                <w:color w:val="000000" w:themeColor="text1"/>
              </w:rPr>
            </w:pPr>
            <m:oMathPara>
              <m:oMathParaPr>
                <m:jc m:val="left"/>
              </m:oMathParaPr>
              <m:oMath>
                <m:sSub>
                  <m:sSubPr>
                    <m:ctrlPr>
                      <w:rPr>
                        <w:rFonts w:ascii="Cambria Math" w:hAnsi="Cambria Math" w:cs="Times New Roman"/>
                        <w:i/>
                        <w:color w:val="000000" w:themeColor="text1"/>
                      </w:rPr>
                    </m:ctrlPr>
                  </m:sSubPr>
                  <m:e>
                    <m:r>
                      <w:rPr>
                        <w:rFonts w:ascii="Cambria Math" w:hAnsi="Cambria Math" w:cs="Times New Roman"/>
                        <w:color w:val="000000" w:themeColor="text1"/>
                      </w:rPr>
                      <m:t>τ</m:t>
                    </m:r>
                  </m:e>
                  <m:sub>
                    <m:r>
                      <w:rPr>
                        <w:rFonts w:ascii="Cambria Math" w:hAnsi="Cambria Math" w:cs="Times New Roman"/>
                        <w:color w:val="000000" w:themeColor="text1"/>
                      </w:rPr>
                      <m:t>D</m:t>
                    </m:r>
                  </m:sub>
                </m:sSub>
                <m:f>
                  <m:fPr>
                    <m:ctrlPr>
                      <w:rPr>
                        <w:rFonts w:ascii="Cambria Math" w:hAnsi="Cambria Math" w:cs="Times New Roman"/>
                        <w:i/>
                        <w:color w:val="000000" w:themeColor="text1"/>
                      </w:rPr>
                    </m:ctrlPr>
                  </m:fPr>
                  <m:num>
                    <m:r>
                      <w:rPr>
                        <w:rFonts w:ascii="Cambria Math" w:hAnsi="Cambria Math" w:cs="Times New Roman"/>
                        <w:color w:val="000000" w:themeColor="text1"/>
                      </w:rPr>
                      <m:t>d</m:t>
                    </m:r>
                    <m:sSub>
                      <m:sSubPr>
                        <m:ctrlPr>
                          <w:rPr>
                            <w:rFonts w:ascii="Cambria Math" w:hAnsi="Cambria Math" w:cs="Times New Roman"/>
                            <w:i/>
                            <w:color w:val="000000" w:themeColor="text1"/>
                          </w:rPr>
                        </m:ctrlPr>
                      </m:sSubPr>
                      <m:e>
                        <m:r>
                          <w:rPr>
                            <w:rFonts w:ascii="Cambria Math" w:hAnsi="Cambria Math" w:cs="Times New Roman"/>
                            <w:color w:val="000000" w:themeColor="text1"/>
                          </w:rPr>
                          <m:t>D</m:t>
                        </m:r>
                        <m:r>
                          <w:del w:id="592" w:author="Bo Shen" w:date="2022-12-13T15:15:00Z">
                            <w:rPr>
                              <w:rFonts w:ascii="Cambria Math" w:hAnsi="Cambria Math" w:cs="Times New Roman"/>
                              <w:color w:val="000000" w:themeColor="text1"/>
                            </w:rPr>
                            <m:t>I</m:t>
                          </w:del>
                        </m:r>
                      </m:e>
                      <m:sub>
                        <m:r>
                          <w:rPr>
                            <w:rFonts w:ascii="Cambria Math" w:hAnsi="Cambria Math" w:cs="Times New Roman"/>
                            <w:color w:val="000000" w:themeColor="text1"/>
                          </w:rPr>
                          <m:t>i</m:t>
                        </m:r>
                      </m:sub>
                    </m:sSub>
                  </m:num>
                  <m:den>
                    <m:r>
                      <w:rPr>
                        <w:rFonts w:ascii="Cambria Math" w:hAnsi="Cambria Math" w:cs="Times New Roman"/>
                        <w:color w:val="000000" w:themeColor="text1"/>
                      </w:rPr>
                      <m:t>dt</m:t>
                    </m:r>
                  </m:den>
                </m:f>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D</m:t>
                    </m:r>
                    <m:r>
                      <w:del w:id="593" w:author="Bo Shen" w:date="2022-12-13T15:15:00Z">
                        <w:rPr>
                          <w:rFonts w:ascii="Cambria Math" w:hAnsi="Cambria Math" w:cs="Times New Roman"/>
                          <w:color w:val="000000" w:themeColor="text1"/>
                        </w:rPr>
                        <m:t>I</m:t>
                      </w:del>
                    </m:r>
                  </m:e>
                  <m:sub>
                    <m:r>
                      <w:rPr>
                        <w:rFonts w:ascii="Cambria Math" w:hAnsi="Cambria Math" w:cs="Times New Roman"/>
                        <w:color w:val="000000" w:themeColor="text1"/>
                      </w:rPr>
                      <m:t>i</m:t>
                    </m:r>
                  </m:sub>
                </m:sSub>
                <m:r>
                  <w:rPr>
                    <w:rFonts w:ascii="Cambria Math" w:hAnsi="Cambria Math" w:cs="Times New Roman"/>
                    <w:color w:val="000000" w:themeColor="text1"/>
                  </w:rPr>
                  <m:t>+β</m:t>
                </m:r>
                <m:sSub>
                  <m:sSubPr>
                    <m:ctrlPr>
                      <w:rPr>
                        <w:rFonts w:ascii="Cambria Math" w:hAnsi="Cambria Math" w:cs="Times New Roman"/>
                        <w:i/>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i</m:t>
                    </m:r>
                  </m:sub>
                </m:sSub>
                <m:r>
                  <w:rPr>
                    <w:rFonts w:ascii="Cambria Math" w:hAnsi="Cambria Math" w:cs="Times New Roman"/>
                    <w:color w:val="000000" w:themeColor="text1"/>
                  </w:rPr>
                  <m:t>.</m:t>
                </m:r>
              </m:oMath>
            </m:oMathPara>
          </w:p>
        </w:tc>
        <w:tc>
          <w:tcPr>
            <w:tcW w:w="2420" w:type="dxa"/>
            <w:vAlign w:val="center"/>
          </w:tcPr>
          <w:p w14:paraId="335FE8D7" w14:textId="77777777" w:rsidR="003F037C" w:rsidRPr="003A3974" w:rsidRDefault="003F037C" w:rsidP="00203F27">
            <w:pPr>
              <w:pStyle w:val="Caption"/>
              <w:jc w:val="right"/>
              <w:rPr>
                <w:rFonts w:ascii="Times New Roman" w:hAnsi="Times New Roman" w:cs="Times New Roman"/>
                <w:i w:val="0"/>
                <w:color w:val="000000" w:themeColor="text1"/>
                <w:sz w:val="24"/>
                <w:szCs w:val="24"/>
              </w:rPr>
            </w:pPr>
            <w:r w:rsidRPr="003A3974">
              <w:rPr>
                <w:rFonts w:ascii="Times New Roman" w:hAnsi="Times New Roman" w:cs="Times New Roman"/>
                <w:i w:val="0"/>
                <w:color w:val="000000" w:themeColor="text1"/>
                <w:sz w:val="24"/>
                <w:szCs w:val="24"/>
              </w:rPr>
              <w:t>(</w:t>
            </w:r>
            <w:r w:rsidRPr="003A3974">
              <w:rPr>
                <w:rFonts w:ascii="Times New Roman" w:hAnsi="Times New Roman" w:cs="Times New Roman"/>
                <w:i w:val="0"/>
                <w:color w:val="000000" w:themeColor="text1"/>
                <w:sz w:val="24"/>
                <w:szCs w:val="24"/>
              </w:rPr>
              <w:fldChar w:fldCharType="begin"/>
            </w:r>
            <w:r w:rsidRPr="003A3974">
              <w:rPr>
                <w:rFonts w:ascii="Times New Roman" w:hAnsi="Times New Roman" w:cs="Times New Roman"/>
                <w:i w:val="0"/>
                <w:color w:val="000000" w:themeColor="text1"/>
                <w:sz w:val="24"/>
                <w:szCs w:val="24"/>
              </w:rPr>
              <w:instrText xml:space="preserve"> SEQ Equation \* ARABIC </w:instrText>
            </w:r>
            <w:r w:rsidRPr="003A3974">
              <w:rPr>
                <w:rFonts w:ascii="Times New Roman" w:hAnsi="Times New Roman" w:cs="Times New Roman"/>
                <w:i w:val="0"/>
                <w:color w:val="000000" w:themeColor="text1"/>
                <w:sz w:val="24"/>
                <w:szCs w:val="24"/>
              </w:rPr>
              <w:fldChar w:fldCharType="separate"/>
            </w:r>
            <w:r w:rsidRPr="003A3974">
              <w:rPr>
                <w:rFonts w:ascii="Times New Roman" w:hAnsi="Times New Roman" w:cs="Times New Roman"/>
                <w:i w:val="0"/>
                <w:noProof/>
                <w:color w:val="000000" w:themeColor="text1"/>
                <w:sz w:val="24"/>
                <w:szCs w:val="24"/>
              </w:rPr>
              <w:t>3</w:t>
            </w:r>
            <w:r w:rsidRPr="003A3974">
              <w:rPr>
                <w:rFonts w:ascii="Times New Roman" w:hAnsi="Times New Roman" w:cs="Times New Roman"/>
                <w:i w:val="0"/>
                <w:color w:val="000000" w:themeColor="text1"/>
                <w:sz w:val="24"/>
                <w:szCs w:val="24"/>
              </w:rPr>
              <w:fldChar w:fldCharType="end"/>
            </w:r>
            <w:r w:rsidRPr="003A3974">
              <w:rPr>
                <w:rFonts w:ascii="Times New Roman" w:hAnsi="Times New Roman" w:cs="Times New Roman"/>
                <w:i w:val="0"/>
                <w:color w:val="000000" w:themeColor="text1"/>
                <w:sz w:val="24"/>
                <w:szCs w:val="24"/>
              </w:rPr>
              <w:t>)</w:t>
            </w:r>
          </w:p>
        </w:tc>
      </w:tr>
    </w:tbl>
    <w:p w14:paraId="6410B419" w14:textId="77777777" w:rsidR="003F037C" w:rsidRPr="0060258A" w:rsidRDefault="003F037C">
      <w:pPr>
        <w:spacing w:before="240" w:line="480" w:lineRule="auto"/>
        <w:jc w:val="both"/>
        <w:rPr>
          <w:rFonts w:ascii="Times New Roman" w:hAnsi="Times New Roman" w:cs="Times New Roman"/>
          <w:color w:val="000000" w:themeColor="text1"/>
        </w:rPr>
        <w:pPrChange w:id="594" w:author="Microsoft Office User" w:date="2023-03-01T17:29:00Z">
          <w:pPr>
            <w:spacing w:line="480" w:lineRule="auto"/>
            <w:jc w:val="both"/>
          </w:pPr>
        </w:pPrChange>
      </w:pPr>
      <w:r w:rsidRPr="0060258A">
        <w:rPr>
          <w:rFonts w:ascii="Times New Roman" w:hAnsi="Times New Roman" w:cs="Times New Roman"/>
          <w:color w:val="000000" w:themeColor="text1"/>
        </w:rPr>
        <w:t xml:space="preserve">where </w:t>
      </w:r>
      <w:r w:rsidRPr="0060258A">
        <w:rPr>
          <w:rFonts w:ascii="Times New Roman" w:hAnsi="Times New Roman" w:cs="Times New Roman"/>
          <w:i/>
          <w:color w:val="000000" w:themeColor="text1"/>
        </w:rPr>
        <w:t xml:space="preserve">i </w:t>
      </w:r>
      <w:r w:rsidRPr="0060258A">
        <w:rPr>
          <w:rFonts w:ascii="Times New Roman" w:hAnsi="Times New Roman" w:cs="Times New Roman"/>
          <w:color w:val="000000" w:themeColor="text1"/>
        </w:rPr>
        <w:t xml:space="preserve">= 1, …, </w:t>
      </w:r>
      <w:r w:rsidRPr="0060258A">
        <w:rPr>
          <w:rFonts w:ascii="Times New Roman" w:hAnsi="Times New Roman" w:cs="Times New Roman"/>
          <w:i/>
          <w:color w:val="000000" w:themeColor="text1"/>
        </w:rPr>
        <w:t>N</w:t>
      </w:r>
      <w:r w:rsidRPr="0060258A">
        <w:rPr>
          <w:rFonts w:ascii="Times New Roman" w:hAnsi="Times New Roman" w:cs="Times New Roman"/>
          <w:color w:val="000000" w:themeColor="text1"/>
        </w:rPr>
        <w:t xml:space="preserve"> designates choice alternatives, each of which </w:t>
      </w:r>
      <w:ins w:id="595" w:author="Microsoft Office User" w:date="2023-03-01T17:31:00Z">
        <w:r>
          <w:rPr>
            <w:rFonts w:ascii="Times New Roman" w:hAnsi="Times New Roman" w:cs="Times New Roman"/>
            <w:color w:val="000000" w:themeColor="text1"/>
          </w:rPr>
          <w:t xml:space="preserve">is </w:t>
        </w:r>
      </w:ins>
      <w:ins w:id="596" w:author="Microsoft Office User" w:date="2023-03-01T17:32:00Z">
        <w:r>
          <w:rPr>
            <w:rFonts w:ascii="Times New Roman" w:hAnsi="Times New Roman" w:cs="Times New Roman"/>
            <w:color w:val="000000" w:themeColor="text1"/>
          </w:rPr>
          <w:t>represented by</w:t>
        </w:r>
      </w:ins>
      <w:ins w:id="597" w:author="Microsoft Office User" w:date="2023-03-01T17:31:00Z">
        <w:r>
          <w:rPr>
            <w:rFonts w:ascii="Times New Roman" w:hAnsi="Times New Roman" w:cs="Times New Roman"/>
            <w:color w:val="000000" w:themeColor="text1"/>
          </w:rPr>
          <w:t xml:space="preserve"> an R unit </w:t>
        </w:r>
      </w:ins>
      <w:r w:rsidRPr="0060258A">
        <w:rPr>
          <w:rFonts w:ascii="Times New Roman" w:hAnsi="Times New Roman" w:cs="Times New Roman"/>
          <w:color w:val="000000" w:themeColor="text1"/>
        </w:rPr>
        <w:t>receiv</w:t>
      </w:r>
      <w:ins w:id="598" w:author="Microsoft Office User" w:date="2023-03-01T17:31:00Z">
        <w:r>
          <w:rPr>
            <w:rFonts w:ascii="Times New Roman" w:hAnsi="Times New Roman" w:cs="Times New Roman"/>
            <w:color w:val="000000" w:themeColor="text1"/>
          </w:rPr>
          <w:t>ing</w:t>
        </w:r>
      </w:ins>
      <w:del w:id="599" w:author="Microsoft Office User" w:date="2023-03-01T17:31:00Z">
        <w:r w:rsidRPr="0060258A" w:rsidDel="00936147">
          <w:rPr>
            <w:rFonts w:ascii="Times New Roman" w:hAnsi="Times New Roman" w:cs="Times New Roman"/>
            <w:color w:val="000000" w:themeColor="text1"/>
          </w:rPr>
          <w:delText>e</w:delText>
        </w:r>
      </w:del>
      <w:r w:rsidRPr="0060258A">
        <w:rPr>
          <w:rFonts w:ascii="Times New Roman" w:hAnsi="Times New Roman" w:cs="Times New Roman"/>
          <w:color w:val="000000" w:themeColor="text1"/>
        </w:rPr>
        <w:t xml:space="preserve"> selective input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V</m:t>
            </m:r>
          </m:e>
          <m:sub>
            <m:r>
              <w:rPr>
                <w:rFonts w:ascii="Cambria Math" w:hAnsi="Cambria Math" w:cs="Times New Roman"/>
                <w:color w:val="000000" w:themeColor="text1"/>
              </w:rPr>
              <m:t>i</m:t>
            </m:r>
          </m:sub>
        </m:sSub>
      </m:oMath>
      <w:r w:rsidRPr="0060258A">
        <w:rPr>
          <w:rFonts w:ascii="Times New Roman" w:hAnsi="Times New Roman" w:cs="Times New Roman"/>
          <w:color w:val="000000" w:themeColor="text1"/>
        </w:rPr>
        <w:t xml:space="preserve"> </w:t>
      </w:r>
      <w:r w:rsidRPr="0060258A">
        <w:rPr>
          <w:rFonts w:ascii="Times New Roman" w:hAnsi="Times New Roman" w:cs="Times New Roman" w:hint="eastAsia"/>
          <w:color w:val="000000" w:themeColor="text1"/>
        </w:rPr>
        <w:t>and</w:t>
      </w:r>
      <w:r w:rsidRPr="0060258A">
        <w:rPr>
          <w:rFonts w:ascii="Times New Roman" w:hAnsi="Times New Roman" w:cs="Times New Roman"/>
          <w:color w:val="000000" w:themeColor="text1"/>
        </w:rPr>
        <w:t xml:space="preserve"> non-selective baseline input </w:t>
      </w:r>
      <w:ins w:id="600" w:author="Microsoft Office User" w:date="2023-03-01T17:32:00Z">
        <w:r>
          <w:rPr>
            <w:rFonts w:ascii="Times New Roman" w:hAnsi="Times New Roman" w:cs="Times New Roman"/>
            <w:i/>
            <w:color w:val="000000" w:themeColor="text1"/>
          </w:rPr>
          <w:t>B</w:t>
        </w:r>
        <w:r w:rsidRPr="00936147">
          <w:rPr>
            <w:rFonts w:ascii="Times New Roman" w:hAnsi="Times New Roman" w:cs="Times New Roman"/>
            <w:i/>
            <w:color w:val="000000" w:themeColor="text1"/>
            <w:vertAlign w:val="subscript"/>
            <w:rPrChange w:id="601" w:author="Microsoft Office User" w:date="2023-03-01T17:32:00Z">
              <w:rPr>
                <w:rFonts w:ascii="Times New Roman" w:hAnsi="Times New Roman" w:cs="Times New Roman"/>
                <w:i/>
                <w:color w:val="000000" w:themeColor="text1"/>
              </w:rPr>
            </w:rPrChange>
          </w:rPr>
          <w:t>R</w:t>
        </w:r>
      </w:ins>
      <w:del w:id="602" w:author="Microsoft Office User" w:date="2023-03-01T17:32:00Z">
        <w:r w:rsidRPr="0060258A" w:rsidDel="00936147">
          <w:rPr>
            <w:rFonts w:ascii="Times New Roman" w:hAnsi="Times New Roman" w:cs="Times New Roman"/>
            <w:i/>
            <w:color w:val="000000" w:themeColor="text1"/>
          </w:rPr>
          <w:delText>B</w:delText>
        </w:r>
      </w:del>
      <w:r w:rsidRPr="0060258A">
        <w:rPr>
          <w:rFonts w:ascii="Times New Roman" w:hAnsi="Times New Roman" w:cs="Times New Roman"/>
          <w:color w:val="000000" w:themeColor="text1"/>
        </w:rPr>
        <w:t xml:space="preserv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τ</m:t>
            </m:r>
          </m:e>
          <m:sub>
            <m:r>
              <w:rPr>
                <w:rFonts w:ascii="Cambria Math" w:hAnsi="Cambria Math" w:cs="Times New Roman"/>
                <w:color w:val="000000" w:themeColor="text1"/>
              </w:rPr>
              <m:t>R</m:t>
            </m:r>
          </m:sub>
        </m:sSub>
      </m:oMath>
      <w:r w:rsidRPr="0060258A">
        <w:rPr>
          <w:rFonts w:ascii="Times New Roman" w:hAnsi="Times New Roman" w:cs="Times New Roman"/>
          <w:color w:val="000000" w:themeColor="text1"/>
        </w:rPr>
        <w:t xml:space="preserv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τ</m:t>
            </m:r>
          </m:e>
          <m:sub>
            <m:r>
              <w:rPr>
                <w:rFonts w:ascii="Cambria Math" w:hAnsi="Cambria Math" w:cs="Times New Roman"/>
                <w:color w:val="000000" w:themeColor="text1"/>
              </w:rPr>
              <m:t>G</m:t>
            </m:r>
          </m:sub>
        </m:sSub>
      </m:oMath>
      <w:r w:rsidRPr="0060258A">
        <w:rPr>
          <w:rFonts w:ascii="Times New Roman" w:hAnsi="Times New Roman" w:cs="Times New Roman"/>
          <w:color w:val="000000" w:themeColor="text1"/>
        </w:rPr>
        <w:t xml:space="preserve">, and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τ</m:t>
            </m:r>
          </m:e>
          <m:sub>
            <m:r>
              <w:rPr>
                <w:rFonts w:ascii="Cambria Math" w:hAnsi="Cambria Math" w:cs="Times New Roman"/>
                <w:color w:val="000000" w:themeColor="text1"/>
              </w:rPr>
              <m:t>D</m:t>
            </m:r>
          </m:sub>
        </m:sSub>
      </m:oMath>
      <w:r w:rsidRPr="0060258A">
        <w:rPr>
          <w:rFonts w:ascii="Times New Roman" w:hAnsi="Times New Roman" w:cs="Times New Roman"/>
          <w:color w:val="000000" w:themeColor="text1"/>
        </w:rPr>
        <w:t xml:space="preserve"> are the time constants for the </w:t>
      </w:r>
      <w:r w:rsidRPr="0060258A">
        <w:rPr>
          <w:rFonts w:ascii="Times New Roman" w:hAnsi="Times New Roman" w:cs="Times New Roman"/>
          <w:i/>
          <w:color w:val="000000" w:themeColor="text1"/>
        </w:rPr>
        <w:t>R</w:t>
      </w:r>
      <w:r w:rsidRPr="0060258A">
        <w:rPr>
          <w:rFonts w:ascii="Times New Roman" w:hAnsi="Times New Roman" w:cs="Times New Roman"/>
          <w:color w:val="000000" w:themeColor="text1"/>
        </w:rPr>
        <w:t xml:space="preserve">, </w:t>
      </w:r>
      <w:r w:rsidRPr="0060258A">
        <w:rPr>
          <w:rFonts w:ascii="Times New Roman" w:hAnsi="Times New Roman" w:cs="Times New Roman"/>
          <w:i/>
          <w:color w:val="000000" w:themeColor="text1"/>
        </w:rPr>
        <w:t>G</w:t>
      </w:r>
      <w:r w:rsidRPr="0060258A">
        <w:rPr>
          <w:rFonts w:ascii="Times New Roman" w:hAnsi="Times New Roman" w:cs="Times New Roman"/>
          <w:color w:val="000000" w:themeColor="text1"/>
        </w:rPr>
        <w:t>, and</w:t>
      </w:r>
      <w:r w:rsidRPr="0060258A">
        <w:rPr>
          <w:rFonts w:ascii="Times New Roman" w:hAnsi="Times New Roman" w:cs="Times New Roman"/>
          <w:i/>
          <w:color w:val="000000" w:themeColor="text1"/>
        </w:rPr>
        <w:t xml:space="preserve"> D </w:t>
      </w:r>
      <w:r w:rsidRPr="0060258A">
        <w:rPr>
          <w:rFonts w:ascii="Times New Roman" w:hAnsi="Times New Roman" w:cs="Times New Roman"/>
          <w:color w:val="000000" w:themeColor="text1"/>
        </w:rPr>
        <w:t xml:space="preserve">units. The weights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ω</m:t>
            </m:r>
          </m:e>
          <m:sub>
            <m:r>
              <w:rPr>
                <w:rFonts w:ascii="Cambria Math" w:hAnsi="Cambria Math" w:cs="Times New Roman"/>
                <w:color w:val="000000" w:themeColor="text1"/>
              </w:rPr>
              <m:t>ij</m:t>
            </m:r>
          </m:sub>
        </m:sSub>
      </m:oMath>
      <w:r w:rsidRPr="0060258A">
        <w:rPr>
          <w:rFonts w:ascii="Times New Roman" w:hAnsi="Times New Roman" w:cs="Times New Roman"/>
          <w:color w:val="000000" w:themeColor="text1"/>
        </w:rPr>
        <w:t xml:space="preserve"> represent the coupling strength between excitatory units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j</m:t>
            </m:r>
          </m:sub>
        </m:sSub>
      </m:oMath>
      <w:r w:rsidRPr="0060258A">
        <w:rPr>
          <w:rFonts w:ascii="Times New Roman" w:hAnsi="Times New Roman" w:cs="Times New Roman"/>
          <w:color w:val="000000" w:themeColor="text1"/>
        </w:rPr>
        <w:t xml:space="preserve"> and </w:t>
      </w:r>
      <w:ins w:id="603" w:author="Bo Shen" w:date="2023-01-20T17:00:00Z">
        <w:r>
          <w:rPr>
            <w:rFonts w:ascii="Times New Roman" w:hAnsi="Times New Roman" w:cs="Times New Roman"/>
            <w:color w:val="000000" w:themeColor="text1"/>
          </w:rPr>
          <w:t>inhibitory (</w:t>
        </w:r>
      </w:ins>
      <w:r w:rsidRPr="0060258A">
        <w:rPr>
          <w:rFonts w:ascii="Times New Roman" w:hAnsi="Times New Roman" w:cs="Times New Roman"/>
          <w:color w:val="000000" w:themeColor="text1"/>
        </w:rPr>
        <w:t>gain control</w:t>
      </w:r>
      <w:ins w:id="604" w:author="Bo Shen" w:date="2023-01-20T17:00:00Z">
        <w:r>
          <w:rPr>
            <w:rFonts w:ascii="Times New Roman" w:hAnsi="Times New Roman" w:cs="Times New Roman"/>
            <w:color w:val="000000" w:themeColor="text1"/>
          </w:rPr>
          <w:t>)</w:t>
        </w:r>
      </w:ins>
      <w:r w:rsidRPr="0060258A">
        <w:rPr>
          <w:rFonts w:ascii="Times New Roman" w:hAnsi="Times New Roman" w:cs="Times New Roman"/>
          <w:color w:val="000000" w:themeColor="text1"/>
        </w:rPr>
        <w:t xml:space="preserve"> units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G</m:t>
            </m:r>
          </m:e>
          <m:sub>
            <m:r>
              <w:rPr>
                <w:rFonts w:ascii="Cambria Math" w:hAnsi="Cambria Math" w:cs="Times New Roman"/>
                <w:color w:val="000000" w:themeColor="text1"/>
              </w:rPr>
              <m:t>i</m:t>
            </m:r>
          </m:sub>
        </m:sSub>
      </m:oMath>
      <w:r w:rsidRPr="0060258A">
        <w:rPr>
          <w:rFonts w:ascii="Times New Roman" w:hAnsi="Times New Roman" w:cs="Times New Roman"/>
          <w:color w:val="000000" w:themeColor="text1"/>
        </w:rPr>
        <w:t xml:space="preserve">, with each </w:t>
      </w:r>
      <w:ins w:id="605" w:author="Bo Shen" w:date="2023-01-20T17:00:00Z">
        <w:r w:rsidRPr="0060258A">
          <w:rPr>
            <w:rFonts w:ascii="Times New Roman" w:hAnsi="Times New Roman" w:cs="Times New Roman"/>
            <w:i/>
            <w:color w:val="000000" w:themeColor="text1"/>
          </w:rPr>
          <w:t>G</w:t>
        </w:r>
        <w:r w:rsidRPr="0060258A" w:rsidDel="006C5B10">
          <w:rPr>
            <w:rFonts w:ascii="Times New Roman" w:hAnsi="Times New Roman" w:cs="Times New Roman"/>
            <w:color w:val="000000" w:themeColor="text1"/>
          </w:rPr>
          <w:t xml:space="preserve"> </w:t>
        </w:r>
      </w:ins>
      <w:del w:id="606" w:author="Bo Shen" w:date="2023-01-20T17:00:00Z">
        <w:r w:rsidRPr="0060258A" w:rsidDel="006C5B10">
          <w:rPr>
            <w:rFonts w:ascii="Times New Roman" w:hAnsi="Times New Roman" w:cs="Times New Roman"/>
            <w:color w:val="000000" w:themeColor="text1"/>
          </w:rPr>
          <w:delText>inhibitory</w:delText>
        </w:r>
      </w:del>
      <w:r w:rsidRPr="0060258A">
        <w:rPr>
          <w:rFonts w:ascii="Times New Roman" w:hAnsi="Times New Roman" w:cs="Times New Roman"/>
          <w:color w:val="000000" w:themeColor="text1"/>
        </w:rPr>
        <w:t xml:space="preserve"> unit driven by a weighted sum of </w:t>
      </w:r>
      <w:del w:id="607" w:author="Bo Shen" w:date="2023-01-20T17:01:00Z">
        <w:r w:rsidRPr="0060258A" w:rsidDel="006C5B10">
          <w:rPr>
            <w:rFonts w:ascii="Times New Roman" w:hAnsi="Times New Roman" w:cs="Times New Roman"/>
            <w:color w:val="000000" w:themeColor="text1"/>
          </w:rPr>
          <w:delText xml:space="preserve">its </w:delText>
        </w:r>
      </w:del>
      <w:r w:rsidRPr="0060258A">
        <w:rPr>
          <w:rFonts w:ascii="Times New Roman" w:hAnsi="Times New Roman" w:cs="Times New Roman"/>
          <w:color w:val="000000" w:themeColor="text1"/>
        </w:rPr>
        <w:t>excitatory inputs</w:t>
      </w:r>
      <w:ins w:id="608" w:author="Bo Shen" w:date="2023-01-20T16:54:00Z">
        <w:r>
          <w:rPr>
            <w:rFonts w:ascii="Times New Roman" w:hAnsi="Times New Roman" w:cs="Times New Roman"/>
            <w:color w:val="000000" w:themeColor="text1"/>
          </w:rPr>
          <w:t xml:space="preserve"> </w:t>
        </w:r>
      </w:ins>
      <w:ins w:id="609" w:author="Bo Shen" w:date="2023-01-20T17:01:00Z">
        <w:r>
          <w:rPr>
            <w:rFonts w:ascii="Times New Roman" w:hAnsi="Times New Roman" w:cs="Times New Roman"/>
            <w:color w:val="000000" w:themeColor="text1"/>
          </w:rPr>
          <w:t>from</w:t>
        </w:r>
      </w:ins>
      <w:ins w:id="610" w:author="Microsoft Office User" w:date="2023-03-01T17:33:00Z">
        <w:r>
          <w:rPr>
            <w:rFonts w:ascii="Times New Roman" w:hAnsi="Times New Roman" w:cs="Times New Roman"/>
            <w:color w:val="000000" w:themeColor="text1"/>
          </w:rPr>
          <w:t xml:space="preserve"> all</w:t>
        </w:r>
      </w:ins>
      <w:ins w:id="611" w:author="Bo Shen" w:date="2023-01-20T17:01:00Z">
        <w:r>
          <w:rPr>
            <w:rFonts w:ascii="Times New Roman" w:hAnsi="Times New Roman" w:cs="Times New Roman"/>
            <w:color w:val="000000" w:themeColor="text1"/>
          </w:rPr>
          <w:t xml:space="preserve"> </w:t>
        </w:r>
        <w:r w:rsidRPr="006C5B10">
          <w:rPr>
            <w:rFonts w:ascii="Times New Roman" w:hAnsi="Times New Roman" w:cs="Times New Roman"/>
            <w:i/>
            <w:iCs/>
            <w:color w:val="000000" w:themeColor="text1"/>
            <w:rPrChange w:id="612" w:author="Bo Shen" w:date="2023-01-20T17:01:00Z">
              <w:rPr>
                <w:rFonts w:ascii="Times New Roman" w:hAnsi="Times New Roman" w:cs="Times New Roman"/>
                <w:color w:val="000000" w:themeColor="text1"/>
              </w:rPr>
            </w:rPrChange>
          </w:rPr>
          <w:t>R</w:t>
        </w:r>
      </w:ins>
      <w:ins w:id="613" w:author="Microsoft Office User" w:date="2023-03-01T17:33:00Z">
        <w:r>
          <w:rPr>
            <w:rFonts w:ascii="Times New Roman" w:hAnsi="Times New Roman" w:cs="Times New Roman"/>
            <w:i/>
            <w:iCs/>
            <w:color w:val="000000" w:themeColor="text1"/>
          </w:rPr>
          <w:t xml:space="preserve"> </w:t>
        </w:r>
        <w:r w:rsidRPr="00784EB1">
          <w:rPr>
            <w:rFonts w:ascii="Times New Roman" w:hAnsi="Times New Roman" w:cs="Times New Roman"/>
            <w:color w:val="000000" w:themeColor="text1"/>
            <w:rPrChange w:id="614" w:author="Microsoft Office User" w:date="2023-03-01T17:33:00Z">
              <w:rPr>
                <w:rFonts w:ascii="Times New Roman" w:hAnsi="Times New Roman" w:cs="Times New Roman"/>
                <w:i/>
                <w:iCs/>
                <w:color w:val="000000" w:themeColor="text1"/>
              </w:rPr>
            </w:rPrChange>
          </w:rPr>
          <w:t>units</w:t>
        </w:r>
      </w:ins>
      <w:ins w:id="615" w:author="Bo Shen" w:date="2023-01-20T17:01:00Z">
        <w:del w:id="616" w:author="Microsoft Office User" w:date="2023-03-01T17:33:00Z">
          <w:r w:rsidRPr="00784EB1" w:rsidDel="00784EB1">
            <w:rPr>
              <w:rFonts w:ascii="Times New Roman" w:hAnsi="Times New Roman" w:cs="Times New Roman"/>
              <w:color w:val="000000" w:themeColor="text1"/>
            </w:rPr>
            <w:delText>s</w:delText>
          </w:r>
        </w:del>
        <w:r w:rsidRPr="00784EB1">
          <w:rPr>
            <w:rFonts w:ascii="Times New Roman" w:hAnsi="Times New Roman" w:cs="Times New Roman"/>
            <w:color w:val="000000" w:themeColor="text1"/>
          </w:rPr>
          <w:t xml:space="preserve"> </w:t>
        </w:r>
      </w:ins>
      <w:ins w:id="617" w:author="Bo Shen" w:date="2023-01-20T16:54:00Z">
        <w:r>
          <w:rPr>
            <w:rFonts w:ascii="Times New Roman" w:hAnsi="Times New Roman" w:cs="Times New Roman"/>
            <w:color w:val="000000" w:themeColor="text1"/>
          </w:rPr>
          <w:t xml:space="preserve">and a non-selective baseline input </w:t>
        </w:r>
      </w:ins>
      <m:oMath>
        <m:sSub>
          <m:sSubPr>
            <m:ctrlPr>
              <w:ins w:id="618" w:author="Bo Shen" w:date="2023-01-20T16:54:00Z">
                <w:rPr>
                  <w:rFonts w:ascii="Cambria Math" w:hAnsi="Cambria Math" w:cs="Times New Roman"/>
                  <w:i/>
                  <w:color w:val="000000" w:themeColor="text1"/>
                </w:rPr>
              </w:ins>
            </m:ctrlPr>
          </m:sSubPr>
          <m:e>
            <m:r>
              <w:ins w:id="619" w:author="Microsoft Office User" w:date="2023-03-01T17:33:00Z">
                <w:rPr>
                  <w:rFonts w:ascii="Cambria Math" w:hAnsi="Cambria Math" w:cs="Times New Roman"/>
                  <w:color w:val="000000" w:themeColor="text1"/>
                </w:rPr>
                <m:t>B</m:t>
              </w:ins>
            </m:r>
            <m:r>
              <w:ins w:id="620" w:author="Bo Shen" w:date="2023-01-20T16:54:00Z">
                <w:del w:id="621" w:author="Microsoft Office User" w:date="2023-03-01T17:33:00Z">
                  <w:rPr>
                    <w:rFonts w:ascii="Cambria Math" w:hAnsi="Cambria Math" w:cs="Times New Roman"/>
                    <w:color w:val="000000" w:themeColor="text1"/>
                  </w:rPr>
                  <m:t>G</m:t>
                </w:del>
              </w:ins>
            </m:r>
          </m:e>
          <m:sub>
            <m:r>
              <w:ins w:id="622" w:author="Microsoft Office User" w:date="2023-03-01T17:33:00Z">
                <w:rPr>
                  <w:rFonts w:ascii="Cambria Math" w:hAnsi="Cambria Math" w:cs="Times New Roman"/>
                  <w:color w:val="000000" w:themeColor="text1"/>
                </w:rPr>
                <m:t>G</m:t>
              </w:ins>
            </m:r>
            <m:r>
              <w:ins w:id="623" w:author="Bo Shen" w:date="2023-01-20T16:54:00Z">
                <w:del w:id="624" w:author="Microsoft Office User" w:date="2023-03-01T17:33:00Z">
                  <w:rPr>
                    <w:rFonts w:ascii="Cambria Math" w:hAnsi="Cambria Math" w:cs="Times New Roman"/>
                    <w:color w:val="000000" w:themeColor="text1"/>
                  </w:rPr>
                  <m:t>0</m:t>
                </w:del>
              </w:ins>
            </m:r>
          </m:sub>
        </m:sSub>
      </m:oMath>
      <w:ins w:id="625" w:author="Bo Shen" w:date="2023-01-20T17:02:00Z">
        <w:r>
          <w:rPr>
            <w:rFonts w:ascii="Times New Roman" w:hAnsi="Times New Roman" w:cs="Times New Roman"/>
            <w:color w:val="000000" w:themeColor="text1"/>
          </w:rPr>
          <w:t xml:space="preserve"> and inhibited by</w:t>
        </w:r>
      </w:ins>
      <w:ins w:id="626" w:author="Bo Shen" w:date="2023-01-20T17:03:00Z">
        <w:r>
          <w:rPr>
            <w:rFonts w:ascii="Times New Roman" w:hAnsi="Times New Roman" w:cs="Times New Roman"/>
            <w:color w:val="000000" w:themeColor="text1"/>
          </w:rPr>
          <w:t xml:space="preserve"> its </w:t>
        </w:r>
      </w:ins>
      <w:ins w:id="627" w:author="Microsoft Office User" w:date="2023-03-01T17:34:00Z">
        <w:r>
          <w:rPr>
            <w:rFonts w:ascii="Times New Roman" w:hAnsi="Times New Roman" w:cs="Times New Roman"/>
            <w:color w:val="000000" w:themeColor="text1"/>
          </w:rPr>
          <w:t>local</w:t>
        </w:r>
      </w:ins>
      <w:ins w:id="628" w:author="Bo Shen" w:date="2023-01-20T17:04:00Z">
        <w:del w:id="629" w:author="Microsoft Office User" w:date="2023-03-01T17:34:00Z">
          <w:r w:rsidDel="00784EB1">
            <w:rPr>
              <w:rFonts w:ascii="Times New Roman" w:hAnsi="Times New Roman" w:cs="Times New Roman"/>
              <w:color w:val="000000" w:themeColor="text1"/>
            </w:rPr>
            <w:delText>neighboring</w:delText>
          </w:r>
        </w:del>
      </w:ins>
      <w:ins w:id="630" w:author="Bo Shen" w:date="2023-01-20T17:02:00Z">
        <w:r>
          <w:rPr>
            <w:rFonts w:ascii="Times New Roman" w:hAnsi="Times New Roman" w:cs="Times New Roman"/>
            <w:color w:val="000000" w:themeColor="text1"/>
          </w:rPr>
          <w:t xml:space="preserve"> </w:t>
        </w:r>
      </w:ins>
      <m:oMath>
        <m:sSub>
          <m:sSubPr>
            <m:ctrlPr>
              <w:ins w:id="631" w:author="Bo Shen" w:date="2023-01-20T17:02:00Z">
                <w:rPr>
                  <w:rFonts w:ascii="Cambria Math" w:hAnsi="Cambria Math" w:cs="Times New Roman"/>
                  <w:i/>
                  <w:color w:val="000000" w:themeColor="text1"/>
                </w:rPr>
              </w:ins>
            </m:ctrlPr>
          </m:sSubPr>
          <m:e>
            <m:r>
              <w:ins w:id="632" w:author="Bo Shen" w:date="2023-01-20T17:02:00Z">
                <w:rPr>
                  <w:rFonts w:ascii="Cambria Math" w:hAnsi="Cambria Math" w:cs="Times New Roman"/>
                  <w:color w:val="000000" w:themeColor="text1"/>
                </w:rPr>
                <m:t>D</m:t>
              </w:ins>
            </m:r>
          </m:e>
          <m:sub>
            <m:r>
              <w:ins w:id="633" w:author="Bo Shen" w:date="2023-01-20T17:02:00Z">
                <w:rPr>
                  <w:rFonts w:ascii="Cambria Math" w:hAnsi="Cambria Math" w:cs="Times New Roman"/>
                  <w:color w:val="000000" w:themeColor="text1"/>
                </w:rPr>
                <m:t>i</m:t>
              </w:ins>
            </m:r>
          </m:sub>
        </m:sSub>
      </m:oMath>
      <w:r w:rsidRPr="0060258A">
        <w:rPr>
          <w:rFonts w:ascii="Times New Roman" w:hAnsi="Times New Roman" w:cs="Times New Roman"/>
          <w:color w:val="000000" w:themeColor="text1"/>
        </w:rPr>
        <w:t xml:space="preserve">; the parameter </w:t>
      </w:r>
      <m:oMath>
        <m:r>
          <w:rPr>
            <w:rFonts w:ascii="Cambria Math" w:hAnsi="Cambria Math" w:cs="Times New Roman"/>
            <w:color w:val="000000" w:themeColor="text1"/>
          </w:rPr>
          <m:t>α</m:t>
        </m:r>
      </m:oMath>
      <w:r w:rsidRPr="0060258A">
        <w:rPr>
          <w:rFonts w:ascii="Times New Roman" w:hAnsi="Times New Roman" w:cs="Times New Roman"/>
          <w:color w:val="000000" w:themeColor="text1"/>
        </w:rPr>
        <w:t xml:space="preserve"> </w:t>
      </w:r>
      <w:del w:id="634" w:author="Microsoft Office User" w:date="2023-03-01T17:34:00Z">
        <w:r w:rsidRPr="0060258A" w:rsidDel="00784EB1">
          <w:rPr>
            <w:rFonts w:ascii="Times New Roman" w:hAnsi="Times New Roman" w:cs="Times New Roman"/>
            <w:color w:val="000000" w:themeColor="text1"/>
          </w:rPr>
          <w:delText xml:space="preserve">controls </w:delText>
        </w:r>
      </w:del>
      <w:ins w:id="635" w:author="Microsoft Office User" w:date="2023-03-01T17:34:00Z">
        <w:r>
          <w:rPr>
            <w:rFonts w:ascii="Times New Roman" w:hAnsi="Times New Roman" w:cs="Times New Roman"/>
            <w:color w:val="000000" w:themeColor="text1"/>
          </w:rPr>
          <w:t>reflects</w:t>
        </w:r>
        <w:r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 xml:space="preserve">the strength of recurrent self-excitation on </w:t>
      </w:r>
      <w:r w:rsidRPr="0060258A">
        <w:rPr>
          <w:rFonts w:ascii="Times New Roman" w:hAnsi="Times New Roman" w:cs="Times New Roman"/>
          <w:i/>
          <w:color w:val="000000" w:themeColor="text1"/>
        </w:rPr>
        <w:t>R</w:t>
      </w:r>
      <w:r w:rsidRPr="0060258A">
        <w:rPr>
          <w:rFonts w:ascii="Times New Roman" w:hAnsi="Times New Roman" w:cs="Times New Roman"/>
          <w:color w:val="000000" w:themeColor="text1"/>
        </w:rPr>
        <w:t xml:space="preserve"> units. Finally, </w:t>
      </w:r>
      <m:oMath>
        <m:r>
          <w:rPr>
            <w:rFonts w:ascii="Cambria Math" w:hAnsi="Cambria Math" w:cs="Times New Roman"/>
            <w:color w:val="000000" w:themeColor="text1"/>
          </w:rPr>
          <m:t>β</m:t>
        </m:r>
      </m:oMath>
      <w:r w:rsidRPr="0060258A">
        <w:rPr>
          <w:rFonts w:ascii="Times New Roman" w:hAnsi="Times New Roman" w:cs="Times New Roman"/>
          <w:color w:val="000000" w:themeColor="text1"/>
        </w:rPr>
        <w:t xml:space="preserve"> weights the coupling strength between the excitatory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i</m:t>
            </m:r>
          </m:sub>
        </m:sSub>
      </m:oMath>
      <w:r w:rsidRPr="0060258A">
        <w:rPr>
          <w:rFonts w:ascii="Times New Roman" w:hAnsi="Times New Roman" w:cs="Times New Roman"/>
          <w:color w:val="000000" w:themeColor="text1"/>
        </w:rPr>
        <w:t xml:space="preserve"> and the disinhibitory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D</m:t>
            </m:r>
          </m:e>
          <m:sub>
            <m:r>
              <w:rPr>
                <w:rFonts w:ascii="Cambria Math" w:hAnsi="Cambria Math" w:cs="Times New Roman"/>
                <w:color w:val="000000" w:themeColor="text1"/>
              </w:rPr>
              <m:t>i</m:t>
            </m:r>
          </m:sub>
        </m:sSub>
      </m:oMath>
      <w:r w:rsidRPr="0060258A">
        <w:rPr>
          <w:rFonts w:ascii="Times New Roman" w:hAnsi="Times New Roman" w:cs="Times New Roman"/>
          <w:color w:val="000000" w:themeColor="text1"/>
        </w:rPr>
        <w:t xml:space="preserve"> units and is presumed to be under external (task-triggered) control.</w:t>
      </w:r>
    </w:p>
    <w:p w14:paraId="6FDA0EFA" w14:textId="77777777" w:rsidR="003F037C" w:rsidRDefault="003F037C" w:rsidP="006B1633">
      <w:pPr>
        <w:spacing w:line="480" w:lineRule="auto"/>
        <w:jc w:val="center"/>
        <w:rPr>
          <w:ins w:id="636" w:author="Bo Shen" w:date="2023-03-06T11:14:00Z"/>
          <w:rFonts w:ascii="Times New Roman" w:hAnsi="Times New Roman" w:cs="Times New Roman"/>
          <w:color w:val="000000" w:themeColor="text1"/>
        </w:rPr>
      </w:pPr>
    </w:p>
    <w:p w14:paraId="1B7D87B5" w14:textId="77777777" w:rsidR="003F037C" w:rsidRDefault="003F037C" w:rsidP="006B1633">
      <w:pPr>
        <w:spacing w:line="480" w:lineRule="auto"/>
        <w:jc w:val="center"/>
        <w:rPr>
          <w:ins w:id="637" w:author="Bo Shen" w:date="2023-03-01T09:33:00Z"/>
          <w:rFonts w:ascii="Times New Roman" w:hAnsi="Times New Roman" w:cs="Times New Roman"/>
          <w:color w:val="000000" w:themeColor="text1"/>
        </w:rPr>
      </w:pPr>
      <w:ins w:id="638" w:author="Bo Shen" w:date="2023-03-01T09:32:00Z">
        <w:r>
          <w:rPr>
            <w:rFonts w:ascii="Times New Roman" w:hAnsi="Times New Roman" w:cs="Times New Roman"/>
            <w:color w:val="000000" w:themeColor="text1"/>
          </w:rPr>
          <w:lastRenderedPageBreak/>
          <w:t xml:space="preserve">[Insert </w:t>
        </w:r>
        <w:r w:rsidRPr="00D8249A">
          <w:rPr>
            <w:rFonts w:ascii="Times New Roman" w:hAnsi="Times New Roman" w:cs="Times New Roman"/>
            <w:b/>
            <w:bCs/>
            <w:color w:val="000000" w:themeColor="text1"/>
          </w:rPr>
          <w:t>Figure 2</w:t>
        </w:r>
        <w:r>
          <w:rPr>
            <w:rFonts w:ascii="Times New Roman" w:hAnsi="Times New Roman" w:cs="Times New Roman"/>
            <w:color w:val="000000" w:themeColor="text1"/>
          </w:rPr>
          <w:t xml:space="preserve"> about here]</w:t>
        </w:r>
      </w:ins>
    </w:p>
    <w:p w14:paraId="39CBDA09" w14:textId="77777777" w:rsidR="003F037C" w:rsidRDefault="003F037C">
      <w:pPr>
        <w:spacing w:line="480" w:lineRule="auto"/>
        <w:jc w:val="center"/>
        <w:rPr>
          <w:ins w:id="639" w:author="Bo Shen" w:date="2023-03-06T11:14:00Z"/>
          <w:rFonts w:ascii="Times New Roman" w:hAnsi="Times New Roman" w:cs="Times New Roman"/>
          <w:color w:val="000000" w:themeColor="text1"/>
        </w:rPr>
      </w:pPr>
      <w:ins w:id="640" w:author="Bo Shen" w:date="2023-03-01T09:33:00Z">
        <w:r>
          <w:rPr>
            <w:rFonts w:ascii="Times New Roman" w:hAnsi="Times New Roman" w:cs="Times New Roman"/>
            <w:color w:val="000000" w:themeColor="text1"/>
          </w:rPr>
          <w:t xml:space="preserve">[Insert </w:t>
        </w:r>
        <w:r w:rsidRPr="00D8249A">
          <w:rPr>
            <w:rFonts w:ascii="Times New Roman" w:hAnsi="Times New Roman" w:cs="Times New Roman"/>
            <w:b/>
            <w:bCs/>
            <w:color w:val="000000" w:themeColor="text1"/>
          </w:rPr>
          <w:t>Figure 2-figure supplement 1</w:t>
        </w:r>
        <w:r>
          <w:rPr>
            <w:rFonts w:ascii="Times New Roman" w:hAnsi="Times New Roman" w:cs="Times New Roman"/>
            <w:color w:val="000000" w:themeColor="text1"/>
          </w:rPr>
          <w:t xml:space="preserve"> about here]</w:t>
        </w:r>
      </w:ins>
    </w:p>
    <w:p w14:paraId="5C785659" w14:textId="77777777" w:rsidR="003F037C" w:rsidRDefault="003F037C">
      <w:pPr>
        <w:spacing w:line="480" w:lineRule="auto"/>
        <w:jc w:val="center"/>
        <w:rPr>
          <w:ins w:id="641" w:author="Bo Shen" w:date="2023-03-06T11:14:00Z"/>
          <w:rFonts w:ascii="Times New Roman" w:hAnsi="Times New Roman" w:cs="Times New Roman"/>
          <w:color w:val="000000" w:themeColor="text1"/>
        </w:rPr>
      </w:pPr>
    </w:p>
    <w:p w14:paraId="0F956E53" w14:textId="77777777" w:rsidR="003F037C" w:rsidRPr="0060258A" w:rsidRDefault="003F037C">
      <w:pPr>
        <w:spacing w:line="480" w:lineRule="auto"/>
        <w:jc w:val="center"/>
        <w:rPr>
          <w:rFonts w:ascii="Times New Roman" w:hAnsi="Times New Roman" w:cs="Times New Roman"/>
          <w:color w:val="000000" w:themeColor="text1"/>
        </w:rPr>
        <w:pPrChange w:id="642" w:author="Bo Shen" w:date="2023-03-01T09:33:00Z">
          <w:pPr>
            <w:spacing w:line="480" w:lineRule="auto"/>
            <w:jc w:val="both"/>
          </w:pPr>
        </w:pPrChange>
      </w:pPr>
    </w:p>
    <w:p w14:paraId="72B61F65" w14:textId="77777777" w:rsidR="003F037C" w:rsidDel="00804B59" w:rsidRDefault="003F037C">
      <w:pPr>
        <w:pStyle w:val="Heading4"/>
        <w:rPr>
          <w:del w:id="643" w:author="Bo Shen" w:date="2023-03-06T11:04:00Z"/>
        </w:rPr>
      </w:pPr>
      <w:del w:id="644" w:author="Microsoft Office User" w:date="2023-03-02T08:37:00Z">
        <w:r w:rsidDel="00F540CD">
          <w:br w:type="page"/>
        </w:r>
      </w:del>
    </w:p>
    <w:p w14:paraId="4FDF5D34" w14:textId="77777777" w:rsidR="003F037C" w:rsidRPr="0060258A" w:rsidRDefault="003F037C">
      <w:pPr>
        <w:pStyle w:val="Heading4"/>
        <w:pPrChange w:id="645" w:author="Bo Shen" w:date="2023-03-07T19:44:00Z">
          <w:pPr>
            <w:spacing w:line="480" w:lineRule="auto"/>
            <w:jc w:val="both"/>
          </w:pPr>
        </w:pPrChange>
      </w:pPr>
      <w:r w:rsidRPr="0060258A">
        <w:t>Dynamic divisive normalization preserved in the LDDM</w:t>
      </w:r>
    </w:p>
    <w:p w14:paraId="470762F1" w14:textId="77777777" w:rsidR="003F037C" w:rsidRPr="0060258A" w:rsidRDefault="003F037C" w:rsidP="00886C3F">
      <w:pPr>
        <w:spacing w:line="480" w:lineRule="auto"/>
        <w:jc w:val="both"/>
        <w:rPr>
          <w:rFonts w:ascii="Times New Roman" w:hAnsi="Times New Roman" w:cs="Times New Roman"/>
          <w:color w:val="000000" w:themeColor="text1"/>
        </w:rPr>
      </w:pPr>
    </w:p>
    <w:p w14:paraId="016B833C" w14:textId="77777777" w:rsidR="003F037C" w:rsidRPr="0060258A" w:rsidRDefault="003F037C" w:rsidP="005C0DB3">
      <w:pPr>
        <w:spacing w:line="480" w:lineRule="auto"/>
        <w:jc w:val="both"/>
        <w:rPr>
          <w:rFonts w:ascii="Times New Roman" w:hAnsi="Times New Roman" w:cs="Times New Roman"/>
          <w:color w:val="000000" w:themeColor="text1"/>
        </w:rPr>
      </w:pPr>
      <w:r w:rsidRPr="0060258A">
        <w:rPr>
          <w:rFonts w:ascii="Times New Roman" w:hAnsi="Times New Roman" w:cs="Times New Roman"/>
          <w:color w:val="000000" w:themeColor="text1"/>
        </w:rPr>
        <w:t>We first examine whether the LDDM retains the dynamics of divisively normalized value coding seen in the DNM</w:t>
      </w:r>
      <w:ins w:id="646" w:author="Bo Shen" w:date="2023-01-20T17:09: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{"citationID":"VEuzQrKU","properties":{"formattedCitation":"(LoFaro et al., 2014; Louie et al., 2014)","plainCitation":"(LoFaro et al., 2014; Louie et al., 2014)","noteIndex":0},"citationItems":[{"id":337,"uris":["http://zotero.org/users/6345545/items/5Y6RDG9I"],"itemData":{"id":337,"type":"article-journal","abstract":"Normalization is a widespread neural computation in both early sensory coding and higher-order processes such as attention and multisensory integration. It has been shown that during decision-making, normalization implements a context-dependent value code in parietal cortex. In this paper we develop a simple diﬀerential equations model based on presumed neural circuitry that implements normalization at equilibrium and predicts speciﬁc time-varying properties of value coding. Moreover, we show that when parameters representing value are changed, the solution curves change in a manner consistent with normalization theory and experiment. We show that these dynamic normalization models naturally implement a time-discounted normalization over past activity, implying an intrinsic reference-dependence in value coding of a kind seen experimentally. These results suggest that a single network mechanism can explain transient and sustained decision activity, reference dependence through time discounting, and hence emphasizes the importance of a dynamic rather than static view of divisive normalization in neural coding.","container-title":"Letters in Biomathematics","language":"en","page":"12","source":"Zotero","title":"The Temporal Dynamics of Cortical Normalization Models of Decision-making","author":[{"family":"LoFaro","given":"Thomas"},{"family":"Louie","given":"Kenway"},{"family":"Webb","given":"Ryan"},{"family":"Glimcher","given":"Paul W"}],"issued":{"date-parts":[["2014",11,26]]}}},{"id":343,"uris":["http://zotero.org/users/6345545/items/H8ELMSVM"],"itemData":{"id":343,"type":"article-journal","container-title":"Journal of Neuroscience","DOI":"10.1523/JNEUROSCI.2851-14.2014","ISSN":"0270-6474, 1529-2401","issue":"48","journalAbbreviation":"Journal of Neuroscience","language":"en","page":"16046-16057","source":"DOI.org (Crossref)","title":"Dynamic Divisive Normalization Predicts Time-Varying Value Coding in Decision-Related Circuits","volume":"34","author":[{"family":"Louie","given":"Kenway"},{"family":"LoFaro","given":"T."},{"family":"Webb","given":"R."},{"family":"Glimcher","given":"P. W."}],"issued":{"date-parts":[["2014",11,26]]}}}],"schema":"https://github.com/citation-style-language/schema/raw/master/csl-citation.json"}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(LoFaro et al., 2014; Louie et al., 2014)</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As discussed above, during initial option evaluation the disinhibitory units are silent (</w:t>
      </w:r>
      <m:oMath>
        <m:r>
          <w:rPr>
            <w:rFonts w:ascii="Cambria Math" w:hAnsi="Cambria Math" w:cs="Times New Roman"/>
            <w:color w:val="000000" w:themeColor="text1"/>
          </w:rPr>
          <m:t>β=0</m:t>
        </m:r>
      </m:oMath>
      <w:r w:rsidRPr="0060258A">
        <w:rPr>
          <w:rFonts w:ascii="Times New Roman" w:hAnsi="Times New Roman" w:cs="Times New Roman"/>
          <w:color w:val="000000" w:themeColor="text1"/>
        </w:rPr>
        <w:t xml:space="preserve">) and the sole difference between the LDDM </w:t>
      </w:r>
      <w:r w:rsidRPr="0060258A">
        <w:rPr>
          <w:rFonts w:ascii="Times New Roman" w:hAnsi="Times New Roman" w:cs="Times New Roman" w:hint="eastAsia"/>
          <w:color w:val="000000" w:themeColor="text1"/>
        </w:rPr>
        <w:t>a</w:t>
      </w:r>
      <w:r w:rsidRPr="0060258A">
        <w:rPr>
          <w:rFonts w:ascii="Times New Roman" w:hAnsi="Times New Roman" w:cs="Times New Roman"/>
          <w:color w:val="000000" w:themeColor="text1"/>
        </w:rPr>
        <w:t xml:space="preserve">nd the DNM is recurrent excitation (controlled by </w:t>
      </w:r>
      <m:oMath>
        <m:r>
          <w:rPr>
            <w:rFonts w:ascii="Cambria Math" w:hAnsi="Cambria Math" w:cs="Times New Roman"/>
            <w:color w:val="000000" w:themeColor="text1"/>
          </w:rPr>
          <m:t>α</m:t>
        </m:r>
      </m:oMath>
      <w:r w:rsidRPr="0060258A">
        <w:rPr>
          <w:rFonts w:ascii="Times New Roman" w:hAnsi="Times New Roman" w:cs="Times New Roman"/>
          <w:color w:val="000000" w:themeColor="text1"/>
        </w:rPr>
        <w:t xml:space="preserve">). Example activity traces in </w:t>
      </w:r>
      <w:r w:rsidRPr="0060258A">
        <w:rPr>
          <w:rFonts w:ascii="Times New Roman" w:hAnsi="Times New Roman" w:cs="Times New Roman"/>
          <w:b/>
          <w:color w:val="000000" w:themeColor="text1"/>
        </w:rPr>
        <w:t>Fig. 3B</w:t>
      </w:r>
      <w:r w:rsidRPr="0060258A">
        <w:rPr>
          <w:rFonts w:ascii="Times New Roman" w:hAnsi="Times New Roman" w:cs="Times New Roman"/>
          <w:color w:val="000000" w:themeColor="text1"/>
        </w:rPr>
        <w:t xml:space="preserve"> show that the LDDM preserves characteristic early-stage dynamics and contextual modulation seen in both empirical data (</w:t>
      </w:r>
      <w:r w:rsidRPr="0060258A">
        <w:rPr>
          <w:rFonts w:ascii="Times New Roman" w:hAnsi="Times New Roman" w:cs="Times New Roman"/>
          <w:b/>
          <w:color w:val="000000" w:themeColor="text1"/>
        </w:rPr>
        <w:t>Fig. 3C</w:t>
      </w:r>
      <w:r w:rsidRPr="0060258A">
        <w:rPr>
          <w:rFonts w:ascii="Times New Roman" w:hAnsi="Times New Roman" w:cs="Times New Roman"/>
          <w:color w:val="000000" w:themeColor="text1"/>
        </w:rPr>
        <w:t>) and the original DNM</w:t>
      </w:r>
      <w:ins w:id="647" w:author="Bo Shen" w:date="2023-01-20T17:09: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{"citationID":"SDXs59ku","properties":{"formattedCitation":"(LoFaro et al., 2014; Louie et al., 2011, 2014)","plainCitation":"(LoFaro et al., 2014; Louie et al., 2011, 2014)","noteIndex":0},"citationItems":[{"id":337,"uris":["http://zotero.org/users/6345545/items/5Y6RDG9I"],"itemData":{"id":337,"type":"article-journal","abstract":"Normalization is a widespread neural computation in both early sensory coding and higher-order processes such as attention and multisensory integration. It has been shown that during decision-making, normalization implements a context-dependent value code in parietal cortex. In this paper we develop a simple diﬀerential equations model based on presumed neural circuitry that implements normalization at equilibrium and predicts speciﬁc time-varying properties of value coding. Moreover, we show that when parameters representing value are changed, the solution curves change in a manner consistent with normalization theory and experiment. We show that these dynamic normalization models naturally implement a time-discounted normalization over past activity, implying an intrinsic reference-dependence in value coding of a kind seen experimentally. These results suggest that a single network mechanism can explain transient and sustained decision activity, reference dependence through time discounting, and hence emphasizes the importance of a dynamic rather than static view of divisive normalization in neural coding.","container-title":"Letters in Biomathematics","language":"en","page":"12","source":"Zotero","title":"The Temporal Dynamics of Cortical Normalization Models of Decision-making","author":[{"family":"LoFaro","given":"Thomas"},{"family":"Louie","given":"Kenway"},{"family":"Webb","given":"Ryan"},{"family":"Glimcher","given":"Paul W"}],"issued":{"date-parts":[["2014",11,26]]}}},{"id":342,"uris":["http://zotero.org/users/6345545/items/FIVLPZPC"],"itemData":{"id":342,"type":"article-journal","container-title":"Journal of Neuroscience","DOI":"10.1523/JNEUROSCI.1237-11.2011","ISSN":"0270-6474, 1529-2401","issue":"29","journalAbbreviation":"Journal of Neuroscience","language":"en","page":"10627-10639","source":"DOI.org (Crossref)","title":"Reward Value-Based Gain Control: Divisive Normalization in Parietal Cortex","title-short":"Reward Value-Based Gain Control","volume":"31","author":[{"family":"Louie","given":"Kenway"},{"family":"Grattan","given":"L. E."},{"family":"Glimcher","given":"P. W."}],"issued":{"date-parts":[["2011",7,20]]}}},{"id":343,"uris":["http://zotero.org/users/6345545/items/H8ELMSVM"],"itemData":{"id":343,"type":"article-journal","container-title":"Journal of Neuroscience","DOI":"10.1523/JNEUROSCI.2851-14.2014","ISSN":"0270-6474, 1529-2401","issue":"48","journalAbbreviation":"Journal of Neuroscience","language":"en","page":"16046-16057","source":"DOI.org (Crossref)","title":"Dynamic Divisive Normalization Predicts Time-Varying Value Coding in Decision-Related Circuits","volume":"34","author":[{"family":"Louie","given":"Kenway"},{"family":"LoFaro","given":"T."},{"family":"Webb","given":"R."},{"family":"Glimcher","given":"P. W."}],"issued":{"date-parts":[["2014",11,26]]}}}],"schema":"https://github.com/citation-style-language/schema/raw/master/csl-citation.json"}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(LoFaro et al., 2014; Louie et al., 2011, 2014)</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Immediately after stimulus onset, </w:t>
      </w:r>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bscript"/>
        </w:rPr>
        <w:t>1</w:t>
      </w:r>
      <w:r w:rsidRPr="0060258A">
        <w:rPr>
          <w:rFonts w:ascii="Times New Roman" w:hAnsi="Times New Roman" w:cs="Times New Roman"/>
          <w:color w:val="000000" w:themeColor="text1"/>
        </w:rPr>
        <w:t xml:space="preserve"> activities replicate the transient peak observed in a wealth of studies</w:t>
      </w:r>
      <w:ins w:id="648" w:author="Bo Shen" w:date="2023-01-20T17:10: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{"citationID":"WR76h1dI","properties":{"formattedCitation":"(Andersen &amp; Buneo, 2002; Churchland et al., 2008; Gnadt &amp; Andersen, 1988; Louie et al., 2011, 2014; Platt &amp; Glimcher, 1999; Rorie et al., 2010; Sugrue et al., 2004)","plainCitation":"(Andersen &amp; Buneo, 2002; Churchland et al., 2008; Gnadt &amp; Andersen, 1988; Louie et al., 2011, 2014; Platt &amp; Glimcher, 1999; Rorie et al., 2010; Sugrue et al., 2004)","noteIndex":0},"citationItems":[{"id":467,"uris":["http://zotero.org/users/6345545/items/V2MJHYB2"],"itemData":{"id":467,"type":"article-journal","abstract":"The posterior parietal cortex (PPC), historically believed to be a sensory structure, is now viewed as an area important for sensory-motor integration. Among its functions is the forming of intentions, that is, high-level cognitive plans for movement. There is a map of intentions within the PPC, with different subregions dedicated to the planning of eye movements, reaching movements, and grasping movements. These areas appear to be specialized for the multisensory integration and coordinate transformations required to convert sensory input to motor output. In several subregions of the PPC, these operations are facilitated by the use of a common distributed space representation that is independent of both sensory input and motor output. Attention and learning effects are also evident in the PPC. However, these effects may be general to cortex and operate in the PPC in the context of sensory-motor transformations.","container-title":"Annual Review of Neuroscience","DOI":"10.1146/annurev.neuro.25.112701.142922","issue":"1","note":"_eprint: https://doi.org/10.1146/annurev.neuro.25.112701.142922\nPMID: 12052908","page":"189-220","source":"Annual Reviews","title":"Intentional Maps in Posterior Parietal Cortex","volume":"25","author":[{"family":"Andersen","given":"Richard A."},{"family":"Buneo","given":"Christopher A."}],"issued":{"date-parts":[["2002"]]}}},{"id":372,"uris":["http://zotero.org/users/6345545/items/CUJ2PP3B"],"itemData":{"id":372,"type":"article-journal","container-title":"Nature Neuroscience","DOI":"10.1038/nn.2123","ISSN":"1097-6256, 1546-1726","issue":"6","journalAbbreviation":"Nat Neurosci","language":"en","page":"693-702","source":"DOI.org (Crossref)","title":"Decision-making with multiple alternatives","volume":"11","author":[{"family":"Churchland","given":"Anne K"},{"family":"Kiani","given":"Roozbeh"},{"family":"Shadlen","given":"Michael N."}],"issued":{"date-parts":[["2008",6]]}}},{"id":465,"uris":["http://zotero.org/users/6345545/items/2S4A3CN5"],"itemData":{"id":465,"type":"article-journal","abstract":"Unit recording studies in the lateral bank of the intraparietal cortex (area LIP) have demonstrated a response property not previously reported in posterior cortex. Studies were performed in the Rhesus monkey during tasks which required saccadic eye movements to remembered target locations in the dark. Neurons were found which remained active during the time period for which the monkey had to withhold eye movements while remembering desired target locations. The activity of the cells was tuned for eye movements of specific direction and amplitude, and it was not necessary for a visual stimulus to fall within the response field. The responses appeared to represent a memory-related motor-planning signal encoding motor error. The relation of the activity to the behavior of the animal suggests that the response represents the intent to make eye movements of specific direction and amplitude.","container-title":"Experimental Brain Research","DOI":"10.1007/BF00271862","ISSN":"1432-1106","issue":"1","journalAbbreviation":"Exp Brain Res","language":"en","page":"216-220","source":"Springer Link","title":"Memory related motor planning activity in posterior parietal cortex of macaque","volume":"70","author":[{"family":"Gnadt","given":"J. W."},{"family":"Andersen","given":"R. A."}],"issued":{"date-parts":[["1988",3,1]]}}},{"id":342,"uris":["http://zotero.org/users/6345545/items/FIVLPZPC"],"itemData":{"id":342,"type":"article-journal","container-title":"Journal of Neuroscience","DOI":"10.1523/JNEUROSCI.1237-11.2011","ISSN":"0270-6474, 1529-2401","issue":"29","journalAbbreviation":"Journal of Neuroscience","language":"en","page":"10627-10639","source":"DOI.org (Crossref)","title":"Reward Value-Based Gain Control: Divisive Normalization in Parietal Cortex","title-short":"Reward Value-Based Gain Control","volume":"31","author":[{"family":"Louie","given":"Kenway"},{"family":"Grattan","given":"L. E."},{"family":"Glimcher","given":"P. W."}],"issued":{"date-parts":[["2011",7,20]]}}},{"id":343,"uris":["http://zotero.org/users/6345545/items/H8ELMSVM"],"itemData":{"id":343,"type":"article-journal","container-title":"Journal of Neuroscience","DOI":"10.1523/JNEUROSCI.2851-14.2014","ISSN":"0270-6474, 1529-2401","issue":"48","journalAbbreviation":"Journal of Neuroscience","language":"en","page":"16046-16057","source":"DOI.org (Crossref)","title":"Dynamic Divisive Normalization Predicts Time-Varying Value Coding in Decision-Related Circuits","volume":"34","author":[{"family":"Louie","given":"Kenway"},{"family":"LoFaro","given":"T."},{"family":"Webb","given":"R."},{"family":"Glimcher","given":"P. W."}],"issued":{"date-parts":[["2014",11,26]]}}},{"id":344,"uris":["http://zotero.org/users/6345545/items/2T7KXNSC"],"itemData":{"id":344,"type":"article-journal","container-title":"Nature","DOI":"10.1038/22268","ISSN":"0028-0836, 1476-4687","issue":"6741","journalAbbreviation":"Nature","language":"en","page":"233-238","source":"DOI.org (Crossref)","title":"Neural correlates of decision variables in parietal cortex","volume":"400","author":[{"family":"Platt","given":"Michael L."},{"family":"Glimcher","given":"Paul W."}],"issued":{"date-parts":[["1999",7]]}}},{"id":274,"uris":["http://zotero.org/users/6345545/items/8WGDRKKC"],"itemData":{"id":274,"type":"article-journal","abstract":"Single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T."}],"issued":{"date-parts":[["2010",2,19]]}}},{"id":630,"uris":["http://zotero.org/users/6345545/items/RVLCU76F"],"itemData":{"id":630,"type":"article-journal","abstract":"Psychologists and economists have long appreciated the contribution of reward history and expectation to decision-making. Yet we know little about how specific histories of choice and reward lead to an internal representation of the “value” of possible actions. We approached this problem through an integrated application of behavioral, computational, and physiological techniques. Monkeys were placed in a dynamic foraging environment in which they had to track the changing values of alternative choices through time. In this context, the monkeys' foraging behavior provided a window into their subjective valuation. We found that a simple model based on reward history can duplicate this behavior and that neurons in the parietal cortex represent the relative value of competing actions predicted by this model.\nCertain brain neurons code for the comparative perceived value of paired alternatives between which monkeys choose when performing a task.\nCertain brain neurons code for the comparative perceived value of paired alternatives between which monkeys choose when performing a task.","container-title":"Science","DOI":"10.1126/science.1094765","ISSN":"0036-8075, 1095-9203","issue":"5678","language":"en","license":"American Association for the Advancement of Science","note":"publisher: American Association for the Advancement of Science\nsection: Research Article\nPMID: 15205529","page":"1782-1787","source":"science.sciencemag.org","title":"Matching Behavior and the Representation of Value in the Parietal Cortex","volume":"304","author":[{"family":"Sugrue","given":"Leo P."},{"family":"Corrado","given":"Greg S."},{"family":"Newsome","given":"William T."}],"issued":{"date-parts":[["2004",6,18]]}}}],"schema":"https://github.com/citation-style-language/schema/raw/master/csl-citation.json"}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(Andersen &amp; Buneo, 2002; Churchland et al., 2008; Gnadt &amp; Andersen, 1988; Louie et al., 2011, 2014; Platt &amp; Glimcher, 1999; Rorie et al., 2010; Sugrue et al., 2004)</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Further, the network settles to equilibrium displaying relative value coding: </w:t>
      </w:r>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bscript"/>
        </w:rPr>
        <w:t>1</w:t>
      </w:r>
      <w:r w:rsidRPr="0060258A">
        <w:rPr>
          <w:rFonts w:ascii="Times New Roman" w:hAnsi="Times New Roman" w:cs="Times New Roman"/>
          <w:color w:val="000000" w:themeColor="text1"/>
        </w:rPr>
        <w:t xml:space="preserve"> activity increases with </w:t>
      </w:r>
      <w:r w:rsidRPr="0060258A">
        <w:rPr>
          <w:rFonts w:ascii="Times New Roman" w:hAnsi="Times New Roman" w:cs="Times New Roman"/>
          <w:i/>
          <w:color w:val="000000" w:themeColor="text1"/>
        </w:rPr>
        <w:t>V</w:t>
      </w:r>
      <w:r w:rsidRPr="0060258A">
        <w:rPr>
          <w:rFonts w:ascii="Times New Roman" w:hAnsi="Times New Roman" w:cs="Times New Roman"/>
          <w:i/>
          <w:color w:val="000000" w:themeColor="text1"/>
          <w:vertAlign w:val="subscript"/>
        </w:rPr>
        <w:t>1</w:t>
      </w:r>
      <w:r w:rsidRPr="0060258A">
        <w:rPr>
          <w:rFonts w:ascii="Times New Roman" w:hAnsi="Times New Roman" w:cs="Times New Roman"/>
          <w:color w:val="000000" w:themeColor="text1"/>
        </w:rPr>
        <w:t xml:space="preserve"> and decreases with </w:t>
      </w:r>
      <w:r w:rsidRPr="0060258A">
        <w:rPr>
          <w:rFonts w:ascii="Times New Roman" w:hAnsi="Times New Roman" w:cs="Times New Roman"/>
          <w:i/>
          <w:color w:val="000000" w:themeColor="text1"/>
        </w:rPr>
        <w:t>V</w:t>
      </w:r>
      <w:r w:rsidRPr="0060258A">
        <w:rPr>
          <w:rFonts w:ascii="Times New Roman" w:hAnsi="Times New Roman" w:cs="Times New Roman"/>
          <w:i/>
          <w:color w:val="000000" w:themeColor="text1"/>
          <w:vertAlign w:val="subscript"/>
        </w:rPr>
        <w:t>2</w:t>
      </w:r>
      <w:r w:rsidRPr="0060258A">
        <w:rPr>
          <w:rFonts w:ascii="Times New Roman" w:hAnsi="Times New Roman" w:cs="Times New Roman"/>
          <w:color w:val="000000" w:themeColor="text1"/>
        </w:rPr>
        <w:t xml:space="preserve"> (</w:t>
      </w:r>
      <w:r w:rsidRPr="0060258A">
        <w:rPr>
          <w:rFonts w:ascii="Times New Roman" w:hAnsi="Times New Roman" w:cs="Times New Roman"/>
          <w:b/>
          <w:color w:val="000000" w:themeColor="text1"/>
        </w:rPr>
        <w:t xml:space="preserve">Fig. 3B, </w:t>
      </w:r>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bscript"/>
        </w:rPr>
        <w:t>1</w:t>
      </w:r>
      <w:r w:rsidRPr="0060258A">
        <w:rPr>
          <w:rFonts w:ascii="Times New Roman" w:hAnsi="Times New Roman" w:cs="Times New Roman"/>
          <w:color w:val="000000" w:themeColor="text1"/>
        </w:rPr>
        <w:t xml:space="preserve"> activity</w:t>
      </w:r>
      <w:r w:rsidRPr="0060258A">
        <w:rPr>
          <w:rFonts w:ascii="Times New Roman" w:hAnsi="Times New Roman" w:cs="Times New Roman"/>
          <w:b/>
          <w:color w:val="000000" w:themeColor="text1"/>
        </w:rPr>
        <w:t xml:space="preserve"> </w:t>
      </w:r>
      <w:r w:rsidRPr="0060258A">
        <w:rPr>
          <w:rFonts w:ascii="Times New Roman" w:hAnsi="Times New Roman" w:cs="Times New Roman"/>
          <w:color w:val="000000" w:themeColor="text1"/>
        </w:rPr>
        <w:t xml:space="preserve">across </w:t>
      </w:r>
      <w:r w:rsidRPr="0060258A">
        <w:rPr>
          <w:rFonts w:ascii="Times New Roman" w:hAnsi="Times New Roman" w:cs="Times New Roman"/>
          <w:i/>
          <w:color w:val="000000" w:themeColor="text1"/>
        </w:rPr>
        <w:t>V</w:t>
      </w:r>
      <w:r w:rsidRPr="0060258A">
        <w:rPr>
          <w:rFonts w:ascii="Times New Roman" w:hAnsi="Times New Roman" w:cs="Times New Roman"/>
          <w:i/>
          <w:color w:val="000000" w:themeColor="text1"/>
          <w:vertAlign w:val="subscript"/>
        </w:rPr>
        <w:t>1</w:t>
      </w:r>
      <w:r w:rsidRPr="0060258A">
        <w:rPr>
          <w:rFonts w:ascii="Times New Roman" w:hAnsi="Times New Roman" w:cs="Times New Roman"/>
          <w:color w:val="000000" w:themeColor="text1"/>
        </w:rPr>
        <w:t xml:space="preserve"> inputs (</w:t>
      </w:r>
      <w:r w:rsidRPr="0060258A">
        <w:rPr>
          <w:rFonts w:ascii="Times New Roman" w:hAnsi="Times New Roman" w:cs="Times New Roman" w:hint="eastAsia"/>
          <w:color w:val="000000" w:themeColor="text1"/>
        </w:rPr>
        <w:t>upper</w:t>
      </w:r>
      <w:r w:rsidRPr="0060258A">
        <w:rPr>
          <w:rFonts w:ascii="Times New Roman" w:hAnsi="Times New Roman" w:cs="Times New Roman"/>
          <w:color w:val="000000" w:themeColor="text1"/>
        </w:rPr>
        <w:t xml:space="preserve"> panels) and </w:t>
      </w:r>
      <w:r w:rsidRPr="0060258A">
        <w:rPr>
          <w:rFonts w:ascii="Times New Roman" w:hAnsi="Times New Roman" w:cs="Times New Roman"/>
          <w:i/>
          <w:color w:val="000000" w:themeColor="text1"/>
        </w:rPr>
        <w:t>V</w:t>
      </w:r>
      <w:r w:rsidRPr="0060258A">
        <w:rPr>
          <w:rFonts w:ascii="Times New Roman" w:hAnsi="Times New Roman" w:cs="Times New Roman"/>
          <w:i/>
          <w:color w:val="000000" w:themeColor="text1"/>
          <w:vertAlign w:val="subscript"/>
        </w:rPr>
        <w:t>2</w:t>
      </w:r>
      <w:r w:rsidRPr="0060258A">
        <w:rPr>
          <w:rFonts w:ascii="Times New Roman" w:hAnsi="Times New Roman" w:cs="Times New Roman"/>
          <w:color w:val="000000" w:themeColor="text1"/>
        </w:rPr>
        <w:t xml:space="preserve"> inputs (bottom panels)), reflecting a contextual representation of value (see Methods for details of parameters used in visualization).</w:t>
      </w:r>
    </w:p>
    <w:p w14:paraId="14963372" w14:textId="77777777" w:rsidR="003F037C" w:rsidRPr="0060258A" w:rsidRDefault="003F037C" w:rsidP="00433F14">
      <w:pPr>
        <w:spacing w:line="480" w:lineRule="auto"/>
        <w:jc w:val="both"/>
        <w:rPr>
          <w:rFonts w:ascii="Times New Roman" w:hAnsi="Times New Roman" w:cs="Times New Roman"/>
          <w:color w:val="000000" w:themeColor="text1"/>
        </w:rPr>
      </w:pPr>
    </w:p>
    <w:p w14:paraId="61405B0E" w14:textId="77777777" w:rsidR="003F037C" w:rsidRPr="0060258A" w:rsidRDefault="003F037C" w:rsidP="00433F14">
      <w:pPr>
        <w:spacing w:line="480" w:lineRule="auto"/>
        <w:jc w:val="both"/>
        <w:rPr>
          <w:rFonts w:ascii="Times New Roman" w:hAnsi="Times New Roman" w:cs="Times New Roman"/>
          <w:color w:val="000000" w:themeColor="text1"/>
        </w:rPr>
      </w:pPr>
      <w:r w:rsidRPr="0060258A">
        <w:rPr>
          <w:rFonts w:ascii="Times New Roman" w:hAnsi="Times New Roman" w:cs="Times New Roman"/>
          <w:color w:val="000000" w:themeColor="text1"/>
        </w:rPr>
        <w:t>Taking advantage of its simplified mathematical form, we analytically evaluated the LDDM</w:t>
      </w:r>
      <w:ins w:id="649" w:author="Bo Shen" w:date="2023-02-13T11:27:00Z">
        <w:r>
          <w:rPr>
            <w:rFonts w:ascii="Times New Roman" w:hAnsi="Times New Roman" w:cs="Times New Roman"/>
            <w:color w:val="000000" w:themeColor="text1"/>
          </w:rPr>
          <w:t xml:space="preserve"> by conducting phase</w:t>
        </w:r>
      </w:ins>
      <w:ins w:id="650" w:author="Bo Shen" w:date="2023-02-13T11:28:00Z">
        <w:r>
          <w:rPr>
            <w:rFonts w:ascii="Times New Roman" w:hAnsi="Times New Roman" w:cs="Times New Roman"/>
            <w:color w:val="000000" w:themeColor="text1"/>
          </w:rPr>
          <w:t xml:space="preserve"> </w:t>
        </w:r>
      </w:ins>
      <w:ins w:id="651" w:author="Bo Shen" w:date="2023-02-13T11:27:00Z">
        <w:r>
          <w:rPr>
            <w:rFonts w:ascii="Times New Roman" w:hAnsi="Times New Roman" w:cs="Times New Roman"/>
            <w:color w:val="000000" w:themeColor="text1"/>
          </w:rPr>
          <w:t>plan</w:t>
        </w:r>
      </w:ins>
      <w:ins w:id="652" w:author="Bo Shen" w:date="2023-02-13T11:28:00Z">
        <w:r>
          <w:rPr>
            <w:rFonts w:ascii="Times New Roman" w:hAnsi="Times New Roman" w:cs="Times New Roman"/>
            <w:color w:val="000000" w:themeColor="text1"/>
          </w:rPr>
          <w:t>e</w:t>
        </w:r>
      </w:ins>
      <w:ins w:id="653" w:author="Bo Shen" w:date="2023-02-13T11:27:00Z">
        <w:r>
          <w:rPr>
            <w:rFonts w:ascii="Times New Roman" w:hAnsi="Times New Roman" w:cs="Times New Roman"/>
            <w:color w:val="000000" w:themeColor="text1"/>
          </w:rPr>
          <w:t xml:space="preserve"> analysis</w:t>
        </w:r>
      </w:ins>
      <w:r w:rsidRPr="0060258A">
        <w:rPr>
          <w:rFonts w:ascii="Times New Roman" w:hAnsi="Times New Roman" w:cs="Times New Roman"/>
          <w:color w:val="000000" w:themeColor="text1"/>
        </w:rPr>
        <w:t xml:space="preserve"> and found that it represents each set of input values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V</m:t>
            </m:r>
          </m:e>
          <m:sub>
            <m:r>
              <w:rPr>
                <w:rFonts w:ascii="Cambria Math" w:hAnsi="Cambria Math" w:cs="Times New Roman"/>
                <w:color w:val="000000" w:themeColor="text1"/>
              </w:rPr>
              <m:t>1</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V</m:t>
            </m:r>
          </m:e>
          <m:sub>
            <m:r>
              <w:rPr>
                <w:rFonts w:ascii="Cambria Math" w:hAnsi="Cambria Math" w:cs="Times New Roman"/>
                <w:color w:val="000000" w:themeColor="text1"/>
              </w:rPr>
              <m:t>N</m:t>
            </m:r>
          </m:sub>
        </m:sSub>
      </m:oMath>
      <w:r w:rsidRPr="0060258A">
        <w:rPr>
          <w:rFonts w:ascii="Times New Roman" w:hAnsi="Times New Roman" w:cs="Times New Roman"/>
          <w:color w:val="000000" w:themeColor="text1"/>
        </w:rPr>
        <w:t xml:space="preserve">) as one unique and stable equilibrium </w:t>
      </w:r>
      <w:r w:rsidRPr="0060258A">
        <w:rPr>
          <w:rFonts w:ascii="Times New Roman" w:hAnsi="Times New Roman" w:cs="Times New Roman" w:hint="eastAsia"/>
          <w:color w:val="000000" w:themeColor="text1"/>
        </w:rPr>
        <w:t>point</w:t>
      </w:r>
      <w:r w:rsidRPr="0060258A">
        <w:rPr>
          <w:rFonts w:ascii="Times New Roman" w:hAnsi="Times New Roman" w:cs="Times New Roman"/>
          <w:color w:val="000000" w:themeColor="text1"/>
        </w:rPr>
        <w:t xml:space="preserve"> in its output space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1</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N</m:t>
            </m:r>
          </m:sub>
        </m:sSub>
      </m:oMath>
      <w:r w:rsidRPr="0060258A">
        <w:rPr>
          <w:rFonts w:ascii="Times New Roman" w:hAnsi="Times New Roman" w:cs="Times New Roman"/>
          <w:color w:val="000000" w:themeColor="text1"/>
        </w:rPr>
        <w:t>) when</w:t>
      </w:r>
      <m:oMath>
        <m:r>
          <w:rPr>
            <w:rFonts w:ascii="Cambria Math" w:hAnsi="Cambria Math" w:cs="Times New Roman"/>
            <w:color w:val="000000" w:themeColor="text1"/>
          </w:rPr>
          <m:t xml:space="preserve"> β=0</m:t>
        </m:r>
      </m:oMath>
      <w:r w:rsidRPr="0060258A">
        <w:rPr>
          <w:rFonts w:ascii="Times New Roman" w:hAnsi="Times New Roman" w:cs="Times New Roman"/>
          <w:color w:val="000000" w:themeColor="text1"/>
        </w:rPr>
        <w:t xml:space="preserve">. </w:t>
      </w:r>
      <w:ins w:id="654" w:author="Microsoft Office User" w:date="2023-03-02T08:38:00Z">
        <w:del w:id="655" w:author="Bo Shen" w:date="2023-03-06T11:08:00Z">
          <w:r w:rsidDel="00024FA6">
            <w:rPr>
              <w:rFonts w:ascii="Times New Roman" w:hAnsi="Times New Roman" w:cs="Times New Roman"/>
              <w:color w:val="000000" w:themeColor="text1"/>
            </w:rPr>
            <w:delText>Specifically</w:delText>
          </w:r>
        </w:del>
      </w:ins>
      <w:ins w:id="656" w:author="Bo Shen" w:date="2023-03-06T11:08:00Z">
        <w:r>
          <w:rPr>
            <w:rFonts w:ascii="Times New Roman" w:hAnsi="Times New Roman" w:cs="Times New Roman"/>
            <w:color w:val="000000" w:themeColor="text1"/>
          </w:rPr>
          <w:t>Specifically,</w:t>
        </w:r>
      </w:ins>
      <w:ins w:id="657" w:author="Bo Shen" w:date="2023-02-13T11:28:00Z">
        <w:del w:id="658" w:author="Microsoft Office User" w:date="2023-03-02T08:38:00Z">
          <w:r w:rsidDel="00F540CD">
            <w:rPr>
              <w:rFonts w:ascii="Times New Roman" w:hAnsi="Times New Roman" w:cs="Times New Roman"/>
              <w:color w:val="000000" w:themeColor="text1"/>
            </w:rPr>
            <w:delText>To do that</w:delText>
          </w:r>
        </w:del>
        <w:r>
          <w:rPr>
            <w:rFonts w:ascii="Times New Roman" w:hAnsi="Times New Roman" w:cs="Times New Roman"/>
            <w:color w:val="000000" w:themeColor="text1"/>
          </w:rPr>
          <w:t xml:space="preserve"> </w:t>
        </w:r>
        <w:r>
          <w:rPr>
            <w:rFonts w:ascii="Times New Roman" w:hAnsi="Times New Roman" w:cs="Times New Roman"/>
            <w:color w:val="000000" w:themeColor="text1"/>
          </w:rPr>
          <w:lastRenderedPageBreak/>
          <w:t>w</w:t>
        </w:r>
      </w:ins>
      <w:ins w:id="659" w:author="Bo Shen" w:date="2023-02-13T11:08:00Z">
        <w:r>
          <w:rPr>
            <w:rFonts w:ascii="Times New Roman" w:hAnsi="Times New Roman" w:cs="Times New Roman"/>
            <w:color w:val="000000" w:themeColor="text1"/>
          </w:rPr>
          <w:t xml:space="preserve">e solved the equilibrium state of each </w:t>
        </w:r>
        <w:r w:rsidRPr="007B3279">
          <w:rPr>
            <w:rFonts w:ascii="Times New Roman" w:hAnsi="Times New Roman" w:cs="Times New Roman"/>
            <w:i/>
            <w:iCs/>
            <w:color w:val="000000" w:themeColor="text1"/>
            <w:rPrChange w:id="660" w:author="Bo Shen" w:date="2023-02-13T11:16:00Z">
              <w:rPr>
                <w:rFonts w:ascii="Times New Roman" w:hAnsi="Times New Roman" w:cs="Times New Roman"/>
                <w:color w:val="000000" w:themeColor="text1"/>
              </w:rPr>
            </w:rPrChange>
          </w:rPr>
          <w:t>R</w:t>
        </w:r>
        <w:r>
          <w:rPr>
            <w:rFonts w:ascii="Times New Roman" w:hAnsi="Times New Roman" w:cs="Times New Roman"/>
            <w:color w:val="000000" w:themeColor="text1"/>
          </w:rPr>
          <w:t xml:space="preserve"> unit by setting </w:t>
        </w:r>
      </w:ins>
      <w:ins w:id="661" w:author="Bo Shen" w:date="2023-02-13T11:28:00Z">
        <w:r>
          <w:rPr>
            <w:rFonts w:ascii="Times New Roman" w:hAnsi="Times New Roman" w:cs="Times New Roman"/>
            <w:color w:val="000000" w:themeColor="text1"/>
          </w:rPr>
          <w:t>each</w:t>
        </w:r>
      </w:ins>
      <w:ins w:id="662" w:author="Bo Shen" w:date="2023-02-13T11:08:00Z">
        <w:r>
          <w:rPr>
            <w:rFonts w:ascii="Times New Roman" w:hAnsi="Times New Roman" w:cs="Times New Roman"/>
            <w:color w:val="000000" w:themeColor="text1"/>
          </w:rPr>
          <w:t xml:space="preserve"> differential equation (</w:t>
        </w:r>
      </w:ins>
      <w:ins w:id="663" w:author="Bo Shen" w:date="2023-02-13T11:09:00Z">
        <w:r>
          <w:rPr>
            <w:rFonts w:ascii="Times New Roman" w:hAnsi="Times New Roman" w:cs="Times New Roman"/>
            <w:color w:val="000000" w:themeColor="text1"/>
          </w:rPr>
          <w:t xml:space="preserve">Eqs. 1-3) to zero, which results in the nullcline of each </w:t>
        </w:r>
        <w:r w:rsidRPr="007B3279">
          <w:rPr>
            <w:rFonts w:ascii="Times New Roman" w:hAnsi="Times New Roman" w:cs="Times New Roman"/>
            <w:i/>
            <w:iCs/>
            <w:color w:val="000000" w:themeColor="text1"/>
            <w:rPrChange w:id="664" w:author="Bo Shen" w:date="2023-02-13T11:17:00Z">
              <w:rPr>
                <w:rFonts w:ascii="Times New Roman" w:hAnsi="Times New Roman" w:cs="Times New Roman"/>
                <w:color w:val="000000" w:themeColor="text1"/>
              </w:rPr>
            </w:rPrChange>
          </w:rPr>
          <w:t>R</w:t>
        </w:r>
        <w:r>
          <w:rPr>
            <w:rFonts w:ascii="Times New Roman" w:hAnsi="Times New Roman" w:cs="Times New Roman"/>
            <w:color w:val="000000" w:themeColor="text1"/>
          </w:rPr>
          <w:t xml:space="preserve"> unit</w:t>
        </w:r>
      </w:ins>
      <w:ins w:id="665" w:author="Bo Shen" w:date="2023-02-13T11:10:00Z">
        <w:r>
          <w:rPr>
            <w:rFonts w:ascii="Times New Roman" w:hAnsi="Times New Roman" w:cs="Times New Roman"/>
            <w:color w:val="000000" w:themeColor="text1"/>
          </w:rPr>
          <w:t xml:space="preserve"> as a function of the given </w:t>
        </w:r>
      </w:ins>
      <w:ins w:id="666" w:author="Bo Shen" w:date="2023-02-13T11:12:00Z">
        <w:r>
          <w:rPr>
            <w:rFonts w:ascii="Times New Roman" w:hAnsi="Times New Roman" w:cs="Times New Roman"/>
            <w:color w:val="000000" w:themeColor="text1"/>
          </w:rPr>
          <w:t>activities</w:t>
        </w:r>
      </w:ins>
      <w:ins w:id="667" w:author="Bo Shen" w:date="2023-02-13T11:10:00Z">
        <w:r>
          <w:rPr>
            <w:rFonts w:ascii="Times New Roman" w:hAnsi="Times New Roman" w:cs="Times New Roman"/>
            <w:color w:val="000000" w:themeColor="text1"/>
          </w:rPr>
          <w:t xml:space="preserve"> of the other </w:t>
        </w:r>
        <w:r w:rsidRPr="007B3279">
          <w:rPr>
            <w:rFonts w:ascii="Times New Roman" w:hAnsi="Times New Roman" w:cs="Times New Roman"/>
            <w:i/>
            <w:iCs/>
            <w:color w:val="000000" w:themeColor="text1"/>
            <w:rPrChange w:id="668" w:author="Bo Shen" w:date="2023-02-13T11:17:00Z">
              <w:rPr>
                <w:rFonts w:ascii="Times New Roman" w:hAnsi="Times New Roman" w:cs="Times New Roman"/>
                <w:color w:val="000000" w:themeColor="text1"/>
              </w:rPr>
            </w:rPrChange>
          </w:rPr>
          <w:t>R</w:t>
        </w:r>
        <w:r>
          <w:rPr>
            <w:rFonts w:ascii="Times New Roman" w:hAnsi="Times New Roman" w:cs="Times New Roman"/>
            <w:color w:val="000000" w:themeColor="text1"/>
          </w:rPr>
          <w:t xml:space="preserve"> unit</w:t>
        </w:r>
      </w:ins>
      <w:ins w:id="669" w:author="Bo Shen" w:date="2023-02-13T11:29:00Z">
        <w:r>
          <w:rPr>
            <w:rFonts w:ascii="Times New Roman" w:hAnsi="Times New Roman" w:cs="Times New Roman"/>
            <w:color w:val="000000" w:themeColor="text1"/>
          </w:rPr>
          <w:t>, visualized in</w:t>
        </w:r>
      </w:ins>
      <w:ins w:id="670" w:author="Bo Shen" w:date="2023-02-13T11:10:00Z">
        <w:r>
          <w:rPr>
            <w:rFonts w:ascii="Times New Roman" w:hAnsi="Times New Roman" w:cs="Times New Roman"/>
            <w:color w:val="000000" w:themeColor="text1"/>
          </w:rPr>
          <w:t xml:space="preserve"> </w:t>
        </w:r>
        <w:r w:rsidRPr="003B2460">
          <w:rPr>
            <w:rFonts w:ascii="Times New Roman" w:hAnsi="Times New Roman" w:cs="Times New Roman"/>
            <w:b/>
            <w:bCs/>
            <w:color w:val="000000" w:themeColor="text1"/>
            <w:rPrChange w:id="671" w:author="Bo Shen" w:date="2023-02-13T11:13:00Z">
              <w:rPr>
                <w:rFonts w:ascii="Times New Roman" w:hAnsi="Times New Roman" w:cs="Times New Roman"/>
                <w:color w:val="000000" w:themeColor="text1"/>
              </w:rPr>
            </w:rPrChange>
          </w:rPr>
          <w:t>Fig. 3D</w:t>
        </w:r>
      </w:ins>
      <w:ins w:id="672" w:author="Bo Shen" w:date="2023-02-13T11:25:00Z">
        <w:r>
          <w:rPr>
            <w:rFonts w:ascii="Times New Roman" w:hAnsi="Times New Roman" w:cs="Times New Roman"/>
            <w:color w:val="000000" w:themeColor="text1"/>
          </w:rPr>
          <w:t xml:space="preserve">. </w:t>
        </w:r>
      </w:ins>
      <w:ins w:id="673" w:author="Bo Shen" w:date="2023-02-13T11:11:00Z">
        <w:r>
          <w:rPr>
            <w:rFonts w:ascii="Times New Roman" w:hAnsi="Times New Roman" w:cs="Times New Roman"/>
            <w:color w:val="000000" w:themeColor="text1"/>
          </w:rPr>
          <w:t xml:space="preserve">The nullclines of </w:t>
        </w:r>
      </w:ins>
      <w:ins w:id="674" w:author="Bo Shen" w:date="2023-02-13T11:17:00Z">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bscript"/>
          </w:rPr>
          <w:t>1</w:t>
        </w:r>
        <w:r w:rsidRPr="0060258A">
          <w:rPr>
            <w:rFonts w:ascii="Times New Roman" w:hAnsi="Times New Roman" w:cs="Times New Roman"/>
            <w:color w:val="000000" w:themeColor="text1"/>
          </w:rPr>
          <w:t xml:space="preserve"> (solid) and </w:t>
        </w:r>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bscript"/>
          </w:rPr>
          <w:t>2</w:t>
        </w:r>
        <w:r w:rsidRPr="0060258A">
          <w:rPr>
            <w:rFonts w:ascii="Times New Roman" w:hAnsi="Times New Roman" w:cs="Times New Roman"/>
            <w:color w:val="000000" w:themeColor="text1"/>
          </w:rPr>
          <w:t xml:space="preserve"> (dashed)</w:t>
        </w:r>
      </w:ins>
      <w:ins w:id="675" w:author="Bo Shen" w:date="2023-02-13T11:11:00Z">
        <w:r>
          <w:rPr>
            <w:rFonts w:ascii="Times New Roman" w:hAnsi="Times New Roman" w:cs="Times New Roman"/>
            <w:color w:val="000000" w:themeColor="text1"/>
          </w:rPr>
          <w:t xml:space="preserve"> </w:t>
        </w:r>
      </w:ins>
      <w:ins w:id="676" w:author="Bo Shen" w:date="2023-02-13T11:14:00Z">
        <w:r>
          <w:rPr>
            <w:rFonts w:ascii="Times New Roman" w:hAnsi="Times New Roman" w:cs="Times New Roman"/>
            <w:color w:val="000000" w:themeColor="text1"/>
          </w:rPr>
          <w:t>intersect</w:t>
        </w:r>
        <w:del w:id="677" w:author="Microsoft Office User" w:date="2023-03-02T08:38:00Z">
          <w:r w:rsidDel="00F540CD">
            <w:rPr>
              <w:rFonts w:ascii="Times New Roman" w:hAnsi="Times New Roman" w:cs="Times New Roman"/>
              <w:color w:val="000000" w:themeColor="text1"/>
            </w:rPr>
            <w:delText>s</w:delText>
          </w:r>
        </w:del>
        <w:r>
          <w:rPr>
            <w:rFonts w:ascii="Times New Roman" w:hAnsi="Times New Roman" w:cs="Times New Roman"/>
            <w:color w:val="000000" w:themeColor="text1"/>
          </w:rPr>
          <w:t xml:space="preserve"> </w:t>
        </w:r>
      </w:ins>
      <w:ins w:id="678" w:author="Microsoft Office User" w:date="2023-03-02T08:38:00Z">
        <w:r>
          <w:rPr>
            <w:rFonts w:ascii="Times New Roman" w:hAnsi="Times New Roman" w:cs="Times New Roman"/>
            <w:color w:val="000000" w:themeColor="text1"/>
          </w:rPr>
          <w:t>at</w:t>
        </w:r>
      </w:ins>
      <w:ins w:id="679" w:author="Bo Shen" w:date="2023-02-13T11:14:00Z">
        <w:del w:id="680" w:author="Microsoft Office User" w:date="2023-03-02T08:38:00Z">
          <w:r w:rsidDel="00F540CD">
            <w:rPr>
              <w:rFonts w:ascii="Times New Roman" w:hAnsi="Times New Roman" w:cs="Times New Roman"/>
              <w:color w:val="000000" w:themeColor="text1"/>
            </w:rPr>
            <w:delText>on</w:delText>
          </w:r>
        </w:del>
        <w:r>
          <w:rPr>
            <w:rFonts w:ascii="Times New Roman" w:hAnsi="Times New Roman" w:cs="Times New Roman"/>
            <w:color w:val="000000" w:themeColor="text1"/>
          </w:rPr>
          <w:t xml:space="preserve"> </w:t>
        </w:r>
      </w:ins>
      <w:ins w:id="681" w:author="Bo Shen" w:date="2023-02-13T11:11:00Z">
        <w:r>
          <w:rPr>
            <w:rFonts w:ascii="Times New Roman" w:hAnsi="Times New Roman" w:cs="Times New Roman"/>
            <w:color w:val="000000" w:themeColor="text1"/>
          </w:rPr>
          <w:t>a unique point</w:t>
        </w:r>
      </w:ins>
      <w:ins w:id="682" w:author="Bo Shen" w:date="2023-02-13T11:15:00Z">
        <w:r>
          <w:rPr>
            <w:rFonts w:ascii="Times New Roman" w:hAnsi="Times New Roman" w:cs="Times New Roman"/>
            <w:color w:val="000000" w:themeColor="text1"/>
          </w:rPr>
          <w:t>, regardless of equal or unequal input values</w:t>
        </w:r>
      </w:ins>
      <w:ins w:id="683" w:author="Bo Shen" w:date="2023-02-13T11:26:00Z">
        <w:r>
          <w:rPr>
            <w:rFonts w:ascii="Times New Roman" w:hAnsi="Times New Roman" w:cs="Times New Roman"/>
            <w:color w:val="000000" w:themeColor="text1"/>
          </w:rPr>
          <w:t xml:space="preserve"> (s</w:t>
        </w:r>
      </w:ins>
      <w:ins w:id="684" w:author="Bo Shen" w:date="2023-02-13T11:29:00Z">
        <w:r>
          <w:rPr>
            <w:rFonts w:ascii="Times New Roman" w:hAnsi="Times New Roman" w:cs="Times New Roman"/>
            <w:color w:val="000000" w:themeColor="text1"/>
          </w:rPr>
          <w:t>ee</w:t>
        </w:r>
      </w:ins>
      <w:ins w:id="685" w:author="Bo Shen" w:date="2023-02-13T11:26:00Z">
        <w:r>
          <w:rPr>
            <w:rFonts w:ascii="Times New Roman" w:hAnsi="Times New Roman" w:cs="Times New Roman"/>
            <w:color w:val="000000" w:themeColor="text1"/>
          </w:rPr>
          <w:t xml:space="preserve"> different panels</w:t>
        </w:r>
      </w:ins>
      <w:ins w:id="686" w:author="Bo Shen" w:date="2023-02-13T11:29:00Z">
        <w:r>
          <w:rPr>
            <w:rFonts w:ascii="Times New Roman" w:hAnsi="Times New Roman" w:cs="Times New Roman"/>
            <w:color w:val="000000" w:themeColor="text1"/>
          </w:rPr>
          <w:t xml:space="preserve"> for </w:t>
        </w:r>
      </w:ins>
      <w:ins w:id="687" w:author="Bo Shen" w:date="2023-02-13T11:30:00Z">
        <w:r>
          <w:rPr>
            <w:rFonts w:ascii="Times New Roman" w:hAnsi="Times New Roman" w:cs="Times New Roman"/>
            <w:color w:val="000000" w:themeColor="text1"/>
          </w:rPr>
          <w:t>examples of different inputs</w:t>
        </w:r>
      </w:ins>
      <w:ins w:id="688" w:author="Bo Shen" w:date="2023-02-13T11:26:00Z">
        <w:r>
          <w:rPr>
            <w:rFonts w:ascii="Times New Roman" w:hAnsi="Times New Roman" w:cs="Times New Roman"/>
            <w:color w:val="000000" w:themeColor="text1"/>
          </w:rPr>
          <w:t>)</w:t>
        </w:r>
      </w:ins>
      <w:ins w:id="689" w:author="Bo Shen" w:date="2023-02-13T11:15:00Z">
        <w:r>
          <w:rPr>
            <w:rFonts w:ascii="Times New Roman" w:hAnsi="Times New Roman" w:cs="Times New Roman"/>
            <w:color w:val="000000" w:themeColor="text1"/>
          </w:rPr>
          <w:t>. Th</w:t>
        </w:r>
      </w:ins>
      <w:ins w:id="690" w:author="Microsoft Office User" w:date="2023-03-02T08:39:00Z">
        <w:r>
          <w:rPr>
            <w:rFonts w:ascii="Times New Roman" w:hAnsi="Times New Roman" w:cs="Times New Roman"/>
            <w:color w:val="000000" w:themeColor="text1"/>
          </w:rPr>
          <w:t>is point</w:t>
        </w:r>
      </w:ins>
      <w:ins w:id="691" w:author="Bo Shen" w:date="2023-02-13T11:15:00Z">
        <w:del w:id="692" w:author="Microsoft Office User" w:date="2023-03-02T08:39:00Z">
          <w:r w:rsidDel="00F540CD">
            <w:rPr>
              <w:rFonts w:ascii="Times New Roman" w:hAnsi="Times New Roman" w:cs="Times New Roman"/>
              <w:color w:val="000000" w:themeColor="text1"/>
            </w:rPr>
            <w:delText>at</w:delText>
          </w:r>
        </w:del>
        <w:r>
          <w:rPr>
            <w:rFonts w:ascii="Times New Roman" w:hAnsi="Times New Roman" w:cs="Times New Roman"/>
            <w:color w:val="000000" w:themeColor="text1"/>
          </w:rPr>
          <w:t xml:space="preserve"> indicates </w:t>
        </w:r>
      </w:ins>
      <w:ins w:id="693" w:author="Microsoft Office User" w:date="2023-03-02T08:42:00Z">
        <w:r>
          <w:rPr>
            <w:rFonts w:ascii="Times New Roman" w:hAnsi="Times New Roman" w:cs="Times New Roman"/>
            <w:color w:val="000000" w:themeColor="text1"/>
          </w:rPr>
          <w:t xml:space="preserve">that </w:t>
        </w:r>
      </w:ins>
      <w:ins w:id="694" w:author="Bo Shen" w:date="2023-02-13T11:18:00Z">
        <w:r>
          <w:rPr>
            <w:rFonts w:ascii="Times New Roman" w:hAnsi="Times New Roman" w:cs="Times New Roman"/>
            <w:color w:val="000000" w:themeColor="text1"/>
          </w:rPr>
          <w:t>th</w:t>
        </w:r>
      </w:ins>
      <w:ins w:id="695" w:author="Microsoft Office User" w:date="2023-03-02T08:42:00Z">
        <w:r>
          <w:rPr>
            <w:rFonts w:ascii="Times New Roman" w:hAnsi="Times New Roman" w:cs="Times New Roman"/>
            <w:color w:val="000000" w:themeColor="text1"/>
          </w:rPr>
          <w:t>e</w:t>
        </w:r>
      </w:ins>
      <w:ins w:id="696" w:author="Bo Shen" w:date="2023-02-13T11:18:00Z">
        <w:del w:id="697" w:author="Microsoft Office User" w:date="2023-03-02T08:41:00Z">
          <w:r w:rsidDel="00F540CD">
            <w:rPr>
              <w:rFonts w:ascii="Times New Roman" w:hAnsi="Times New Roman" w:cs="Times New Roman"/>
              <w:color w:val="000000" w:themeColor="text1"/>
            </w:rPr>
            <w:delText>is</w:delText>
          </w:r>
        </w:del>
        <w:r>
          <w:rPr>
            <w:rFonts w:ascii="Times New Roman" w:hAnsi="Times New Roman" w:cs="Times New Roman"/>
            <w:color w:val="000000" w:themeColor="text1"/>
          </w:rPr>
          <w:t xml:space="preserve"> dynamical system</w:t>
        </w:r>
      </w:ins>
      <w:ins w:id="698" w:author="Bo Shen" w:date="2023-02-13T11:19:00Z">
        <w:r>
          <w:rPr>
            <w:rFonts w:ascii="Times New Roman" w:hAnsi="Times New Roman" w:cs="Times New Roman"/>
            <w:color w:val="000000" w:themeColor="text1"/>
          </w:rPr>
          <w:t>, when receiving any positive inputs,</w:t>
        </w:r>
      </w:ins>
      <w:ins w:id="699" w:author="Bo Shen" w:date="2023-02-13T11:18:00Z">
        <w:r>
          <w:rPr>
            <w:rFonts w:ascii="Times New Roman" w:hAnsi="Times New Roman" w:cs="Times New Roman"/>
            <w:color w:val="000000" w:themeColor="text1"/>
          </w:rPr>
          <w:t xml:space="preserve"> </w:t>
        </w:r>
      </w:ins>
      <w:ins w:id="700" w:author="Microsoft Office User" w:date="2023-03-02T08:41:00Z">
        <w:r>
          <w:rPr>
            <w:rFonts w:ascii="Times New Roman" w:hAnsi="Times New Roman" w:cs="Times New Roman"/>
            <w:color w:val="000000" w:themeColor="text1"/>
          </w:rPr>
          <w:t xml:space="preserve">can maintain an equilibrium </w:t>
        </w:r>
      </w:ins>
      <w:ins w:id="701" w:author="Bo Shen" w:date="2023-02-13T11:30:00Z">
        <w:del w:id="702" w:author="Microsoft Office User" w:date="2023-03-02T08:41:00Z">
          <w:r w:rsidDel="00F540CD">
            <w:rPr>
              <w:rFonts w:ascii="Times New Roman" w:hAnsi="Times New Roman" w:cs="Times New Roman"/>
              <w:color w:val="000000" w:themeColor="text1"/>
            </w:rPr>
            <w:delText>ex</w:delText>
          </w:r>
        </w:del>
        <w:del w:id="703" w:author="Microsoft Office User" w:date="2023-03-02T08:40:00Z">
          <w:r w:rsidDel="00F540CD">
            <w:rPr>
              <w:rFonts w:ascii="Times New Roman" w:hAnsi="Times New Roman" w:cs="Times New Roman"/>
              <w:color w:val="000000" w:themeColor="text1"/>
            </w:rPr>
            <w:delText>ists</w:delText>
          </w:r>
        </w:del>
      </w:ins>
      <w:ins w:id="704" w:author="Bo Shen" w:date="2023-02-13T11:13:00Z">
        <w:del w:id="705" w:author="Microsoft Office User" w:date="2023-03-02T08:41:00Z">
          <w:r w:rsidDel="00F540CD">
            <w:rPr>
              <w:rFonts w:ascii="Times New Roman" w:hAnsi="Times New Roman" w:cs="Times New Roman"/>
              <w:color w:val="000000" w:themeColor="text1"/>
            </w:rPr>
            <w:delText xml:space="preserve"> a steady point</w:delText>
          </w:r>
        </w:del>
      </w:ins>
      <w:ins w:id="706" w:author="Microsoft Office User" w:date="2023-03-02T08:39:00Z">
        <w:r>
          <w:rPr>
            <w:rFonts w:ascii="Times New Roman" w:hAnsi="Times New Roman" w:cs="Times New Roman"/>
            <w:color w:val="000000" w:themeColor="text1"/>
          </w:rPr>
          <w:t>where</w:t>
        </w:r>
      </w:ins>
      <w:ins w:id="707" w:author="Bo Shen" w:date="2023-02-13T11:11:00Z">
        <w:del w:id="708" w:author="Microsoft Office User" w:date="2023-03-02T08:39:00Z">
          <w:r w:rsidDel="00F540CD">
            <w:rPr>
              <w:rFonts w:ascii="Times New Roman" w:hAnsi="Times New Roman" w:cs="Times New Roman"/>
              <w:color w:val="000000" w:themeColor="text1"/>
            </w:rPr>
            <w:delText>.</w:delText>
          </w:r>
        </w:del>
      </w:ins>
      <w:ins w:id="709" w:author="Bo Shen" w:date="2023-02-13T11:19:00Z">
        <w:del w:id="710" w:author="Microsoft Office User" w:date="2023-03-02T08:39:00Z">
          <w:r w:rsidDel="00F540CD">
            <w:rPr>
              <w:rFonts w:ascii="Times New Roman" w:hAnsi="Times New Roman" w:cs="Times New Roman"/>
              <w:color w:val="000000" w:themeColor="text1"/>
            </w:rPr>
            <w:delText xml:space="preserve"> On this point,</w:delText>
          </w:r>
        </w:del>
        <w:r>
          <w:rPr>
            <w:rFonts w:ascii="Times New Roman" w:hAnsi="Times New Roman" w:cs="Times New Roman"/>
            <w:color w:val="000000" w:themeColor="text1"/>
          </w:rPr>
          <w:t xml:space="preserve"> </w:t>
        </w:r>
      </w:ins>
      <w:ins w:id="711" w:author="Bo Shen" w:date="2023-02-13T11:31:00Z">
        <w:r>
          <w:rPr>
            <w:rFonts w:ascii="Times New Roman" w:hAnsi="Times New Roman" w:cs="Times New Roman"/>
            <w:color w:val="000000" w:themeColor="text1"/>
          </w:rPr>
          <w:t>every</w:t>
        </w:r>
      </w:ins>
      <w:ins w:id="712" w:author="Bo Shen" w:date="2023-02-13T11:19:00Z">
        <w:r>
          <w:rPr>
            <w:rFonts w:ascii="Times New Roman" w:hAnsi="Times New Roman" w:cs="Times New Roman"/>
            <w:color w:val="000000" w:themeColor="text1"/>
          </w:rPr>
          <w:t xml:space="preserve"> unit</w:t>
        </w:r>
      </w:ins>
      <w:ins w:id="713" w:author="Microsoft Office User" w:date="2023-03-02T08:42:00Z">
        <w:r>
          <w:rPr>
            <w:rFonts w:ascii="Times New Roman" w:hAnsi="Times New Roman" w:cs="Times New Roman"/>
            <w:color w:val="000000" w:themeColor="text1"/>
          </w:rPr>
          <w:t xml:space="preserve"> maintains a steady level of activity</w:t>
        </w:r>
      </w:ins>
      <w:ins w:id="714" w:author="Bo Shen" w:date="2023-02-13T11:19:00Z">
        <w:del w:id="715" w:author="Microsoft Office User" w:date="2023-03-02T08:42:00Z">
          <w:r w:rsidDel="00522E3C">
            <w:rPr>
              <w:rFonts w:ascii="Times New Roman" w:hAnsi="Times New Roman" w:cs="Times New Roman"/>
              <w:color w:val="000000" w:themeColor="text1"/>
            </w:rPr>
            <w:delText xml:space="preserve"> </w:delText>
          </w:r>
        </w:del>
      </w:ins>
      <w:ins w:id="716" w:author="Bo Shen" w:date="2023-02-13T11:31:00Z">
        <w:del w:id="717" w:author="Microsoft Office User" w:date="2023-03-02T08:40:00Z">
          <w:r w:rsidDel="00F540CD">
            <w:rPr>
              <w:rFonts w:ascii="Times New Roman" w:hAnsi="Times New Roman" w:cs="Times New Roman"/>
              <w:color w:val="000000" w:themeColor="text1"/>
            </w:rPr>
            <w:delText>settles into</w:delText>
          </w:r>
        </w:del>
      </w:ins>
      <w:ins w:id="718" w:author="Bo Shen" w:date="2023-02-13T11:19:00Z">
        <w:del w:id="719" w:author="Microsoft Office User" w:date="2023-03-02T08:40:00Z">
          <w:r w:rsidDel="00F540CD">
            <w:rPr>
              <w:rFonts w:ascii="Times New Roman" w:hAnsi="Times New Roman" w:cs="Times New Roman"/>
              <w:color w:val="000000" w:themeColor="text1"/>
            </w:rPr>
            <w:delText xml:space="preserve"> their </w:delText>
          </w:r>
        </w:del>
      </w:ins>
      <w:ins w:id="720" w:author="Bo Shen" w:date="2023-02-13T11:20:00Z">
        <w:del w:id="721" w:author="Microsoft Office User" w:date="2023-03-02T08:40:00Z">
          <w:r w:rsidDel="00F540CD">
            <w:rPr>
              <w:rFonts w:ascii="Times New Roman" w:hAnsi="Times New Roman" w:cs="Times New Roman"/>
              <w:color w:val="000000" w:themeColor="text1"/>
            </w:rPr>
            <w:delText>equilibri</w:delText>
          </w:r>
        </w:del>
      </w:ins>
      <w:ins w:id="722" w:author="Bo Shen" w:date="2023-02-13T11:31:00Z">
        <w:del w:id="723" w:author="Microsoft Office User" w:date="2023-03-02T08:40:00Z">
          <w:r w:rsidDel="00F540CD">
            <w:rPr>
              <w:rFonts w:ascii="Times New Roman" w:hAnsi="Times New Roman" w:cs="Times New Roman"/>
              <w:color w:val="000000" w:themeColor="text1"/>
            </w:rPr>
            <w:delText>um</w:delText>
          </w:r>
        </w:del>
      </w:ins>
      <w:ins w:id="724" w:author="Bo Shen" w:date="2023-02-13T11:19:00Z">
        <w:r>
          <w:rPr>
            <w:rFonts w:ascii="Times New Roman" w:hAnsi="Times New Roman" w:cs="Times New Roman"/>
            <w:color w:val="000000" w:themeColor="text1"/>
          </w:rPr>
          <w:t>.</w:t>
        </w:r>
      </w:ins>
      <w:ins w:id="725" w:author="Bo Shen" w:date="2023-02-13T11:15:00Z">
        <w:r>
          <w:rPr>
            <w:rFonts w:ascii="Times New Roman" w:hAnsi="Times New Roman" w:cs="Times New Roman"/>
            <w:color w:val="000000" w:themeColor="text1"/>
          </w:rPr>
          <w:t xml:space="preserve"> </w:t>
        </w:r>
      </w:ins>
      <w:ins w:id="726" w:author="Bo Shen" w:date="2023-02-13T11:31:00Z">
        <w:r>
          <w:rPr>
            <w:rFonts w:ascii="Times New Roman" w:hAnsi="Times New Roman" w:cs="Times New Roman"/>
            <w:color w:val="000000" w:themeColor="text1"/>
          </w:rPr>
          <w:t xml:space="preserve">Linearization analysis around this point </w:t>
        </w:r>
      </w:ins>
      <w:ins w:id="727" w:author="Bo Shen" w:date="2023-02-13T11:32:00Z">
        <w:r>
          <w:rPr>
            <w:rFonts w:ascii="Times New Roman" w:hAnsi="Times New Roman" w:cs="Times New Roman"/>
            <w:color w:val="000000" w:themeColor="text1"/>
          </w:rPr>
          <w:t>suggests that this point is attractive</w:t>
        </w:r>
      </w:ins>
      <w:ins w:id="728" w:author="Microsoft Office User" w:date="2023-03-02T08:42:00Z">
        <w:r>
          <w:rPr>
            <w:rFonts w:ascii="Times New Roman" w:hAnsi="Times New Roman" w:cs="Times New Roman"/>
            <w:color w:val="000000" w:themeColor="text1"/>
          </w:rPr>
          <w:t>:</w:t>
        </w:r>
      </w:ins>
      <w:ins w:id="729" w:author="Bo Shen" w:date="2023-02-13T11:32:00Z">
        <w:del w:id="730" w:author="Microsoft Office User" w:date="2023-03-02T08:42:00Z">
          <w:r w:rsidDel="00522E3C">
            <w:rPr>
              <w:rFonts w:ascii="Times New Roman" w:hAnsi="Times New Roman" w:cs="Times New Roman"/>
              <w:color w:val="000000" w:themeColor="text1"/>
            </w:rPr>
            <w:delText>, indicating that</w:delText>
          </w:r>
        </w:del>
      </w:ins>
      <w:ins w:id="731" w:author="Bo Shen" w:date="2023-02-13T11:20:00Z">
        <w:r>
          <w:rPr>
            <w:rFonts w:ascii="Times New Roman" w:hAnsi="Times New Roman" w:cs="Times New Roman"/>
            <w:color w:val="000000" w:themeColor="text1"/>
          </w:rPr>
          <w:t xml:space="preserve"> </w:t>
        </w:r>
      </w:ins>
      <w:ins w:id="732" w:author="Bo Shen" w:date="2023-02-13T11:32:00Z">
        <w:r>
          <w:rPr>
            <w:rFonts w:ascii="Times New Roman" w:hAnsi="Times New Roman" w:cs="Times New Roman"/>
            <w:color w:val="000000" w:themeColor="text1"/>
          </w:rPr>
          <w:t>g</w:t>
        </w:r>
      </w:ins>
      <w:ins w:id="733" w:author="Bo Shen" w:date="2023-02-13T11:20:00Z">
        <w:r>
          <w:rPr>
            <w:rFonts w:ascii="Times New Roman" w:hAnsi="Times New Roman" w:cs="Times New Roman"/>
            <w:color w:val="000000" w:themeColor="text1"/>
          </w:rPr>
          <w:t>iven any</w:t>
        </w:r>
      </w:ins>
      <w:ins w:id="734" w:author="Bo Shen" w:date="2023-02-13T11:21:00Z">
        <w:r>
          <w:rPr>
            <w:rFonts w:ascii="Times New Roman" w:hAnsi="Times New Roman" w:cs="Times New Roman"/>
            <w:color w:val="000000" w:themeColor="text1"/>
          </w:rPr>
          <w:t xml:space="preserve"> initial values</w:t>
        </w:r>
      </w:ins>
      <w:ins w:id="735" w:author="Bo Shen" w:date="2023-02-13T11:33:00Z">
        <w:r>
          <w:rPr>
            <w:rFonts w:ascii="Times New Roman" w:hAnsi="Times New Roman" w:cs="Times New Roman"/>
            <w:color w:val="000000" w:themeColor="text1"/>
          </w:rPr>
          <w:t xml:space="preserve"> to the system</w:t>
        </w:r>
      </w:ins>
      <w:ins w:id="736" w:author="Bo Shen" w:date="2023-02-13T11:21:00Z">
        <w:r>
          <w:rPr>
            <w:rFonts w:ascii="Times New Roman" w:hAnsi="Times New Roman" w:cs="Times New Roman"/>
            <w:color w:val="000000" w:themeColor="text1"/>
          </w:rPr>
          <w:t xml:space="preserve">, the </w:t>
        </w:r>
      </w:ins>
      <w:ins w:id="737" w:author="Bo Shen" w:date="2023-02-13T11:33:00Z">
        <w:r>
          <w:rPr>
            <w:rFonts w:ascii="Times New Roman" w:hAnsi="Times New Roman" w:cs="Times New Roman"/>
            <w:color w:val="000000" w:themeColor="text1"/>
          </w:rPr>
          <w:t>activities of the units</w:t>
        </w:r>
      </w:ins>
      <w:ins w:id="738" w:author="Bo Shen" w:date="2023-02-13T11:21:00Z">
        <w:r>
          <w:rPr>
            <w:rFonts w:ascii="Times New Roman" w:hAnsi="Times New Roman" w:cs="Times New Roman"/>
            <w:color w:val="000000" w:themeColor="text1"/>
          </w:rPr>
          <w:t xml:space="preserve"> will </w:t>
        </w:r>
      </w:ins>
      <w:ins w:id="739" w:author="Bo Shen" w:date="2023-02-13T11:33:00Z">
        <w:r>
          <w:rPr>
            <w:rFonts w:ascii="Times New Roman" w:hAnsi="Times New Roman" w:cs="Times New Roman"/>
            <w:color w:val="000000" w:themeColor="text1"/>
          </w:rPr>
          <w:t>converge in</w:t>
        </w:r>
      </w:ins>
      <w:ins w:id="740" w:author="Bo Shen" w:date="2023-02-13T11:21:00Z">
        <w:r>
          <w:rPr>
            <w:rFonts w:ascii="Times New Roman" w:hAnsi="Times New Roman" w:cs="Times New Roman"/>
            <w:color w:val="000000" w:themeColor="text1"/>
          </w:rPr>
          <w:t xml:space="preserve">to the unique </w:t>
        </w:r>
      </w:ins>
      <w:ins w:id="741" w:author="Bo Shen" w:date="2023-02-13T11:22:00Z">
        <w:r>
          <w:rPr>
            <w:rFonts w:ascii="Times New Roman" w:hAnsi="Times New Roman" w:cs="Times New Roman"/>
            <w:color w:val="000000" w:themeColor="text1"/>
          </w:rPr>
          <w:t>equilibrium</w:t>
        </w:r>
      </w:ins>
      <w:ins w:id="742" w:author="Bo Shen" w:date="2023-02-13T11:21:00Z">
        <w:r>
          <w:rPr>
            <w:rFonts w:ascii="Times New Roman" w:hAnsi="Times New Roman" w:cs="Times New Roman"/>
            <w:color w:val="000000" w:themeColor="text1"/>
          </w:rPr>
          <w:t xml:space="preserve"> point</w:t>
        </w:r>
      </w:ins>
      <w:del w:id="743" w:author="Bo Shen" w:date="2023-02-13T11:34:00Z">
        <w:r w:rsidRPr="0060258A" w:rsidDel="005F7CA1">
          <w:rPr>
            <w:rFonts w:ascii="Times New Roman" w:hAnsi="Times New Roman" w:cs="Times New Roman" w:hint="eastAsia"/>
            <w:b/>
            <w:color w:val="000000" w:themeColor="text1"/>
          </w:rPr>
          <w:delText>Fig</w:delText>
        </w:r>
        <w:r w:rsidRPr="0060258A" w:rsidDel="005F7CA1">
          <w:rPr>
            <w:rFonts w:ascii="Times New Roman" w:hAnsi="Times New Roman" w:cs="Times New Roman"/>
            <w:b/>
            <w:color w:val="000000" w:themeColor="text1"/>
          </w:rPr>
          <w:delText>. 3D</w:delText>
        </w:r>
        <w:r w:rsidRPr="0060258A" w:rsidDel="005F7CA1">
          <w:rPr>
            <w:rFonts w:ascii="Times New Roman" w:hAnsi="Times New Roman" w:cs="Times New Roman"/>
            <w:color w:val="000000" w:themeColor="text1"/>
          </w:rPr>
          <w:delText xml:space="preserve"> </w:delText>
        </w:r>
        <w:r w:rsidRPr="0060258A" w:rsidDel="005F7CA1">
          <w:rPr>
            <w:rFonts w:ascii="Times New Roman" w:hAnsi="Times New Roman" w:cs="Times New Roman" w:hint="eastAsia"/>
            <w:color w:val="000000" w:themeColor="text1"/>
          </w:rPr>
          <w:delText>shows</w:delText>
        </w:r>
        <w:r w:rsidRPr="0060258A" w:rsidDel="005F7CA1">
          <w:rPr>
            <w:rFonts w:ascii="Times New Roman" w:hAnsi="Times New Roman" w:cs="Times New Roman"/>
            <w:color w:val="000000" w:themeColor="text1"/>
          </w:rPr>
          <w:delText xml:space="preserve"> that the nullclines of </w:delText>
        </w:r>
        <w:r w:rsidRPr="0060258A" w:rsidDel="005F7CA1">
          <w:rPr>
            <w:rFonts w:ascii="Times New Roman" w:hAnsi="Times New Roman" w:cs="Times New Roman"/>
            <w:i/>
            <w:color w:val="000000" w:themeColor="text1"/>
          </w:rPr>
          <w:delText>R</w:delText>
        </w:r>
        <w:r w:rsidRPr="0060258A" w:rsidDel="005F7CA1">
          <w:rPr>
            <w:rFonts w:ascii="Times New Roman" w:hAnsi="Times New Roman" w:cs="Times New Roman"/>
            <w:i/>
            <w:color w:val="000000" w:themeColor="text1"/>
            <w:vertAlign w:val="subscript"/>
          </w:rPr>
          <w:delText>1</w:delText>
        </w:r>
        <w:r w:rsidRPr="0060258A" w:rsidDel="005F7CA1">
          <w:rPr>
            <w:rFonts w:ascii="Times New Roman" w:hAnsi="Times New Roman" w:cs="Times New Roman"/>
            <w:color w:val="000000" w:themeColor="text1"/>
          </w:rPr>
          <w:delText xml:space="preserve"> (solid) and </w:delText>
        </w:r>
        <w:r w:rsidRPr="0060258A" w:rsidDel="005F7CA1">
          <w:rPr>
            <w:rFonts w:ascii="Times New Roman" w:hAnsi="Times New Roman" w:cs="Times New Roman"/>
            <w:i/>
            <w:color w:val="000000" w:themeColor="text1"/>
          </w:rPr>
          <w:delText>R</w:delText>
        </w:r>
        <w:r w:rsidRPr="0060258A" w:rsidDel="005F7CA1">
          <w:rPr>
            <w:rFonts w:ascii="Times New Roman" w:hAnsi="Times New Roman" w:cs="Times New Roman"/>
            <w:i/>
            <w:color w:val="000000" w:themeColor="text1"/>
            <w:vertAlign w:val="subscript"/>
          </w:rPr>
          <w:delText>2</w:delText>
        </w:r>
        <w:r w:rsidRPr="0060258A" w:rsidDel="005F7CA1">
          <w:rPr>
            <w:rFonts w:ascii="Times New Roman" w:hAnsi="Times New Roman" w:cs="Times New Roman"/>
            <w:color w:val="000000" w:themeColor="text1"/>
          </w:rPr>
          <w:delText xml:space="preserve"> (dashed), which represent the equilibrium state of each individual unit, intersect at a unique and stable equilibrium point regardless of equal or unequal inputs</w:delText>
        </w:r>
      </w:del>
      <w:r w:rsidRPr="0060258A">
        <w:rPr>
          <w:rFonts w:ascii="Times New Roman" w:hAnsi="Times New Roman" w:cs="Times New Roman"/>
          <w:color w:val="000000" w:themeColor="text1"/>
        </w:rPr>
        <w:t xml:space="preserve"> (see</w:t>
      </w:r>
      <w:r>
        <w:rPr>
          <w:rFonts w:ascii="Times New Roman" w:hAnsi="Times New Roman" w:cs="Times New Roman"/>
          <w:color w:val="000000" w:themeColor="text1"/>
        </w:rPr>
        <w:t xml:space="preserve"> </w:t>
      </w:r>
      <w:r w:rsidRPr="00375C7B">
        <w:rPr>
          <w:rFonts w:ascii="Times New Roman" w:hAnsi="Times New Roman" w:cs="Times New Roman"/>
          <w:b/>
          <w:color w:val="000000" w:themeColor="text1"/>
        </w:rPr>
        <w:t>Methods</w:t>
      </w:r>
      <w:r w:rsidRPr="0060258A">
        <w:rPr>
          <w:rFonts w:ascii="Times New Roman" w:hAnsi="Times New Roman" w:cs="Times New Roman"/>
          <w:color w:val="000000" w:themeColor="text1"/>
        </w:rPr>
        <w:t xml:space="preserve"> </w:t>
      </w:r>
      <w:r w:rsidRPr="0060258A">
        <w:rPr>
          <w:rFonts w:ascii="Times New Roman" w:hAnsi="Times New Roman" w:cs="Times New Roman"/>
          <w:i/>
          <w:color w:val="000000" w:themeColor="text1"/>
        </w:rPr>
        <w:t>Equilibria and stability analysis of the LDDM</w:t>
      </w:r>
      <w:r>
        <w:rPr>
          <w:rFonts w:ascii="Times New Roman" w:hAnsi="Times New Roman" w:cs="Times New Roman"/>
          <w:i/>
          <w:color w:val="000000" w:themeColor="text1"/>
        </w:rPr>
        <w:t xml:space="preserve"> </w:t>
      </w:r>
      <w:r w:rsidRPr="00D7778B">
        <w:rPr>
          <w:rFonts w:ascii="Times New Roman" w:hAnsi="Times New Roman" w:cs="Times New Roman"/>
          <w:color w:val="000000" w:themeColor="text1"/>
        </w:rPr>
        <w:t>for</w:t>
      </w:r>
      <w:r>
        <w:rPr>
          <w:rFonts w:ascii="Times New Roman" w:hAnsi="Times New Roman" w:cs="Times New Roman"/>
          <w:i/>
          <w:color w:val="000000" w:themeColor="text1"/>
        </w:rPr>
        <w:t xml:space="preserve"> </w:t>
      </w:r>
      <w:r w:rsidRPr="0060258A">
        <w:rPr>
          <w:rFonts w:ascii="Times New Roman" w:hAnsi="Times New Roman" w:cs="Times New Roman"/>
          <w:color w:val="000000" w:themeColor="text1"/>
        </w:rPr>
        <w:t xml:space="preserve">mathematical proof). The </w:t>
      </w:r>
      <w:ins w:id="744" w:author="Bo Shen" w:date="2023-02-13T11:35:00Z">
        <w:r>
          <w:rPr>
            <w:rFonts w:ascii="Times New Roman" w:hAnsi="Times New Roman" w:cs="Times New Roman"/>
            <w:color w:val="000000" w:themeColor="text1"/>
          </w:rPr>
          <w:t xml:space="preserve">solution of the </w:t>
        </w:r>
      </w:ins>
      <w:r w:rsidRPr="0060258A">
        <w:rPr>
          <w:rFonts w:ascii="Times New Roman" w:hAnsi="Times New Roman" w:cs="Times New Roman"/>
          <w:color w:val="000000" w:themeColor="text1"/>
        </w:rPr>
        <w:t xml:space="preserve">steady state of neural activity </w:t>
      </w:r>
      <w:del w:id="745" w:author="Bo Shen" w:date="2023-02-13T11:34:00Z">
        <w:r w:rsidRPr="0060258A" w:rsidDel="0049312B">
          <w:rPr>
            <w:rFonts w:ascii="Times New Roman" w:hAnsi="Times New Roman" w:cs="Times New Roman"/>
            <w:color w:val="000000" w:themeColor="text1"/>
          </w:rPr>
          <w:delText>(</w:delText>
        </w:r>
      </w:del>
      <m:oMath>
        <m:sSubSup>
          <m:sSubSupPr>
            <m:ctrlPr>
              <w:del w:id="746" w:author="Bo Shen" w:date="2023-02-13T11:34:00Z">
                <w:rPr>
                  <w:rFonts w:ascii="Cambria Math" w:hAnsi="Cambria Math" w:cs="Times New Roman"/>
                  <w:i/>
                  <w:color w:val="000000" w:themeColor="text1"/>
                </w:rPr>
              </w:del>
            </m:ctrlPr>
          </m:sSubSupPr>
          <m:e>
            <m:r>
              <w:del w:id="747" w:author="Bo Shen" w:date="2023-02-13T11:34:00Z">
                <w:rPr>
                  <w:rFonts w:ascii="Cambria Math" w:hAnsi="Cambria Math" w:cs="Times New Roman"/>
                  <w:color w:val="000000" w:themeColor="text1"/>
                </w:rPr>
                <m:t>R</m:t>
              </w:del>
            </m:r>
          </m:e>
          <m:sub>
            <m:r>
              <w:del w:id="748" w:author="Bo Shen" w:date="2023-02-13T11:34:00Z">
                <w:rPr>
                  <w:rFonts w:ascii="Cambria Math" w:hAnsi="Cambria Math" w:cs="Times New Roman"/>
                  <w:color w:val="000000" w:themeColor="text1"/>
                </w:rPr>
                <m:t>i</m:t>
              </w:del>
            </m:r>
          </m:sub>
          <m:sup>
            <m:r>
              <w:del w:id="749" w:author="Bo Shen" w:date="2023-02-13T11:34:00Z">
                <w:rPr>
                  <w:rFonts w:ascii="Cambria Math" w:hAnsi="Cambria Math" w:cs="Times New Roman"/>
                  <w:color w:val="000000" w:themeColor="text1"/>
                </w:rPr>
                <m:t>*</m:t>
              </w:del>
            </m:r>
          </m:sup>
        </m:sSubSup>
      </m:oMath>
      <w:del w:id="750" w:author="Bo Shen" w:date="2023-02-13T11:34:00Z">
        <w:r w:rsidRPr="0060258A" w:rsidDel="0049312B">
          <w:rPr>
            <w:rFonts w:ascii="Times New Roman" w:hAnsi="Times New Roman" w:cs="Times New Roman"/>
            <w:color w:val="000000" w:themeColor="text1"/>
          </w:rPr>
          <w:delText>)</w:delText>
        </w:r>
      </w:del>
      <w:del w:id="751" w:author="Bo Shen" w:date="2023-02-13T11:35:00Z">
        <w:r w:rsidRPr="0060258A" w:rsidDel="0049312B">
          <w:rPr>
            <w:rFonts w:ascii="Times New Roman" w:hAnsi="Times New Roman" w:cs="Times New Roman"/>
            <w:color w:val="000000" w:themeColor="text1"/>
          </w:rPr>
          <w:delText xml:space="preserve"> </w:delText>
        </w:r>
      </w:del>
      <w:r w:rsidRPr="0060258A">
        <w:rPr>
          <w:rFonts w:ascii="Times New Roman" w:hAnsi="Times New Roman" w:cs="Times New Roman"/>
          <w:color w:val="000000" w:themeColor="text1"/>
        </w:rPr>
        <w:t xml:space="preserve">at the equilibrium </w:t>
      </w:r>
      <w:ins w:id="752" w:author="Bo Shen" w:date="2023-02-13T11:34:00Z">
        <w:r w:rsidRPr="0060258A">
          <w:rPr>
            <w:rFonts w:ascii="Times New Roman" w:hAnsi="Times New Roman" w:cs="Times New Roman"/>
            <w:color w:val="000000" w:themeColor="text1"/>
          </w:rPr>
          <w:t>(</w:t>
        </w:r>
        <w:r>
          <w:rPr>
            <w:rFonts w:ascii="Times New Roman" w:hAnsi="Times New Roman" w:cs="Times New Roman"/>
            <w:color w:val="000000" w:themeColor="text1"/>
          </w:rPr>
          <w:t xml:space="preserve">noted as </w:t>
        </w:r>
      </w:ins>
      <m:oMath>
        <m:sSubSup>
          <m:sSubSupPr>
            <m:ctrlPr>
              <w:ins w:id="753" w:author="Bo Shen" w:date="2023-02-13T11:34:00Z">
                <w:rPr>
                  <w:rFonts w:ascii="Cambria Math" w:hAnsi="Cambria Math" w:cs="Times New Roman"/>
                  <w:i/>
                  <w:color w:val="000000" w:themeColor="text1"/>
                </w:rPr>
              </w:ins>
            </m:ctrlPr>
          </m:sSubSupPr>
          <m:e>
            <m:r>
              <w:ins w:id="754" w:author="Bo Shen" w:date="2023-02-13T11:34:00Z">
                <w:rPr>
                  <w:rFonts w:ascii="Cambria Math" w:hAnsi="Cambria Math" w:cs="Times New Roman"/>
                  <w:color w:val="000000" w:themeColor="text1"/>
                </w:rPr>
                <m:t>R</m:t>
              </w:ins>
            </m:r>
          </m:e>
          <m:sub>
            <m:r>
              <w:ins w:id="755" w:author="Bo Shen" w:date="2023-02-13T11:34:00Z">
                <w:rPr>
                  <w:rFonts w:ascii="Cambria Math" w:hAnsi="Cambria Math" w:cs="Times New Roman"/>
                  <w:color w:val="000000" w:themeColor="text1"/>
                </w:rPr>
                <m:t>i</m:t>
              </w:ins>
            </m:r>
          </m:sub>
          <m:sup>
            <m:r>
              <w:ins w:id="756" w:author="Bo Shen" w:date="2023-02-13T11:34:00Z">
                <w:rPr>
                  <w:rFonts w:ascii="Cambria Math" w:hAnsi="Cambria Math" w:cs="Times New Roman"/>
                  <w:color w:val="000000" w:themeColor="text1"/>
                </w:rPr>
                <m:t>*</m:t>
              </w:ins>
            </m:r>
          </m:sup>
        </m:sSubSup>
      </m:oMath>
      <w:ins w:id="757" w:author="Bo Shen" w:date="2023-02-13T11:34:00Z">
        <w:r w:rsidRPr="0060258A">
          <w:rPr>
            <w:rFonts w:ascii="Times New Roman" w:hAnsi="Times New Roman" w:cs="Times New Roman"/>
            <w:color w:val="000000" w:themeColor="text1"/>
          </w:rPr>
          <w:t>)</w:t>
        </w:r>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reflects divisive normalization (</w:t>
      </w:r>
      <w:r w:rsidRPr="004673E2">
        <w:rPr>
          <w:rFonts w:ascii="Times New Roman" w:hAnsi="Times New Roman" w:cs="Times New Roman"/>
          <w:bCs/>
          <w:color w:val="000000" w:themeColor="text1"/>
        </w:rPr>
        <w:t>Eq. 4</w:t>
      </w:r>
      <w:r w:rsidRPr="0060258A">
        <w:rPr>
          <w:rFonts w:ascii="Times New Roman" w:hAnsi="Times New Roman" w:cs="Times New Roman"/>
          <w:color w:val="000000" w:themeColor="text1"/>
        </w:rPr>
        <w:t xml:space="preserve">), </w:t>
      </w:r>
      <w:del w:id="758" w:author="Bo Shen" w:date="2023-02-13T11:36:00Z">
        <w:r w:rsidRPr="0060258A" w:rsidDel="0049312B">
          <w:rPr>
            <w:rFonts w:ascii="Times New Roman" w:hAnsi="Times New Roman" w:cs="Times New Roman"/>
            <w:color w:val="000000" w:themeColor="text1"/>
          </w:rPr>
          <w:delText>as in</w:delText>
        </w:r>
      </w:del>
      <w:ins w:id="759" w:author="Bo Shen" w:date="2023-02-13T11:36:00Z">
        <w:r>
          <w:rPr>
            <w:rFonts w:ascii="Times New Roman" w:hAnsi="Times New Roman" w:cs="Times New Roman"/>
            <w:color w:val="000000" w:themeColor="text1"/>
          </w:rPr>
          <w:t>inheriting the</w:t>
        </w:r>
      </w:ins>
      <w:ins w:id="760" w:author="Bo Shen" w:date="2023-02-13T11:37:00Z">
        <w:r>
          <w:rPr>
            <w:rFonts w:ascii="Times New Roman" w:hAnsi="Times New Roman" w:cs="Times New Roman"/>
            <w:color w:val="000000" w:themeColor="text1"/>
          </w:rPr>
          <w:t xml:space="preserve"> property </w:t>
        </w:r>
      </w:ins>
      <w:ins w:id="761" w:author="Microsoft Office User" w:date="2023-03-02T08:43:00Z">
        <w:r>
          <w:rPr>
            <w:rFonts w:ascii="Times New Roman" w:hAnsi="Times New Roman" w:cs="Times New Roman"/>
            <w:color w:val="000000" w:themeColor="text1"/>
          </w:rPr>
          <w:t>from</w:t>
        </w:r>
      </w:ins>
      <w:ins w:id="762" w:author="Bo Shen" w:date="2023-02-13T11:37:00Z">
        <w:del w:id="763" w:author="Microsoft Office User" w:date="2023-03-02T08:43:00Z">
          <w:r w:rsidDel="00522E3C">
            <w:rPr>
              <w:rFonts w:ascii="Times New Roman" w:hAnsi="Times New Roman" w:cs="Times New Roman"/>
              <w:color w:val="000000" w:themeColor="text1"/>
            </w:rPr>
            <w:delText>of</w:delText>
          </w:r>
        </w:del>
      </w:ins>
      <w:r w:rsidRPr="0060258A">
        <w:rPr>
          <w:rFonts w:ascii="Times New Roman" w:hAnsi="Times New Roman" w:cs="Times New Roman"/>
          <w:color w:val="000000" w:themeColor="text1"/>
        </w:rPr>
        <w:t xml:space="preserve"> the original DNM</w:t>
      </w:r>
      <w:ins w:id="764" w:author="Bo Shen" w:date="2023-01-23T09:51: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{"citationID":"dugxVxky","properties":{"formattedCitation":"(LoFaro et al., 2014; Louie et al., 2014)","plainCitation":"(LoFaro et al., 2014; Louie et al., 2014)","noteIndex":0},"citationItems":[{"id":337,"uris":["http://zotero.org/users/6345545/items/5Y6RDG9I"],"itemData":{"id":337,"type":"article-journal","abstract":"Normalization is a widespread neural computation in both early sensory coding and higher-order processes such as attention and multisensory integration. It has been shown that during decision-making, normalization implements a context-dependent value code in parietal cortex. In this paper we develop a simple diﬀerential equations model based on presumed neural circuitry that implements normalization at equilibrium and predicts speciﬁc time-varying properties of value coding. Moreover, we show that when parameters representing value are changed, the solution curves change in a manner consistent with normalization theory and experiment. We show that these dynamic normalization models naturally implement a time-discounted normalization over past activity, implying an intrinsic reference-dependence in value coding of a kind seen experimentally. These results suggest that a single network mechanism can explain transient and sustained decision activity, reference dependence through time discounting, and hence emphasizes the importance of a dynamic rather than static view of divisive normalization in neural coding.","container-title":"Letters in Biomathematics","language":"en","page":"12","source":"Zotero","title":"The Temporal Dynamics of Cortical Normalization Models of Decision-making","author":[{"family":"LoFaro","given":"Thomas"},{"family":"Louie","given":"Kenway"},{"family":"Webb","given":"Ryan"},{"family":"Glimcher","given":"Paul W"}],"issued":{"date-parts":[["2014",11,26]]}}},{"id":343,"uris":["http://zotero.org/users/6345545/items/H8ELMSVM"],"itemData":{"id":343,"type":"article-journal","container-title":"Journal of Neuroscience","DOI":"10.1523/JNEUROSCI.2851-14.2014","ISSN":"0270-6474, 1529-2401","issue":"48","journalAbbreviation":"Journal of Neuroscience","language":"en","page":"16046-16057","source":"DOI.org (Crossref)","title":"Dynamic Divisive Normalization Predicts Time-Varying Value Coding in Decision-Related Circuits","volume":"34","author":[{"family":"Louie","given":"Kenway"},{"family":"LoFaro","given":"T."},{"family":"Webb","given":"R."},{"family":"Glimcher","given":"P. W."}],"issued":{"date-parts":[["2014",11,26]]}}}],"schema":"https://github.com/citation-style-language/schema/raw/master/csl-citation.json"}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(LoFaro et al., 2014; Louie et al., 2014)</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The only difference at the equilibrium is the </w:t>
      </w:r>
      <w:del w:id="765" w:author="Bo Shen" w:date="2023-01-25T14:56:00Z">
        <w:r w:rsidRPr="0060258A" w:rsidDel="00ED0899">
          <w:rPr>
            <w:rFonts w:ascii="Times New Roman" w:hAnsi="Times New Roman" w:cs="Times New Roman"/>
            <w:color w:val="000000" w:themeColor="text1"/>
          </w:rPr>
          <w:delText xml:space="preserve">negative </w:delText>
        </w:r>
      </w:del>
      <w:r w:rsidRPr="0060258A">
        <w:rPr>
          <w:rFonts w:ascii="Times New Roman" w:hAnsi="Times New Roman" w:cs="Times New Roman"/>
          <w:color w:val="000000" w:themeColor="text1"/>
        </w:rPr>
        <w:t xml:space="preserve">constant </w:t>
      </w:r>
      <w:del w:id="766" w:author="Bo Shen" w:date="2023-01-25T14:56:00Z">
        <w:r w:rsidRPr="0060258A" w:rsidDel="00ED0899">
          <w:rPr>
            <w:rFonts w:ascii="Times New Roman" w:hAnsi="Times New Roman" w:cs="Times New Roman"/>
            <w:color w:val="000000" w:themeColor="text1"/>
          </w:rPr>
          <w:delText>(</w:delText>
        </w:r>
      </w:del>
      <m:oMath>
        <m:r>
          <w:del w:id="767" w:author="Bo Shen" w:date="2023-01-25T14:56:00Z">
            <w:rPr>
              <w:rFonts w:ascii="Cambria Math" w:hAnsi="Cambria Math" w:cs="Times New Roman"/>
              <w:color w:val="000000" w:themeColor="text1"/>
            </w:rPr>
            <m:t>-α</m:t>
          </w:del>
        </m:r>
      </m:oMath>
      <w:del w:id="768" w:author="Bo Shen" w:date="2023-01-25T14:56:00Z">
        <w:r w:rsidRPr="0060258A" w:rsidDel="00ED0899">
          <w:rPr>
            <w:rFonts w:ascii="Times New Roman" w:hAnsi="Times New Roman" w:cs="Times New Roman"/>
            <w:color w:val="000000" w:themeColor="text1"/>
          </w:rPr>
          <w:delText>)</w:delText>
        </w:r>
      </w:del>
      <w:r w:rsidRPr="0060258A">
        <w:rPr>
          <w:rFonts w:ascii="Times New Roman" w:hAnsi="Times New Roman" w:cs="Times New Roman"/>
          <w:color w:val="000000" w:themeColor="text1"/>
        </w:rPr>
        <w:t xml:space="preserve"> in the denominator </w:t>
      </w:r>
      <w:ins w:id="769" w:author="Bo Shen" w:date="2023-01-25T14:56:00Z">
        <w:r w:rsidRPr="0060258A">
          <w:rPr>
            <w:rFonts w:ascii="Times New Roman" w:hAnsi="Times New Roman" w:cs="Times New Roman"/>
            <w:color w:val="000000" w:themeColor="text1"/>
          </w:rPr>
          <w:t>(</w:t>
        </w:r>
      </w:ins>
      <m:oMath>
        <m:sSub>
          <m:sSubPr>
            <m:ctrlPr>
              <w:ins w:id="770" w:author="Bo Shen" w:date="2023-01-25T14:56:00Z">
                <w:rPr>
                  <w:rFonts w:ascii="Cambria Math" w:hAnsi="Cambria Math" w:cs="Times New Roman"/>
                  <w:i/>
                  <w:color w:val="000000" w:themeColor="text1"/>
                </w:rPr>
              </w:ins>
            </m:ctrlPr>
          </m:sSubPr>
          <m:e>
            <m:r>
              <w:ins w:id="771" w:author="Bo Shen" w:date="2023-01-25T14:56:00Z">
                <w:del w:id="772" w:author="Microsoft Office User" w:date="2023-03-02T08:43:00Z">
                  <w:rPr>
                    <w:rFonts w:ascii="Cambria Math" w:hAnsi="Cambria Math" w:cs="Times New Roman"/>
                    <w:color w:val="000000" w:themeColor="text1"/>
                  </w:rPr>
                  <m:t>G</m:t>
                </w:del>
              </w:ins>
            </m:r>
            <m:r>
              <w:ins w:id="773" w:author="Microsoft Office User" w:date="2023-03-02T08:43:00Z">
                <w:rPr>
                  <w:rFonts w:ascii="Cambria Math" w:hAnsi="Cambria Math" w:cs="Times New Roman"/>
                  <w:color w:val="000000" w:themeColor="text1"/>
                </w:rPr>
                <m:t>B</m:t>
              </w:ins>
            </m:r>
          </m:e>
          <m:sub>
            <m:r>
              <w:ins w:id="774" w:author="Microsoft Office User" w:date="2023-03-02T08:43:00Z">
                <w:rPr>
                  <w:rFonts w:ascii="Cambria Math" w:hAnsi="Cambria Math" w:cs="Times New Roman"/>
                  <w:color w:val="000000" w:themeColor="text1"/>
                </w:rPr>
                <m:t>G</m:t>
              </w:ins>
            </m:r>
            <m:r>
              <w:ins w:id="775" w:author="Bo Shen" w:date="2023-01-25T14:56:00Z">
                <w:del w:id="776" w:author="Microsoft Office User" w:date="2023-03-02T08:43:00Z">
                  <w:rPr>
                    <w:rFonts w:ascii="Cambria Math" w:hAnsi="Cambria Math" w:cs="Times New Roman"/>
                    <w:color w:val="000000" w:themeColor="text1"/>
                  </w:rPr>
                  <m:t>0</m:t>
                </w:del>
              </w:ins>
            </m:r>
          </m:sub>
        </m:sSub>
        <m:r>
          <w:ins w:id="777" w:author="Bo Shen" w:date="2023-01-25T14:56:00Z">
            <w:rPr>
              <w:rFonts w:ascii="Cambria Math" w:hAnsi="Cambria Math" w:cs="Times New Roman"/>
              <w:color w:val="000000" w:themeColor="text1"/>
            </w:rPr>
            <m:t>-α</m:t>
          </w:ins>
        </m:r>
      </m:oMath>
      <w:ins w:id="778" w:author="Bo Shen" w:date="2023-01-25T14:56:00Z">
        <w:r w:rsidRPr="0060258A">
          <w:rPr>
            <w:rFonts w:ascii="Times New Roman" w:hAnsi="Times New Roman" w:cs="Times New Roman"/>
            <w:color w:val="000000" w:themeColor="text1"/>
          </w:rPr>
          <w:t>)</w:t>
        </w:r>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 xml:space="preserve">introduced by </w:t>
      </w:r>
      <w:ins w:id="779" w:author="Bo Shen" w:date="2023-01-25T14:57:00Z">
        <w:r>
          <w:rPr>
            <w:rFonts w:ascii="Times New Roman" w:hAnsi="Times New Roman" w:cs="Times New Roman"/>
            <w:color w:val="000000" w:themeColor="text1"/>
          </w:rPr>
          <w:t>baseline gain control</w:t>
        </w:r>
        <w:r w:rsidRPr="0060258A">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and </w:t>
        </w:r>
      </w:ins>
      <w:r w:rsidRPr="0060258A">
        <w:rPr>
          <w:rFonts w:ascii="Times New Roman" w:hAnsi="Times New Roman" w:cs="Times New Roman"/>
          <w:color w:val="000000" w:themeColor="text1"/>
        </w:rPr>
        <w:t xml:space="preserve">recurrent excitation; this change rescales the activity magnitudes but preserves normalized value coding. </w:t>
      </w:r>
    </w:p>
    <w:tbl>
      <w:tblPr>
        <w:tblW w:w="0" w:type="auto"/>
        <w:tblLook w:val="04A0" w:firstRow="1" w:lastRow="0" w:firstColumn="1" w:lastColumn="0" w:noHBand="0" w:noVBand="1"/>
        <w:tblPrChange w:id="780" w:author="Bo Shen" w:date="2023-01-23T09:52:00Z">
          <w:tblPr>
            <w:tblW w:w="0" w:type="auto"/>
            <w:tblLook w:val="04A0" w:firstRow="1" w:lastRow="0" w:firstColumn="1" w:lastColumn="0" w:noHBand="0" w:noVBand="1"/>
          </w:tblPr>
        </w:tblPrChange>
      </w:tblPr>
      <w:tblGrid>
        <w:gridCol w:w="2430"/>
        <w:gridCol w:w="3803"/>
        <w:gridCol w:w="3117"/>
        <w:tblGridChange w:id="781">
          <w:tblGrid>
            <w:gridCol w:w="3116"/>
            <w:gridCol w:w="3117"/>
            <w:gridCol w:w="3117"/>
          </w:tblGrid>
        </w:tblGridChange>
      </w:tblGrid>
      <w:tr w:rsidR="003F037C" w:rsidRPr="00194FF4" w14:paraId="0182A9B6" w14:textId="77777777" w:rsidTr="00E0481B">
        <w:tc>
          <w:tcPr>
            <w:tcW w:w="2430" w:type="dxa"/>
            <w:vAlign w:val="center"/>
            <w:tcPrChange w:id="782" w:author="Bo Shen" w:date="2023-01-23T09:52:00Z">
              <w:tcPr>
                <w:tcW w:w="3116" w:type="dxa"/>
                <w:vAlign w:val="center"/>
              </w:tcPr>
            </w:tcPrChange>
          </w:tcPr>
          <w:p w14:paraId="7CF207BA" w14:textId="77777777" w:rsidR="003F037C" w:rsidRPr="00194FF4" w:rsidRDefault="003F037C" w:rsidP="00D65B64">
            <w:pPr>
              <w:spacing w:line="480" w:lineRule="auto"/>
              <w:jc w:val="both"/>
              <w:rPr>
                <w:rFonts w:ascii="Times New Roman" w:hAnsi="Times New Roman" w:cs="Times New Roman"/>
                <w:color w:val="000000" w:themeColor="text1"/>
              </w:rPr>
            </w:pPr>
          </w:p>
        </w:tc>
        <w:tc>
          <w:tcPr>
            <w:tcW w:w="3803" w:type="dxa"/>
            <w:vAlign w:val="center"/>
            <w:tcPrChange w:id="783" w:author="Bo Shen" w:date="2023-01-23T09:52:00Z">
              <w:tcPr>
                <w:tcW w:w="3117" w:type="dxa"/>
                <w:vAlign w:val="center"/>
              </w:tcPr>
            </w:tcPrChange>
          </w:tcPr>
          <w:p w14:paraId="6C1F78C8" w14:textId="77777777" w:rsidR="003F037C" w:rsidRPr="003A3974" w:rsidRDefault="00000000" w:rsidP="00D65B64">
            <w:pPr>
              <w:spacing w:line="480" w:lineRule="auto"/>
              <w:jc w:val="both"/>
              <w:rPr>
                <w:rFonts w:ascii="Times New Roman" w:hAnsi="Times New Roman" w:cs="Times New Roman"/>
                <w:i/>
                <w:color w:val="000000" w:themeColor="text1"/>
              </w:rPr>
            </w:pPr>
            <m:oMathPara>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i</m:t>
                    </m:r>
                  </m:sub>
                  <m:sup>
                    <m:r>
                      <w:rPr>
                        <w:rFonts w:ascii="Cambria Math" w:hAnsi="Cambria Math" w:cs="Times New Roman"/>
                        <w:color w:val="000000" w:themeColor="text1"/>
                      </w:rPr>
                      <m:t>*</m:t>
                    </m:r>
                  </m:sup>
                </m:sSubSup>
                <m:r>
                  <w:rPr>
                    <w:rFonts w:ascii="Cambria Math" w:hAnsi="Cambria Math" w:cs="Times New Roman"/>
                    <w:color w:val="000000" w:themeColor="text1"/>
                  </w:rPr>
                  <m:t>=</m:t>
                </m:r>
                <m:f>
                  <m:fPr>
                    <m:ctrlPr>
                      <w:rPr>
                        <w:rFonts w:ascii="Cambria Math" w:hAnsi="Cambria Math" w:cs="Times New Roman"/>
                        <w:i/>
                        <w:color w:val="000000" w:themeColor="text1"/>
                      </w:rPr>
                    </m:ctrlPr>
                  </m:fPr>
                  <m:num>
                    <m:sSub>
                      <m:sSubPr>
                        <m:ctrlPr>
                          <w:rPr>
                            <w:rFonts w:ascii="Cambria Math" w:hAnsi="Cambria Math" w:cs="Times New Roman"/>
                            <w:i/>
                            <w:color w:val="000000" w:themeColor="text1"/>
                          </w:rPr>
                        </m:ctrlPr>
                      </m:sSubPr>
                      <m:e>
                        <m:r>
                          <w:rPr>
                            <w:rFonts w:ascii="Cambria Math" w:hAnsi="Cambria Math" w:cs="Times New Roman"/>
                            <w:color w:val="000000" w:themeColor="text1"/>
                          </w:rPr>
                          <m:t>V</m:t>
                        </m:r>
                      </m:e>
                      <m:sub>
                        <m:r>
                          <w:rPr>
                            <w:rFonts w:ascii="Cambria Math" w:hAnsi="Cambria Math" w:cs="Times New Roman"/>
                            <w:color w:val="000000" w:themeColor="text1"/>
                          </w:rPr>
                          <m:t>i</m:t>
                        </m:r>
                      </m:sub>
                    </m:sSub>
                    <m:r>
                      <w:rPr>
                        <w:rFonts w:ascii="Cambria Math" w:hAnsi="Cambria Math" w:cs="Times New Roman"/>
                        <w:color w:val="000000" w:themeColor="text1"/>
                      </w:rPr>
                      <m:t>+</m:t>
                    </m:r>
                    <m:r>
                      <w:del w:id="784" w:author="Microsoft Office User" w:date="2023-03-02T08:44:00Z">
                        <w:rPr>
                          <w:rFonts w:ascii="Cambria Math" w:hAnsi="Cambria Math" w:cs="Times New Roman"/>
                          <w:color w:val="000000" w:themeColor="text1"/>
                        </w:rPr>
                        <m:t>B</m:t>
                      </w:del>
                    </m:r>
                    <m:sSub>
                      <m:sSubPr>
                        <m:ctrlPr>
                          <w:ins w:id="785" w:author="Microsoft Office User" w:date="2023-03-02T08:44:00Z">
                            <w:rPr>
                              <w:rFonts w:ascii="Cambria Math" w:hAnsi="Cambria Math" w:cs="Times New Roman"/>
                              <w:i/>
                              <w:color w:val="000000" w:themeColor="text1"/>
                            </w:rPr>
                          </w:ins>
                        </m:ctrlPr>
                      </m:sSubPr>
                      <m:e>
                        <m:r>
                          <w:ins w:id="786" w:author="Microsoft Office User" w:date="2023-03-02T08:44:00Z">
                            <w:rPr>
                              <w:rFonts w:ascii="Cambria Math" w:hAnsi="Cambria Math" w:cs="Times New Roman"/>
                              <w:color w:val="000000" w:themeColor="text1"/>
                            </w:rPr>
                            <m:t>B</m:t>
                          </w:ins>
                        </m:r>
                      </m:e>
                      <m:sub>
                        <m:r>
                          <w:ins w:id="787" w:author="Microsoft Office User" w:date="2023-03-02T08:44:00Z">
                            <w:rPr>
                              <w:rFonts w:ascii="Cambria Math" w:hAnsi="Cambria Math" w:cs="Times New Roman"/>
                              <w:color w:val="000000" w:themeColor="text1"/>
                            </w:rPr>
                            <m:t>R</m:t>
                          </w:ins>
                        </m:r>
                      </m:sub>
                    </m:sSub>
                  </m:num>
                  <m:den>
                    <m:r>
                      <w:rPr>
                        <w:rFonts w:ascii="Cambria Math" w:hAnsi="Cambria Math" w:cs="Times New Roman"/>
                        <w:color w:val="000000" w:themeColor="text1"/>
                      </w:rPr>
                      <m:t>1</m:t>
                    </m:r>
                    <m:r>
                      <w:ins w:id="788" w:author="Bo Shen" w:date="2023-01-23T09:51:00Z">
                        <w:rPr>
                          <w:rFonts w:ascii="Cambria Math" w:hAnsi="Cambria Math" w:cs="Times New Roman"/>
                          <w:color w:val="000000" w:themeColor="text1"/>
                        </w:rPr>
                        <m:t>+</m:t>
                      </w:ins>
                    </m:r>
                    <m:sSub>
                      <m:sSubPr>
                        <m:ctrlPr>
                          <w:ins w:id="789" w:author="Bo Shen" w:date="2023-01-23T09:53:00Z">
                            <w:rPr>
                              <w:rFonts w:ascii="Cambria Math" w:hAnsi="Cambria Math" w:cs="Times New Roman"/>
                              <w:i/>
                              <w:color w:val="000000" w:themeColor="text1"/>
                            </w:rPr>
                          </w:ins>
                        </m:ctrlPr>
                      </m:sSubPr>
                      <m:e>
                        <m:r>
                          <w:ins w:id="790" w:author="Microsoft Office User" w:date="2023-03-02T08:44:00Z">
                            <w:rPr>
                              <w:rFonts w:ascii="Cambria Math" w:hAnsi="Cambria Math" w:cs="Times New Roman"/>
                              <w:color w:val="000000" w:themeColor="text1"/>
                            </w:rPr>
                            <m:t>B</m:t>
                          </w:ins>
                        </m:r>
                        <m:r>
                          <w:ins w:id="791" w:author="Bo Shen" w:date="2023-01-23T09:51:00Z">
                            <w:del w:id="792" w:author="Microsoft Office User" w:date="2023-03-02T08:44:00Z">
                              <w:rPr>
                                <w:rFonts w:ascii="Cambria Math" w:hAnsi="Cambria Math" w:cs="Times New Roman"/>
                                <w:color w:val="000000" w:themeColor="text1"/>
                              </w:rPr>
                              <m:t>G</m:t>
                            </w:del>
                          </w:ins>
                        </m:r>
                      </m:e>
                      <m:sub>
                        <m:r>
                          <w:ins w:id="793" w:author="Microsoft Office User" w:date="2023-03-02T08:43:00Z">
                            <w:rPr>
                              <w:rFonts w:ascii="Cambria Math" w:hAnsi="Cambria Math" w:cs="Times New Roman"/>
                              <w:color w:val="000000" w:themeColor="text1"/>
                            </w:rPr>
                            <m:t>G</m:t>
                          </w:ins>
                        </m:r>
                        <m:r>
                          <w:ins w:id="794" w:author="Bo Shen" w:date="2023-01-23T09:51:00Z">
                            <w:del w:id="795" w:author="Microsoft Office User" w:date="2023-03-02T08:43:00Z">
                              <w:rPr>
                                <w:rFonts w:ascii="Cambria Math" w:hAnsi="Cambria Math" w:cs="Times New Roman"/>
                                <w:color w:val="000000" w:themeColor="text1"/>
                              </w:rPr>
                              <m:t>0</m:t>
                            </w:del>
                          </w:ins>
                        </m:r>
                      </m:sub>
                    </m:sSub>
                    <m:r>
                      <w:rPr>
                        <w:rFonts w:ascii="Cambria Math" w:hAnsi="Cambria Math" w:cs="Times New Roman"/>
                        <w:color w:val="000000" w:themeColor="text1"/>
                      </w:rPr>
                      <m:t>-α+</m:t>
                    </m:r>
                    <m:nary>
                      <m:naryPr>
                        <m:chr m:val="∑"/>
                        <m:limLoc m:val="subSup"/>
                        <m:ctrlPr>
                          <w:rPr>
                            <w:rFonts w:ascii="Cambria Math" w:hAnsi="Cambria Math" w:cs="Times New Roman"/>
                            <w:i/>
                            <w:color w:val="000000" w:themeColor="text1"/>
                          </w:rPr>
                        </m:ctrlPr>
                      </m:naryPr>
                      <m:sub>
                        <m:r>
                          <w:rPr>
                            <w:rFonts w:ascii="Cambria Math" w:hAnsi="Cambria Math" w:cs="Times New Roman"/>
                            <w:color w:val="000000" w:themeColor="text1"/>
                          </w:rPr>
                          <m:t>j=1</m:t>
                        </m:r>
                      </m:sub>
                      <m:sup>
                        <m:r>
                          <w:rPr>
                            <w:rFonts w:ascii="Cambria Math" w:hAnsi="Cambria Math" w:cs="Times New Roman"/>
                            <w:color w:val="000000" w:themeColor="text1"/>
                          </w:rPr>
                          <m:t>N</m:t>
                        </m:r>
                      </m:sup>
                      <m:e>
                        <m:sSub>
                          <m:sSubPr>
                            <m:ctrlPr>
                              <w:rPr>
                                <w:rFonts w:ascii="Cambria Math" w:hAnsi="Cambria Math" w:cs="Times New Roman"/>
                                <w:i/>
                                <w:color w:val="000000" w:themeColor="text1"/>
                              </w:rPr>
                            </m:ctrlPr>
                          </m:sSubPr>
                          <m:e>
                            <m:r>
                              <w:rPr>
                                <w:rFonts w:ascii="Cambria Math" w:hAnsi="Cambria Math" w:cs="Times New Roman"/>
                                <w:color w:val="000000" w:themeColor="text1"/>
                              </w:rPr>
                              <m:t>ω</m:t>
                            </m:r>
                          </m:e>
                          <m:sub>
                            <m:r>
                              <w:rPr>
                                <w:rFonts w:ascii="Cambria Math" w:hAnsi="Cambria Math" w:cs="Times New Roman"/>
                                <w:color w:val="000000" w:themeColor="text1"/>
                              </w:rPr>
                              <m:t>ij</m:t>
                            </m:r>
                          </m:sub>
                        </m:sSub>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j</m:t>
                            </m:r>
                          </m:sub>
                          <m:sup>
                            <m:r>
                              <w:rPr>
                                <w:rFonts w:ascii="Cambria Math" w:hAnsi="Cambria Math" w:cs="Times New Roman"/>
                                <w:color w:val="000000" w:themeColor="text1"/>
                              </w:rPr>
                              <m:t>*</m:t>
                            </m:r>
                          </m:sup>
                        </m:sSubSup>
                      </m:e>
                    </m:nary>
                  </m:den>
                </m:f>
              </m:oMath>
            </m:oMathPara>
          </w:p>
        </w:tc>
        <w:tc>
          <w:tcPr>
            <w:tcW w:w="3117" w:type="dxa"/>
            <w:vAlign w:val="center"/>
            <w:tcPrChange w:id="796" w:author="Bo Shen" w:date="2023-01-23T09:52:00Z">
              <w:tcPr>
                <w:tcW w:w="3117" w:type="dxa"/>
                <w:vAlign w:val="center"/>
              </w:tcPr>
            </w:tcPrChange>
          </w:tcPr>
          <w:p w14:paraId="0E698792" w14:textId="77777777" w:rsidR="003F037C" w:rsidRPr="003A3974" w:rsidRDefault="003F037C" w:rsidP="00D65B64">
            <w:pPr>
              <w:pStyle w:val="Caption"/>
              <w:jc w:val="right"/>
              <w:rPr>
                <w:rFonts w:ascii="Times New Roman" w:hAnsi="Times New Roman" w:cs="Times New Roman"/>
                <w:i w:val="0"/>
                <w:color w:val="000000" w:themeColor="text1"/>
                <w:sz w:val="24"/>
                <w:szCs w:val="24"/>
              </w:rPr>
            </w:pPr>
            <w:r w:rsidRPr="003A3974">
              <w:rPr>
                <w:rFonts w:ascii="Times New Roman" w:hAnsi="Times New Roman" w:cs="Times New Roman"/>
                <w:i w:val="0"/>
                <w:color w:val="000000" w:themeColor="text1"/>
                <w:sz w:val="24"/>
                <w:szCs w:val="24"/>
              </w:rPr>
              <w:t>(</w:t>
            </w:r>
            <w:r w:rsidRPr="003A3974">
              <w:rPr>
                <w:rFonts w:ascii="Times New Roman" w:hAnsi="Times New Roman" w:cs="Times New Roman"/>
                <w:i w:val="0"/>
                <w:color w:val="000000" w:themeColor="text1"/>
                <w:sz w:val="24"/>
                <w:szCs w:val="24"/>
              </w:rPr>
              <w:fldChar w:fldCharType="begin"/>
            </w:r>
            <w:r w:rsidRPr="003A3974">
              <w:rPr>
                <w:rFonts w:ascii="Times New Roman" w:hAnsi="Times New Roman" w:cs="Times New Roman"/>
                <w:i w:val="0"/>
                <w:color w:val="000000" w:themeColor="text1"/>
                <w:sz w:val="24"/>
                <w:szCs w:val="24"/>
              </w:rPr>
              <w:instrText xml:space="preserve"> SEQ Equation \* ARABIC </w:instrText>
            </w:r>
            <w:r w:rsidRPr="003A3974">
              <w:rPr>
                <w:rFonts w:ascii="Times New Roman" w:hAnsi="Times New Roman" w:cs="Times New Roman"/>
                <w:i w:val="0"/>
                <w:color w:val="000000" w:themeColor="text1"/>
                <w:sz w:val="24"/>
                <w:szCs w:val="24"/>
              </w:rPr>
              <w:fldChar w:fldCharType="separate"/>
            </w:r>
            <w:r w:rsidRPr="003A3974">
              <w:rPr>
                <w:rFonts w:ascii="Times New Roman" w:hAnsi="Times New Roman" w:cs="Times New Roman"/>
                <w:i w:val="0"/>
                <w:noProof/>
                <w:color w:val="000000" w:themeColor="text1"/>
                <w:sz w:val="24"/>
                <w:szCs w:val="24"/>
              </w:rPr>
              <w:t>4</w:t>
            </w:r>
            <w:r w:rsidRPr="003A3974">
              <w:rPr>
                <w:rFonts w:ascii="Times New Roman" w:hAnsi="Times New Roman" w:cs="Times New Roman"/>
                <w:i w:val="0"/>
                <w:color w:val="000000" w:themeColor="text1"/>
                <w:sz w:val="24"/>
                <w:szCs w:val="24"/>
              </w:rPr>
              <w:fldChar w:fldCharType="end"/>
            </w:r>
            <w:r w:rsidRPr="003A3974">
              <w:rPr>
                <w:rFonts w:ascii="Times New Roman" w:hAnsi="Times New Roman" w:cs="Times New Roman"/>
                <w:i w:val="0"/>
                <w:color w:val="000000" w:themeColor="text1"/>
                <w:sz w:val="24"/>
                <w:szCs w:val="24"/>
              </w:rPr>
              <w:t>)</w:t>
            </w:r>
          </w:p>
        </w:tc>
      </w:tr>
    </w:tbl>
    <w:p w14:paraId="0CB54B0A" w14:textId="77777777" w:rsidR="003F037C" w:rsidRPr="0060258A" w:rsidDel="00931232" w:rsidRDefault="003F037C" w:rsidP="00C12324">
      <w:pPr>
        <w:spacing w:line="480" w:lineRule="auto"/>
        <w:jc w:val="both"/>
        <w:rPr>
          <w:del w:id="797" w:author="Bo Shen" w:date="2023-03-06T11:07:00Z"/>
          <w:rFonts w:ascii="Times New Roman" w:hAnsi="Times New Roman" w:cs="Times New Roman"/>
          <w:color w:val="000000" w:themeColor="text1"/>
        </w:rPr>
      </w:pPr>
    </w:p>
    <w:p w14:paraId="220C80A6" w14:textId="77777777" w:rsidR="003F037C" w:rsidRPr="0060258A" w:rsidDel="00931232" w:rsidRDefault="003F037C" w:rsidP="00C12324">
      <w:pPr>
        <w:spacing w:line="480" w:lineRule="auto"/>
        <w:jc w:val="both"/>
        <w:rPr>
          <w:del w:id="798" w:author="Bo Shen" w:date="2023-03-06T11:07:00Z"/>
          <w:rFonts w:ascii="Times New Roman" w:hAnsi="Times New Roman" w:cs="Times New Roman"/>
          <w:color w:val="000000" w:themeColor="text1"/>
        </w:rPr>
      </w:pPr>
    </w:p>
    <w:p w14:paraId="54B02041" w14:textId="77777777" w:rsidR="003F037C" w:rsidRDefault="003F037C" w:rsidP="00AF3E1D">
      <w:pPr>
        <w:spacing w:line="480" w:lineRule="auto"/>
        <w:jc w:val="both"/>
        <w:rPr>
          <w:ins w:id="799" w:author="Bo Shen" w:date="2023-03-01T09:34:00Z"/>
          <w:rFonts w:ascii="Times New Roman" w:hAnsi="Times New Roman" w:cs="Times New Roman"/>
          <w:color w:val="000000" w:themeColor="text1"/>
        </w:rPr>
      </w:pPr>
      <w:r w:rsidRPr="0060258A">
        <w:rPr>
          <w:rFonts w:ascii="Times New Roman" w:hAnsi="Times New Roman" w:cs="Times New Roman"/>
          <w:color w:val="000000" w:themeColor="text1"/>
        </w:rPr>
        <w:t>We next verified that the normalized value coding produced by the LDDM cannot be implemented by standard recurrent RNM models.</w:t>
      </w:r>
      <w:r w:rsidRPr="0060258A">
        <w:rPr>
          <w:rFonts w:ascii="Times New Roman" w:hAnsi="Times New Roman" w:cs="Times New Roman"/>
          <w:b/>
          <w:color w:val="000000" w:themeColor="text1"/>
        </w:rPr>
        <w:t xml:space="preserve"> Fig. 4A</w:t>
      </w:r>
      <w:r w:rsidRPr="0060258A">
        <w:rPr>
          <w:rFonts w:ascii="Times New Roman" w:hAnsi="Times New Roman" w:cs="Times New Roman"/>
          <w:color w:val="000000" w:themeColor="text1"/>
        </w:rPr>
        <w:t xml:space="preserve"> compares the activity of </w:t>
      </w:r>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1</m:t>
            </m:r>
          </m:sub>
          <m:sup>
            <m:r>
              <w:rPr>
                <w:rFonts w:ascii="Cambria Math" w:hAnsi="Cambria Math" w:cs="Times New Roman"/>
                <w:color w:val="000000" w:themeColor="text1"/>
              </w:rPr>
              <m:t>*</m:t>
            </m:r>
          </m:sup>
        </m:sSubSup>
      </m:oMath>
      <w:r w:rsidRPr="0060258A">
        <w:rPr>
          <w:rFonts w:ascii="Times New Roman" w:hAnsi="Times New Roman" w:cs="Times New Roman"/>
          <w:color w:val="000000" w:themeColor="text1"/>
        </w:rPr>
        <w:t xml:space="preserve"> as a function of both value inputs (</w:t>
      </w:r>
      <w:r w:rsidRPr="0060258A">
        <w:rPr>
          <w:rFonts w:ascii="Times New Roman" w:hAnsi="Times New Roman" w:cs="Times New Roman"/>
          <w:i/>
          <w:color w:val="000000" w:themeColor="text1"/>
        </w:rPr>
        <w:t>V</w:t>
      </w:r>
      <w:r w:rsidRPr="0060258A">
        <w:rPr>
          <w:rFonts w:ascii="Times New Roman" w:hAnsi="Times New Roman" w:cs="Times New Roman"/>
          <w:i/>
          <w:color w:val="000000" w:themeColor="text1"/>
          <w:vertAlign w:val="subscript"/>
        </w:rPr>
        <w:t>1</w:t>
      </w:r>
      <w:r w:rsidRPr="0060258A">
        <w:rPr>
          <w:rFonts w:ascii="Times New Roman" w:hAnsi="Times New Roman" w:cs="Times New Roman"/>
          <w:color w:val="000000" w:themeColor="text1"/>
        </w:rPr>
        <w:t xml:space="preserve"> and </w:t>
      </w:r>
      <w:r w:rsidRPr="0060258A">
        <w:rPr>
          <w:rFonts w:ascii="Times New Roman" w:hAnsi="Times New Roman" w:cs="Times New Roman"/>
          <w:i/>
          <w:color w:val="000000" w:themeColor="text1"/>
        </w:rPr>
        <w:t>V</w:t>
      </w:r>
      <w:r w:rsidRPr="0060258A">
        <w:rPr>
          <w:rFonts w:ascii="Times New Roman" w:hAnsi="Times New Roman" w:cs="Times New Roman"/>
          <w:i/>
          <w:color w:val="000000" w:themeColor="text1"/>
          <w:vertAlign w:val="subscript"/>
        </w:rPr>
        <w:t>2</w:t>
      </w:r>
      <w:r w:rsidRPr="0060258A">
        <w:rPr>
          <w:rFonts w:ascii="Times New Roman" w:hAnsi="Times New Roman" w:cs="Times New Roman"/>
          <w:color w:val="000000" w:themeColor="text1"/>
        </w:rPr>
        <w:t xml:space="preserve">) in the LDDM (left panel), the original DNM (middle panel), and the RNM (right panel). Both the LDDM and the DNM exhibit </w:t>
      </w:r>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1</m:t>
            </m:r>
          </m:sub>
          <m:sup>
            <m:r>
              <w:rPr>
                <w:rFonts w:ascii="Cambria Math" w:hAnsi="Cambria Math" w:cs="Times New Roman"/>
                <w:color w:val="000000" w:themeColor="text1"/>
              </w:rPr>
              <m:t>*</m:t>
            </m:r>
          </m:sup>
        </m:sSubSup>
      </m:oMath>
      <w:r w:rsidRPr="0060258A">
        <w:rPr>
          <w:rFonts w:ascii="Times New Roman" w:hAnsi="Times New Roman" w:cs="Times New Roman"/>
          <w:color w:val="000000" w:themeColor="text1"/>
        </w:rPr>
        <w:t xml:space="preserve"> activities (indicated by color) that monotonically increase with input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V</m:t>
            </m:r>
          </m:e>
          <m:sub>
            <m:r>
              <w:rPr>
                <w:rFonts w:ascii="Cambria Math" w:hAnsi="Cambria Math" w:cs="Times New Roman"/>
                <w:color w:val="000000" w:themeColor="text1"/>
              </w:rPr>
              <m:t>1</m:t>
            </m:r>
          </m:sub>
        </m:sSub>
      </m:oMath>
      <w:r w:rsidRPr="0060258A">
        <w:rPr>
          <w:rFonts w:ascii="Times New Roman" w:hAnsi="Times New Roman" w:cs="Times New Roman"/>
          <w:color w:val="000000" w:themeColor="text1"/>
        </w:rPr>
        <w:t xml:space="preserve"> but decrease with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V</m:t>
            </m:r>
          </m:e>
          <m:sub>
            <m:r>
              <w:rPr>
                <w:rFonts w:ascii="Cambria Math" w:hAnsi="Cambria Math" w:cs="Times New Roman"/>
                <w:color w:val="000000" w:themeColor="text1"/>
              </w:rPr>
              <m:t>2</m:t>
            </m:r>
          </m:sub>
        </m:sSub>
      </m:oMath>
      <w:r w:rsidRPr="0060258A">
        <w:rPr>
          <w:rFonts w:ascii="Times New Roman" w:hAnsi="Times New Roman" w:cs="Times New Roman"/>
          <w:color w:val="000000" w:themeColor="text1"/>
        </w:rPr>
        <w:t xml:space="preserve">, with a slightly steeper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V</m:t>
            </m:r>
          </m:e>
          <m:sub>
            <m:r>
              <w:rPr>
                <w:rFonts w:ascii="Cambria Math" w:hAnsi="Cambria Math" w:cs="Times New Roman"/>
                <w:color w:val="000000" w:themeColor="text1"/>
              </w:rPr>
              <m:t>2</m:t>
            </m:r>
          </m:sub>
        </m:sSub>
      </m:oMath>
      <w:r w:rsidRPr="0060258A">
        <w:rPr>
          <w:rFonts w:ascii="Times New Roman" w:hAnsi="Times New Roman" w:cs="Times New Roman"/>
          <w:color w:val="000000" w:themeColor="text1"/>
        </w:rPr>
        <w:t xml:space="preserve"> dependence in the LDDM versus the DNM model depending on the rescaling of </w:t>
      </w:r>
      <m:oMath>
        <m:r>
          <w:rPr>
            <w:rFonts w:ascii="Cambria Math" w:hAnsi="Cambria Math" w:cs="Times New Roman"/>
            <w:color w:val="000000" w:themeColor="text1"/>
          </w:rPr>
          <m:t>α</m:t>
        </m:r>
      </m:oMath>
      <w:r w:rsidRPr="0060258A">
        <w:rPr>
          <w:rFonts w:ascii="Times New Roman" w:hAnsi="Times New Roman" w:cs="Times New Roman"/>
          <w:color w:val="000000" w:themeColor="text1"/>
        </w:rPr>
        <w:t xml:space="preserve">. In contrast, strong WTA dynamics in the RNM implement categorical (choice) coding rather than relative value representation, with high or low coding of input values (right panel). </w:t>
      </w:r>
    </w:p>
    <w:p w14:paraId="03D24BCD" w14:textId="77777777" w:rsidR="003F037C" w:rsidRDefault="003F037C">
      <w:pPr>
        <w:spacing w:line="480" w:lineRule="auto"/>
        <w:jc w:val="center"/>
        <w:rPr>
          <w:ins w:id="800" w:author="Bo Shen" w:date="2023-03-06T11:07:00Z"/>
          <w:rFonts w:ascii="Times New Roman" w:hAnsi="Times New Roman" w:cs="Times New Roman"/>
          <w:color w:val="000000" w:themeColor="text1"/>
        </w:rPr>
      </w:pPr>
    </w:p>
    <w:p w14:paraId="35B29BBD" w14:textId="77777777" w:rsidR="003F037C" w:rsidRPr="0060258A" w:rsidRDefault="003F037C">
      <w:pPr>
        <w:spacing w:line="480" w:lineRule="auto"/>
        <w:jc w:val="center"/>
        <w:rPr>
          <w:rFonts w:ascii="Times New Roman" w:hAnsi="Times New Roman" w:cs="Times New Roman"/>
          <w:color w:val="000000" w:themeColor="text1"/>
        </w:rPr>
        <w:pPrChange w:id="801" w:author="Bo Shen" w:date="2023-03-01T09:34:00Z">
          <w:pPr>
            <w:spacing w:line="480" w:lineRule="auto"/>
            <w:jc w:val="both"/>
          </w:pPr>
        </w:pPrChange>
      </w:pPr>
      <w:ins w:id="802" w:author="Bo Shen" w:date="2023-03-01T09:34:00Z">
        <w:r>
          <w:rPr>
            <w:rFonts w:ascii="Times New Roman" w:hAnsi="Times New Roman" w:cs="Times New Roman"/>
            <w:color w:val="000000" w:themeColor="text1"/>
          </w:rPr>
          <w:t xml:space="preserve">[Insert </w:t>
        </w:r>
        <w:r w:rsidRPr="00D8249A">
          <w:rPr>
            <w:rFonts w:ascii="Times New Roman" w:hAnsi="Times New Roman" w:cs="Times New Roman"/>
            <w:b/>
            <w:bCs/>
            <w:color w:val="000000" w:themeColor="text1"/>
          </w:rPr>
          <w:t>Figure 3</w:t>
        </w:r>
        <w:r>
          <w:rPr>
            <w:rFonts w:ascii="Times New Roman" w:hAnsi="Times New Roman" w:cs="Times New Roman"/>
            <w:color w:val="000000" w:themeColor="text1"/>
          </w:rPr>
          <w:t xml:space="preserve"> about here]</w:t>
        </w:r>
      </w:ins>
    </w:p>
    <w:p w14:paraId="200D7834" w14:textId="77777777" w:rsidR="003F037C" w:rsidRPr="0060258A" w:rsidRDefault="003F037C" w:rsidP="00AF3E1D">
      <w:pPr>
        <w:spacing w:line="480" w:lineRule="auto"/>
        <w:jc w:val="both"/>
        <w:rPr>
          <w:rFonts w:ascii="Times New Roman" w:hAnsi="Times New Roman" w:cs="Times New Roman"/>
          <w:color w:val="000000" w:themeColor="text1"/>
        </w:rPr>
      </w:pPr>
    </w:p>
    <w:p w14:paraId="3FC934DD" w14:textId="2495C635" w:rsidR="003F037C" w:rsidRPr="0060258A" w:rsidRDefault="003F037C" w:rsidP="00AF3E1D">
      <w:pPr>
        <w:spacing w:line="480" w:lineRule="auto"/>
        <w:jc w:val="both"/>
        <w:rPr>
          <w:rFonts w:ascii="Times New Roman" w:hAnsi="Times New Roman" w:cs="Times New Roman"/>
          <w:i/>
          <w:color w:val="000000" w:themeColor="text1"/>
        </w:rPr>
      </w:pPr>
      <w:r w:rsidRPr="0060258A">
        <w:rPr>
          <w:rFonts w:ascii="Times New Roman" w:hAnsi="Times New Roman" w:cs="Times New Roman" w:hint="eastAsia"/>
          <w:color w:val="000000" w:themeColor="text1"/>
        </w:rPr>
        <w:t>To</w:t>
      </w:r>
      <w:r w:rsidRPr="0060258A">
        <w:rPr>
          <w:rFonts w:ascii="Times New Roman" w:hAnsi="Times New Roman" w:cs="Times New Roman"/>
          <w:color w:val="000000" w:themeColor="text1"/>
        </w:rPr>
        <w:t xml:space="preserve"> quantitatively test value normalization, we fit the models to observed firing rates of monkey  lateral intraparietal (LIP) neurons under varying reward conditions</w:t>
      </w:r>
      <w:ins w:id="803" w:author="Bo Shen" w:date="2023-01-23T10:55: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{"citationID":"99JoNwn1","properties":{"formattedCitation":"(Louie et al., 2011)","plainCitation":"(Louie et al., 2011)","noteIndex":0},"citationItems":[{"id":342,"uris":["http://zotero.org/users/6345545/items/FIVLPZPC"],"itemData":{"id":342,"type":"article-journal","container-title":"Journal of Neuroscience","DOI":"10.1523/JNEUROSCI.1237-11.2011","ISSN":"0270-6474, 1529-2401","issue":"29","journalAbbreviation":"Journal of Neuroscience","language":"en","page":"10627-10639","source":"DOI.org (Crossref)","title":"Reward Value-Based Gain Control: Divisive Normalization in Parietal Cortex","title-short":"Reward Value-Based Gain Control","volume":"31","author":[{"family":"Louie","given":"Kenway"},{"family":"Grattan","given":"L. E."},{"family":"Glimcher","given":"P. W."}],"issued":{"date-parts":[["2011",7,20]]}}}],"schema":"https://github.com/citation-style-language/schema/raw/master/csl-citation.json"}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(Louie et al., 2011)</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In the empirical data (</w:t>
      </w:r>
      <w:r w:rsidRPr="0060258A">
        <w:rPr>
          <w:rFonts w:ascii="Times New Roman" w:hAnsi="Times New Roman" w:cs="Times New Roman"/>
          <w:b/>
          <w:color w:val="000000" w:themeColor="text1"/>
        </w:rPr>
        <w:t>Fig. 4B</w:t>
      </w:r>
      <w:r w:rsidRPr="0060258A">
        <w:rPr>
          <w:rFonts w:ascii="Times New Roman" w:hAnsi="Times New Roman" w:cs="Times New Roman"/>
          <w:color w:val="000000" w:themeColor="text1"/>
        </w:rPr>
        <w:t>, dots), LIP activity increases with the reward (juice quantity) associated with the target inside the neuronal response field (</w:t>
      </w:r>
      <w:r w:rsidRPr="0060258A">
        <w:rPr>
          <w:rFonts w:ascii="Times New Roman" w:hAnsi="Times New Roman" w:cs="Times New Roman"/>
          <w:i/>
          <w:color w:val="000000" w:themeColor="text1"/>
        </w:rPr>
        <w:t>V</w:t>
      </w:r>
      <w:r w:rsidRPr="0060258A">
        <w:rPr>
          <w:rFonts w:ascii="Times New Roman" w:hAnsi="Times New Roman" w:cs="Times New Roman"/>
          <w:i/>
          <w:color w:val="000000" w:themeColor="text1"/>
          <w:vertAlign w:val="subscript"/>
        </w:rPr>
        <w:t>in</w:t>
      </w:r>
      <w:r w:rsidRPr="0060258A">
        <w:rPr>
          <w:rFonts w:ascii="Times New Roman" w:hAnsi="Times New Roman" w:cs="Times New Roman"/>
          <w:color w:val="000000" w:themeColor="text1"/>
        </w:rPr>
        <w:t>) and decreases with the summed rewards of targets outside the response field (</w:t>
      </w:r>
      <w:r w:rsidRPr="0060258A">
        <w:rPr>
          <w:rFonts w:ascii="Times New Roman" w:hAnsi="Times New Roman" w:cs="Times New Roman"/>
          <w:i/>
          <w:color w:val="000000" w:themeColor="text1"/>
        </w:rPr>
        <w:t>V</w:t>
      </w:r>
      <w:r w:rsidRPr="0060258A">
        <w:rPr>
          <w:rFonts w:ascii="Times New Roman" w:hAnsi="Times New Roman" w:cs="Times New Roman"/>
          <w:i/>
          <w:color w:val="000000" w:themeColor="text1"/>
          <w:vertAlign w:val="subscript"/>
        </w:rPr>
        <w:t>out</w:t>
      </w:r>
      <w:r w:rsidRPr="0060258A">
        <w:rPr>
          <w:rFonts w:ascii="Times New Roman" w:hAnsi="Times New Roman" w:cs="Times New Roman"/>
          <w:color w:val="000000" w:themeColor="text1"/>
        </w:rPr>
        <w:t xml:space="preserve">). The fitting results show that the DNM </w:t>
      </w:r>
      <w:del w:id="804" w:author="Bo Shen" w:date="2023-01-23T18:17:00Z">
        <w:r w:rsidRPr="0060258A" w:rsidDel="00E33C84">
          <w:rPr>
            <w:rFonts w:ascii="Times New Roman" w:hAnsi="Times New Roman" w:cs="Times New Roman"/>
            <w:color w:val="000000" w:themeColor="text1"/>
          </w:rPr>
          <w:delText xml:space="preserve">precisely </w:delText>
        </w:r>
      </w:del>
      <w:r w:rsidRPr="0060258A">
        <w:rPr>
          <w:rFonts w:ascii="Times New Roman" w:hAnsi="Times New Roman" w:cs="Times New Roman"/>
          <w:color w:val="000000" w:themeColor="text1"/>
        </w:rPr>
        <w:t xml:space="preserve">captures the rescaled firing rates </w:t>
      </w:r>
      <w:ins w:id="805" w:author="Bo Shen" w:date="2023-01-23T18:17:00Z">
        <w:r>
          <w:rPr>
            <w:rFonts w:ascii="Times New Roman" w:hAnsi="Times New Roman" w:cs="Times New Roman"/>
            <w:color w:val="000000" w:themeColor="text1"/>
          </w:rPr>
          <w:t xml:space="preserve">very well </w:t>
        </w:r>
      </w:ins>
      <w:r w:rsidRPr="0060258A">
        <w:rPr>
          <w:rFonts w:ascii="Times New Roman" w:hAnsi="Times New Roman" w:cs="Times New Roman"/>
          <w:color w:val="000000" w:themeColor="text1"/>
        </w:rPr>
        <w:t xml:space="preserve">with only </w:t>
      </w:r>
      <w:del w:id="806" w:author="Bo Shen" w:date="2023-01-23T10:58:00Z">
        <w:r w:rsidRPr="0060258A" w:rsidDel="00ED74D2">
          <w:rPr>
            <w:rFonts w:ascii="Times New Roman" w:hAnsi="Times New Roman" w:cs="Times New Roman"/>
            <w:color w:val="000000" w:themeColor="text1"/>
          </w:rPr>
          <w:delText xml:space="preserve">one </w:delText>
        </w:r>
      </w:del>
      <w:ins w:id="807" w:author="Bo Shen" w:date="2023-01-23T10:58:00Z">
        <w:r>
          <w:rPr>
            <w:rFonts w:ascii="Times New Roman" w:hAnsi="Times New Roman" w:cs="Times New Roman"/>
            <w:color w:val="000000" w:themeColor="text1"/>
          </w:rPr>
          <w:t>two</w:t>
        </w:r>
        <w:r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free parameter</w:t>
      </w:r>
      <w:ins w:id="808" w:author="Bo Shen" w:date="2023-01-23T18:18:00Z">
        <w:r>
          <w:rPr>
            <w:rFonts w:ascii="Times New Roman" w:hAnsi="Times New Roman" w:cs="Times New Roman"/>
            <w:color w:val="000000" w:themeColor="text1"/>
          </w:rPr>
          <w:t>s</w:t>
        </w:r>
      </w:ins>
      <w:del w:id="809" w:author="Bo Shen" w:date="2023-01-23T18:18:00Z">
        <w:r w:rsidRPr="0060258A" w:rsidDel="00E33C84">
          <w:rPr>
            <w:rFonts w:ascii="Times New Roman" w:hAnsi="Times New Roman" w:cs="Times New Roman"/>
            <w:color w:val="000000" w:themeColor="text1"/>
          </w:rPr>
          <w:delText xml:space="preserve"> (</w:delText>
        </w:r>
        <w:r w:rsidRPr="0060258A" w:rsidDel="00E33C84">
          <w:rPr>
            <w:rFonts w:ascii="Times New Roman" w:hAnsi="Times New Roman" w:cs="Times New Roman"/>
            <w:i/>
            <w:color w:val="000000" w:themeColor="text1"/>
          </w:rPr>
          <w:delText xml:space="preserve">B = </w:delText>
        </w:r>
        <w:r w:rsidRPr="0060258A" w:rsidDel="00E33C84">
          <w:rPr>
            <w:rFonts w:ascii="Times New Roman" w:hAnsi="Times New Roman" w:cs="Times New Roman"/>
            <w:color w:val="000000" w:themeColor="text1"/>
          </w:rPr>
          <w:delText>70.</w:delText>
        </w:r>
      </w:del>
      <w:del w:id="810" w:author="Bo Shen" w:date="2023-01-23T18:17:00Z">
        <w:r w:rsidRPr="0060258A" w:rsidDel="00E33C84">
          <w:rPr>
            <w:rFonts w:ascii="Times New Roman" w:hAnsi="Times New Roman" w:cs="Times New Roman"/>
            <w:color w:val="000000" w:themeColor="text1"/>
          </w:rPr>
          <w:delText>6</w:delText>
        </w:r>
      </w:del>
      <w:del w:id="811" w:author="Bo Shen" w:date="2023-01-23T18:18:00Z">
        <w:r w:rsidRPr="0060258A" w:rsidDel="00E33C84">
          <w:rPr>
            <w:rFonts w:ascii="Times New Roman" w:hAnsi="Times New Roman" w:cs="Times New Roman"/>
            <w:color w:val="000000" w:themeColor="text1"/>
          </w:rPr>
          <w:delText xml:space="preserve"> </w:delText>
        </w:r>
      </w:del>
      <w:del w:id="812" w:author="Bo Shen" w:date="2023-01-23T18:17:00Z">
        <w:r w:rsidRPr="0060258A" w:rsidDel="00E33C84">
          <w:rPr>
            <w:rFonts w:ascii="Times New Roman" w:hAnsi="Times New Roman" w:cs="Times New Roman"/>
            <w:color w:val="000000" w:themeColor="text1"/>
          </w:rPr>
          <w:delText xml:space="preserve">in </w:delText>
        </w:r>
        <w:r w:rsidRPr="00B66036" w:rsidDel="00E33C84">
          <w:rPr>
            <w:rFonts w:ascii="Times New Roman" w:hAnsi="Times New Roman" w:cs="Times New Roman"/>
            <w:b/>
            <w:color w:val="000000" w:themeColor="text1"/>
          </w:rPr>
          <w:delText>Eq. 1</w:delText>
        </w:r>
      </w:del>
      <w:del w:id="813" w:author="Bo Shen" w:date="2023-01-23T18:18:00Z">
        <w:r w:rsidRPr="0060258A" w:rsidDel="00E33C84">
          <w:rPr>
            <w:rFonts w:ascii="Times New Roman" w:hAnsi="Times New Roman" w:cs="Times New Roman"/>
            <w:color w:val="000000" w:themeColor="text1"/>
          </w:rPr>
          <w:delText>)</w:delText>
        </w:r>
      </w:del>
      <w:r w:rsidRPr="0060258A">
        <w:rPr>
          <w:rFonts w:ascii="Times New Roman" w:hAnsi="Times New Roman" w:cs="Times New Roman"/>
          <w:color w:val="000000" w:themeColor="text1"/>
        </w:rPr>
        <w:t xml:space="preserve"> (</w:t>
      </w:r>
      <w:ins w:id="814" w:author="Bo Shen" w:date="2023-01-23T18:21:00Z">
        <w:r>
          <w:rPr>
            <w:rFonts w:ascii="Times New Roman" w:hAnsi="Times New Roman" w:cs="Times New Roman"/>
            <w:color w:val="000000" w:themeColor="text1"/>
          </w:rPr>
          <w:t xml:space="preserve">baseline input </w:t>
        </w:r>
        <w:r w:rsidRPr="003D3ACC">
          <w:rPr>
            <w:rFonts w:ascii="Times New Roman" w:hAnsi="Times New Roman" w:cs="Times New Roman"/>
            <w:i/>
            <w:iCs/>
            <w:color w:val="000000" w:themeColor="text1"/>
            <w:rPrChange w:id="815" w:author="Bo Shen" w:date="2023-01-23T18:21:00Z">
              <w:rPr>
                <w:rFonts w:ascii="Times New Roman" w:hAnsi="Times New Roman" w:cs="Times New Roman"/>
                <w:color w:val="000000" w:themeColor="text1"/>
              </w:rPr>
            </w:rPrChange>
          </w:rPr>
          <w:t>B</w:t>
        </w:r>
      </w:ins>
      <w:r>
        <w:rPr>
          <w:rFonts w:ascii="Times New Roman" w:hAnsi="Times New Roman" w:cs="Times New Roman"/>
          <w:i/>
          <w:iCs/>
          <w:color w:val="000000" w:themeColor="text1"/>
        </w:rPr>
        <w:softHyphen/>
      </w:r>
      <w:r w:rsidRPr="004673E2">
        <w:rPr>
          <w:rFonts w:ascii="Times New Roman" w:hAnsi="Times New Roman" w:cs="Times New Roman"/>
          <w:i/>
          <w:iCs/>
          <w:color w:val="000000" w:themeColor="text1"/>
          <w:vertAlign w:val="subscript"/>
        </w:rPr>
        <w:t>R</w:t>
      </w:r>
      <w:ins w:id="816" w:author="Bo Shen" w:date="2023-01-23T18:21:00Z">
        <w:r>
          <w:rPr>
            <w:rFonts w:ascii="Times New Roman" w:hAnsi="Times New Roman" w:cs="Times New Roman"/>
            <w:color w:val="000000" w:themeColor="text1"/>
          </w:rPr>
          <w:t xml:space="preserve"> = 70.92, and an arbitrary scaling parameter </w:t>
        </w:r>
      </w:ins>
      <m:oMath>
        <m:sSub>
          <m:sSubPr>
            <m:ctrlPr>
              <w:ins w:id="817" w:author="Bo Shen" w:date="2023-01-23T18:21:00Z">
                <w:rPr>
                  <w:rFonts w:ascii="Cambria Math" w:hAnsi="Cambria Math" w:cs="Times New Roman"/>
                  <w:i/>
                  <w:color w:val="000000" w:themeColor="text1"/>
                </w:rPr>
              </w:ins>
            </m:ctrlPr>
          </m:sSubPr>
          <m:e>
            <m:r>
              <w:ins w:id="818" w:author="Bo Shen" w:date="2023-01-23T18:21:00Z">
                <w:rPr>
                  <w:rFonts w:ascii="Cambria Math" w:hAnsi="Cambria Math" w:cs="Times New Roman"/>
                  <w:color w:val="000000" w:themeColor="text1"/>
                </w:rPr>
                <m:t>R</m:t>
              </w:ins>
            </m:r>
          </m:e>
          <m:sub>
            <m:r>
              <w:ins w:id="819" w:author="Bo Shen" w:date="2023-01-23T18:22:00Z">
                <w:rPr>
                  <w:rFonts w:ascii="Cambria Math" w:hAnsi="Cambria Math" w:cs="Times New Roman"/>
                  <w:color w:val="000000" w:themeColor="text1"/>
                </w:rPr>
                <m:t>max</m:t>
              </w:ins>
            </m:r>
          </m:sub>
        </m:sSub>
        <m:func>
          <m:funcPr>
            <m:ctrlPr>
              <w:del w:id="820" w:author="Bo Shen" w:date="2023-01-23T18:22:00Z">
                <w:rPr>
                  <w:rFonts w:ascii="Cambria Math" w:hAnsi="Cambria Math" w:cs="Times New Roman"/>
                  <w:i/>
                  <w:color w:val="000000" w:themeColor="text1"/>
                </w:rPr>
              </w:del>
            </m:ctrlPr>
          </m:funcPr>
          <m:fName>
            <m:r>
              <w:del w:id="821" w:author="Bo Shen" w:date="2023-01-23T18:22:00Z">
                <m:rPr>
                  <m:sty m:val="p"/>
                </m:rPr>
                <w:rPr>
                  <w:rFonts w:ascii="Cambria Math" w:hAnsi="Cambria Math" w:cs="Times New Roman"/>
                  <w:color w:val="000000" w:themeColor="text1"/>
                </w:rPr>
                <m:t>max</m:t>
              </w:del>
            </m:r>
          </m:fName>
          <m:e/>
        </m:func>
      </m:oMath>
      <w:ins w:id="822" w:author="Bo Shen" w:date="2023-01-23T18:21:00Z">
        <w:r>
          <w:rPr>
            <w:rFonts w:ascii="Times New Roman" w:hAnsi="Times New Roman" w:cs="Times New Roman"/>
            <w:color w:val="000000" w:themeColor="text1"/>
          </w:rPr>
          <w:t xml:space="preserve">; </w:t>
        </w:r>
      </w:ins>
      <w:ins w:id="823" w:author="Bo Shen" w:date="2023-01-23T18:22:00Z">
        <w:r>
          <w:rPr>
            <w:rFonts w:ascii="Times New Roman" w:hAnsi="Times New Roman" w:cs="Times New Roman"/>
            <w:color w:val="000000" w:themeColor="text1"/>
          </w:rPr>
          <w:t xml:space="preserve">see </w:t>
        </w:r>
        <w:r w:rsidRPr="004673E2">
          <w:rPr>
            <w:rFonts w:ascii="Times New Roman" w:hAnsi="Times New Roman" w:cs="Times New Roman"/>
            <w:b/>
            <w:bCs/>
            <w:color w:val="000000" w:themeColor="text1"/>
          </w:rPr>
          <w:t>Methods</w:t>
        </w:r>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 xml:space="preserve">middle panel in </w:t>
      </w:r>
      <w:r w:rsidRPr="0060258A">
        <w:rPr>
          <w:rFonts w:ascii="Times New Roman" w:hAnsi="Times New Roman" w:cs="Times New Roman"/>
          <w:b/>
          <w:color w:val="000000" w:themeColor="text1"/>
        </w:rPr>
        <w:t>Fig. 4B</w:t>
      </w:r>
      <w:r w:rsidRPr="0060258A">
        <w:rPr>
          <w:rFonts w:ascii="Times New Roman" w:hAnsi="Times New Roman" w:cs="Times New Roman"/>
          <w:color w:val="000000" w:themeColor="text1"/>
        </w:rPr>
        <w:t xml:space="preserve">, </w:t>
      </w:r>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perscript"/>
        </w:rPr>
        <w:t>2</w:t>
      </w:r>
      <w:r w:rsidRPr="0060258A">
        <w:rPr>
          <w:rFonts w:ascii="Times New Roman" w:hAnsi="Times New Roman" w:cs="Times New Roman"/>
          <w:color w:val="000000" w:themeColor="text1"/>
        </w:rPr>
        <w:t xml:space="preserve"> = .9640). </w:t>
      </w:r>
      <w:del w:id="824" w:author="Bo Shen" w:date="2023-01-23T18:18:00Z">
        <w:r w:rsidRPr="0060258A" w:rsidDel="00F362FE">
          <w:rPr>
            <w:rFonts w:ascii="Times New Roman" w:hAnsi="Times New Roman" w:cs="Times New Roman"/>
            <w:color w:val="000000" w:themeColor="text1"/>
          </w:rPr>
          <w:delText xml:space="preserve">Importantly, value normalization is equivalently replicated by </w:delText>
        </w:r>
      </w:del>
      <w:ins w:id="825" w:author="Bo Shen" w:date="2023-01-23T18:18:00Z">
        <w:r>
          <w:rPr>
            <w:rFonts w:ascii="Times New Roman" w:hAnsi="Times New Roman" w:cs="Times New Roman"/>
            <w:color w:val="000000" w:themeColor="text1"/>
          </w:rPr>
          <w:t>T</w:t>
        </w:r>
      </w:ins>
      <w:del w:id="826" w:author="Bo Shen" w:date="2023-01-23T18:18:00Z">
        <w:r w:rsidRPr="0060258A" w:rsidDel="00F362FE">
          <w:rPr>
            <w:rFonts w:ascii="Times New Roman" w:hAnsi="Times New Roman" w:cs="Times New Roman"/>
            <w:color w:val="000000" w:themeColor="text1"/>
          </w:rPr>
          <w:delText>t</w:delText>
        </w:r>
      </w:del>
      <w:r w:rsidRPr="0060258A">
        <w:rPr>
          <w:rFonts w:ascii="Times New Roman" w:hAnsi="Times New Roman" w:cs="Times New Roman"/>
          <w:color w:val="000000" w:themeColor="text1"/>
        </w:rPr>
        <w:t>he LDDM</w:t>
      </w:r>
      <w:ins w:id="827" w:author="Bo Shen" w:date="2023-01-23T18:18:00Z">
        <w:r>
          <w:rPr>
            <w:rFonts w:ascii="Times New Roman" w:hAnsi="Times New Roman" w:cs="Times New Roman"/>
            <w:color w:val="000000" w:themeColor="text1"/>
          </w:rPr>
          <w:t xml:space="preserve"> with an additional parameter related to self-excitation (</w:t>
        </w:r>
      </w:ins>
      <m:oMath>
        <m:r>
          <w:ins w:id="828" w:author="Bo Shen" w:date="2023-01-23T18:19:00Z">
            <w:rPr>
              <w:rFonts w:ascii="Cambria Math" w:hAnsi="Cambria Math" w:cs="Times New Roman"/>
              <w:color w:val="000000" w:themeColor="text1"/>
            </w:rPr>
            <m:t>α</m:t>
          </w:ins>
        </m:r>
      </m:oMath>
      <w:ins w:id="829" w:author="Bo Shen" w:date="2023-01-23T18:18:00Z">
        <w:r>
          <w:rPr>
            <w:rFonts w:ascii="Times New Roman" w:hAnsi="Times New Roman" w:cs="Times New Roman"/>
            <w:color w:val="000000" w:themeColor="text1"/>
          </w:rPr>
          <w:t>) and baseline gain control</w:t>
        </w:r>
      </w:ins>
      <w:r w:rsidRPr="0060258A">
        <w:rPr>
          <w:rFonts w:ascii="Times New Roman" w:hAnsi="Times New Roman" w:cs="Times New Roman"/>
          <w:color w:val="000000" w:themeColor="text1"/>
        </w:rPr>
        <w:t xml:space="preserve"> </w:t>
      </w:r>
      <w:ins w:id="830" w:author="Bo Shen" w:date="2023-01-23T18:19:00Z">
        <w:r>
          <w:rPr>
            <w:rFonts w:ascii="Times New Roman" w:hAnsi="Times New Roman" w:cs="Times New Roman"/>
            <w:color w:val="000000" w:themeColor="text1"/>
          </w:rPr>
          <w:t>(</w:t>
        </w:r>
      </w:ins>
      <m:oMath>
        <m:sSub>
          <m:sSubPr>
            <m:ctrlPr>
              <w:ins w:id="831" w:author="Bo Shen" w:date="2023-01-23T18:19:00Z">
                <w:rPr>
                  <w:rFonts w:ascii="Cambria Math" w:hAnsi="Cambria Math" w:cs="Times New Roman"/>
                  <w:i/>
                  <w:color w:val="000000" w:themeColor="text1"/>
                </w:rPr>
              </w:ins>
            </m:ctrlPr>
          </m:sSubPr>
          <m:e>
            <m:r>
              <w:ins w:id="832" w:author="Microsoft Office User" w:date="2023-03-02T08:45:00Z">
                <w:rPr>
                  <w:rFonts w:ascii="Cambria Math" w:hAnsi="Cambria Math" w:cs="Times New Roman"/>
                  <w:color w:val="000000" w:themeColor="text1"/>
                </w:rPr>
                <m:t>B</m:t>
              </w:ins>
            </m:r>
            <m:r>
              <w:ins w:id="833" w:author="Bo Shen" w:date="2023-01-23T18:19:00Z">
                <w:del w:id="834" w:author="Microsoft Office User" w:date="2023-03-02T08:44:00Z">
                  <w:rPr>
                    <w:rFonts w:ascii="Cambria Math" w:hAnsi="Cambria Math" w:cs="Times New Roman"/>
                    <w:color w:val="000000" w:themeColor="text1"/>
                  </w:rPr>
                  <m:t>G</m:t>
                </w:del>
              </w:ins>
            </m:r>
          </m:e>
          <m:sub>
            <m:r>
              <w:ins w:id="835" w:author="Microsoft Office User" w:date="2023-03-02T08:44:00Z">
                <w:rPr>
                  <w:rFonts w:ascii="Cambria Math" w:hAnsi="Cambria Math" w:cs="Times New Roman"/>
                  <w:color w:val="000000" w:themeColor="text1"/>
                </w:rPr>
                <m:t>G</m:t>
              </w:ins>
            </m:r>
            <m:r>
              <w:ins w:id="836" w:author="Bo Shen" w:date="2023-01-23T18:19:00Z">
                <w:del w:id="837" w:author="Microsoft Office User" w:date="2023-03-02T08:44:00Z">
                  <w:rPr>
                    <w:rFonts w:ascii="Cambria Math" w:hAnsi="Cambria Math" w:cs="Times New Roman"/>
                    <w:color w:val="000000" w:themeColor="text1"/>
                  </w:rPr>
                  <m:t>0</m:t>
                </w:del>
              </w:ins>
            </m:r>
          </m:sub>
        </m:sSub>
      </m:oMath>
      <w:ins w:id="838" w:author="Bo Shen" w:date="2023-01-23T18:19:00Z">
        <w:r>
          <w:rPr>
            <w:rFonts w:ascii="Times New Roman" w:hAnsi="Times New Roman" w:cs="Times New Roman"/>
            <w:color w:val="000000" w:themeColor="text1"/>
          </w:rPr>
          <w:t xml:space="preserve">) fitted slightly better than the DNM </w:t>
        </w:r>
      </w:ins>
      <w:r w:rsidRPr="0060258A">
        <w:rPr>
          <w:rFonts w:ascii="Times New Roman" w:hAnsi="Times New Roman" w:cs="Times New Roman"/>
          <w:color w:val="000000" w:themeColor="text1"/>
        </w:rPr>
        <w:t>(</w:t>
      </w:r>
      <w:ins w:id="839" w:author="Bo Shen" w:date="2023-01-23T18:23:00Z">
        <w:r w:rsidRPr="0060258A">
          <w:rPr>
            <w:rFonts w:ascii="Times New Roman" w:hAnsi="Times New Roman" w:cs="Times New Roman"/>
            <w:i/>
            <w:color w:val="000000" w:themeColor="text1"/>
          </w:rPr>
          <w:t>B</w:t>
        </w:r>
      </w:ins>
      <w:r w:rsidRPr="004673E2">
        <w:rPr>
          <w:rFonts w:ascii="Times New Roman" w:hAnsi="Times New Roman" w:cs="Times New Roman"/>
          <w:i/>
          <w:color w:val="000000" w:themeColor="text1"/>
          <w:vertAlign w:val="subscript"/>
        </w:rPr>
        <w:t>R</w:t>
      </w:r>
      <w:ins w:id="840" w:author="Bo Shen" w:date="2023-01-23T18:23:00Z">
        <w:r w:rsidRPr="0060258A">
          <w:rPr>
            <w:rFonts w:ascii="Times New Roman" w:hAnsi="Times New Roman" w:cs="Times New Roman"/>
            <w:color w:val="000000" w:themeColor="text1"/>
          </w:rPr>
          <w:t xml:space="preserve"> = 71.</w:t>
        </w:r>
        <w:r>
          <w:rPr>
            <w:rFonts w:ascii="Times New Roman" w:hAnsi="Times New Roman" w:cs="Times New Roman"/>
            <w:color w:val="000000" w:themeColor="text1"/>
          </w:rPr>
          <w:t>53</w:t>
        </w:r>
        <w:r w:rsidRPr="0060258A">
          <w:rPr>
            <w:rFonts w:ascii="Times New Roman" w:hAnsi="Times New Roman" w:cs="Times New Roman"/>
            <w:color w:val="000000" w:themeColor="text1"/>
          </w:rPr>
          <w:t>,</w:t>
        </w:r>
        <w:r>
          <w:rPr>
            <w:rFonts w:ascii="Times New Roman" w:hAnsi="Times New Roman" w:cs="Times New Roman"/>
            <w:color w:val="000000" w:themeColor="text1"/>
          </w:rPr>
          <w:t xml:space="preserve"> </w:t>
        </w:r>
      </w:ins>
      <m:oMath>
        <m:sSub>
          <m:sSubPr>
            <m:ctrlPr>
              <w:ins w:id="841" w:author="Bo Shen" w:date="2023-01-23T18:23:00Z">
                <w:rPr>
                  <w:rFonts w:ascii="Cambria Math" w:hAnsi="Cambria Math" w:cs="Times New Roman"/>
                  <w:i/>
                  <w:color w:val="000000" w:themeColor="text1"/>
                </w:rPr>
              </w:ins>
            </m:ctrlPr>
          </m:sSubPr>
          <m:e>
            <m:r>
              <w:rPr>
                <w:rFonts w:ascii="Cambria Math" w:hAnsi="Cambria Math" w:cs="Times New Roman"/>
                <w:color w:val="000000" w:themeColor="text1"/>
              </w:rPr>
              <m:t>B</m:t>
            </m:r>
          </m:e>
          <m:sub>
            <m:r>
              <w:rPr>
                <w:rFonts w:ascii="Cambria Math" w:hAnsi="Cambria Math" w:cs="Times New Roman"/>
                <w:color w:val="000000" w:themeColor="text1"/>
              </w:rPr>
              <m:t>G</m:t>
            </m:r>
          </m:sub>
        </m:sSub>
        <m:r>
          <w:ins w:id="842" w:author="Bo Shen" w:date="2023-01-23T18:23:00Z">
            <w:rPr>
              <w:rFonts w:ascii="Cambria Math" w:hAnsi="Cambria Math" w:cs="Times New Roman"/>
              <w:color w:val="000000" w:themeColor="text1"/>
            </w:rPr>
            <m:t>-α=3.82</m:t>
          </w:ins>
        </m:r>
      </m:oMath>
      <w:ins w:id="843" w:author="Bo Shen" w:date="2023-01-23T18:23:00Z">
        <w:r>
          <w:rPr>
            <w:rFonts w:ascii="Times New Roman" w:hAnsi="Times New Roman" w:cs="Times New Roman"/>
            <w:color w:val="000000" w:themeColor="text1"/>
          </w:rPr>
          <w:t xml:space="preserve">; see </w:t>
        </w:r>
        <w:r w:rsidRPr="004673E2">
          <w:rPr>
            <w:rFonts w:ascii="Times New Roman" w:hAnsi="Times New Roman" w:cs="Times New Roman"/>
            <w:b/>
            <w:bCs/>
            <w:color w:val="000000" w:themeColor="text1"/>
          </w:rPr>
          <w:t>Methods</w:t>
        </w:r>
        <w:r>
          <w:rPr>
            <w:rFonts w:ascii="Times New Roman" w:hAnsi="Times New Roman" w:cs="Times New Roman"/>
            <w:color w:val="000000" w:themeColor="text1"/>
          </w:rPr>
          <w:t xml:space="preserve">; </w:t>
        </w:r>
      </w:ins>
      <w:del w:id="844" w:author="Bo Shen" w:date="2023-01-23T18:19:00Z">
        <w:r w:rsidRPr="0060258A" w:rsidDel="008579DB">
          <w:rPr>
            <w:rFonts w:ascii="Times New Roman" w:hAnsi="Times New Roman" w:cs="Times New Roman"/>
            <w:color w:val="000000" w:themeColor="text1"/>
          </w:rPr>
          <w:delText xml:space="preserve">with one additional parameter </w:delText>
        </w:r>
      </w:del>
      <m:oMath>
        <m:r>
          <w:del w:id="845" w:author="Bo Shen" w:date="2023-01-23T18:19:00Z">
            <w:rPr>
              <w:rFonts w:ascii="Cambria Math" w:hAnsi="Cambria Math" w:cs="Times New Roman"/>
              <w:color w:val="000000" w:themeColor="text1"/>
            </w:rPr>
            <m:t>α</m:t>
          </w:del>
        </m:r>
      </m:oMath>
      <w:del w:id="846" w:author="Bo Shen" w:date="2023-01-23T18:19:00Z">
        <w:r w:rsidRPr="0060258A" w:rsidDel="008579DB">
          <w:rPr>
            <w:rFonts w:ascii="Times New Roman" w:hAnsi="Times New Roman" w:cs="Times New Roman"/>
            <w:color w:val="000000" w:themeColor="text1"/>
          </w:rPr>
          <w:delText xml:space="preserve">; </w:delText>
        </w:r>
      </w:del>
      <w:r w:rsidRPr="0060258A">
        <w:rPr>
          <w:rFonts w:ascii="Times New Roman" w:hAnsi="Times New Roman" w:cs="Times New Roman"/>
          <w:color w:val="000000" w:themeColor="text1"/>
        </w:rPr>
        <w:t xml:space="preserve">left panel in </w:t>
      </w:r>
      <w:r w:rsidRPr="0060258A">
        <w:rPr>
          <w:rFonts w:ascii="Times New Roman" w:hAnsi="Times New Roman" w:cs="Times New Roman"/>
          <w:b/>
          <w:color w:val="000000" w:themeColor="text1"/>
        </w:rPr>
        <w:t>Fig. 4B</w:t>
      </w:r>
      <w:r w:rsidRPr="0060258A">
        <w:rPr>
          <w:rFonts w:ascii="Times New Roman" w:hAnsi="Times New Roman" w:cs="Times New Roman"/>
          <w:color w:val="000000" w:themeColor="text1"/>
        </w:rPr>
        <w:t>,</w:t>
      </w:r>
      <w:r w:rsidRPr="0060258A">
        <w:rPr>
          <w:rFonts w:ascii="Times New Roman" w:hAnsi="Times New Roman" w:cs="Times New Roman"/>
          <w:b/>
          <w:color w:val="000000" w:themeColor="text1"/>
        </w:rPr>
        <w:t xml:space="preserve"> </w:t>
      </w:r>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perscript"/>
        </w:rPr>
        <w:t>2</w:t>
      </w:r>
      <w:r w:rsidRPr="0060258A">
        <w:rPr>
          <w:rFonts w:ascii="Times New Roman" w:hAnsi="Times New Roman" w:cs="Times New Roman"/>
          <w:color w:val="000000" w:themeColor="text1"/>
        </w:rPr>
        <w:t xml:space="preserve"> = .964</w:t>
      </w:r>
      <w:ins w:id="847" w:author="Bo Shen" w:date="2023-01-23T18:17:00Z">
        <w:r>
          <w:rPr>
            <w:rFonts w:ascii="Times New Roman" w:hAnsi="Times New Roman" w:cs="Times New Roman"/>
            <w:color w:val="000000" w:themeColor="text1"/>
          </w:rPr>
          <w:t>6</w:t>
        </w:r>
      </w:ins>
      <w:ins w:id="848" w:author="Bo Shen" w:date="2023-03-06T15:25:00Z">
        <w:r>
          <w:rPr>
            <w:rFonts w:ascii="Times New Roman" w:hAnsi="Times New Roman" w:cs="Times New Roman"/>
            <w:color w:val="000000" w:themeColor="text1"/>
          </w:rPr>
          <w:t>; parameter recovery analysis s</w:t>
        </w:r>
      </w:ins>
      <w:ins w:id="849" w:author="Bo Shen" w:date="2023-03-06T15:26:00Z">
        <w:r>
          <w:rPr>
            <w:rFonts w:ascii="Times New Roman" w:hAnsi="Times New Roman" w:cs="Times New Roman"/>
            <w:color w:val="000000" w:themeColor="text1"/>
          </w:rPr>
          <w:t>hows</w:t>
        </w:r>
      </w:ins>
      <w:ins w:id="850" w:author="Bo Shen" w:date="2023-03-06T15:27:00Z">
        <w:r>
          <w:rPr>
            <w:rFonts w:ascii="Times New Roman" w:hAnsi="Times New Roman" w:cs="Times New Roman"/>
            <w:color w:val="000000" w:themeColor="text1"/>
          </w:rPr>
          <w:t xml:space="preserve"> that</w:t>
        </w:r>
      </w:ins>
      <w:ins w:id="851" w:author="Bo Shen" w:date="2023-03-06T15:26:00Z">
        <w:r>
          <w:rPr>
            <w:rFonts w:ascii="Times New Roman" w:hAnsi="Times New Roman" w:cs="Times New Roman"/>
            <w:color w:val="000000" w:themeColor="text1"/>
          </w:rPr>
          <w:t xml:space="preserve"> </w:t>
        </w:r>
      </w:ins>
      <w:ins w:id="852" w:author="Bo Shen" w:date="2023-03-06T15:27:00Z">
        <w:r>
          <w:rPr>
            <w:rFonts w:ascii="Times New Roman" w:hAnsi="Times New Roman" w:cs="Times New Roman"/>
            <w:color w:val="000000" w:themeColor="text1"/>
          </w:rPr>
          <w:t>t</w:t>
        </w:r>
      </w:ins>
      <w:ins w:id="853" w:author="Bo Shen" w:date="2023-03-06T15:26:00Z">
        <w:r>
          <w:rPr>
            <w:rFonts w:ascii="Times New Roman" w:hAnsi="Times New Roman" w:cs="Times New Roman"/>
            <w:color w:val="000000" w:themeColor="text1"/>
          </w:rPr>
          <w:t>he LDDM</w:t>
        </w:r>
      </w:ins>
      <w:ins w:id="854" w:author="Bo Shen" w:date="2023-03-06T15:27:00Z">
        <w:r>
          <w:rPr>
            <w:rFonts w:ascii="Times New Roman" w:hAnsi="Times New Roman" w:cs="Times New Roman"/>
            <w:color w:val="000000" w:themeColor="text1"/>
          </w:rPr>
          <w:t xml:space="preserve"> is highly robust in the data fitting,</w:t>
        </w:r>
      </w:ins>
      <w:ins w:id="855" w:author="Bo Shen" w:date="2023-03-06T15:26:00Z">
        <w:r>
          <w:rPr>
            <w:rFonts w:ascii="Times New Roman" w:hAnsi="Times New Roman" w:cs="Times New Roman"/>
            <w:color w:val="000000" w:themeColor="text1"/>
          </w:rPr>
          <w:t xml:space="preserve"> </w:t>
        </w:r>
      </w:ins>
      <w:ins w:id="856" w:author="Bo Shen" w:date="2023-03-06T15:27:00Z">
        <w:r w:rsidRPr="0060258A">
          <w:rPr>
            <w:rFonts w:ascii="Times New Roman" w:hAnsi="Times New Roman" w:cs="Times New Roman"/>
            <w:b/>
            <w:color w:val="000000" w:themeColor="text1"/>
          </w:rPr>
          <w:t>Fig.</w:t>
        </w:r>
        <w:r>
          <w:rPr>
            <w:rFonts w:ascii="Times New Roman" w:hAnsi="Times New Roman" w:cs="Times New Roman"/>
            <w:b/>
            <w:color w:val="000000" w:themeColor="text1"/>
          </w:rPr>
          <w:t xml:space="preserve"> </w:t>
        </w:r>
        <w:r w:rsidRPr="0060258A">
          <w:rPr>
            <w:rFonts w:ascii="Times New Roman" w:hAnsi="Times New Roman" w:cs="Times New Roman"/>
            <w:b/>
            <w:color w:val="000000" w:themeColor="text1"/>
          </w:rPr>
          <w:t>4</w:t>
        </w:r>
        <w:r>
          <w:rPr>
            <w:rFonts w:ascii="Times New Roman" w:hAnsi="Times New Roman" w:cs="Times New Roman"/>
            <w:b/>
            <w:color w:val="000000" w:themeColor="text1"/>
          </w:rPr>
          <w:t>-figure supplement 1</w:t>
        </w:r>
      </w:ins>
      <w:del w:id="857" w:author="Bo Shen" w:date="2023-01-23T18:17:00Z">
        <w:r w:rsidRPr="0060258A" w:rsidDel="00E33C84">
          <w:rPr>
            <w:rFonts w:ascii="Times New Roman" w:hAnsi="Times New Roman" w:cs="Times New Roman"/>
            <w:color w:val="000000" w:themeColor="text1"/>
          </w:rPr>
          <w:delText>0</w:delText>
        </w:r>
      </w:del>
      <w:del w:id="858" w:author="Bo Shen" w:date="2023-01-23T18:20:00Z">
        <w:r w:rsidRPr="0060258A" w:rsidDel="008579DB">
          <w:rPr>
            <w:rFonts w:ascii="Times New Roman" w:hAnsi="Times New Roman" w:cs="Times New Roman"/>
            <w:color w:val="000000" w:themeColor="text1"/>
          </w:rPr>
          <w:delText>,</w:delText>
        </w:r>
      </w:del>
      <w:del w:id="859" w:author="Bo Shen" w:date="2023-01-23T18:22:00Z">
        <w:r w:rsidRPr="0060258A" w:rsidDel="00F907B9">
          <w:rPr>
            <w:rFonts w:ascii="Times New Roman" w:hAnsi="Times New Roman" w:cs="Times New Roman"/>
            <w:color w:val="000000" w:themeColor="text1"/>
          </w:rPr>
          <w:delText xml:space="preserve"> </w:delText>
        </w:r>
        <w:r w:rsidRPr="0060258A" w:rsidDel="00F907B9">
          <w:rPr>
            <w:rFonts w:ascii="Times New Roman" w:hAnsi="Times New Roman" w:cs="Times New Roman"/>
            <w:i/>
            <w:color w:val="000000" w:themeColor="text1"/>
          </w:rPr>
          <w:delText>B</w:delText>
        </w:r>
        <w:r w:rsidRPr="0060258A" w:rsidDel="00F907B9">
          <w:rPr>
            <w:rFonts w:ascii="Times New Roman" w:hAnsi="Times New Roman" w:cs="Times New Roman"/>
            <w:color w:val="000000" w:themeColor="text1"/>
          </w:rPr>
          <w:delText xml:space="preserve"> = 71.</w:delText>
        </w:r>
      </w:del>
      <w:del w:id="860" w:author="Bo Shen" w:date="2023-01-23T18:20:00Z">
        <w:r w:rsidRPr="0060258A" w:rsidDel="008579DB">
          <w:rPr>
            <w:rFonts w:ascii="Times New Roman" w:hAnsi="Times New Roman" w:cs="Times New Roman"/>
            <w:color w:val="000000" w:themeColor="text1"/>
          </w:rPr>
          <w:delText>2</w:delText>
        </w:r>
      </w:del>
      <w:del w:id="861" w:author="Bo Shen" w:date="2023-01-23T18:22:00Z">
        <w:r w:rsidRPr="0060258A" w:rsidDel="00F907B9">
          <w:rPr>
            <w:rFonts w:ascii="Times New Roman" w:hAnsi="Times New Roman" w:cs="Times New Roman"/>
            <w:color w:val="000000" w:themeColor="text1"/>
          </w:rPr>
          <w:delText>,</w:delText>
        </w:r>
      </w:del>
      <w:del w:id="862" w:author="Bo Shen" w:date="2023-01-23T12:02:00Z">
        <w:r w:rsidRPr="0060258A" w:rsidDel="004D7D87">
          <w:rPr>
            <w:rFonts w:ascii="Times New Roman" w:hAnsi="Times New Roman" w:cs="Times New Roman"/>
            <w:color w:val="000000" w:themeColor="text1"/>
          </w:rPr>
          <w:delText xml:space="preserve"> </w:delText>
        </w:r>
      </w:del>
      <m:oMath>
        <m:r>
          <w:del w:id="863" w:author="Bo Shen" w:date="2023-01-23T18:22:00Z">
            <w:rPr>
              <w:rFonts w:ascii="Cambria Math" w:hAnsi="Cambria Math" w:cs="Times New Roman"/>
              <w:color w:val="000000" w:themeColor="text1"/>
            </w:rPr>
            <m:t>α=</m:t>
          </w:del>
        </m:r>
        <m:r>
          <w:del w:id="864" w:author="Bo Shen" w:date="2023-01-23T18:20:00Z">
            <w:rPr>
              <w:rFonts w:ascii="Cambria Math" w:hAnsi="Cambria Math" w:cs="Times New Roman"/>
              <w:color w:val="000000" w:themeColor="text1"/>
            </w:rPr>
            <m:t>0</m:t>
          </w:del>
        </m:r>
      </m:oMath>
      <w:r w:rsidRPr="0060258A">
        <w:rPr>
          <w:rFonts w:ascii="Times New Roman" w:hAnsi="Times New Roman" w:cs="Times New Roman"/>
          <w:color w:val="000000" w:themeColor="text1"/>
        </w:rPr>
        <w:t xml:space="preserve">). </w:t>
      </w:r>
      <w:del w:id="865" w:author="Bo Shen" w:date="2023-01-23T18:24:00Z">
        <w:r w:rsidRPr="0060258A" w:rsidDel="007516AD">
          <w:rPr>
            <w:rFonts w:ascii="Times New Roman" w:hAnsi="Times New Roman" w:cs="Times New Roman"/>
            <w:color w:val="000000" w:themeColor="text1"/>
          </w:rPr>
          <w:delText xml:space="preserve">Note that the LDDM reduces to the DNM in this case with </w:delText>
        </w:r>
      </w:del>
      <m:oMath>
        <m:r>
          <w:del w:id="866" w:author="Bo Shen" w:date="2023-01-23T18:24:00Z">
            <w:rPr>
              <w:rFonts w:ascii="Cambria Math" w:hAnsi="Cambria Math" w:cs="Times New Roman"/>
              <w:color w:val="000000" w:themeColor="text1"/>
            </w:rPr>
            <m:t>α=0</m:t>
          </w:del>
        </m:r>
      </m:oMath>
      <w:del w:id="867" w:author="Bo Shen" w:date="2023-01-23T18:24:00Z">
        <w:r w:rsidRPr="0060258A" w:rsidDel="007516AD">
          <w:rPr>
            <w:rFonts w:ascii="Times New Roman" w:hAnsi="Times New Roman" w:cs="Times New Roman"/>
            <w:color w:val="000000" w:themeColor="text1"/>
          </w:rPr>
          <w:delText>; however, a non-zero self-excitation parameter may be important in other scenarios</w:delText>
        </w:r>
      </w:del>
      <w:del w:id="868" w:author="Bo Shen" w:date="2023-01-23T18:28:00Z">
        <w:r w:rsidRPr="0060258A" w:rsidDel="00EA6C44">
          <w:rPr>
            <w:rFonts w:ascii="Times New Roman" w:hAnsi="Times New Roman" w:cs="Times New Roman"/>
            <w:color w:val="000000" w:themeColor="text1"/>
          </w:rPr>
          <w:delText xml:space="preserve"> (see</w:delText>
        </w:r>
        <w:r w:rsidDel="00EA6C44">
          <w:rPr>
            <w:rFonts w:ascii="Times New Roman" w:hAnsi="Times New Roman" w:cs="Times New Roman"/>
            <w:color w:val="000000" w:themeColor="text1"/>
          </w:rPr>
          <w:delText xml:space="preserve"> </w:delText>
        </w:r>
      </w:del>
      <w:del w:id="869" w:author="Bo Shen" w:date="2023-01-23T18:24:00Z">
        <w:r w:rsidDel="007516AD">
          <w:rPr>
            <w:rFonts w:ascii="Times New Roman" w:hAnsi="Times New Roman" w:cs="Times New Roman"/>
            <w:color w:val="000000" w:themeColor="text1"/>
          </w:rPr>
          <w:delText>below</w:delText>
        </w:r>
        <w:r w:rsidRPr="0060258A" w:rsidDel="007516AD">
          <w:rPr>
            <w:rFonts w:ascii="Times New Roman" w:hAnsi="Times New Roman" w:cs="Times New Roman"/>
            <w:color w:val="000000" w:themeColor="text1"/>
          </w:rPr>
          <w:delText xml:space="preserve"> </w:delText>
        </w:r>
        <w:r w:rsidRPr="0060258A" w:rsidDel="007516AD">
          <w:rPr>
            <w:rFonts w:ascii="Times New Roman" w:hAnsi="Times New Roman" w:cs="Times New Roman"/>
            <w:i/>
            <w:color w:val="000000" w:themeColor="text1"/>
          </w:rPr>
          <w:delText>A novel form of persistent activity</w:delText>
        </w:r>
      </w:del>
      <w:del w:id="870" w:author="Bo Shen" w:date="2023-01-23T18:28:00Z">
        <w:r w:rsidRPr="0060258A" w:rsidDel="00EA6C44">
          <w:rPr>
            <w:rFonts w:ascii="Times New Roman" w:hAnsi="Times New Roman" w:cs="Times New Roman"/>
            <w:color w:val="000000" w:themeColor="text1"/>
          </w:rPr>
          <w:delText>)</w:delText>
        </w:r>
      </w:del>
      <w:r>
        <w:rPr>
          <w:rFonts w:ascii="Times New Roman" w:hAnsi="Times New Roman" w:cs="Times New Roman"/>
          <w:color w:val="000000" w:themeColor="text1"/>
        </w:rPr>
        <w:t>Note</w:t>
      </w:r>
      <w:ins w:id="871" w:author="Bo Shen" w:date="2023-01-23T18:26:00Z">
        <w:r w:rsidRPr="00EA6C44">
          <w:rPr>
            <w:rFonts w:ascii="Times New Roman" w:hAnsi="Times New Roman" w:cs="Times New Roman"/>
            <w:color w:val="000000" w:themeColor="text1"/>
          </w:rPr>
          <w:t xml:space="preserve"> that</w:t>
        </w:r>
      </w:ins>
      <w:ins w:id="872" w:author="Bo Shen" w:date="2023-01-23T18:27:00Z">
        <w:r>
          <w:rPr>
            <w:rFonts w:ascii="Times New Roman" w:hAnsi="Times New Roman" w:cs="Times New Roman"/>
            <w:color w:val="000000" w:themeColor="text1"/>
          </w:rPr>
          <w:t xml:space="preserve"> fitting to the current dataset is not a</w:t>
        </w:r>
      </w:ins>
      <w:r>
        <w:rPr>
          <w:rFonts w:ascii="Times New Roman" w:hAnsi="Times New Roman" w:cs="Times New Roman"/>
          <w:color w:val="000000" w:themeColor="text1"/>
        </w:rPr>
        <w:t>b</w:t>
      </w:r>
      <w:ins w:id="873" w:author="Bo Shen" w:date="2023-01-23T18:27:00Z">
        <w:r>
          <w:rPr>
            <w:rFonts w:ascii="Times New Roman" w:hAnsi="Times New Roman" w:cs="Times New Roman"/>
            <w:color w:val="000000" w:themeColor="text1"/>
          </w:rPr>
          <w:t>le to differentiate</w:t>
        </w:r>
      </w:ins>
      <w:ins w:id="874" w:author="Bo Shen" w:date="2023-01-23T18:28:00Z">
        <w:r>
          <w:rPr>
            <w:rFonts w:ascii="Times New Roman" w:hAnsi="Times New Roman" w:cs="Times New Roman"/>
            <w:color w:val="000000" w:themeColor="text1"/>
          </w:rPr>
          <w:t xml:space="preserve"> the contributions of</w:t>
        </w:r>
      </w:ins>
      <w:ins w:id="875" w:author="Bo Shen" w:date="2023-01-23T18:26:00Z">
        <w:r w:rsidRPr="00EA6C44">
          <w:rPr>
            <w:rFonts w:ascii="Times New Roman" w:hAnsi="Times New Roman" w:cs="Times New Roman"/>
            <w:color w:val="000000" w:themeColor="text1"/>
          </w:rPr>
          <w:t xml:space="preserve"> </w:t>
        </w:r>
      </w:ins>
      <m:oMath>
        <m:r>
          <w:ins w:id="876" w:author="Bo Shen" w:date="2023-01-23T18:27:00Z">
            <w:rPr>
              <w:rFonts w:ascii="Cambria Math" w:hAnsi="Cambria Math" w:cs="Times New Roman"/>
              <w:color w:val="000000" w:themeColor="text1"/>
            </w:rPr>
            <m:t>α</m:t>
          </w:ins>
        </m:r>
      </m:oMath>
      <w:ins w:id="877" w:author="Bo Shen" w:date="2023-01-23T18:27:00Z">
        <w:r>
          <w:rPr>
            <w:rFonts w:ascii="Times New Roman" w:hAnsi="Times New Roman" w:cs="Times New Roman"/>
            <w:color w:val="000000" w:themeColor="text1"/>
          </w:rPr>
          <w:t xml:space="preserve"> and </w:t>
        </w:r>
      </w:ins>
      <m:oMath>
        <m:sSub>
          <m:sSubPr>
            <m:ctrlPr>
              <w:ins w:id="878" w:author="Bo Shen" w:date="2023-01-23T18:27:00Z">
                <w:rPr>
                  <w:rFonts w:ascii="Cambria Math" w:hAnsi="Cambria Math" w:cs="Times New Roman"/>
                  <w:i/>
                  <w:color w:val="000000" w:themeColor="text1"/>
                </w:rPr>
              </w:ins>
            </m:ctrlPr>
          </m:sSubPr>
          <m:e>
            <m:r>
              <w:rPr>
                <w:rFonts w:ascii="Cambria Math" w:hAnsi="Cambria Math" w:cs="Times New Roman"/>
                <w:color w:val="000000" w:themeColor="text1"/>
              </w:rPr>
              <m:t>B</m:t>
            </m:r>
          </m:e>
          <m:sub>
            <m:r>
              <w:rPr>
                <w:rFonts w:ascii="Cambria Math" w:hAnsi="Cambria Math" w:cs="Times New Roman"/>
                <w:color w:val="000000" w:themeColor="text1"/>
              </w:rPr>
              <m:t>G</m:t>
            </m:r>
          </m:sub>
        </m:sSub>
      </m:oMath>
      <w:ins w:id="879" w:author="Bo Shen" w:date="2023-01-23T18:28:00Z">
        <w:r>
          <w:rPr>
            <w:rFonts w:ascii="Times New Roman" w:hAnsi="Times New Roman" w:cs="Times New Roman"/>
            <w:color w:val="000000" w:themeColor="text1"/>
          </w:rPr>
          <w:t xml:space="preserve"> to the neural dynamics </w:t>
        </w:r>
        <w:r w:rsidRPr="0060258A">
          <w:rPr>
            <w:rFonts w:ascii="Times New Roman" w:hAnsi="Times New Roman" w:cs="Times New Roman"/>
            <w:color w:val="000000" w:themeColor="text1"/>
          </w:rPr>
          <w:t>(see</w:t>
        </w:r>
        <w:r>
          <w:rPr>
            <w:rFonts w:ascii="Times New Roman" w:hAnsi="Times New Roman" w:cs="Times New Roman"/>
            <w:color w:val="000000" w:themeColor="text1"/>
          </w:rPr>
          <w:t xml:space="preserve"> proof in </w:t>
        </w:r>
        <w:r w:rsidRPr="004673E2">
          <w:rPr>
            <w:rFonts w:ascii="Times New Roman" w:hAnsi="Times New Roman" w:cs="Times New Roman"/>
            <w:b/>
            <w:bCs/>
            <w:color w:val="000000" w:themeColor="text1"/>
          </w:rPr>
          <w:t>Methods</w:t>
        </w:r>
        <w:r w:rsidRPr="0060258A">
          <w:rPr>
            <w:rFonts w:ascii="Times New Roman" w:hAnsi="Times New Roman" w:cs="Times New Roman"/>
            <w:color w:val="000000" w:themeColor="text1"/>
          </w:rPr>
          <w:t>)</w:t>
        </w:r>
      </w:ins>
      <w:r>
        <w:rPr>
          <w:rFonts w:ascii="Times New Roman" w:hAnsi="Times New Roman" w:cs="Times New Roman"/>
          <w:color w:val="000000" w:themeColor="text1"/>
        </w:rPr>
        <w:t xml:space="preserve">; </w:t>
      </w:r>
      <w:ins w:id="880" w:author="Microsoft Office User" w:date="2023-03-01T13:32:00Z">
        <w:r>
          <w:rPr>
            <w:rFonts w:ascii="Times New Roman" w:hAnsi="Times New Roman" w:cs="Times New Roman"/>
            <w:color w:val="000000" w:themeColor="text1"/>
          </w:rPr>
          <w:t xml:space="preserve">thus </w:t>
        </w:r>
      </w:ins>
      <w:del w:id="881" w:author="Microsoft Office User" w:date="2023-03-01T13:32:00Z">
        <w:r w:rsidDel="00231472">
          <w:rPr>
            <w:rFonts w:ascii="Times New Roman" w:hAnsi="Times New Roman" w:cs="Times New Roman"/>
            <w:color w:val="000000" w:themeColor="text1"/>
          </w:rPr>
          <w:delText>thus</w:delText>
        </w:r>
      </w:del>
      <w:ins w:id="882" w:author="Bo Shen" w:date="2023-01-23T18:28:00Z">
        <w:del w:id="883" w:author="Microsoft Office User" w:date="2023-03-01T13:32:00Z">
          <w:r w:rsidDel="00231472">
            <w:rPr>
              <w:rFonts w:ascii="Times New Roman" w:hAnsi="Times New Roman" w:cs="Times New Roman"/>
              <w:color w:val="000000" w:themeColor="text1"/>
            </w:rPr>
            <w:delText xml:space="preserve"> </w:delText>
          </w:r>
        </w:del>
      </w:ins>
      <w:ins w:id="884" w:author="Bo Shen" w:date="2023-01-23T18:26:00Z">
        <w:r w:rsidRPr="00EA6C44">
          <w:rPr>
            <w:rFonts w:ascii="Times New Roman" w:hAnsi="Times New Roman" w:cs="Times New Roman"/>
            <w:color w:val="000000" w:themeColor="text1"/>
          </w:rPr>
          <w:t xml:space="preserve">more empirical data </w:t>
        </w:r>
      </w:ins>
      <w:del w:id="885" w:author="Microsoft Office User" w:date="2023-03-01T13:32:00Z">
        <w:r w:rsidDel="00231472">
          <w:rPr>
            <w:rFonts w:ascii="Times New Roman" w:hAnsi="Times New Roman" w:cs="Times New Roman"/>
            <w:color w:val="000000" w:themeColor="text1"/>
          </w:rPr>
          <w:delText>will</w:delText>
        </w:r>
      </w:del>
      <w:ins w:id="886" w:author="Bo Shen" w:date="2023-01-23T18:26:00Z">
        <w:del w:id="887" w:author="Microsoft Office User" w:date="2023-03-01T13:32:00Z">
          <w:r w:rsidRPr="00EA6C44" w:rsidDel="00231472">
            <w:rPr>
              <w:rFonts w:ascii="Times New Roman" w:hAnsi="Times New Roman" w:cs="Times New Roman"/>
              <w:color w:val="000000" w:themeColor="text1"/>
            </w:rPr>
            <w:delText xml:space="preserve"> </w:delText>
          </w:r>
        </w:del>
      </w:ins>
      <w:del w:id="888" w:author="Microsoft Office User" w:date="2023-03-01T13:32:00Z">
        <w:r w:rsidDel="00231472">
          <w:rPr>
            <w:rFonts w:ascii="Times New Roman" w:hAnsi="Times New Roman" w:cs="Times New Roman"/>
            <w:color w:val="000000" w:themeColor="text1"/>
          </w:rPr>
          <w:delText>be</w:delText>
        </w:r>
      </w:del>
      <w:ins w:id="889" w:author="Microsoft Office User" w:date="2023-03-01T13:32:00Z">
        <w:r>
          <w:rPr>
            <w:rFonts w:ascii="Times New Roman" w:hAnsi="Times New Roman" w:cs="Times New Roman"/>
            <w:color w:val="000000" w:themeColor="text1"/>
          </w:rPr>
          <w:t>will be</w:t>
        </w:r>
      </w:ins>
      <w:r>
        <w:rPr>
          <w:rFonts w:ascii="Times New Roman" w:hAnsi="Times New Roman" w:cs="Times New Roman"/>
          <w:color w:val="000000" w:themeColor="text1"/>
        </w:rPr>
        <w:t xml:space="preserve"> </w:t>
      </w:r>
      <w:ins w:id="890" w:author="Bo Shen" w:date="2023-01-23T18:26:00Z">
        <w:r w:rsidRPr="00EA6C44">
          <w:rPr>
            <w:rFonts w:ascii="Times New Roman" w:hAnsi="Times New Roman" w:cs="Times New Roman"/>
            <w:color w:val="000000" w:themeColor="text1"/>
          </w:rPr>
          <w:t>needed to</w:t>
        </w:r>
      </w:ins>
      <w:ins w:id="891" w:author="Bo Shen" w:date="2023-01-23T18:28:00Z">
        <w:r>
          <w:rPr>
            <w:rFonts w:ascii="Times New Roman" w:hAnsi="Times New Roman" w:cs="Times New Roman"/>
            <w:color w:val="000000" w:themeColor="text1"/>
          </w:rPr>
          <w:t xml:space="preserve"> </w:t>
        </w:r>
      </w:ins>
      <w:del w:id="892" w:author="Microsoft Office User" w:date="2023-03-01T13:33:00Z">
        <w:r w:rsidDel="00231472">
          <w:rPr>
            <w:rFonts w:ascii="Times New Roman" w:hAnsi="Times New Roman" w:cs="Times New Roman"/>
            <w:color w:val="000000" w:themeColor="text1"/>
          </w:rPr>
          <w:delText>draw conclusions about</w:delText>
        </w:r>
      </w:del>
      <w:ins w:id="893" w:author="Bo Shen" w:date="2023-01-23T18:29:00Z">
        <w:del w:id="894" w:author="Microsoft Office User" w:date="2023-03-01T13:33:00Z">
          <w:r w:rsidDel="00231472">
            <w:rPr>
              <w:rFonts w:ascii="Times New Roman" w:hAnsi="Times New Roman" w:cs="Times New Roman"/>
              <w:color w:val="000000" w:themeColor="text1"/>
            </w:rPr>
            <w:delText xml:space="preserve"> the </w:delText>
          </w:r>
        </w:del>
      </w:ins>
      <w:del w:id="895" w:author="Microsoft Office User" w:date="2023-03-01T13:33:00Z">
        <w:r w:rsidDel="00231472">
          <w:rPr>
            <w:rFonts w:ascii="Times New Roman" w:hAnsi="Times New Roman" w:cs="Times New Roman"/>
            <w:color w:val="000000" w:themeColor="text1"/>
          </w:rPr>
          <w:delText>specific role of</w:delText>
        </w:r>
      </w:del>
      <w:ins w:id="896" w:author="Bo Shen" w:date="2023-01-23T18:28:00Z">
        <w:del w:id="897" w:author="Microsoft Office User" w:date="2023-03-01T13:33:00Z">
          <w:r w:rsidDel="00231472">
            <w:rPr>
              <w:rFonts w:ascii="Times New Roman" w:hAnsi="Times New Roman" w:cs="Times New Roman"/>
              <w:color w:val="000000" w:themeColor="text1"/>
            </w:rPr>
            <w:delText xml:space="preserve"> </w:delText>
          </w:r>
        </w:del>
      </w:ins>
      <w:del w:id="898" w:author="Microsoft Office User" w:date="2023-03-01T13:33:00Z">
        <w:r w:rsidDel="00231472">
          <w:rPr>
            <w:rFonts w:ascii="Times New Roman" w:hAnsi="Times New Roman" w:cs="Times New Roman"/>
            <w:color w:val="000000" w:themeColor="text1"/>
          </w:rPr>
          <w:delText xml:space="preserve">recurrent </w:delText>
        </w:r>
      </w:del>
      <w:ins w:id="899" w:author="Microsoft Office User" w:date="2023-03-01T13:33:00Z">
        <w:r>
          <w:rPr>
            <w:rFonts w:ascii="Times New Roman" w:hAnsi="Times New Roman" w:cs="Times New Roman"/>
            <w:color w:val="000000" w:themeColor="text1"/>
          </w:rPr>
          <w:t xml:space="preserve">draw conclusions about the role of recurrent </w:t>
        </w:r>
      </w:ins>
      <w:ins w:id="900" w:author="Bo Shen" w:date="2023-01-23T18:28:00Z">
        <w:r>
          <w:rPr>
            <w:rFonts w:ascii="Times New Roman" w:hAnsi="Times New Roman" w:cs="Times New Roman"/>
            <w:color w:val="000000" w:themeColor="text1"/>
          </w:rPr>
          <w:t>self-</w:t>
        </w:r>
      </w:ins>
      <w:ins w:id="901" w:author="Bo Shen" w:date="2023-01-23T18:29:00Z">
        <w:r>
          <w:rPr>
            <w:rFonts w:ascii="Times New Roman" w:hAnsi="Times New Roman" w:cs="Times New Roman"/>
            <w:color w:val="000000" w:themeColor="text1"/>
          </w:rPr>
          <w:t>excitation</w:t>
        </w:r>
      </w:ins>
      <w:ins w:id="902" w:author="Bo Shen" w:date="2023-01-23T18:28:00Z">
        <w:r>
          <w:rPr>
            <w:rFonts w:ascii="Times New Roman" w:hAnsi="Times New Roman" w:cs="Times New Roman"/>
            <w:color w:val="000000" w:themeColor="text1"/>
          </w:rPr>
          <w:t xml:space="preserve"> </w:t>
        </w:r>
      </w:ins>
      <w:r>
        <w:rPr>
          <w:rFonts w:ascii="Times New Roman" w:hAnsi="Times New Roman" w:cs="Times New Roman"/>
          <w:color w:val="000000" w:themeColor="text1"/>
        </w:rPr>
        <w:t>i</w:t>
      </w:r>
      <w:ins w:id="903" w:author="Bo Shen" w:date="2023-01-23T18:29:00Z">
        <w:r>
          <w:rPr>
            <w:rFonts w:ascii="Times New Roman" w:hAnsi="Times New Roman" w:cs="Times New Roman"/>
            <w:color w:val="000000" w:themeColor="text1"/>
          </w:rPr>
          <w:t xml:space="preserve">n value coding. However, we </w:t>
        </w:r>
      </w:ins>
      <w:r>
        <w:rPr>
          <w:rFonts w:ascii="Times New Roman" w:hAnsi="Times New Roman" w:cs="Times New Roman"/>
          <w:color w:val="000000" w:themeColor="text1"/>
        </w:rPr>
        <w:t xml:space="preserve">do </w:t>
      </w:r>
      <w:ins w:id="904" w:author="Bo Shen" w:date="2023-01-23T18:29:00Z">
        <w:r>
          <w:rPr>
            <w:rFonts w:ascii="Times New Roman" w:hAnsi="Times New Roman" w:cs="Times New Roman"/>
            <w:color w:val="000000" w:themeColor="text1"/>
          </w:rPr>
          <w:t xml:space="preserve">show </w:t>
        </w:r>
      </w:ins>
      <w:ins w:id="905" w:author="Bo Shen" w:date="2023-01-23T18:30:00Z">
        <w:r>
          <w:rPr>
            <w:rFonts w:ascii="Times New Roman" w:hAnsi="Times New Roman" w:cs="Times New Roman"/>
            <w:color w:val="000000" w:themeColor="text1"/>
          </w:rPr>
          <w:t>below that self-excitation is critical for generating persistent activities (</w:t>
        </w:r>
      </w:ins>
      <w:ins w:id="906" w:author="Bo Shen" w:date="2023-01-23T18:31:00Z">
        <w:r>
          <w:rPr>
            <w:rFonts w:ascii="Times New Roman" w:hAnsi="Times New Roman" w:cs="Times New Roman"/>
            <w:color w:val="000000" w:themeColor="text1"/>
          </w:rPr>
          <w:t xml:space="preserve">see section </w:t>
        </w:r>
      </w:ins>
      <w:ins w:id="907" w:author="Bo Shen" w:date="2023-03-07T19:45:00Z">
        <w:r w:rsidR="008D453F" w:rsidRPr="008D453F">
          <w:rPr>
            <w:rFonts w:ascii="Times New Roman" w:hAnsi="Times New Roman" w:cs="Times New Roman"/>
            <w:i/>
            <w:iCs/>
            <w:color w:val="000000" w:themeColor="text1"/>
          </w:rPr>
          <w:t>Disinhibition controls point versus line attractor dynamics in persistent activity</w:t>
        </w:r>
      </w:ins>
      <w:ins w:id="908" w:author="Bo Shen" w:date="2023-01-23T18:30:00Z">
        <w:r>
          <w:rPr>
            <w:rFonts w:ascii="Times New Roman" w:hAnsi="Times New Roman" w:cs="Times New Roman"/>
            <w:color w:val="000000" w:themeColor="text1"/>
          </w:rPr>
          <w:t>).</w:t>
        </w:r>
      </w:ins>
      <w:del w:id="909" w:author="Bo Shen" w:date="2023-01-23T18:24:00Z">
        <w:r w:rsidRPr="0060258A" w:rsidDel="007516AD">
          <w:rPr>
            <w:rFonts w:ascii="Times New Roman" w:hAnsi="Times New Roman" w:cs="Times New Roman"/>
            <w:color w:val="000000" w:themeColor="text1"/>
          </w:rPr>
          <w:delText>.</w:delText>
        </w:r>
      </w:del>
    </w:p>
    <w:p w14:paraId="24FDD130" w14:textId="77777777" w:rsidR="003F037C" w:rsidRPr="0060258A" w:rsidRDefault="003F037C" w:rsidP="00AF3E1D">
      <w:pPr>
        <w:spacing w:line="480" w:lineRule="auto"/>
        <w:jc w:val="both"/>
        <w:rPr>
          <w:rFonts w:ascii="Times New Roman" w:hAnsi="Times New Roman" w:cs="Times New Roman"/>
          <w:color w:val="000000" w:themeColor="text1"/>
        </w:rPr>
      </w:pPr>
    </w:p>
    <w:p w14:paraId="384EDC2E" w14:textId="77777777" w:rsidR="003F037C" w:rsidRPr="0060258A" w:rsidRDefault="003F037C" w:rsidP="00886C3F">
      <w:pPr>
        <w:spacing w:line="480" w:lineRule="auto"/>
        <w:jc w:val="both"/>
        <w:rPr>
          <w:rFonts w:ascii="Times New Roman" w:hAnsi="Times New Roman" w:cs="Times New Roman"/>
          <w:color w:val="000000" w:themeColor="text1"/>
        </w:rPr>
      </w:pPr>
      <w:del w:id="910" w:author="Bo Shen" w:date="2023-01-24T14:20:00Z">
        <w:r w:rsidRPr="0060258A" w:rsidDel="000B41F3">
          <w:rPr>
            <w:rFonts w:ascii="Times New Roman" w:hAnsi="Times New Roman" w:cs="Times New Roman"/>
            <w:color w:val="000000" w:themeColor="text1"/>
          </w:rPr>
          <w:delText xml:space="preserve">In contrast to the LDDM (and DNM), </w:delText>
        </w:r>
      </w:del>
      <w:ins w:id="911" w:author="Bo Shen" w:date="2023-01-24T14:20:00Z">
        <w:r>
          <w:rPr>
            <w:rFonts w:ascii="Times New Roman" w:hAnsi="Times New Roman" w:cs="Times New Roman"/>
            <w:color w:val="000000" w:themeColor="text1"/>
          </w:rPr>
          <w:t>F</w:t>
        </w:r>
      </w:ins>
      <w:del w:id="912" w:author="Bo Shen" w:date="2023-01-24T14:20:00Z">
        <w:r w:rsidRPr="0060258A" w:rsidDel="000B41F3">
          <w:rPr>
            <w:rFonts w:ascii="Times New Roman" w:hAnsi="Times New Roman" w:cs="Times New Roman"/>
            <w:color w:val="000000" w:themeColor="text1"/>
          </w:rPr>
          <w:delText>f</w:delText>
        </w:r>
      </w:del>
      <w:r w:rsidRPr="0060258A">
        <w:rPr>
          <w:rFonts w:ascii="Times New Roman" w:hAnsi="Times New Roman" w:cs="Times New Roman"/>
          <w:color w:val="000000" w:themeColor="text1"/>
        </w:rPr>
        <w:t>itting the standard RNM with four parameters (</w:t>
      </w:r>
      <w:r>
        <w:rPr>
          <w:rFonts w:ascii="Times New Roman" w:hAnsi="Times New Roman" w:cs="Times New Roman"/>
          <w:color w:val="000000" w:themeColor="text1"/>
        </w:rPr>
        <w:t xml:space="preserve">see </w:t>
      </w:r>
      <w:r w:rsidRPr="007E39A6">
        <w:rPr>
          <w:rFonts w:ascii="Times New Roman" w:hAnsi="Times New Roman" w:cs="Times New Roman"/>
          <w:b/>
          <w:bCs/>
          <w:color w:val="000000" w:themeColor="text1"/>
        </w:rPr>
        <w:t>Methods</w:t>
      </w:r>
      <w:r w:rsidRPr="0060258A">
        <w:rPr>
          <w:rFonts w:ascii="Times New Roman" w:hAnsi="Times New Roman" w:cs="Times New Roman"/>
          <w:color w:val="000000" w:themeColor="text1"/>
        </w:rPr>
        <w:t xml:space="preserve">) does not capture </w:t>
      </w:r>
      <w:del w:id="913" w:author="Bo Shen" w:date="2023-01-23T18:33:00Z">
        <w:r w:rsidRPr="0060258A" w:rsidDel="00315C57">
          <w:rPr>
            <w:rFonts w:ascii="Times New Roman" w:hAnsi="Times New Roman" w:cs="Times New Roman"/>
            <w:color w:val="000000" w:themeColor="text1"/>
          </w:rPr>
          <w:delText xml:space="preserve">very well </w:delText>
        </w:r>
      </w:del>
      <w:r w:rsidRPr="0060258A">
        <w:rPr>
          <w:rFonts w:ascii="Times New Roman" w:hAnsi="Times New Roman" w:cs="Times New Roman"/>
          <w:color w:val="000000" w:themeColor="text1"/>
        </w:rPr>
        <w:t xml:space="preserve">the </w:t>
      </w:r>
      <w:del w:id="914" w:author="Bo Shen" w:date="2023-01-23T18:33:00Z">
        <w:r w:rsidRPr="0060258A" w:rsidDel="00315C57">
          <w:rPr>
            <w:rFonts w:ascii="Times New Roman" w:hAnsi="Times New Roman" w:cs="Times New Roman"/>
            <w:color w:val="000000" w:themeColor="text1"/>
          </w:rPr>
          <w:delText xml:space="preserve">magnitudes of </w:delText>
        </w:r>
      </w:del>
      <w:r w:rsidRPr="0060258A">
        <w:rPr>
          <w:rFonts w:ascii="Times New Roman" w:hAnsi="Times New Roman" w:cs="Times New Roman"/>
          <w:color w:val="000000" w:themeColor="text1"/>
        </w:rPr>
        <w:t>neural activit</w:t>
      </w:r>
      <w:ins w:id="915" w:author="Bo Shen" w:date="2023-01-23T18:33:00Z">
        <w:r>
          <w:rPr>
            <w:rFonts w:ascii="Times New Roman" w:hAnsi="Times New Roman" w:cs="Times New Roman"/>
            <w:color w:val="000000" w:themeColor="text1"/>
          </w:rPr>
          <w:t>ies</w:t>
        </w:r>
      </w:ins>
      <w:ins w:id="916" w:author="Bo Shen" w:date="2023-01-24T14:20:00Z">
        <w:r>
          <w:rPr>
            <w:rFonts w:ascii="Times New Roman" w:hAnsi="Times New Roman" w:cs="Times New Roman"/>
            <w:color w:val="000000" w:themeColor="text1"/>
          </w:rPr>
          <w:t xml:space="preserve"> as well as the LDDM and DNM</w:t>
        </w:r>
      </w:ins>
      <w:del w:id="917" w:author="Bo Shen" w:date="2023-01-23T18:33:00Z">
        <w:r w:rsidRPr="0060258A" w:rsidDel="00315C57">
          <w:rPr>
            <w:rFonts w:ascii="Times New Roman" w:hAnsi="Times New Roman" w:cs="Times New Roman"/>
            <w:color w:val="000000" w:themeColor="text1"/>
          </w:rPr>
          <w:delText>y</w:delText>
        </w:r>
      </w:del>
      <w:r w:rsidRPr="0060258A">
        <w:rPr>
          <w:rFonts w:ascii="Times New Roman" w:hAnsi="Times New Roman" w:cs="Times New Roman"/>
          <w:color w:val="000000" w:themeColor="text1"/>
        </w:rPr>
        <w:t xml:space="preserve"> </w:t>
      </w:r>
      <w:del w:id="918" w:author="Bo Shen" w:date="2023-01-23T18:33:00Z">
        <w:r w:rsidRPr="0060258A" w:rsidDel="00315C57">
          <w:rPr>
            <w:rFonts w:ascii="Times New Roman" w:hAnsi="Times New Roman" w:cs="Times New Roman"/>
            <w:color w:val="000000" w:themeColor="text1"/>
          </w:rPr>
          <w:delText xml:space="preserve">as a function of </w:delText>
        </w:r>
        <w:r w:rsidRPr="0060258A" w:rsidDel="00315C57">
          <w:rPr>
            <w:rFonts w:ascii="Times New Roman" w:hAnsi="Times New Roman" w:cs="Times New Roman"/>
            <w:i/>
            <w:color w:val="000000" w:themeColor="text1"/>
          </w:rPr>
          <w:delText>V</w:delText>
        </w:r>
        <w:r w:rsidRPr="0060258A" w:rsidDel="00315C57">
          <w:rPr>
            <w:rFonts w:ascii="Times New Roman" w:hAnsi="Times New Roman" w:cs="Times New Roman"/>
            <w:i/>
            <w:color w:val="000000" w:themeColor="text1"/>
            <w:vertAlign w:val="subscript"/>
          </w:rPr>
          <w:delText>in</w:delText>
        </w:r>
        <w:r w:rsidRPr="0060258A" w:rsidDel="00315C57">
          <w:rPr>
            <w:rFonts w:ascii="Times New Roman" w:hAnsi="Times New Roman" w:cs="Times New Roman"/>
            <w:color w:val="000000" w:themeColor="text1"/>
          </w:rPr>
          <w:delText xml:space="preserve"> </w:delText>
        </w:r>
      </w:del>
      <w:r w:rsidRPr="0060258A">
        <w:rPr>
          <w:rFonts w:ascii="Times New Roman" w:hAnsi="Times New Roman" w:cs="Times New Roman"/>
          <w:color w:val="000000" w:themeColor="text1"/>
        </w:rPr>
        <w:t xml:space="preserve">(right panel in </w:t>
      </w:r>
      <w:r w:rsidRPr="0060258A">
        <w:rPr>
          <w:rFonts w:ascii="Times New Roman" w:hAnsi="Times New Roman" w:cs="Times New Roman"/>
          <w:b/>
          <w:color w:val="000000" w:themeColor="text1"/>
        </w:rPr>
        <w:t>Fig. 4B</w:t>
      </w:r>
      <w:r w:rsidRPr="0060258A">
        <w:rPr>
          <w:rFonts w:ascii="Times New Roman" w:hAnsi="Times New Roman" w:cs="Times New Roman"/>
          <w:color w:val="000000" w:themeColor="text1"/>
        </w:rPr>
        <w:t>) (</w:t>
      </w:r>
      <w:r w:rsidRPr="0060258A">
        <w:rPr>
          <w:rFonts w:ascii="Times New Roman" w:hAnsi="Times New Roman" w:cs="Times New Roman"/>
          <w:i/>
          <w:color w:val="000000" w:themeColor="text1"/>
        </w:rPr>
        <w:t>R</w:t>
      </w:r>
      <w:r w:rsidRPr="0060258A">
        <w:rPr>
          <w:rFonts w:ascii="Times New Roman" w:hAnsi="Times New Roman" w:cs="Times New Roman"/>
          <w:color w:val="000000" w:themeColor="text1"/>
          <w:vertAlign w:val="superscript"/>
        </w:rPr>
        <w:t>2</w:t>
      </w:r>
      <w:r w:rsidRPr="0060258A">
        <w:rPr>
          <w:rFonts w:ascii="Times New Roman" w:hAnsi="Times New Roman" w:cs="Times New Roman"/>
          <w:color w:val="000000" w:themeColor="text1"/>
        </w:rPr>
        <w:t xml:space="preserve"> = .8920). </w:t>
      </w:r>
      <w:ins w:id="919" w:author="Bo Shen" w:date="2023-01-24T14:20:00Z">
        <w:r>
          <w:rPr>
            <w:rFonts w:ascii="Times New Roman" w:hAnsi="Times New Roman" w:cs="Times New Roman"/>
            <w:color w:val="000000" w:themeColor="text1"/>
          </w:rPr>
          <w:t xml:space="preserve">The </w:t>
        </w:r>
      </w:ins>
      <w:ins w:id="920" w:author="Bo Shen" w:date="2023-01-24T14:21:00Z">
        <w:r>
          <w:rPr>
            <w:rFonts w:ascii="Times New Roman" w:hAnsi="Times New Roman" w:cs="Times New Roman"/>
            <w:color w:val="000000" w:themeColor="text1"/>
          </w:rPr>
          <w:t xml:space="preserve">difference of the </w:t>
        </w:r>
      </w:ins>
      <w:ins w:id="921" w:author="Bo Shen" w:date="2023-01-24T14:20:00Z">
        <w:r>
          <w:rPr>
            <w:rFonts w:ascii="Times New Roman" w:hAnsi="Times New Roman" w:cs="Times New Roman"/>
            <w:color w:val="000000" w:themeColor="text1"/>
          </w:rPr>
          <w:t>perform</w:t>
        </w:r>
      </w:ins>
      <w:ins w:id="922" w:author="Bo Shen" w:date="2023-01-24T14:21:00Z">
        <w:r>
          <w:rPr>
            <w:rFonts w:ascii="Times New Roman" w:hAnsi="Times New Roman" w:cs="Times New Roman"/>
            <w:color w:val="000000" w:themeColor="text1"/>
          </w:rPr>
          <w:t>ance</w:t>
        </w:r>
      </w:ins>
      <w:ins w:id="923" w:author="Bo Shen" w:date="2023-01-24T14:20:00Z">
        <w:r>
          <w:rPr>
            <w:rFonts w:ascii="Times New Roman" w:hAnsi="Times New Roman" w:cs="Times New Roman"/>
            <w:color w:val="000000" w:themeColor="text1"/>
          </w:rPr>
          <w:t xml:space="preserve"> </w:t>
        </w:r>
      </w:ins>
      <w:ins w:id="924" w:author="Bo Shen" w:date="2023-01-24T14:23:00Z">
        <w:r>
          <w:rPr>
            <w:rFonts w:ascii="Times New Roman" w:hAnsi="Times New Roman" w:cs="Times New Roman"/>
            <w:color w:val="000000" w:themeColor="text1"/>
          </w:rPr>
          <w:t>between</w:t>
        </w:r>
      </w:ins>
      <w:ins w:id="925" w:author="Bo Shen" w:date="2023-01-24T14:21:00Z">
        <w:r>
          <w:rPr>
            <w:rFonts w:ascii="Times New Roman" w:hAnsi="Times New Roman" w:cs="Times New Roman"/>
            <w:color w:val="000000" w:themeColor="text1"/>
          </w:rPr>
          <w:t xml:space="preserve"> </w:t>
        </w:r>
      </w:ins>
      <w:ins w:id="926" w:author="Bo Shen" w:date="2023-01-24T14:20:00Z">
        <w:r>
          <w:rPr>
            <w:rFonts w:ascii="Times New Roman" w:hAnsi="Times New Roman" w:cs="Times New Roman"/>
            <w:color w:val="000000" w:themeColor="text1"/>
          </w:rPr>
          <w:t xml:space="preserve">these models </w:t>
        </w:r>
      </w:ins>
      <w:ins w:id="927" w:author="Bo Shen" w:date="2023-01-24T14:21:00Z">
        <w:r>
          <w:rPr>
            <w:rFonts w:ascii="Times New Roman" w:hAnsi="Times New Roman" w:cs="Times New Roman"/>
            <w:color w:val="000000" w:themeColor="text1"/>
          </w:rPr>
          <w:t>is</w:t>
        </w:r>
      </w:ins>
      <w:ins w:id="928" w:author="Bo Shen" w:date="2023-01-24T14:20:00Z">
        <w:r>
          <w:rPr>
            <w:rFonts w:ascii="Times New Roman" w:hAnsi="Times New Roman" w:cs="Times New Roman"/>
            <w:color w:val="000000" w:themeColor="text1"/>
          </w:rPr>
          <w:t xml:space="preserve"> mild</w:t>
        </w:r>
      </w:ins>
      <w:ins w:id="929" w:author="Bo Shen" w:date="2023-01-24T14:21:00Z">
        <w:r>
          <w:rPr>
            <w:rFonts w:ascii="Times New Roman" w:hAnsi="Times New Roman" w:cs="Times New Roman"/>
            <w:color w:val="000000" w:themeColor="text1"/>
          </w:rPr>
          <w:t xml:space="preserve"> because divisive and subtractive type</w:t>
        </w:r>
      </w:ins>
      <w:ins w:id="930" w:author="Microsoft Office User" w:date="2023-03-02T08:46:00Z">
        <w:r>
          <w:rPr>
            <w:rFonts w:ascii="Times New Roman" w:hAnsi="Times New Roman" w:cs="Times New Roman"/>
            <w:color w:val="000000" w:themeColor="text1"/>
          </w:rPr>
          <w:t>s</w:t>
        </w:r>
      </w:ins>
      <w:ins w:id="931" w:author="Bo Shen" w:date="2023-01-24T14:21:00Z">
        <w:r>
          <w:rPr>
            <w:rFonts w:ascii="Times New Roman" w:hAnsi="Times New Roman" w:cs="Times New Roman"/>
            <w:color w:val="000000" w:themeColor="text1"/>
          </w:rPr>
          <w:t xml:space="preserve"> of inhibition differ </w:t>
        </w:r>
      </w:ins>
      <w:ins w:id="932" w:author="Bo Shen" w:date="2023-01-24T14:22:00Z">
        <w:r>
          <w:rPr>
            <w:rFonts w:ascii="Times New Roman" w:hAnsi="Times New Roman" w:cs="Times New Roman"/>
            <w:color w:val="000000" w:themeColor="text1"/>
          </w:rPr>
          <w:t>in a fine-tuned way.</w:t>
        </w:r>
      </w:ins>
      <w:ins w:id="933" w:author="Bo Shen" w:date="2023-01-24T14:20: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 xml:space="preserve">The curvature of neural activity as a function of </w:t>
      </w:r>
      <w:r w:rsidRPr="0060258A">
        <w:rPr>
          <w:rFonts w:ascii="Times New Roman" w:hAnsi="Times New Roman" w:cs="Times New Roman"/>
          <w:i/>
          <w:color w:val="000000" w:themeColor="text1"/>
        </w:rPr>
        <w:t>V</w:t>
      </w:r>
      <w:r w:rsidRPr="0060258A">
        <w:rPr>
          <w:rFonts w:ascii="Times New Roman" w:hAnsi="Times New Roman" w:cs="Times New Roman"/>
          <w:i/>
          <w:color w:val="000000" w:themeColor="text1"/>
          <w:vertAlign w:val="subscript"/>
        </w:rPr>
        <w:t>out</w:t>
      </w:r>
      <w:r w:rsidRPr="0060258A">
        <w:rPr>
          <w:rFonts w:ascii="Times New Roman" w:hAnsi="Times New Roman" w:cs="Times New Roman"/>
          <w:color w:val="000000" w:themeColor="text1"/>
        </w:rPr>
        <w:t xml:space="preserve"> shows a linear type </w:t>
      </w:r>
      <w:r w:rsidRPr="0060258A">
        <w:rPr>
          <w:rFonts w:ascii="Times New Roman" w:hAnsi="Times New Roman" w:cs="Times New Roman"/>
          <w:color w:val="000000" w:themeColor="text1"/>
        </w:rPr>
        <w:lastRenderedPageBreak/>
        <w:t xml:space="preserve">of lateral inhibition, </w:t>
      </w:r>
      <w:ins w:id="934" w:author="Microsoft Office User" w:date="2023-03-02T08:46:00Z">
        <w:r>
          <w:rPr>
            <w:rFonts w:ascii="Times New Roman" w:hAnsi="Times New Roman" w:cs="Times New Roman"/>
            <w:color w:val="000000" w:themeColor="text1"/>
          </w:rPr>
          <w:t xml:space="preserve">in </w:t>
        </w:r>
      </w:ins>
      <w:r w:rsidRPr="0060258A">
        <w:rPr>
          <w:rFonts w:ascii="Times New Roman" w:hAnsi="Times New Roman" w:cs="Times New Roman"/>
          <w:color w:val="000000" w:themeColor="text1"/>
        </w:rPr>
        <w:t>contrast to the concave curvature predicted by divisive normalization in LDDM (and DNM). Furthermore, fitting the RNM to the data results in a parameter regime that can no longer generate WTA competition; instead, the model predicts mean firing rates in a low-activity regime with maximum value ~ 3.5 Hz (</w:t>
      </w:r>
      <w:r w:rsidRPr="0060258A">
        <w:rPr>
          <w:rFonts w:ascii="Times New Roman" w:hAnsi="Times New Roman" w:cs="Times New Roman"/>
          <w:b/>
          <w:color w:val="000000" w:themeColor="text1"/>
        </w:rPr>
        <w:t>Fig.</w:t>
      </w:r>
      <w:r>
        <w:rPr>
          <w:rFonts w:ascii="Times New Roman" w:hAnsi="Times New Roman" w:cs="Times New Roman"/>
          <w:b/>
          <w:color w:val="000000" w:themeColor="text1"/>
        </w:rPr>
        <w:t xml:space="preserve"> </w:t>
      </w:r>
      <w:r w:rsidRPr="0060258A">
        <w:rPr>
          <w:rFonts w:ascii="Times New Roman" w:hAnsi="Times New Roman" w:cs="Times New Roman"/>
          <w:b/>
          <w:color w:val="000000" w:themeColor="text1"/>
        </w:rPr>
        <w:t>4</w:t>
      </w:r>
      <w:r>
        <w:rPr>
          <w:rFonts w:ascii="Times New Roman" w:hAnsi="Times New Roman" w:cs="Times New Roman"/>
          <w:b/>
          <w:color w:val="000000" w:themeColor="text1"/>
        </w:rPr>
        <w:t xml:space="preserve">-figure supplement </w:t>
      </w:r>
      <w:del w:id="935" w:author="Bo Shen" w:date="2023-03-06T15:24:00Z">
        <w:r w:rsidDel="00B66948">
          <w:rPr>
            <w:rFonts w:ascii="Times New Roman" w:hAnsi="Times New Roman" w:cs="Times New Roman"/>
            <w:b/>
            <w:color w:val="000000" w:themeColor="text1"/>
          </w:rPr>
          <w:delText>1</w:delText>
        </w:r>
      </w:del>
      <w:ins w:id="936" w:author="Bo Shen" w:date="2023-03-06T15:24:00Z">
        <w:r>
          <w:rPr>
            <w:rFonts w:ascii="Times New Roman" w:hAnsi="Times New Roman" w:cs="Times New Roman"/>
            <w:b/>
            <w:color w:val="000000" w:themeColor="text1"/>
          </w:rPr>
          <w:t>2</w:t>
        </w:r>
      </w:ins>
      <w:r w:rsidRPr="0060258A">
        <w:rPr>
          <w:rFonts w:ascii="Times New Roman" w:hAnsi="Times New Roman" w:cs="Times New Roman"/>
          <w:color w:val="000000" w:themeColor="text1"/>
        </w:rPr>
        <w:t xml:space="preserve">). </w:t>
      </w:r>
    </w:p>
    <w:p w14:paraId="44619DF6" w14:textId="77777777" w:rsidR="003F037C" w:rsidRDefault="003F037C" w:rsidP="00C53CF9">
      <w:pPr>
        <w:spacing w:line="480" w:lineRule="auto"/>
        <w:rPr>
          <w:ins w:id="937" w:author="Bo Shen" w:date="2023-03-06T11:15:00Z"/>
          <w:rFonts w:ascii="Times New Roman" w:hAnsi="Times New Roman" w:cs="Times New Roman"/>
          <w:i/>
          <w:color w:val="000000" w:themeColor="text1"/>
        </w:rPr>
      </w:pPr>
    </w:p>
    <w:p w14:paraId="6FF5CA9E" w14:textId="77777777" w:rsidR="003F037C" w:rsidRPr="006B1633" w:rsidRDefault="003F037C" w:rsidP="00C53CF9">
      <w:pPr>
        <w:spacing w:line="480" w:lineRule="auto"/>
        <w:jc w:val="center"/>
        <w:rPr>
          <w:ins w:id="938" w:author="Bo Shen" w:date="2023-03-01T09:38:00Z"/>
          <w:rFonts w:ascii="Times New Roman" w:hAnsi="Times New Roman" w:cs="Times New Roman"/>
          <w:iCs/>
          <w:color w:val="000000" w:themeColor="text1"/>
        </w:rPr>
      </w:pPr>
      <w:del w:id="939" w:author="Bo Shen" w:date="2023-03-06T11:15:00Z">
        <w:r w:rsidRPr="0060258A" w:rsidDel="00C53CF9">
          <w:rPr>
            <w:rFonts w:ascii="Times New Roman" w:hAnsi="Times New Roman" w:cs="Times New Roman"/>
            <w:i/>
            <w:color w:val="000000" w:themeColor="text1"/>
          </w:rPr>
          <w:br w:type="page"/>
        </w:r>
      </w:del>
      <w:ins w:id="940" w:author="Bo Shen" w:date="2023-03-01T09:38:00Z">
        <w:r w:rsidRPr="006B1633">
          <w:rPr>
            <w:rFonts w:ascii="Times New Roman" w:hAnsi="Times New Roman" w:cs="Times New Roman"/>
            <w:iCs/>
            <w:color w:val="000000" w:themeColor="text1"/>
          </w:rPr>
          <w:t xml:space="preserve">[Insert </w:t>
        </w:r>
        <w:r w:rsidRPr="00D8249A">
          <w:rPr>
            <w:rFonts w:ascii="Times New Roman" w:hAnsi="Times New Roman" w:cs="Times New Roman"/>
            <w:b/>
            <w:bCs/>
            <w:iCs/>
            <w:color w:val="000000" w:themeColor="text1"/>
          </w:rPr>
          <w:t>Figure 4</w:t>
        </w:r>
        <w:r w:rsidRPr="006B1633">
          <w:rPr>
            <w:rFonts w:ascii="Times New Roman" w:hAnsi="Times New Roman" w:cs="Times New Roman"/>
            <w:iCs/>
            <w:color w:val="000000" w:themeColor="text1"/>
          </w:rPr>
          <w:t xml:space="preserve"> about here]</w:t>
        </w:r>
      </w:ins>
    </w:p>
    <w:p w14:paraId="436B10F3" w14:textId="77777777" w:rsidR="003F037C" w:rsidRPr="006B1633" w:rsidRDefault="003F037C" w:rsidP="00C53CF9">
      <w:pPr>
        <w:spacing w:line="480" w:lineRule="auto"/>
        <w:jc w:val="center"/>
        <w:rPr>
          <w:ins w:id="941" w:author="Bo Shen" w:date="2023-03-01T09:38:00Z"/>
          <w:rFonts w:ascii="Times New Roman" w:hAnsi="Times New Roman" w:cs="Times New Roman"/>
          <w:iCs/>
          <w:color w:val="000000" w:themeColor="text1"/>
        </w:rPr>
      </w:pPr>
      <w:ins w:id="942" w:author="Bo Shen" w:date="2023-03-01T09:38:00Z">
        <w:r w:rsidRPr="006B1633">
          <w:rPr>
            <w:rFonts w:ascii="Times New Roman" w:hAnsi="Times New Roman" w:cs="Times New Roman"/>
            <w:iCs/>
            <w:color w:val="000000" w:themeColor="text1"/>
          </w:rPr>
          <w:t xml:space="preserve">[Insert </w:t>
        </w:r>
        <w:r w:rsidRPr="00D8249A">
          <w:rPr>
            <w:rFonts w:ascii="Times New Roman" w:hAnsi="Times New Roman" w:cs="Times New Roman"/>
            <w:b/>
            <w:bCs/>
            <w:iCs/>
            <w:color w:val="000000" w:themeColor="text1"/>
          </w:rPr>
          <w:t>Figure 4-figure supplement 1</w:t>
        </w:r>
        <w:r w:rsidRPr="006B1633">
          <w:rPr>
            <w:rFonts w:ascii="Times New Roman" w:hAnsi="Times New Roman" w:cs="Times New Roman"/>
            <w:iCs/>
            <w:color w:val="000000" w:themeColor="text1"/>
          </w:rPr>
          <w:t xml:space="preserve"> about here]</w:t>
        </w:r>
      </w:ins>
    </w:p>
    <w:p w14:paraId="7D76165C" w14:textId="77777777" w:rsidR="003F037C" w:rsidRPr="0060258A" w:rsidRDefault="003F037C" w:rsidP="00304739">
      <w:pPr>
        <w:spacing w:line="480" w:lineRule="auto"/>
        <w:jc w:val="both"/>
        <w:rPr>
          <w:rFonts w:ascii="Times New Roman" w:hAnsi="Times New Roman" w:cs="Times New Roman"/>
          <w:color w:val="000000" w:themeColor="text1"/>
        </w:rPr>
      </w:pPr>
    </w:p>
    <w:p w14:paraId="3644D0B1" w14:textId="77777777" w:rsidR="003F037C" w:rsidRDefault="003F037C" w:rsidP="00304739">
      <w:pPr>
        <w:spacing w:line="480" w:lineRule="auto"/>
        <w:rPr>
          <w:rFonts w:ascii="Times New Roman" w:hAnsi="Times New Roman" w:cs="Times New Roman"/>
          <w:i/>
          <w:color w:val="000000" w:themeColor="text1"/>
        </w:rPr>
      </w:pPr>
    </w:p>
    <w:p w14:paraId="0906E727" w14:textId="77777777" w:rsidR="003F037C" w:rsidRPr="0060258A" w:rsidRDefault="003F037C" w:rsidP="008D453F">
      <w:pPr>
        <w:pStyle w:val="Heading4"/>
      </w:pPr>
      <w:r w:rsidRPr="0060258A">
        <w:t>Local disinhibition drives winner-take-all competition</w:t>
      </w:r>
      <w:r w:rsidRPr="0060258A">
        <w:rPr>
          <w:noProof/>
        </w:rPr>
        <w:t xml:space="preserve"> </w:t>
      </w:r>
    </w:p>
    <w:p w14:paraId="68DE7644" w14:textId="77777777" w:rsidR="003F037C" w:rsidRPr="0060258A" w:rsidRDefault="003F037C" w:rsidP="00304739">
      <w:pPr>
        <w:spacing w:line="480" w:lineRule="auto"/>
        <w:rPr>
          <w:rFonts w:ascii="Times New Roman" w:hAnsi="Times New Roman" w:cs="Times New Roman"/>
          <w:i/>
          <w:color w:val="000000" w:themeColor="text1"/>
        </w:rPr>
      </w:pPr>
    </w:p>
    <w:p w14:paraId="396C0A43" w14:textId="77777777" w:rsidR="003F037C" w:rsidRPr="0060258A" w:rsidRDefault="003F037C" w:rsidP="00304739">
      <w:pPr>
        <w:spacing w:line="480" w:lineRule="auto"/>
        <w:jc w:val="both"/>
        <w:rPr>
          <w:rFonts w:ascii="Times New Roman" w:hAnsi="Times New Roman" w:cs="Times New Roman"/>
          <w:color w:val="000000" w:themeColor="text1"/>
        </w:rPr>
      </w:pPr>
      <w:r w:rsidRPr="0060258A">
        <w:rPr>
          <w:rFonts w:ascii="Times New Roman" w:hAnsi="Times New Roman" w:cs="Times New Roman"/>
          <w:color w:val="000000" w:themeColor="text1"/>
        </w:rPr>
        <w:t xml:space="preserve">A key question is whether the LDDM also produces WTA competition. Given the architecture of the LDDM, local disinhibition is hypothesized to break the symmetry between option-specific </w:t>
      </w:r>
      <w:r w:rsidRPr="0060258A">
        <w:rPr>
          <w:rFonts w:ascii="Times New Roman" w:hAnsi="Times New Roman" w:cs="Times New Roman"/>
          <w:i/>
          <w:color w:val="000000" w:themeColor="text1"/>
        </w:rPr>
        <w:t>R</w:t>
      </w:r>
      <w:r w:rsidRPr="0060258A">
        <w:rPr>
          <w:rFonts w:ascii="Times New Roman" w:hAnsi="Times New Roman" w:cs="Times New Roman"/>
          <w:color w:val="000000" w:themeColor="text1"/>
        </w:rPr>
        <w:t>-</w:t>
      </w:r>
      <w:r w:rsidRPr="0060258A">
        <w:rPr>
          <w:rFonts w:ascii="Times New Roman" w:hAnsi="Times New Roman" w:cs="Times New Roman"/>
          <w:i/>
          <w:color w:val="000000" w:themeColor="text1"/>
        </w:rPr>
        <w:t>G</w:t>
      </w:r>
      <w:r w:rsidRPr="0060258A">
        <w:rPr>
          <w:rFonts w:ascii="Times New Roman" w:hAnsi="Times New Roman" w:cs="Times New Roman"/>
          <w:color w:val="000000" w:themeColor="text1"/>
        </w:rPr>
        <w:t xml:space="preserve"> sub-circuits, enabling a competitive interaction between sub-circuits. </w:t>
      </w:r>
      <w:r w:rsidRPr="0060258A">
        <w:rPr>
          <w:rFonts w:ascii="Times New Roman" w:hAnsi="Times New Roman" w:cs="Times New Roman" w:hint="eastAsia"/>
          <w:color w:val="000000" w:themeColor="text1"/>
        </w:rPr>
        <w:t>To</w:t>
      </w:r>
      <w:r w:rsidRPr="0060258A">
        <w:rPr>
          <w:rFonts w:ascii="Times New Roman" w:hAnsi="Times New Roman" w:cs="Times New Roman"/>
          <w:color w:val="000000" w:themeColor="text1"/>
        </w:rPr>
        <w:t xml:space="preserve"> examine whether this competition produces WTA selection, we simulated model activity in a reaction-time version of a motion discrimination task, a standard perceptual decision-making paradigm in non-human primates</w:t>
      </w:r>
      <w:ins w:id="943" w:author="Bo Shen" w:date="2023-02-03T17:18: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{"citationID":"7S999NcT","properties":{"formattedCitation":"(Churchland et al., 2008; Roitman &amp; Shadlen, 2002)","plainCitation":"(Churchland et al., 2008; Roitman &amp; Shadlen, 2002)","noteIndex":0},"citationItems":[{"id":372,"uris":["http://zotero.org/users/6345545/items/CUJ2PP3B"],"itemData":{"id":372,"type":"article-journal","container-title":"Nature Neuroscience","DOI":"10.1038/nn.2123","ISSN":"1097-6256, 1546-1726","issue":"6","journalAbbreviation":"Nat Neurosci","language":"en","page":"693-702","source":"DOI.org (Crossref)","title":"Decision-making with multiple alternatives","volume":"11","author":[{"family":"Churchland","given":"Anne K"},{"family":"Kiani","given":"Roozbeh"},{"family":"Shadlen","given":"Michael N."}],"issued":{"date-parts":[["2008",6]]}}},{"id":375,"uris":["http://zotero.org/users/6345545/items/AA8WYIGZ"],"itemData":{"id":375,"type":"article-journal","container-title":"The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(Churchland et al., 2008; Roitman &amp; Shadlen, 2002)</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The task contains two stages of processing: the pre-motion stage with only the choice targets presented and the motion stage presenting a random-dot motion stimulus</w:t>
      </w:r>
      <w:ins w:id="944" w:author="Bo Shen" w:date="2023-02-03T17:28:00Z">
        <w:r>
          <w:rPr>
            <w:rFonts w:ascii="Times New Roman" w:hAnsi="Times New Roman" w:cs="Times New Roman"/>
            <w:color w:val="000000" w:themeColor="text1"/>
          </w:rPr>
          <w:t xml:space="preserve"> simultaneously with </w:t>
        </w:r>
      </w:ins>
      <w:ins w:id="945" w:author="Microsoft Office User" w:date="2023-03-02T08:48:00Z">
        <w:r>
          <w:rPr>
            <w:rFonts w:ascii="Times New Roman" w:hAnsi="Times New Roman" w:cs="Times New Roman"/>
            <w:color w:val="000000" w:themeColor="text1"/>
          </w:rPr>
          <w:t xml:space="preserve">a </w:t>
        </w:r>
      </w:ins>
      <w:ins w:id="946" w:author="Bo Shen" w:date="2023-02-03T17:28:00Z">
        <w:r>
          <w:rPr>
            <w:rFonts w:ascii="Times New Roman" w:hAnsi="Times New Roman" w:cs="Times New Roman"/>
            <w:color w:val="000000" w:themeColor="text1"/>
          </w:rPr>
          <w:t>go signal</w:t>
        </w:r>
      </w:ins>
      <w:r w:rsidRPr="0060258A">
        <w:rPr>
          <w:rFonts w:ascii="Times New Roman" w:hAnsi="Times New Roman" w:cs="Times New Roman"/>
          <w:color w:val="000000" w:themeColor="text1"/>
        </w:rPr>
        <w:t>. Animals are allowed to select an option, indicating their percept of the main direction of motion, at any time following motion stimulus</w:t>
      </w:r>
      <w:ins w:id="947" w:author="Bo Shen" w:date="2023-02-03T17:29:00Z">
        <w:r>
          <w:rPr>
            <w:rFonts w:ascii="Times New Roman" w:hAnsi="Times New Roman" w:cs="Times New Roman"/>
            <w:color w:val="000000" w:themeColor="text1"/>
          </w:rPr>
          <w:t>/go signal</w:t>
        </w:r>
      </w:ins>
      <w:r w:rsidRPr="0060258A">
        <w:rPr>
          <w:rFonts w:ascii="Times New Roman" w:hAnsi="Times New Roman" w:cs="Times New Roman"/>
          <w:color w:val="000000" w:themeColor="text1"/>
        </w:rPr>
        <w:t xml:space="preserve"> onset (see timeline, </w:t>
      </w:r>
      <w:r w:rsidRPr="0060258A">
        <w:rPr>
          <w:rFonts w:ascii="Times New Roman" w:hAnsi="Times New Roman" w:cs="Times New Roman"/>
          <w:b/>
          <w:color w:val="000000" w:themeColor="text1"/>
        </w:rPr>
        <w:t>Fig. 5A</w:t>
      </w:r>
      <w:r w:rsidRPr="0060258A">
        <w:rPr>
          <w:rFonts w:ascii="Times New Roman" w:hAnsi="Times New Roman" w:cs="Times New Roman"/>
          <w:color w:val="000000" w:themeColor="text1"/>
        </w:rPr>
        <w:t xml:space="preserve">). During the pre-motion stage, we simulated equal value inputs, given the equal prior probability of either target being correct. The simulated pre-motion </w:t>
      </w:r>
      <w:r w:rsidRPr="0060258A">
        <w:rPr>
          <w:rFonts w:ascii="Times New Roman" w:hAnsi="Times New Roman" w:cs="Times New Roman" w:hint="eastAsia"/>
          <w:color w:val="000000" w:themeColor="text1"/>
        </w:rPr>
        <w:t>dynamic</w:t>
      </w:r>
      <w:r w:rsidRPr="0060258A">
        <w:rPr>
          <w:rFonts w:ascii="Times New Roman" w:hAnsi="Times New Roman" w:cs="Times New Roman"/>
          <w:color w:val="000000" w:themeColor="text1"/>
        </w:rPr>
        <w:t xml:space="preserve">s replicate the characteristic transient peak observed in both perceptual and </w:t>
      </w:r>
      <w:r w:rsidRPr="0060258A">
        <w:rPr>
          <w:rFonts w:ascii="Times New Roman" w:hAnsi="Times New Roman" w:cs="Times New Roman"/>
          <w:color w:val="000000" w:themeColor="text1"/>
        </w:rPr>
        <w:lastRenderedPageBreak/>
        <w:t>economic decision-making tasks</w:t>
      </w:r>
      <w:ins w:id="948" w:author="Bo Shen" w:date="2023-01-23T18:20: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{"citationID":"J8CM2MhM","properties":{"formattedCitation":"(Andersen &amp; Buneo, 2002; Churchland et al., 2008; Louie et al., 2011; Rorie et al., 2010)","plainCitation":"(Andersen &amp; Buneo, 2002; Churchland et al., 2008; Louie et al., 2011; Rorie et al., 2010)","noteIndex":0},"citationItems":[{"id":467,"uris":["http://zotero.org/users/6345545/items/V2MJHYB2"],"itemData":{"id":467,"type":"article-journal","abstract":"The posterior parietal cortex (PPC), historically believed to be a sensory structure, is now viewed as an area important for sensory-motor integration. Among its functions is the forming of intentions, that is, high-level cognitive plans for movement. There is a map of intentions within the PPC, with different subregions dedicated to the planning of eye movements, reaching movements, and grasping movements. These areas appear to be specialized for the multisensory integration and coordinate transformations required to convert sensory input to motor output. In several subregions of the PPC, these operations are facilitated by the use of a common distributed space representation that is independent of both sensory input and motor output. Attention and learning effects are also evident in the PPC. However, these effects may be general to cortex and operate in the PPC in the context of sensory-motor transformations.","container-title":"Annual Review of Neuroscience","DOI":"10.1146/annurev.neuro.25.112701.142922","issue":"1","note":"_eprint: https://doi.org/10.1146/annurev.neuro.25.112701.142922\nPMID: 12052908","page":"189-220","source":"Annual Reviews","title":"Intentional Maps in Posterior Parietal Cortex","volume":"25","author":[{"family":"Andersen","given":"Richard A."},{"family":"Buneo","given":"Christopher A."}],"issued":{"date-parts":[["2002"]]}}},{"id":372,"uris":["http://zotero.org/users/6345545/items/CUJ2PP3B"],"itemData":{"id":372,"type":"article-journal","container-title":"Nature Neuroscience","DOI":"10.1038/nn.2123","ISSN":"1097-6256, 1546-1726","issue":"6","journalAbbreviation":"Nat Neurosci","language":"en","page":"693-702","source":"DOI.org (Crossref)","title":"Decision-making with multiple alternatives","volume":"11","author":[{"family":"Churchland","given":"Anne K"},{"family":"Kiani","given":"Roozbeh"},{"family":"Shadlen","given":"Michael N."}],"issued":{"date-parts":[["2008",6]]}}},{"id":342,"uris":["http://zotero.org/users/6345545/items/FIVLPZPC"],"itemData":{"id":342,"type":"article-journal","container-title":"Journal of Neuroscience","DOI":"10.1523/JNEUROSCI.1237-11.2011","ISSN":"0270-6474, 1529-2401","issue":"29","journalAbbreviation":"Journal of Neuroscience","language":"en","page":"10627-10639","source":"DOI.org (Crossref)","title":"Reward Value-Based Gain Control: Divisive Normalization in Parietal Cortex","title-short":"Reward Value-Based Gain Control","volume":"31","author":[{"family":"Louie","given":"Kenway"},{"family":"Grattan","given":"L. E."},{"family":"Glimcher","given":"P. W."}],"issued":{"date-parts":[["2011",7,20]]}}},{"id":274,"uris":["http://zotero.org/users/6345545/items/8WGDRKKC"],"itemData":{"id":274,"type":"article-journal","abstract":"Single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(Andersen &amp; Buneo, 2002; Churchland et al., 2008; Louie et al., 2011; Rorie et al., 2010)</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At motion stimulus onset, inputs to the two </w:t>
      </w:r>
      <w:r w:rsidRPr="0060258A">
        <w:rPr>
          <w:rFonts w:ascii="Times New Roman" w:hAnsi="Times New Roman" w:cs="Times New Roman"/>
          <w:i/>
          <w:color w:val="000000" w:themeColor="text1"/>
        </w:rPr>
        <w:t>R</w:t>
      </w:r>
      <w:r w:rsidRPr="0060258A">
        <w:rPr>
          <w:rFonts w:ascii="Times New Roman" w:hAnsi="Times New Roman" w:cs="Times New Roman"/>
          <w:color w:val="000000" w:themeColor="text1"/>
        </w:rPr>
        <w:t xml:space="preserve"> units are changed according to the task design;</w:t>
      </w:r>
      <w:del w:id="949" w:author="Bo Shen" w:date="2023-02-03T17:30:00Z">
        <w:r w:rsidRPr="0060258A" w:rsidDel="00D01211">
          <w:rPr>
            <w:rFonts w:ascii="Times New Roman" w:hAnsi="Times New Roman" w:cs="Times New Roman"/>
            <w:color w:val="000000" w:themeColor="text1"/>
          </w:rPr>
          <w:delText xml:space="preserve"> because the animals could make their decision at any time in this reaction-time task,</w:delText>
        </w:r>
      </w:del>
      <w:r w:rsidRPr="0060258A">
        <w:rPr>
          <w:rFonts w:ascii="Times New Roman" w:hAnsi="Times New Roman" w:cs="Times New Roman"/>
          <w:color w:val="000000" w:themeColor="text1"/>
        </w:rPr>
        <w:t xml:space="preserve"> disinhibition </w:t>
      </w:r>
      <w:ins w:id="950" w:author="Bo Shen" w:date="2023-02-03T17:30:00Z">
        <w:r>
          <w:rPr>
            <w:rFonts w:ascii="Times New Roman" w:hAnsi="Times New Roman" w:cs="Times New Roman"/>
            <w:color w:val="000000" w:themeColor="text1"/>
          </w:rPr>
          <w:t xml:space="preserve">(i.e., </w:t>
        </w:r>
      </w:ins>
      <m:oMath>
        <m:r>
          <w:ins w:id="951" w:author="Bo Shen" w:date="2023-02-03T17:30:00Z">
            <w:rPr>
              <w:rFonts w:ascii="Cambria Math" w:hAnsi="Cambria Math" w:cs="Times New Roman"/>
              <w:color w:val="000000" w:themeColor="text1"/>
            </w:rPr>
            <m:t>β</m:t>
          </w:ins>
        </m:r>
      </m:oMath>
      <w:ins w:id="952" w:author="Bo Shen" w:date="2023-02-03T17:30:00Z">
        <w:r>
          <w:rPr>
            <w:rFonts w:ascii="Times New Roman" w:hAnsi="Times New Roman" w:cs="Times New Roman"/>
            <w:color w:val="000000" w:themeColor="text1"/>
          </w:rPr>
          <w:t xml:space="preserve"> value) </w:t>
        </w:r>
      </w:ins>
      <w:ins w:id="953" w:author="Microsoft Office User" w:date="2023-03-02T08:49:00Z">
        <w:r>
          <w:rPr>
            <w:rFonts w:ascii="Times New Roman" w:hAnsi="Times New Roman" w:cs="Times New Roman"/>
            <w:color w:val="000000" w:themeColor="text1"/>
          </w:rPr>
          <w:t xml:space="preserve">is </w:t>
        </w:r>
      </w:ins>
      <w:ins w:id="954" w:author="Bo Shen" w:date="2023-02-03T17:30:00Z">
        <w:r>
          <w:rPr>
            <w:rFonts w:ascii="Times New Roman" w:hAnsi="Times New Roman" w:cs="Times New Roman"/>
            <w:color w:val="000000" w:themeColor="text1"/>
          </w:rPr>
          <w:t xml:space="preserve">switched </w:t>
        </w:r>
      </w:ins>
      <w:del w:id="955" w:author="Bo Shen" w:date="2023-02-03T17:30:00Z">
        <w:r w:rsidRPr="0060258A" w:rsidDel="00D01211">
          <w:rPr>
            <w:rFonts w:ascii="Times New Roman" w:hAnsi="Times New Roman" w:cs="Times New Roman"/>
            <w:color w:val="000000" w:themeColor="text1"/>
          </w:rPr>
          <w:delText xml:space="preserve">is assumed </w:delText>
        </w:r>
      </w:del>
      <w:ins w:id="956" w:author="Bo Shen" w:date="2023-02-03T17:30:00Z">
        <w:r>
          <w:rPr>
            <w:rFonts w:ascii="Times New Roman" w:hAnsi="Times New Roman" w:cs="Times New Roman"/>
            <w:color w:val="000000" w:themeColor="text1"/>
          </w:rPr>
          <w:t>on at the</w:t>
        </w:r>
      </w:ins>
      <w:ins w:id="957" w:author="Bo Shen" w:date="2023-02-03T17:31:00Z">
        <w:r>
          <w:rPr>
            <w:rFonts w:ascii="Times New Roman" w:hAnsi="Times New Roman" w:cs="Times New Roman"/>
            <w:color w:val="000000" w:themeColor="text1"/>
          </w:rPr>
          <w:t xml:space="preserve"> go signal,</w:t>
        </w:r>
      </w:ins>
      <w:ins w:id="958" w:author="Bo Shen" w:date="2023-02-03T17:30:00Z">
        <w:r w:rsidRPr="0060258A">
          <w:rPr>
            <w:rFonts w:ascii="Times New Roman" w:hAnsi="Times New Roman" w:cs="Times New Roman"/>
            <w:color w:val="000000" w:themeColor="text1"/>
          </w:rPr>
          <w:t xml:space="preserve"> </w:t>
        </w:r>
      </w:ins>
      <w:del w:id="959" w:author="Bo Shen" w:date="2023-02-03T17:31:00Z">
        <w:r w:rsidRPr="0060258A" w:rsidDel="00D01211">
          <w:rPr>
            <w:rFonts w:ascii="Times New Roman" w:hAnsi="Times New Roman" w:cs="Times New Roman"/>
            <w:color w:val="000000" w:themeColor="text1"/>
          </w:rPr>
          <w:delText>to increase when</w:delText>
        </w:r>
      </w:del>
      <w:ins w:id="960" w:author="Bo Shen" w:date="2023-02-03T17:31:00Z">
        <w:r>
          <w:rPr>
            <w:rFonts w:ascii="Times New Roman" w:hAnsi="Times New Roman" w:cs="Times New Roman"/>
            <w:color w:val="000000" w:themeColor="text1"/>
          </w:rPr>
          <w:t>simultaneously with</w:t>
        </w:r>
      </w:ins>
      <w:r w:rsidRPr="0060258A">
        <w:rPr>
          <w:rFonts w:ascii="Times New Roman" w:hAnsi="Times New Roman" w:cs="Times New Roman"/>
          <w:color w:val="000000" w:themeColor="text1"/>
        </w:rPr>
        <w:t xml:space="preserve"> motion inputs</w:t>
      </w:r>
      <w:del w:id="961" w:author="Bo Shen" w:date="2023-02-03T17:31:00Z">
        <w:r w:rsidRPr="0060258A" w:rsidDel="00D01211">
          <w:rPr>
            <w:rFonts w:ascii="Times New Roman" w:hAnsi="Times New Roman" w:cs="Times New Roman"/>
            <w:color w:val="000000" w:themeColor="text1"/>
          </w:rPr>
          <w:delText xml:space="preserve"> begin</w:delText>
        </w:r>
      </w:del>
      <w:r w:rsidRPr="0060258A">
        <w:rPr>
          <w:rFonts w:ascii="Times New Roman" w:hAnsi="Times New Roman" w:cs="Times New Roman"/>
          <w:color w:val="000000" w:themeColor="text1"/>
        </w:rPr>
        <w:t>.</w:t>
      </w:r>
    </w:p>
    <w:p w14:paraId="00D273FA" w14:textId="77777777" w:rsidR="003F037C" w:rsidRPr="0060258A" w:rsidRDefault="003F037C" w:rsidP="000345EA">
      <w:pPr>
        <w:spacing w:line="480" w:lineRule="auto"/>
        <w:jc w:val="both"/>
        <w:rPr>
          <w:rFonts w:ascii="Times New Roman" w:hAnsi="Times New Roman" w:cs="Times New Roman"/>
          <w:color w:val="000000" w:themeColor="text1"/>
        </w:rPr>
      </w:pPr>
    </w:p>
    <w:p w14:paraId="24B7E3D0" w14:textId="77777777" w:rsidR="003F037C" w:rsidRPr="0060258A" w:rsidRDefault="003F037C" w:rsidP="000345EA">
      <w:pPr>
        <w:spacing w:line="480" w:lineRule="auto"/>
        <w:jc w:val="both"/>
        <w:rPr>
          <w:rFonts w:ascii="Times New Roman" w:hAnsi="Times New Roman" w:cs="Times New Roman"/>
          <w:color w:val="000000" w:themeColor="text1"/>
        </w:rPr>
      </w:pPr>
      <w:r w:rsidRPr="0060258A">
        <w:rPr>
          <w:rFonts w:ascii="Times New Roman" w:hAnsi="Times New Roman" w:cs="Times New Roman"/>
          <w:color w:val="000000" w:themeColor="text1"/>
        </w:rPr>
        <w:t xml:space="preserve">We find that the LDDM replicates neural and behavioral aspects of WTA competition. In </w:t>
      </w:r>
      <w:r w:rsidRPr="0060258A">
        <w:rPr>
          <w:rFonts w:ascii="Times New Roman" w:hAnsi="Times New Roman" w:cs="Times New Roman"/>
          <w:b/>
          <w:color w:val="000000" w:themeColor="text1"/>
        </w:rPr>
        <w:t>Fig. 5A</w:t>
      </w:r>
      <w:r w:rsidRPr="0060258A">
        <w:rPr>
          <w:rFonts w:ascii="Times New Roman" w:hAnsi="Times New Roman" w:cs="Times New Roman"/>
          <w:color w:val="000000" w:themeColor="text1"/>
        </w:rPr>
        <w:t>, we show example model activity for five input strengths corresponding to different motion coherence levels. Consistent with electrophysiological recordings in posterior parietal cortex</w:t>
      </w:r>
      <w:ins w:id="962" w:author="Bo Shen" w:date="2023-01-23T18:20: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{"citationID":"hBqmsVft","properties":{"formattedCitation":"(Churchland et al., 2008; Roitman &amp; Shadlen, 2002; Shadlen &amp; Newsome, 2001)","plainCitation":"(Churchland et al., 2008; Roitman &amp; Shadlen, 2002; Shadlen &amp; Newsome, 2001)","noteIndex":0},"citationItems":[{"id":372,"uris":["http://zotero.org/users/6345545/items/CUJ2PP3B"],"itemData":{"id":372,"type":"article-journal","container-title":"Nature Neuroscience","DOI":"10.1038/nn.2123","ISSN":"1097-6256, 1546-1726","issue":"6","journalAbbreviation":"Nat Neurosci","language":"en","page":"693-702","source":"DOI.org (Crossref)","title":"Decision-making with multiple alternatives","volume":"11","author":[{"family":"Churchland","given":"Anne K"},{"family":"Kiani","given":"Roozbeh"},{"family":"Shadlen","given":"Michael N."}],"issued":{"date-parts":[["2008",6]]}}},{"id":375,"uris":["http://zotero.org/users/6345545/items/AA8WYIGZ"],"itemData":{"id":375,"type":"article-journal","container-title":"The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N."}],"issued":{"date-parts":[["2002",11,1]]}}},{"id":377,"uris":["http://zotero.org/users/6345545/items/QVQZ8DUX"],"itemData":{"id":377,"type":"article-journal","abstract":"We recorded the activity of single neurons in the posterior parietal cortex (area LIP) of two rhesus monkeys while they discriminated the direction of motion in random-dot visual stimuli. The visual task was similar to a motion discrimination task that has been used in previous investigations of motion-sensitive regions of the extrastriate cortex. The monkeys were trained to decide whether the direction of motion was toward one of two choice targets that appeared on either side of the random-dot stimulus. At the end of the trial, the monkeys reported their direction judgment by making an eye movement to the appropriate target. We studied neurons in LIP that exhibited spatially selective persistent activity during delayed saccadic eye movement tasks. These neurons are thought to carry high-level signals appropriate for identifying salient visual targets and for guiding saccadic eye movements. We arranged the motion discrimination task so that one of the choice targets was in the LIP neuron's response field (RF) while the other target was positioned well away from the RF. During motion viewing, neurons in LIP altered their firing rate in a manner that predicted the saccadic eye movement that the monkey would make at the end of the trial. The activity thus predicted the monkey's judgment of motion direction. This predictive activity began early in the motion-viewing period and became increasingly reliable as the monkey viewed the random-dot motion. The neural activity predicted the monkey's direction judgment on both easy and difficult trials (strong and weak motion), whether or not the judgment was correct. In addition, the timing and magnitude of the response was affected by the strength of the motion signal in the stimulus. When the direction of motion was toward the RF, stronger motion led to larger neural responses earlier in the motion-viewing period. When motion was away from the RF, stronger motion led to greater suppression of ongoing activity. Thus the activity of single neurons in area LIP reflects both the direction of an impending gaze shift and the quality of the sensory information that instructs such a response. The time course of the neural response suggests that LIP accumulates sensory signals relevant to the selection of a target for an eye movement.","container-title":"Journal of Neurophysiology","DOI":"10.1152/jn.2001.86.4.1916","ISSN":"0022-3077, 1522-1598","issue":"4","journalAbbreviation":"Journal of Neurophysiology","language":"en","page":"1916-1936","source":"DOI.org (Crossref)","title":"Neural Basis of a Perceptual Decision in the Parietal Cortex (Area LIP) of the Rhesus Monkey","volume":"86","author":[{"family":"Shadlen","given":"Michael N."},{"family":"Newsome","given":"William T."}],"issued":{"date-parts":[["2001",10,1]]}}}],"schema":"https://github.com/citation-style-language/schema/raw/master/csl-citation.json"}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(Churchland et al., 2008; Roitman &amp; Shadlen, 2002; Shadlen &amp; Newsome, 2001)</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model </w:t>
      </w:r>
      <w:r w:rsidRPr="0060258A">
        <w:rPr>
          <w:rFonts w:ascii="Times New Roman" w:hAnsi="Times New Roman" w:cs="Times New Roman"/>
          <w:i/>
          <w:color w:val="000000" w:themeColor="text1"/>
        </w:rPr>
        <w:t>R</w:t>
      </w:r>
      <w:r w:rsidRPr="0060258A">
        <w:rPr>
          <w:rFonts w:ascii="Times New Roman" w:hAnsi="Times New Roman" w:cs="Times New Roman"/>
          <w:color w:val="000000" w:themeColor="text1"/>
        </w:rPr>
        <w:t xml:space="preserve"> unit activities bifurcate based on the input strengths, with the unit receiving stronger input ramping-up to an (arbitrary) decision threshold while the activity of the opponent unit is suppressed. The speed of bifurcation depends on the contrast between the inputs, a variable equivalent to motion coherence in the experimental literature</w:t>
      </w:r>
      <w:ins w:id="963" w:author="Bo Shen" w:date="2023-02-03T16:53: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{"citationID":"pr5ipyGw","properties":{"formattedCitation":"(Roitman &amp; Shadlen, 2002; Shadlen &amp; Newsome, 2001)","plainCitation":"(Roitman &amp; Shadlen, 2002; Shadlen &amp; Newsome, 2001)","noteIndex":0},"citationItems":[{"id":375,"uris":["http://zotero.org/users/6345545/items/AA8WYIGZ"],"itemData":{"id":375,"type":"article-journal","container-title":"The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N."}],"issued":{"date-parts":[["2002",11,1]]}}},{"id":377,"uris":["http://zotero.org/users/6345545/items/QVQZ8DUX"],"itemData":{"id":377,"type":"article-journal","abstract":"We recorded the activity of single neurons in the posterior parietal cortex (area LIP) of two rhesus monkeys while they discriminated the direction of motion in random-dot visual stimuli. The visual task was similar to a motion discrimination task that has been used in previous investigations of motion-sensitive regions of the extrastriate cortex. The monkeys were trained to decide whether the direction of motion was toward one of two choice targets that appeared on either side of the random-dot stimulus. At the end of the trial, the monkeys reported their direction judgment by making an eye movement to the appropriate target. We studied neurons in LIP that exhibited spatially selective persistent activity during delayed saccadic eye movement tasks. These neurons are thought to carry high-level signals appropriate for identifying salient visual targets and for guiding saccadic eye movements. We arranged the motion discrimination task so that one of the choice targets was in the LIP neuron's response field (RF) while the other target was positioned well away from the RF. During motion viewing, neurons in LIP altered their firing rate in a manner that predicted the saccadic eye movement that the monkey would make at the end of the trial. The activity thus predicted the monkey's judgment of motion direction. This predictive activity began early in the motion-viewing period and became increasingly reliable as the monkey viewed the random-dot motion. The neural activity predicted the monkey's direction judgment on both easy and difficult trials (strong and weak motion), whether or not the judgment was correct. In addition, the timing and magnitude of the response was affected by the strength of the motion signal in the stimulus. When the direction of motion was toward the RF, stronger motion led to larger neural responses earlier in the motion-viewing period. When motion was away from the RF, stronger motion led to greater suppression of ongoing activity. Thus the activity of single neurons in area LIP reflects both the direction of an impending gaze shift and the quality of the sensory information that instructs such a response. The time course of the neural response suggests that LIP accumulates sensory signals relevant to the selection of a target for an eye movement.","container-title":"Journal of Neurophysiology","DOI":"10.1152/jn.2001.86.4.1916","ISSN":"0022-3077, 1522-1598","issue":"4","journalAbbreviation":"Journal of Neurophysiology","language":"en","page":"1916-1936","source":"DOI.org (Crossref)","title":"Neural Basis of a Perceptual Decision in the Parietal Cortex (Area LIP) of the Rhesus Monkey","volume":"86","author":[{"family":"Shadlen","given":"Michael N."},{"family":"Newsome","given":"William T."}],"issued":{"date-parts":[["2001",10,1]]}}}],"schema":"https://github.com/citation-style-language/schema/raw/master/csl-citation.json"}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(Roitman &amp; Shadlen, 2002; Shadlen &amp; Newsome, 2001)</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w:t>
      </w:r>
      <w:ins w:id="964" w:author="Bo Shen" w:date="2023-02-03T17:21:00Z">
        <w:del w:id="965" w:author="Microsoft Office User" w:date="2023-03-03T09:41:00Z">
          <w:r w:rsidRPr="0060258A" w:rsidDel="004F71C9">
            <w:rPr>
              <w:rFonts w:ascii="Times New Roman" w:hAnsi="Times New Roman" w:cs="Times New Roman"/>
              <w:color w:val="000000" w:themeColor="text1"/>
            </w:rPr>
            <w:delText>When we simulated the LDDM with noise (additive Ornstein-Uhlenbeck noise; see Methods for details), the model reproduces the characteristic psychometric and chronometric functions that relate choice accuracy and reaction time (RT) to</w:delText>
          </w:r>
        </w:del>
      </w:ins>
      <w:ins w:id="966" w:author="Bo Shen" w:date="2023-02-03T17:22:00Z">
        <w:del w:id="967" w:author="Microsoft Office User" w:date="2023-03-03T09:41:00Z">
          <w:r w:rsidDel="004F71C9">
            <w:rPr>
              <w:rFonts w:ascii="Times New Roman" w:hAnsi="Times New Roman" w:cs="Times New Roman"/>
              <w:color w:val="000000" w:themeColor="text1"/>
            </w:rPr>
            <w:delText xml:space="preserve"> </w:delText>
          </w:r>
        </w:del>
      </w:ins>
      <w:ins w:id="968" w:author="Bo Shen" w:date="2023-02-03T17:21:00Z">
        <w:del w:id="969" w:author="Microsoft Office User" w:date="2023-03-03T09:41:00Z">
          <w:r w:rsidRPr="0060258A" w:rsidDel="004F71C9">
            <w:rPr>
              <w:rFonts w:ascii="Times New Roman" w:hAnsi="Times New Roman" w:cs="Times New Roman"/>
              <w:color w:val="000000" w:themeColor="text1"/>
            </w:rPr>
            <w:delText>choice difficulty</w:delText>
          </w:r>
        </w:del>
      </w:ins>
      <w:ins w:id="970" w:author="Bo Shen" w:date="2023-02-13T11:54:00Z">
        <w:del w:id="971" w:author="Microsoft Office User" w:date="2023-03-03T09:41:00Z">
          <w:r w:rsidDel="004F71C9">
            <w:rPr>
              <w:rFonts w:ascii="Times New Roman" w:hAnsi="Times New Roman" w:cs="Times New Roman"/>
              <w:color w:val="000000" w:themeColor="text1"/>
            </w:rPr>
            <w:delText xml:space="preserve"> (see below)</w:delText>
          </w:r>
        </w:del>
      </w:ins>
      <w:ins w:id="972" w:author="Bo Shen" w:date="2023-02-03T17:21:00Z">
        <w:del w:id="973" w:author="Microsoft Office User" w:date="2023-03-03T09:41:00Z">
          <w:r w:rsidDel="004F71C9">
            <w:rPr>
              <w:rFonts w:ascii="Times New Roman" w:hAnsi="Times New Roman" w:cs="Times New Roman"/>
              <w:color w:val="000000" w:themeColor="text1"/>
            </w:rPr>
            <w:delText xml:space="preserve">. </w:delText>
          </w:r>
        </w:del>
      </w:ins>
      <w:ins w:id="974" w:author="Microsoft Office User" w:date="2023-03-02T09:03:00Z">
        <w:r>
          <w:rPr>
            <w:rFonts w:ascii="Times New Roman" w:hAnsi="Times New Roman" w:cs="Times New Roman"/>
            <w:color w:val="000000" w:themeColor="text1"/>
          </w:rPr>
          <w:t>Furthermore, t</w:t>
        </w:r>
      </w:ins>
      <w:ins w:id="975" w:author="Bo Shen" w:date="2023-02-03T17:22:00Z">
        <w:del w:id="976" w:author="Microsoft Office User" w:date="2023-03-02T09:03:00Z">
          <w:r w:rsidDel="0067239E">
            <w:rPr>
              <w:rFonts w:ascii="Times New Roman" w:hAnsi="Times New Roman" w:cs="Times New Roman"/>
              <w:color w:val="000000" w:themeColor="text1"/>
            </w:rPr>
            <w:delText>T</w:delText>
          </w:r>
        </w:del>
        <w:r>
          <w:rPr>
            <w:rFonts w:ascii="Times New Roman" w:hAnsi="Times New Roman" w:cs="Times New Roman"/>
            <w:color w:val="000000" w:themeColor="text1"/>
          </w:rPr>
          <w:t xml:space="preserve">he LDDM predicts the </w:t>
        </w:r>
      </w:ins>
      <w:ins w:id="977" w:author="Bo Shen" w:date="2023-02-03T17:20:00Z">
        <w:r>
          <w:rPr>
            <w:rFonts w:ascii="Times New Roman" w:hAnsi="Times New Roman" w:cs="Times New Roman"/>
            <w:color w:val="000000" w:themeColor="text1"/>
          </w:rPr>
          <w:t xml:space="preserve">dynamics of the </w:t>
        </w:r>
      </w:ins>
      <w:ins w:id="978" w:author="Bo Shen" w:date="2023-02-03T17:22:00Z">
        <w:r>
          <w:rPr>
            <w:rFonts w:ascii="Times New Roman" w:hAnsi="Times New Roman" w:cs="Times New Roman"/>
            <w:color w:val="000000" w:themeColor="text1"/>
          </w:rPr>
          <w:t>two types of</w:t>
        </w:r>
      </w:ins>
      <w:ins w:id="979" w:author="Bo Shen" w:date="2023-02-03T17:20:00Z">
        <w:r>
          <w:rPr>
            <w:rFonts w:ascii="Times New Roman" w:hAnsi="Times New Roman" w:cs="Times New Roman"/>
            <w:color w:val="000000" w:themeColor="text1"/>
          </w:rPr>
          <w:t xml:space="preserve"> interneurons </w:t>
        </w:r>
        <w:r w:rsidRPr="002B13C4">
          <w:rPr>
            <w:rFonts w:ascii="Times New Roman" w:hAnsi="Times New Roman" w:cs="Times New Roman"/>
            <w:i/>
            <w:iCs/>
            <w:color w:val="000000" w:themeColor="text1"/>
            <w:rPrChange w:id="980" w:author="Bo Shen" w:date="2023-02-03T17:22:00Z">
              <w:rPr>
                <w:rFonts w:ascii="Times New Roman" w:hAnsi="Times New Roman" w:cs="Times New Roman"/>
                <w:color w:val="000000" w:themeColor="text1"/>
              </w:rPr>
            </w:rPrChange>
          </w:rPr>
          <w:t>G</w:t>
        </w:r>
        <w:r>
          <w:rPr>
            <w:rFonts w:ascii="Times New Roman" w:hAnsi="Times New Roman" w:cs="Times New Roman"/>
            <w:color w:val="000000" w:themeColor="text1"/>
          </w:rPr>
          <w:t xml:space="preserve"> and </w:t>
        </w:r>
        <w:r w:rsidRPr="002B13C4">
          <w:rPr>
            <w:rFonts w:ascii="Times New Roman" w:hAnsi="Times New Roman" w:cs="Times New Roman"/>
            <w:i/>
            <w:iCs/>
            <w:color w:val="000000" w:themeColor="text1"/>
            <w:rPrChange w:id="981" w:author="Bo Shen" w:date="2023-02-03T17:22:00Z">
              <w:rPr>
                <w:rFonts w:ascii="Times New Roman" w:hAnsi="Times New Roman" w:cs="Times New Roman"/>
                <w:color w:val="000000" w:themeColor="text1"/>
              </w:rPr>
            </w:rPrChange>
          </w:rPr>
          <w:t>D</w:t>
        </w:r>
        <w:r>
          <w:rPr>
            <w:rFonts w:ascii="Times New Roman" w:hAnsi="Times New Roman" w:cs="Times New Roman"/>
            <w:color w:val="000000" w:themeColor="text1"/>
          </w:rPr>
          <w:t xml:space="preserve"> </w:t>
        </w:r>
      </w:ins>
      <w:ins w:id="982" w:author="Microsoft Office User" w:date="2023-03-02T09:03:00Z">
        <w:r>
          <w:rPr>
            <w:rFonts w:ascii="Times New Roman" w:hAnsi="Times New Roman" w:cs="Times New Roman"/>
            <w:color w:val="000000" w:themeColor="text1"/>
          </w:rPr>
          <w:t>governing</w:t>
        </w:r>
      </w:ins>
      <w:ins w:id="983" w:author="Bo Shen" w:date="2023-02-03T17:23:00Z">
        <w:del w:id="984" w:author="Microsoft Office User" w:date="2023-03-02T09:03:00Z">
          <w:r w:rsidDel="0067239E">
            <w:rPr>
              <w:rFonts w:ascii="Times New Roman" w:hAnsi="Times New Roman" w:cs="Times New Roman"/>
              <w:color w:val="000000" w:themeColor="text1"/>
            </w:rPr>
            <w:delText>underlying the computation</w:delText>
          </w:r>
        </w:del>
        <w:r>
          <w:rPr>
            <w:rFonts w:ascii="Times New Roman" w:hAnsi="Times New Roman" w:cs="Times New Roman"/>
            <w:color w:val="000000" w:themeColor="text1"/>
          </w:rPr>
          <w:t xml:space="preserve"> </w:t>
        </w:r>
        <w:del w:id="985" w:author="Microsoft Office User" w:date="2023-03-02T09:03:00Z">
          <w:r w:rsidDel="0067239E">
            <w:rPr>
              <w:rFonts w:ascii="Times New Roman" w:hAnsi="Times New Roman" w:cs="Times New Roman"/>
              <w:color w:val="000000" w:themeColor="text1"/>
            </w:rPr>
            <w:delText xml:space="preserve">of the </w:delText>
          </w:r>
        </w:del>
        <w:r>
          <w:rPr>
            <w:rFonts w:ascii="Times New Roman" w:hAnsi="Times New Roman" w:cs="Times New Roman"/>
            <w:color w:val="000000" w:themeColor="text1"/>
          </w:rPr>
          <w:t>excitatory neuron</w:t>
        </w:r>
      </w:ins>
      <w:ins w:id="986" w:author="Microsoft Office User" w:date="2023-03-02T09:03:00Z">
        <w:r>
          <w:rPr>
            <w:rFonts w:ascii="Times New Roman" w:hAnsi="Times New Roman" w:cs="Times New Roman"/>
            <w:color w:val="000000" w:themeColor="text1"/>
          </w:rPr>
          <w:t xml:space="preserve"> computation</w:t>
        </w:r>
      </w:ins>
      <w:ins w:id="987" w:author="Bo Shen" w:date="2023-02-03T17:23:00Z">
        <w:del w:id="988" w:author="Microsoft Office User" w:date="2023-03-02T09:03:00Z">
          <w:r w:rsidDel="0067239E">
            <w:rPr>
              <w:rFonts w:ascii="Times New Roman" w:hAnsi="Times New Roman" w:cs="Times New Roman"/>
              <w:color w:val="000000" w:themeColor="text1"/>
            </w:rPr>
            <w:delText>s</w:delText>
          </w:r>
        </w:del>
        <w:r>
          <w:rPr>
            <w:rFonts w:ascii="Times New Roman" w:hAnsi="Times New Roman" w:cs="Times New Roman"/>
            <w:color w:val="000000" w:themeColor="text1"/>
          </w:rPr>
          <w:t xml:space="preserve"> </w:t>
        </w:r>
      </w:ins>
      <w:del w:id="989" w:author="Bo Shen" w:date="2023-02-03T17:21:00Z">
        <w:r w:rsidRPr="0060258A" w:rsidDel="00BF0639">
          <w:rPr>
            <w:rFonts w:ascii="Times New Roman" w:hAnsi="Times New Roman" w:cs="Times New Roman"/>
            <w:color w:val="000000" w:themeColor="text1"/>
          </w:rPr>
          <w:delText xml:space="preserve">When we simulated the LDDM with noise (additive Ornstein-Uhlenbeck noise; see Methods for details), the model reproduces the characteristic psychometric and chronometric functions that relate choice accuracy and reaction time (RT) to choice difficulty </w:delText>
        </w:r>
      </w:del>
      <w:r w:rsidRPr="0060258A">
        <w:rPr>
          <w:rFonts w:ascii="Times New Roman" w:hAnsi="Times New Roman" w:cs="Times New Roman"/>
          <w:color w:val="000000" w:themeColor="text1"/>
        </w:rPr>
        <w:t>(</w:t>
      </w:r>
      <w:r w:rsidRPr="0060258A">
        <w:rPr>
          <w:rFonts w:ascii="Times New Roman" w:hAnsi="Times New Roman" w:cs="Times New Roman"/>
          <w:b/>
          <w:color w:val="000000" w:themeColor="text1"/>
        </w:rPr>
        <w:t>Fig. 5B</w:t>
      </w:r>
      <w:r w:rsidRPr="0060258A">
        <w:rPr>
          <w:rFonts w:ascii="Times New Roman" w:hAnsi="Times New Roman" w:cs="Times New Roman"/>
          <w:color w:val="000000" w:themeColor="text1"/>
        </w:rPr>
        <w:t xml:space="preserve">). </w:t>
      </w:r>
      <w:ins w:id="990" w:author="Microsoft Office User" w:date="2023-03-02T09:06:00Z">
        <w:r>
          <w:rPr>
            <w:rFonts w:ascii="Times New Roman" w:hAnsi="Times New Roman" w:cs="Times New Roman"/>
            <w:color w:val="000000" w:themeColor="text1"/>
          </w:rPr>
          <w:t>Prior to the go signal, t</w:t>
        </w:r>
      </w:ins>
      <w:ins w:id="991" w:author="Bo Shen" w:date="2023-02-03T17:25:00Z">
        <w:del w:id="992" w:author="Microsoft Office User" w:date="2023-03-02T09:06:00Z">
          <w:r w:rsidDel="0067239E">
            <w:rPr>
              <w:rFonts w:ascii="Times New Roman" w:hAnsi="Times New Roman" w:cs="Times New Roman"/>
              <w:color w:val="000000" w:themeColor="text1"/>
            </w:rPr>
            <w:delText>T</w:delText>
          </w:r>
        </w:del>
        <w:r>
          <w:rPr>
            <w:rFonts w:ascii="Times New Roman" w:hAnsi="Times New Roman" w:cs="Times New Roman"/>
            <w:color w:val="000000" w:themeColor="text1"/>
          </w:rPr>
          <w:t xml:space="preserve">he two </w:t>
        </w:r>
      </w:ins>
      <w:ins w:id="993" w:author="Bo Shen" w:date="2023-02-03T17:23:00Z">
        <w:r w:rsidRPr="002B13C4">
          <w:rPr>
            <w:rFonts w:ascii="Times New Roman" w:hAnsi="Times New Roman" w:cs="Times New Roman"/>
            <w:i/>
            <w:iCs/>
            <w:color w:val="000000" w:themeColor="text1"/>
            <w:rPrChange w:id="994" w:author="Bo Shen" w:date="2023-02-03T17:24:00Z">
              <w:rPr>
                <w:rFonts w:ascii="Times New Roman" w:hAnsi="Times New Roman" w:cs="Times New Roman"/>
                <w:color w:val="000000" w:themeColor="text1"/>
              </w:rPr>
            </w:rPrChange>
          </w:rPr>
          <w:t>G</w:t>
        </w:r>
        <w:r>
          <w:rPr>
            <w:rFonts w:ascii="Times New Roman" w:hAnsi="Times New Roman" w:cs="Times New Roman"/>
            <w:color w:val="000000" w:themeColor="text1"/>
          </w:rPr>
          <w:t xml:space="preserve"> </w:t>
        </w:r>
      </w:ins>
      <w:ins w:id="995" w:author="Bo Shen" w:date="2023-02-03T17:25:00Z">
        <w:r>
          <w:rPr>
            <w:rFonts w:ascii="Times New Roman" w:hAnsi="Times New Roman" w:cs="Times New Roman"/>
            <w:color w:val="000000" w:themeColor="text1"/>
          </w:rPr>
          <w:t>units share the same activity</w:t>
        </w:r>
      </w:ins>
      <w:ins w:id="996" w:author="Microsoft Office User" w:date="2023-03-02T09:07:00Z">
        <w:r>
          <w:rPr>
            <w:rFonts w:ascii="Times New Roman" w:hAnsi="Times New Roman" w:cs="Times New Roman"/>
            <w:color w:val="000000" w:themeColor="text1"/>
          </w:rPr>
          <w:t>,</w:t>
        </w:r>
      </w:ins>
      <w:ins w:id="997" w:author="Bo Shen" w:date="2023-02-03T17:25:00Z">
        <w:r>
          <w:rPr>
            <w:rFonts w:ascii="Times New Roman" w:hAnsi="Times New Roman" w:cs="Times New Roman"/>
            <w:color w:val="000000" w:themeColor="text1"/>
          </w:rPr>
          <w:t xml:space="preserve"> </w:t>
        </w:r>
        <w:del w:id="998" w:author="Microsoft Office User" w:date="2023-03-02T09:06:00Z">
          <w:r w:rsidDel="0067239E">
            <w:rPr>
              <w:rFonts w:ascii="Times New Roman" w:hAnsi="Times New Roman" w:cs="Times New Roman"/>
              <w:color w:val="000000" w:themeColor="text1"/>
            </w:rPr>
            <w:delText xml:space="preserve">before </w:delText>
          </w:r>
        </w:del>
      </w:ins>
      <w:ins w:id="999" w:author="Bo Shen" w:date="2023-02-03T17:26:00Z">
        <w:del w:id="1000" w:author="Microsoft Office User" w:date="2023-03-02T09:06:00Z">
          <w:r w:rsidDel="0067239E">
            <w:rPr>
              <w:rFonts w:ascii="Times New Roman" w:hAnsi="Times New Roman" w:cs="Times New Roman"/>
              <w:color w:val="000000" w:themeColor="text1"/>
            </w:rPr>
            <w:delText xml:space="preserve">the </w:delText>
          </w:r>
        </w:del>
      </w:ins>
      <w:ins w:id="1001" w:author="Bo Shen" w:date="2023-02-03T17:32:00Z">
        <w:del w:id="1002" w:author="Microsoft Office User" w:date="2023-03-02T09:06:00Z">
          <w:r w:rsidDel="0067239E">
            <w:rPr>
              <w:rFonts w:ascii="Times New Roman" w:hAnsi="Times New Roman" w:cs="Times New Roman"/>
              <w:color w:val="000000" w:themeColor="text1"/>
            </w:rPr>
            <w:delText xml:space="preserve">go signal </w:delText>
          </w:r>
        </w:del>
        <w:r>
          <w:rPr>
            <w:rFonts w:ascii="Times New Roman" w:hAnsi="Times New Roman" w:cs="Times New Roman"/>
            <w:color w:val="000000" w:themeColor="text1"/>
          </w:rPr>
          <w:t xml:space="preserve">but </w:t>
        </w:r>
        <w:del w:id="1003" w:author="Microsoft Office User" w:date="2023-03-02T09:06:00Z">
          <w:r w:rsidDel="0067239E">
            <w:rPr>
              <w:rFonts w:ascii="Times New Roman" w:hAnsi="Times New Roman" w:cs="Times New Roman"/>
              <w:color w:val="000000" w:themeColor="text1"/>
            </w:rPr>
            <w:delText xml:space="preserve">bifurcate </w:delText>
          </w:r>
        </w:del>
        <w:r>
          <w:rPr>
            <w:rFonts w:ascii="Times New Roman" w:hAnsi="Times New Roman" w:cs="Times New Roman"/>
            <w:color w:val="000000" w:themeColor="text1"/>
          </w:rPr>
          <w:t>after</w:t>
        </w:r>
      </w:ins>
      <w:ins w:id="1004" w:author="Microsoft Office User" w:date="2023-03-02T09:06:00Z">
        <w:r>
          <w:rPr>
            <w:rFonts w:ascii="Times New Roman" w:hAnsi="Times New Roman" w:cs="Times New Roman"/>
            <w:color w:val="000000" w:themeColor="text1"/>
          </w:rPr>
          <w:t xml:space="preserve"> t</w:t>
        </w:r>
      </w:ins>
      <w:ins w:id="1005" w:author="Bo Shen" w:date="2023-02-03T17:32:00Z">
        <w:del w:id="1006" w:author="Microsoft Office User" w:date="2023-03-02T09:06:00Z">
          <w:r w:rsidDel="0067239E">
            <w:rPr>
              <w:rFonts w:ascii="Times New Roman" w:hAnsi="Times New Roman" w:cs="Times New Roman"/>
              <w:color w:val="000000" w:themeColor="text1"/>
            </w:rPr>
            <w:delText xml:space="preserve"> t</w:delText>
          </w:r>
        </w:del>
        <w:r>
          <w:rPr>
            <w:rFonts w:ascii="Times New Roman" w:hAnsi="Times New Roman" w:cs="Times New Roman"/>
            <w:color w:val="000000" w:themeColor="text1"/>
          </w:rPr>
          <w:t xml:space="preserve">he </w:t>
        </w:r>
        <w:proofErr w:type="gramStart"/>
        <w:r>
          <w:rPr>
            <w:rFonts w:ascii="Times New Roman" w:hAnsi="Times New Roman" w:cs="Times New Roman"/>
            <w:color w:val="000000" w:themeColor="text1"/>
          </w:rPr>
          <w:t>go</w:t>
        </w:r>
        <w:proofErr w:type="gramEnd"/>
        <w:r>
          <w:rPr>
            <w:rFonts w:ascii="Times New Roman" w:hAnsi="Times New Roman" w:cs="Times New Roman"/>
            <w:color w:val="000000" w:themeColor="text1"/>
          </w:rPr>
          <w:t xml:space="preserve"> signal</w:t>
        </w:r>
      </w:ins>
      <w:ins w:id="1007" w:author="Microsoft Office User" w:date="2023-03-02T09:07:00Z">
        <w:r>
          <w:rPr>
            <w:rFonts w:ascii="Times New Roman" w:hAnsi="Times New Roman" w:cs="Times New Roman"/>
            <w:color w:val="000000" w:themeColor="text1"/>
          </w:rPr>
          <w:t>,</w:t>
        </w:r>
      </w:ins>
      <w:ins w:id="1008" w:author="Bo Shen" w:date="2023-02-03T17:32:00Z">
        <w:r>
          <w:rPr>
            <w:rFonts w:ascii="Times New Roman" w:hAnsi="Times New Roman" w:cs="Times New Roman"/>
            <w:color w:val="000000" w:themeColor="text1"/>
          </w:rPr>
          <w:t xml:space="preserve"> </w:t>
        </w:r>
      </w:ins>
      <w:ins w:id="1009" w:author="Microsoft Office User" w:date="2023-03-02T09:06:00Z">
        <w:r>
          <w:rPr>
            <w:rFonts w:ascii="Times New Roman" w:hAnsi="Times New Roman" w:cs="Times New Roman"/>
            <w:color w:val="000000" w:themeColor="text1"/>
          </w:rPr>
          <w:t xml:space="preserve">the </w:t>
        </w:r>
      </w:ins>
      <w:ins w:id="1010" w:author="Microsoft Office User" w:date="2023-03-02T09:07:00Z">
        <w:r>
          <w:rPr>
            <w:rFonts w:ascii="Times New Roman" w:hAnsi="Times New Roman" w:cs="Times New Roman"/>
            <w:color w:val="000000" w:themeColor="text1"/>
          </w:rPr>
          <w:t xml:space="preserve">activity levels bifurcate </w:t>
        </w:r>
      </w:ins>
      <w:ins w:id="1011" w:author="Bo Shen" w:date="2023-02-03T17:32:00Z">
        <w:r>
          <w:rPr>
            <w:rFonts w:ascii="Times New Roman" w:hAnsi="Times New Roman" w:cs="Times New Roman"/>
            <w:color w:val="000000" w:themeColor="text1"/>
          </w:rPr>
          <w:t>because of disinhibition.</w:t>
        </w:r>
      </w:ins>
      <w:ins w:id="1012" w:author="Bo Shen" w:date="2023-02-03T17:25:00Z">
        <w:r>
          <w:rPr>
            <w:rFonts w:ascii="Times New Roman" w:hAnsi="Times New Roman" w:cs="Times New Roman"/>
            <w:color w:val="000000" w:themeColor="text1"/>
          </w:rPr>
          <w:t xml:space="preserve"> </w:t>
        </w:r>
      </w:ins>
      <w:ins w:id="1013" w:author="Microsoft Office User" w:date="2023-03-02T09:08:00Z">
        <w:r>
          <w:rPr>
            <w:rFonts w:ascii="Times New Roman" w:hAnsi="Times New Roman" w:cs="Times New Roman"/>
            <w:color w:val="000000" w:themeColor="text1"/>
          </w:rPr>
          <w:t>In contrast to</w:t>
        </w:r>
      </w:ins>
      <w:ins w:id="1014" w:author="Bo Shen" w:date="2023-02-03T17:32:00Z">
        <w:del w:id="1015" w:author="Microsoft Office User" w:date="2023-03-02T09:08:00Z">
          <w:r w:rsidDel="00931742">
            <w:rPr>
              <w:rFonts w:ascii="Times New Roman" w:hAnsi="Times New Roman" w:cs="Times New Roman"/>
              <w:color w:val="000000" w:themeColor="text1"/>
            </w:rPr>
            <w:delText>Diffe</w:delText>
          </w:r>
        </w:del>
        <w:del w:id="1016" w:author="Microsoft Office User" w:date="2023-03-02T09:07:00Z">
          <w:r w:rsidDel="00931742">
            <w:rPr>
              <w:rFonts w:ascii="Times New Roman" w:hAnsi="Times New Roman" w:cs="Times New Roman"/>
              <w:color w:val="000000" w:themeColor="text1"/>
            </w:rPr>
            <w:delText>rent from</w:delText>
          </w:r>
        </w:del>
        <w:r>
          <w:rPr>
            <w:rFonts w:ascii="Times New Roman" w:hAnsi="Times New Roman" w:cs="Times New Roman"/>
            <w:color w:val="000000" w:themeColor="text1"/>
          </w:rPr>
          <w:t xml:space="preserve"> </w:t>
        </w:r>
        <w:r w:rsidRPr="00A5318E">
          <w:rPr>
            <w:rFonts w:ascii="Times New Roman" w:hAnsi="Times New Roman" w:cs="Times New Roman"/>
            <w:i/>
            <w:iCs/>
            <w:color w:val="000000" w:themeColor="text1"/>
            <w:rPrChange w:id="1017" w:author="Bo Shen" w:date="2023-02-03T17:32:00Z">
              <w:rPr>
                <w:rFonts w:ascii="Times New Roman" w:hAnsi="Times New Roman" w:cs="Times New Roman"/>
                <w:color w:val="000000" w:themeColor="text1"/>
              </w:rPr>
            </w:rPrChange>
          </w:rPr>
          <w:t>R</w:t>
        </w:r>
        <w:r>
          <w:rPr>
            <w:rFonts w:ascii="Times New Roman" w:hAnsi="Times New Roman" w:cs="Times New Roman"/>
            <w:color w:val="000000" w:themeColor="text1"/>
          </w:rPr>
          <w:t xml:space="preserve"> units, the </w:t>
        </w:r>
        <w:r w:rsidRPr="00A5318E">
          <w:rPr>
            <w:rFonts w:ascii="Times New Roman" w:hAnsi="Times New Roman" w:cs="Times New Roman"/>
            <w:i/>
            <w:iCs/>
            <w:color w:val="000000" w:themeColor="text1"/>
            <w:rPrChange w:id="1018" w:author="Bo Shen" w:date="2023-02-03T17:32:00Z">
              <w:rPr>
                <w:rFonts w:ascii="Times New Roman" w:hAnsi="Times New Roman" w:cs="Times New Roman"/>
                <w:color w:val="000000" w:themeColor="text1"/>
              </w:rPr>
            </w:rPrChange>
          </w:rPr>
          <w:t>G</w:t>
        </w:r>
        <w:r>
          <w:rPr>
            <w:rFonts w:ascii="Times New Roman" w:hAnsi="Times New Roman" w:cs="Times New Roman"/>
            <w:color w:val="000000" w:themeColor="text1"/>
          </w:rPr>
          <w:t xml:space="preserve"> unit </w:t>
        </w:r>
      </w:ins>
      <w:ins w:id="1019" w:author="Bo Shen" w:date="2023-02-03T17:34:00Z">
        <w:r>
          <w:rPr>
            <w:rFonts w:ascii="Times New Roman" w:hAnsi="Times New Roman" w:cs="Times New Roman"/>
            <w:color w:val="000000" w:themeColor="text1"/>
          </w:rPr>
          <w:t>in the sub-circuit receivi</w:t>
        </w:r>
      </w:ins>
      <w:ins w:id="1020" w:author="Bo Shen" w:date="2023-02-03T17:35:00Z">
        <w:r>
          <w:rPr>
            <w:rFonts w:ascii="Times New Roman" w:hAnsi="Times New Roman" w:cs="Times New Roman"/>
            <w:color w:val="000000" w:themeColor="text1"/>
          </w:rPr>
          <w:t xml:space="preserve">ng </w:t>
        </w:r>
      </w:ins>
      <w:ins w:id="1021" w:author="Bo Shen" w:date="2023-02-03T17:32:00Z">
        <w:r>
          <w:rPr>
            <w:rFonts w:ascii="Times New Roman" w:hAnsi="Times New Roman" w:cs="Times New Roman"/>
            <w:color w:val="000000" w:themeColor="text1"/>
          </w:rPr>
          <w:t>stron</w:t>
        </w:r>
      </w:ins>
      <w:ins w:id="1022" w:author="Bo Shen" w:date="2023-02-03T17:33:00Z">
        <w:r>
          <w:rPr>
            <w:rFonts w:ascii="Times New Roman" w:hAnsi="Times New Roman" w:cs="Times New Roman"/>
            <w:color w:val="000000" w:themeColor="text1"/>
          </w:rPr>
          <w:t>ger input show</w:t>
        </w:r>
      </w:ins>
      <w:ins w:id="1023" w:author="Microsoft Office User" w:date="2023-03-02T09:08:00Z">
        <w:r>
          <w:rPr>
            <w:rFonts w:ascii="Times New Roman" w:hAnsi="Times New Roman" w:cs="Times New Roman"/>
            <w:color w:val="000000" w:themeColor="text1"/>
          </w:rPr>
          <w:t>s</w:t>
        </w:r>
      </w:ins>
      <w:ins w:id="1024" w:author="Bo Shen" w:date="2023-02-03T17:33:00Z">
        <w:r>
          <w:rPr>
            <w:rFonts w:ascii="Times New Roman" w:hAnsi="Times New Roman" w:cs="Times New Roman"/>
            <w:color w:val="000000" w:themeColor="text1"/>
          </w:rPr>
          <w:t xml:space="preserve"> lower activit</w:t>
        </w:r>
      </w:ins>
      <w:ins w:id="1025" w:author="Bo Shen" w:date="2023-02-03T17:35:00Z">
        <w:r>
          <w:rPr>
            <w:rFonts w:ascii="Times New Roman" w:hAnsi="Times New Roman" w:cs="Times New Roman"/>
            <w:color w:val="000000" w:themeColor="text1"/>
          </w:rPr>
          <w:t>y</w:t>
        </w:r>
      </w:ins>
      <w:ins w:id="1026" w:author="Bo Shen" w:date="2023-02-03T17:33:00Z">
        <w:r>
          <w:rPr>
            <w:rFonts w:ascii="Times New Roman" w:hAnsi="Times New Roman" w:cs="Times New Roman"/>
            <w:color w:val="000000" w:themeColor="text1"/>
          </w:rPr>
          <w:t xml:space="preserve">, </w:t>
        </w:r>
      </w:ins>
      <w:ins w:id="1027" w:author="Bo Shen" w:date="2023-02-03T17:35:00Z">
        <w:r>
          <w:rPr>
            <w:rFonts w:ascii="Times New Roman" w:hAnsi="Times New Roman" w:cs="Times New Roman"/>
            <w:color w:val="000000" w:themeColor="text1"/>
          </w:rPr>
          <w:t xml:space="preserve">indicating a stronger disinhibition </w:t>
        </w:r>
      </w:ins>
      <w:ins w:id="1028" w:author="Microsoft Office User" w:date="2023-03-02T09:08:00Z">
        <w:r>
          <w:rPr>
            <w:rFonts w:ascii="Times New Roman" w:hAnsi="Times New Roman" w:cs="Times New Roman"/>
            <w:color w:val="000000" w:themeColor="text1"/>
          </w:rPr>
          <w:t>of</w:t>
        </w:r>
      </w:ins>
      <w:ins w:id="1029" w:author="Bo Shen" w:date="2023-02-03T17:35:00Z">
        <w:del w:id="1030" w:author="Microsoft Office User" w:date="2023-03-02T09:08:00Z">
          <w:r w:rsidDel="00931742">
            <w:rPr>
              <w:rFonts w:ascii="Times New Roman" w:hAnsi="Times New Roman" w:cs="Times New Roman"/>
              <w:color w:val="000000" w:themeColor="text1"/>
            </w:rPr>
            <w:delText xml:space="preserve">from </w:delText>
          </w:r>
          <w:r w:rsidRPr="00705541" w:rsidDel="00931742">
            <w:rPr>
              <w:rFonts w:ascii="Times New Roman" w:hAnsi="Times New Roman" w:cs="Times New Roman"/>
              <w:i/>
              <w:iCs/>
              <w:color w:val="000000" w:themeColor="text1"/>
              <w:rPrChange w:id="1031" w:author="Bo Shen" w:date="2023-02-03T17:35:00Z">
                <w:rPr>
                  <w:rFonts w:ascii="Times New Roman" w:hAnsi="Times New Roman" w:cs="Times New Roman"/>
                  <w:color w:val="000000" w:themeColor="text1"/>
                </w:rPr>
              </w:rPrChange>
            </w:rPr>
            <w:delText>D</w:delText>
          </w:r>
          <w:r w:rsidDel="00931742">
            <w:rPr>
              <w:rFonts w:ascii="Times New Roman" w:hAnsi="Times New Roman" w:cs="Times New Roman"/>
              <w:color w:val="000000" w:themeColor="text1"/>
            </w:rPr>
            <w:delText xml:space="preserve"> </w:delText>
          </w:r>
        </w:del>
      </w:ins>
      <w:ins w:id="1032" w:author="Bo Shen" w:date="2023-02-03T17:37:00Z">
        <w:del w:id="1033" w:author="Microsoft Office User" w:date="2023-03-02T09:08:00Z">
          <w:r w:rsidDel="00931742">
            <w:rPr>
              <w:rFonts w:ascii="Times New Roman" w:hAnsi="Times New Roman" w:cs="Times New Roman"/>
              <w:color w:val="000000" w:themeColor="text1"/>
            </w:rPr>
            <w:delText>to</w:delText>
          </w:r>
        </w:del>
      </w:ins>
      <w:ins w:id="1034" w:author="Bo Shen" w:date="2023-02-03T17:34:00Z">
        <w:del w:id="1035" w:author="Microsoft Office User" w:date="2023-03-02T09:08:00Z">
          <w:r w:rsidDel="00931742">
            <w:rPr>
              <w:rFonts w:ascii="Times New Roman" w:hAnsi="Times New Roman" w:cs="Times New Roman"/>
              <w:color w:val="000000" w:themeColor="text1"/>
            </w:rPr>
            <w:delText xml:space="preserve"> releas</w:delText>
          </w:r>
        </w:del>
      </w:ins>
      <w:ins w:id="1036" w:author="Bo Shen" w:date="2023-02-03T17:37:00Z">
        <w:del w:id="1037" w:author="Microsoft Office User" w:date="2023-03-02T09:08:00Z">
          <w:r w:rsidDel="00931742">
            <w:rPr>
              <w:rFonts w:ascii="Times New Roman" w:hAnsi="Times New Roman" w:cs="Times New Roman"/>
              <w:color w:val="000000" w:themeColor="text1"/>
            </w:rPr>
            <w:delText>e</w:delText>
          </w:r>
        </w:del>
      </w:ins>
      <w:ins w:id="1038" w:author="Bo Shen" w:date="2023-02-03T17:36:00Z">
        <w:del w:id="1039" w:author="Microsoft Office User" w:date="2023-03-02T09:08:00Z">
          <w:r w:rsidDel="00931742">
            <w:rPr>
              <w:rFonts w:ascii="Times New Roman" w:hAnsi="Times New Roman" w:cs="Times New Roman"/>
              <w:color w:val="000000" w:themeColor="text1"/>
            </w:rPr>
            <w:delText xml:space="preserve"> the gain control on</w:delText>
          </w:r>
        </w:del>
      </w:ins>
      <w:ins w:id="1040" w:author="Bo Shen" w:date="2023-02-03T17:33:00Z">
        <w:r>
          <w:rPr>
            <w:rFonts w:ascii="Times New Roman" w:hAnsi="Times New Roman" w:cs="Times New Roman"/>
            <w:color w:val="000000" w:themeColor="text1"/>
          </w:rPr>
          <w:t xml:space="preserve"> </w:t>
        </w:r>
      </w:ins>
      <w:ins w:id="1041" w:author="Bo Shen" w:date="2023-02-03T17:34:00Z">
        <w:r>
          <w:rPr>
            <w:rFonts w:ascii="Times New Roman" w:hAnsi="Times New Roman" w:cs="Times New Roman"/>
            <w:color w:val="000000" w:themeColor="text1"/>
          </w:rPr>
          <w:t>the</w:t>
        </w:r>
      </w:ins>
      <w:ins w:id="1042" w:author="Microsoft Office User" w:date="2023-03-02T09:08:00Z">
        <w:r>
          <w:rPr>
            <w:rFonts w:ascii="Times New Roman" w:hAnsi="Times New Roman" w:cs="Times New Roman"/>
            <w:color w:val="000000" w:themeColor="text1"/>
          </w:rPr>
          <w:t xml:space="preserve"> ass</w:t>
        </w:r>
      </w:ins>
      <w:ins w:id="1043" w:author="Microsoft Office User" w:date="2023-03-02T09:09:00Z">
        <w:r>
          <w:rPr>
            <w:rFonts w:ascii="Times New Roman" w:hAnsi="Times New Roman" w:cs="Times New Roman"/>
            <w:color w:val="000000" w:themeColor="text1"/>
          </w:rPr>
          <w:t>ociated</w:t>
        </w:r>
      </w:ins>
      <w:ins w:id="1044" w:author="Bo Shen" w:date="2023-02-03T17:34:00Z">
        <w:r>
          <w:rPr>
            <w:rFonts w:ascii="Times New Roman" w:hAnsi="Times New Roman" w:cs="Times New Roman"/>
            <w:color w:val="000000" w:themeColor="text1"/>
          </w:rPr>
          <w:t xml:space="preserve"> </w:t>
        </w:r>
        <w:r w:rsidRPr="00705541">
          <w:rPr>
            <w:rFonts w:ascii="Times New Roman" w:hAnsi="Times New Roman" w:cs="Times New Roman"/>
            <w:i/>
            <w:iCs/>
            <w:color w:val="000000" w:themeColor="text1"/>
            <w:rPrChange w:id="1045" w:author="Bo Shen" w:date="2023-02-03T17:34:00Z">
              <w:rPr>
                <w:rFonts w:ascii="Times New Roman" w:hAnsi="Times New Roman" w:cs="Times New Roman"/>
                <w:color w:val="000000" w:themeColor="text1"/>
              </w:rPr>
            </w:rPrChange>
          </w:rPr>
          <w:t>R</w:t>
        </w:r>
        <w:r>
          <w:rPr>
            <w:rFonts w:ascii="Times New Roman" w:hAnsi="Times New Roman" w:cs="Times New Roman"/>
            <w:color w:val="000000" w:themeColor="text1"/>
          </w:rPr>
          <w:t xml:space="preserve"> unit.</w:t>
        </w:r>
      </w:ins>
      <w:ins w:id="1046" w:author="Microsoft Office User" w:date="2023-03-03T09:42:00Z">
        <w:r>
          <w:rPr>
            <w:rFonts w:ascii="Times New Roman" w:hAnsi="Times New Roman" w:cs="Times New Roman"/>
            <w:color w:val="000000" w:themeColor="text1"/>
          </w:rPr>
          <w:t xml:space="preserve"> Thus, the LDDM exhibits mutual competition that generates WTA selection</w:t>
        </w:r>
      </w:ins>
      <w:ins w:id="1047" w:author="Microsoft Office User" w:date="2023-03-03T09:43:00Z">
        <w:r>
          <w:rPr>
            <w:rFonts w:ascii="Times New Roman" w:hAnsi="Times New Roman" w:cs="Times New Roman"/>
            <w:color w:val="000000" w:themeColor="text1"/>
          </w:rPr>
          <w:t xml:space="preserve"> in excitatory neurons, as in </w:t>
        </w:r>
      </w:ins>
      <w:ins w:id="1048" w:author="Microsoft Office User" w:date="2023-03-03T09:44:00Z">
        <w:r>
          <w:rPr>
            <w:rFonts w:ascii="Times New Roman" w:hAnsi="Times New Roman" w:cs="Times New Roman"/>
            <w:color w:val="000000" w:themeColor="text1"/>
          </w:rPr>
          <w:t>the existing RNM; this competition is mediated by a novel disinhibit</w:t>
        </w:r>
      </w:ins>
      <w:ins w:id="1049" w:author="Microsoft Office User" w:date="2023-03-03T09:45:00Z">
        <w:r>
          <w:rPr>
            <w:rFonts w:ascii="Times New Roman" w:hAnsi="Times New Roman" w:cs="Times New Roman"/>
            <w:color w:val="000000" w:themeColor="text1"/>
          </w:rPr>
          <w:t xml:space="preserve">ory control through </w:t>
        </w:r>
      </w:ins>
      <w:ins w:id="1050" w:author="Microsoft Office User" w:date="2023-03-03T09:46:00Z">
        <w:r>
          <w:rPr>
            <w:rFonts w:ascii="Times New Roman" w:hAnsi="Times New Roman" w:cs="Times New Roman"/>
            <w:color w:val="000000" w:themeColor="text1"/>
          </w:rPr>
          <w:t>different interneuron subtypes.</w:t>
        </w:r>
      </w:ins>
      <w:del w:id="1051" w:author="Bo Shen" w:date="2023-02-03T17:23:00Z">
        <w:r w:rsidRPr="0060258A" w:rsidDel="002B13C4">
          <w:rPr>
            <w:rFonts w:ascii="Times New Roman" w:hAnsi="Times New Roman" w:cs="Times New Roman"/>
            <w:color w:val="000000" w:themeColor="text1"/>
          </w:rPr>
          <w:delText>Thus, the LDDM exhibits mutual competition that generates WTA selection, and reproduces empirical decision behavior previously described by RNM models (</w:delText>
        </w:r>
        <w:r w:rsidRPr="0060258A" w:rsidDel="002B13C4">
          <w:rPr>
            <w:rFonts w:ascii="Times New Roman" w:hAnsi="Times New Roman" w:cs="Times New Roman"/>
            <w:b/>
            <w:color w:val="000000" w:themeColor="text1"/>
          </w:rPr>
          <w:delText>Fig. 5A</w:delText>
        </w:r>
        <w:r w:rsidRPr="0060258A" w:rsidDel="002B13C4">
          <w:rPr>
            <w:rFonts w:ascii="Times New Roman" w:hAnsi="Times New Roman" w:cs="Times New Roman"/>
            <w:color w:val="000000" w:themeColor="text1"/>
          </w:rPr>
          <w:delText xml:space="preserve">, inset). </w:delText>
        </w:r>
      </w:del>
    </w:p>
    <w:p w14:paraId="3DAB5990" w14:textId="77777777" w:rsidR="003F037C" w:rsidRPr="0060258A" w:rsidRDefault="003F037C" w:rsidP="00886C3F">
      <w:pPr>
        <w:spacing w:line="480" w:lineRule="auto"/>
        <w:jc w:val="both"/>
        <w:rPr>
          <w:rFonts w:ascii="Times New Roman" w:hAnsi="Times New Roman" w:cs="Times New Roman"/>
          <w:color w:val="000000" w:themeColor="text1"/>
        </w:rPr>
      </w:pPr>
    </w:p>
    <w:p w14:paraId="7197B4BA" w14:textId="77777777" w:rsidR="003F037C" w:rsidRPr="0060258A" w:rsidRDefault="003F037C" w:rsidP="00100AD2">
      <w:pPr>
        <w:spacing w:line="480" w:lineRule="auto"/>
        <w:jc w:val="both"/>
        <w:rPr>
          <w:rFonts w:ascii="Times New Roman" w:hAnsi="Times New Roman" w:cs="Times New Roman"/>
          <w:color w:val="000000" w:themeColor="text1"/>
        </w:rPr>
      </w:pPr>
      <w:r w:rsidRPr="0060258A">
        <w:rPr>
          <w:rFonts w:ascii="Times New Roman" w:hAnsi="Times New Roman" w:cs="Times New Roman"/>
          <w:color w:val="000000" w:themeColor="text1"/>
        </w:rPr>
        <w:t xml:space="preserve">What features of the LDDM are essential to generate WTA competition? </w:t>
      </w:r>
      <w:ins w:id="1052" w:author="Bo Shen" w:date="2023-02-13T11:48:00Z">
        <w:r>
          <w:rPr>
            <w:rFonts w:ascii="Times New Roman" w:hAnsi="Times New Roman" w:cs="Times New Roman"/>
            <w:color w:val="000000" w:themeColor="text1"/>
          </w:rPr>
          <w:t xml:space="preserve">We </w:t>
        </w:r>
      </w:ins>
      <w:ins w:id="1053" w:author="Microsoft Office User" w:date="2023-03-02T09:11:00Z">
        <w:r>
          <w:rPr>
            <w:rFonts w:ascii="Times New Roman" w:hAnsi="Times New Roman" w:cs="Times New Roman"/>
            <w:color w:val="000000" w:themeColor="text1"/>
          </w:rPr>
          <w:t>examined</w:t>
        </w:r>
      </w:ins>
      <w:ins w:id="1054" w:author="Bo Shen" w:date="2023-02-13T11:48:00Z">
        <w:del w:id="1055" w:author="Microsoft Office User" w:date="2023-03-02T09:11:00Z">
          <w:r w:rsidDel="00931742">
            <w:rPr>
              <w:rFonts w:ascii="Times New Roman" w:hAnsi="Times New Roman" w:cs="Times New Roman"/>
              <w:color w:val="000000" w:themeColor="text1"/>
            </w:rPr>
            <w:delText>stud</w:delText>
          </w:r>
        </w:del>
      </w:ins>
      <w:ins w:id="1056" w:author="Bo Shen" w:date="2023-02-13T11:49:00Z">
        <w:del w:id="1057" w:author="Microsoft Office User" w:date="2023-03-02T09:11:00Z">
          <w:r w:rsidDel="00931742">
            <w:rPr>
              <w:rFonts w:ascii="Times New Roman" w:hAnsi="Times New Roman" w:cs="Times New Roman"/>
              <w:color w:val="000000" w:themeColor="text1"/>
            </w:rPr>
            <w:delText>y</w:delText>
          </w:r>
        </w:del>
      </w:ins>
      <w:ins w:id="1058" w:author="Bo Shen" w:date="2023-02-13T11:48:00Z">
        <w:r>
          <w:rPr>
            <w:rFonts w:ascii="Times New Roman" w:hAnsi="Times New Roman" w:cs="Times New Roman"/>
            <w:color w:val="000000" w:themeColor="text1"/>
          </w:rPr>
          <w:t xml:space="preserve"> the </w:t>
        </w:r>
      </w:ins>
      <w:ins w:id="1059" w:author="Microsoft Office User" w:date="2023-03-02T09:11:00Z">
        <w:r>
          <w:rPr>
            <w:rFonts w:ascii="Times New Roman" w:hAnsi="Times New Roman" w:cs="Times New Roman"/>
            <w:color w:val="000000" w:themeColor="text1"/>
          </w:rPr>
          <w:t xml:space="preserve">dynamical </w:t>
        </w:r>
      </w:ins>
      <w:ins w:id="1060" w:author="Bo Shen" w:date="2023-02-13T11:48:00Z">
        <w:r>
          <w:rPr>
            <w:rFonts w:ascii="Times New Roman" w:hAnsi="Times New Roman" w:cs="Times New Roman"/>
            <w:color w:val="000000" w:themeColor="text1"/>
          </w:rPr>
          <w:t>propert</w:t>
        </w:r>
      </w:ins>
      <w:ins w:id="1061" w:author="Microsoft Office User" w:date="2023-03-02T09:11:00Z">
        <w:r>
          <w:rPr>
            <w:rFonts w:ascii="Times New Roman" w:hAnsi="Times New Roman" w:cs="Times New Roman"/>
            <w:color w:val="000000" w:themeColor="text1"/>
          </w:rPr>
          <w:t>ies</w:t>
        </w:r>
      </w:ins>
      <w:ins w:id="1062" w:author="Bo Shen" w:date="2023-02-13T11:48:00Z">
        <w:del w:id="1063" w:author="Microsoft Office User" w:date="2023-03-02T09:11:00Z">
          <w:r w:rsidDel="00931742">
            <w:rPr>
              <w:rFonts w:ascii="Times New Roman" w:hAnsi="Times New Roman" w:cs="Times New Roman"/>
              <w:color w:val="000000" w:themeColor="text1"/>
            </w:rPr>
            <w:delText>y</w:delText>
          </w:r>
        </w:del>
        <w:r>
          <w:rPr>
            <w:rFonts w:ascii="Times New Roman" w:hAnsi="Times New Roman" w:cs="Times New Roman"/>
            <w:color w:val="000000" w:themeColor="text1"/>
          </w:rPr>
          <w:t xml:space="preserve"> of the system under disinhibition </w:t>
        </w:r>
      </w:ins>
      <w:ins w:id="1064" w:author="Bo Shen" w:date="2023-02-13T11:49:00Z">
        <w:r>
          <w:rPr>
            <w:rFonts w:ascii="Times New Roman" w:hAnsi="Times New Roman" w:cs="Times New Roman"/>
            <w:color w:val="000000" w:themeColor="text1"/>
          </w:rPr>
          <w:t xml:space="preserve">by conducting </w:t>
        </w:r>
      </w:ins>
      <w:del w:id="1065" w:author="Bo Shen" w:date="2023-02-13T11:49:00Z">
        <w:r w:rsidRPr="0060258A" w:rsidDel="004C2E98">
          <w:rPr>
            <w:rFonts w:ascii="Times New Roman" w:hAnsi="Times New Roman" w:cs="Times New Roman"/>
            <w:color w:val="000000" w:themeColor="text1"/>
          </w:rPr>
          <w:delText xml:space="preserve">As shown in the </w:delText>
        </w:r>
      </w:del>
      <w:r w:rsidRPr="0060258A">
        <w:rPr>
          <w:rFonts w:ascii="Times New Roman" w:hAnsi="Times New Roman" w:cs="Times New Roman"/>
          <w:color w:val="000000" w:themeColor="text1"/>
        </w:rPr>
        <w:t>phase</w:t>
      </w:r>
      <w:ins w:id="1066" w:author="Bo Shen" w:date="2023-02-13T11:44:00Z">
        <w:r>
          <w:rPr>
            <w:rFonts w:ascii="Times New Roman" w:hAnsi="Times New Roman" w:cs="Times New Roman"/>
            <w:color w:val="000000" w:themeColor="text1"/>
          </w:rPr>
          <w:t xml:space="preserve"> </w:t>
        </w:r>
      </w:ins>
      <w:del w:id="1067" w:author="Bo Shen" w:date="2023-02-13T11:44:00Z">
        <w:r w:rsidRPr="0060258A" w:rsidDel="001456FC">
          <w:rPr>
            <w:rFonts w:ascii="Times New Roman" w:hAnsi="Times New Roman" w:cs="Times New Roman"/>
            <w:color w:val="000000" w:themeColor="text1"/>
          </w:rPr>
          <w:delText>-</w:delText>
        </w:r>
      </w:del>
      <w:r w:rsidRPr="0060258A">
        <w:rPr>
          <w:rFonts w:ascii="Times New Roman" w:hAnsi="Times New Roman" w:cs="Times New Roman"/>
          <w:color w:val="000000" w:themeColor="text1"/>
        </w:rPr>
        <w:t>plane analys</w:t>
      </w:r>
      <w:ins w:id="1068" w:author="Microsoft Office User" w:date="2023-03-03T09:58:00Z">
        <w:r>
          <w:rPr>
            <w:rFonts w:ascii="Times New Roman" w:hAnsi="Times New Roman" w:cs="Times New Roman"/>
            <w:color w:val="000000" w:themeColor="text1"/>
          </w:rPr>
          <w:t>e</w:t>
        </w:r>
      </w:ins>
      <w:del w:id="1069" w:author="Microsoft Office User" w:date="2023-03-03T09:58:00Z">
        <w:r w:rsidRPr="0060258A" w:rsidDel="006959EF">
          <w:rPr>
            <w:rFonts w:ascii="Times New Roman" w:hAnsi="Times New Roman" w:cs="Times New Roman"/>
            <w:color w:val="000000" w:themeColor="text1"/>
          </w:rPr>
          <w:delText>i</w:delText>
        </w:r>
      </w:del>
      <w:r w:rsidRPr="0060258A">
        <w:rPr>
          <w:rFonts w:ascii="Times New Roman" w:hAnsi="Times New Roman" w:cs="Times New Roman"/>
          <w:color w:val="000000" w:themeColor="text1"/>
        </w:rPr>
        <w:t>s</w:t>
      </w:r>
      <w:ins w:id="1070" w:author="Bo Shen" w:date="2023-02-13T11:49:00Z">
        <w:r>
          <w:rPr>
            <w:rFonts w:ascii="Times New Roman" w:hAnsi="Times New Roman" w:cs="Times New Roman"/>
            <w:color w:val="000000" w:themeColor="text1"/>
          </w:rPr>
          <w:t>.</w:t>
        </w:r>
        <w:r w:rsidRPr="004C2E98">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t xml:space="preserve">As </w:t>
        </w:r>
        <w:r w:rsidRPr="0060258A">
          <w:rPr>
            <w:rFonts w:ascii="Times New Roman" w:hAnsi="Times New Roman" w:cs="Times New Roman"/>
            <w:color w:val="000000" w:themeColor="text1"/>
          </w:rPr>
          <w:lastRenderedPageBreak/>
          <w:t xml:space="preserve">shown in </w:t>
        </w:r>
      </w:ins>
      <w:del w:id="1071" w:author="Bo Shen" w:date="2023-02-13T11:50:00Z">
        <w:r w:rsidRPr="0060258A" w:rsidDel="004C2E98">
          <w:rPr>
            <w:rFonts w:ascii="Times New Roman" w:hAnsi="Times New Roman" w:cs="Times New Roman"/>
            <w:color w:val="000000" w:themeColor="text1"/>
          </w:rPr>
          <w:delText xml:space="preserve"> (</w:delText>
        </w:r>
      </w:del>
      <w:r w:rsidRPr="0060258A">
        <w:rPr>
          <w:rFonts w:ascii="Times New Roman" w:hAnsi="Times New Roman" w:cs="Times New Roman"/>
          <w:b/>
          <w:color w:val="000000" w:themeColor="text1"/>
        </w:rPr>
        <w:t>Fig. 5C</w:t>
      </w:r>
      <w:del w:id="1072" w:author="Bo Shen" w:date="2023-02-13T11:50:00Z">
        <w:r w:rsidRPr="0060258A" w:rsidDel="004C2E98">
          <w:rPr>
            <w:rFonts w:ascii="Times New Roman" w:hAnsi="Times New Roman" w:cs="Times New Roman"/>
            <w:color w:val="000000" w:themeColor="text1"/>
          </w:rPr>
          <w:delText>)</w:delText>
        </w:r>
      </w:del>
      <w:r w:rsidRPr="0060258A">
        <w:rPr>
          <w:rFonts w:ascii="Times New Roman" w:hAnsi="Times New Roman" w:cs="Times New Roman"/>
          <w:color w:val="000000" w:themeColor="text1"/>
        </w:rPr>
        <w:t>, the network in the choice regime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β</m:t>
            </m:r>
          </m:e>
          <m:sub>
            <m:r>
              <w:rPr>
                <w:rFonts w:ascii="Cambria Math" w:hAnsi="Cambria Math" w:cs="Times New Roman"/>
                <w:color w:val="000000" w:themeColor="text1"/>
              </w:rPr>
              <m:t>on</m:t>
            </m:r>
          </m:sub>
        </m:sSub>
        <m:r>
          <w:rPr>
            <w:rFonts w:ascii="Cambria Math" w:hAnsi="Cambria Math" w:cs="Times New Roman"/>
            <w:color w:val="000000" w:themeColor="text1"/>
          </w:rPr>
          <m:t>=.9</m:t>
        </m:r>
      </m:oMath>
      <w:r w:rsidRPr="0060258A">
        <w:rPr>
          <w:rFonts w:ascii="Times New Roman" w:hAnsi="Times New Roman" w:cs="Times New Roman"/>
          <w:color w:val="000000" w:themeColor="text1"/>
        </w:rPr>
        <w:t xml:space="preserve"> in this example) shows a different configuration of nullcline intersections than the network in the value representation regime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β</m:t>
            </m:r>
          </m:e>
          <m:sub>
            <m:r>
              <w:rPr>
                <w:rFonts w:ascii="Cambria Math" w:hAnsi="Cambria Math" w:cs="Times New Roman"/>
                <w:color w:val="000000" w:themeColor="text1"/>
              </w:rPr>
              <m:t>off</m:t>
            </m:r>
          </m:sub>
        </m:sSub>
        <m:r>
          <w:rPr>
            <w:rFonts w:ascii="Cambria Math" w:hAnsi="Cambria Math" w:cs="Times New Roman"/>
            <w:color w:val="000000" w:themeColor="text1"/>
          </w:rPr>
          <m:t>=0</m:t>
        </m:r>
      </m:oMath>
      <w:r w:rsidRPr="0060258A">
        <w:rPr>
          <w:rFonts w:ascii="Times New Roman" w:hAnsi="Times New Roman" w:cs="Times New Roman"/>
          <w:color w:val="000000" w:themeColor="text1"/>
        </w:rPr>
        <w:t xml:space="preserve">; </w:t>
      </w:r>
      <w:r w:rsidRPr="0060258A">
        <w:rPr>
          <w:rFonts w:ascii="Times New Roman" w:hAnsi="Times New Roman" w:cs="Times New Roman"/>
          <w:b/>
          <w:color w:val="000000" w:themeColor="text1"/>
        </w:rPr>
        <w:t>Fig. 3</w:t>
      </w:r>
      <w:del w:id="1073" w:author="Bo Shen" w:date="2023-02-13T11:50:00Z">
        <w:r w:rsidRPr="0060258A" w:rsidDel="004C2E98">
          <w:rPr>
            <w:rFonts w:ascii="Times New Roman" w:hAnsi="Times New Roman" w:cs="Times New Roman"/>
            <w:b/>
            <w:color w:val="000000" w:themeColor="text1"/>
          </w:rPr>
          <w:delText>B</w:delText>
        </w:r>
      </w:del>
      <w:ins w:id="1074" w:author="Bo Shen" w:date="2023-02-13T11:50:00Z">
        <w:r>
          <w:rPr>
            <w:rFonts w:ascii="Times New Roman" w:hAnsi="Times New Roman" w:cs="Times New Roman"/>
            <w:b/>
            <w:color w:val="000000" w:themeColor="text1"/>
          </w:rPr>
          <w:t>D</w:t>
        </w:r>
      </w:ins>
      <w:r w:rsidRPr="0060258A">
        <w:rPr>
          <w:rFonts w:ascii="Times New Roman" w:hAnsi="Times New Roman" w:cs="Times New Roman"/>
          <w:color w:val="000000" w:themeColor="text1"/>
        </w:rPr>
        <w:t xml:space="preserve">). Given equal inputs, the nullclines of </w:t>
      </w:r>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bscript"/>
        </w:rPr>
        <w:t>1</w:t>
      </w:r>
      <w:r w:rsidRPr="0060258A">
        <w:rPr>
          <w:rFonts w:ascii="Times New Roman" w:hAnsi="Times New Roman" w:cs="Times New Roman"/>
          <w:color w:val="000000" w:themeColor="text1"/>
        </w:rPr>
        <w:t xml:space="preserve"> and </w:t>
      </w:r>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bscript"/>
        </w:rPr>
        <w:t>2</w:t>
      </w:r>
      <w:r w:rsidRPr="0060258A">
        <w:rPr>
          <w:rFonts w:ascii="Times New Roman" w:hAnsi="Times New Roman" w:cs="Times New Roman"/>
          <w:color w:val="000000" w:themeColor="text1"/>
        </w:rPr>
        <w:t xml:space="preserve"> intersect at three equilibrium points (left panel in </w:t>
      </w:r>
      <w:r w:rsidRPr="0060258A">
        <w:rPr>
          <w:rFonts w:ascii="Times New Roman" w:hAnsi="Times New Roman" w:cs="Times New Roman"/>
          <w:b/>
          <w:color w:val="000000" w:themeColor="text1"/>
        </w:rPr>
        <w:t>Fig. 5C</w:t>
      </w:r>
      <w:r w:rsidRPr="0060258A">
        <w:rPr>
          <w:rFonts w:ascii="Times New Roman" w:hAnsi="Times New Roman" w:cs="Times New Roman"/>
          <w:color w:val="000000" w:themeColor="text1"/>
        </w:rPr>
        <w:t xml:space="preserve">), with the central point unstable and the two peripheral points stable. Thus, given an initial configuration of </w:t>
      </w:r>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bscript"/>
        </w:rPr>
        <w:t>1</w:t>
      </w:r>
      <w:r w:rsidRPr="0060258A">
        <w:rPr>
          <w:rFonts w:ascii="Times New Roman" w:hAnsi="Times New Roman" w:cs="Times New Roman"/>
          <w:color w:val="000000" w:themeColor="text1"/>
        </w:rPr>
        <w:t>-</w:t>
      </w:r>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bscript"/>
        </w:rPr>
        <w:t>2</w:t>
      </w:r>
      <w:r w:rsidRPr="0060258A">
        <w:rPr>
          <w:rFonts w:ascii="Times New Roman" w:hAnsi="Times New Roman" w:cs="Times New Roman"/>
          <w:color w:val="000000" w:themeColor="text1"/>
        </w:rPr>
        <w:t xml:space="preserve"> activities (</w:t>
      </w:r>
      <w:del w:id="1075" w:author="Bo Shen" w:date="2023-02-13T11:51:00Z">
        <w:r w:rsidRPr="0060258A" w:rsidDel="004C2E98">
          <w:rPr>
            <w:rFonts w:ascii="Times New Roman" w:hAnsi="Times New Roman" w:cs="Times New Roman"/>
            <w:color w:val="000000" w:themeColor="text1"/>
          </w:rPr>
          <w:delText xml:space="preserve">in </w:delText>
        </w:r>
      </w:del>
      <w:ins w:id="1076" w:author="Bo Shen" w:date="2023-02-13T11:51:00Z">
        <w:r>
          <w:rPr>
            <w:rFonts w:ascii="Times New Roman" w:hAnsi="Times New Roman" w:cs="Times New Roman"/>
            <w:color w:val="000000" w:themeColor="text1"/>
          </w:rPr>
          <w:t>with</w:t>
        </w:r>
        <w:r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 xml:space="preserve">the presence of noise), the system will converge to the closer peripheral attractor (see example activity traces in blue and red thin lines) and implement WTA competition. Given moderately unequal inputs, the basin of attraction is biased towards the side with higher input, resulting in a higher probability falling into the side with higher input (middle panel in </w:t>
      </w:r>
      <w:r w:rsidRPr="0060258A">
        <w:rPr>
          <w:rFonts w:ascii="Times New Roman" w:hAnsi="Times New Roman" w:cs="Times New Roman"/>
          <w:b/>
          <w:color w:val="000000" w:themeColor="text1"/>
        </w:rPr>
        <w:t>Fig. 5C</w:t>
      </w:r>
      <w:r w:rsidRPr="0060258A">
        <w:rPr>
          <w:rFonts w:ascii="Times New Roman" w:hAnsi="Times New Roman" w:cs="Times New Roman"/>
          <w:color w:val="000000" w:themeColor="text1"/>
        </w:rPr>
        <w:t>). When inputs are extremely unequal, the stable equilibrium in the middle of the basin and the unstable equilibrium point associated with weaker input no longer exist, leaving only the attractor associated with stronger input (</w:t>
      </w:r>
      <w:r w:rsidRPr="0060258A">
        <w:rPr>
          <w:rFonts w:ascii="Times New Roman" w:hAnsi="Times New Roman" w:cs="Times New Roman"/>
          <w:b/>
          <w:color w:val="000000" w:themeColor="text1"/>
        </w:rPr>
        <w:t>Fig. 5C</w:t>
      </w:r>
      <w:r w:rsidRPr="0060258A">
        <w:rPr>
          <w:rFonts w:ascii="Times New Roman" w:hAnsi="Times New Roman" w:cs="Times New Roman"/>
          <w:color w:val="000000" w:themeColor="text1"/>
        </w:rPr>
        <w:t xml:space="preserve">, right). Thus, across varying degrees of input coherences, disinhibition drives the LDDM towards a selection of one of the potential choices. This can be seen in </w:t>
      </w:r>
      <w:r w:rsidRPr="0060258A">
        <w:rPr>
          <w:rFonts w:ascii="Times New Roman" w:hAnsi="Times New Roman" w:cs="Times New Roman"/>
          <w:b/>
          <w:color w:val="000000" w:themeColor="text1"/>
        </w:rPr>
        <w:t>Fig. 5D</w:t>
      </w:r>
      <w:r w:rsidRPr="0060258A">
        <w:rPr>
          <w:rFonts w:ascii="Times New Roman" w:hAnsi="Times New Roman" w:cs="Times New Roman"/>
          <w:color w:val="000000" w:themeColor="text1"/>
        </w:rPr>
        <w:t xml:space="preserve"> by viewing the output ratio (</w:t>
      </w:r>
      <m:oMath>
        <m:f>
          <m:fPr>
            <m:ctrlPr>
              <w:rPr>
                <w:rFonts w:ascii="Cambria Math" w:hAnsi="Cambria Math" w:cs="Times New Roman"/>
                <w:i/>
                <w:color w:val="000000" w:themeColor="text1"/>
              </w:rPr>
            </m:ctrlPr>
          </m:fPr>
          <m:num>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1</m:t>
                </m:r>
              </m:sub>
              <m:sup>
                <m:r>
                  <w:rPr>
                    <w:rFonts w:ascii="Cambria Math" w:hAnsi="Cambria Math" w:cs="Times New Roman"/>
                    <w:color w:val="000000" w:themeColor="text1"/>
                  </w:rPr>
                  <m:t>*</m:t>
                </m:r>
              </m:sup>
            </m:sSubSup>
          </m:num>
          <m:den>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1</m:t>
                </m:r>
              </m:sub>
              <m:sup>
                <m:r>
                  <w:rPr>
                    <w:rFonts w:ascii="Cambria Math" w:hAnsi="Cambria Math" w:cs="Times New Roman"/>
                    <w:color w:val="000000" w:themeColor="text1"/>
                  </w:rPr>
                  <m:t>*</m:t>
                </m:r>
              </m:sup>
            </m:sSubSup>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2</m:t>
                </m:r>
              </m:sub>
              <m:sup>
                <m:r>
                  <w:rPr>
                    <w:rFonts w:ascii="Cambria Math" w:hAnsi="Cambria Math" w:cs="Times New Roman"/>
                    <w:color w:val="000000" w:themeColor="text1"/>
                  </w:rPr>
                  <m:t>*</m:t>
                </m:r>
              </m:sup>
            </m:sSubSup>
          </m:den>
        </m:f>
      </m:oMath>
      <w:r w:rsidRPr="0060258A">
        <w:rPr>
          <w:rFonts w:ascii="Times New Roman" w:hAnsi="Times New Roman" w:cs="Times New Roman"/>
          <w:color w:val="000000" w:themeColor="text1"/>
        </w:rPr>
        <w:t>) of the preferred attractor as a function of input ratio (</w:t>
      </w:r>
      <m:oMath>
        <m:f>
          <m:fPr>
            <m:ctrlPr>
              <w:rPr>
                <w:rFonts w:ascii="Cambria Math" w:hAnsi="Cambria Math" w:cs="Times New Roman"/>
                <w:i/>
                <w:color w:val="000000" w:themeColor="text1"/>
              </w:rPr>
            </m:ctrlPr>
          </m:fPr>
          <m:num>
            <m:sSub>
              <m:sSubPr>
                <m:ctrlPr>
                  <w:rPr>
                    <w:rFonts w:ascii="Cambria Math" w:hAnsi="Cambria Math" w:cs="Times New Roman"/>
                    <w:i/>
                    <w:color w:val="000000" w:themeColor="text1"/>
                  </w:rPr>
                </m:ctrlPr>
              </m:sSubPr>
              <m:e>
                <m:r>
                  <w:rPr>
                    <w:rFonts w:ascii="Cambria Math" w:hAnsi="Cambria Math" w:cs="Times New Roman"/>
                    <w:color w:val="000000" w:themeColor="text1"/>
                  </w:rPr>
                  <m:t>V</m:t>
                </m:r>
              </m:e>
              <m:sub>
                <m:r>
                  <w:rPr>
                    <w:rFonts w:ascii="Cambria Math" w:hAnsi="Cambria Math" w:cs="Times New Roman"/>
                    <w:color w:val="000000" w:themeColor="text1"/>
                  </w:rPr>
                  <m:t>1</m:t>
                </m:r>
              </m:sub>
            </m:sSub>
          </m:num>
          <m:den>
            <m:sSub>
              <m:sSubPr>
                <m:ctrlPr>
                  <w:rPr>
                    <w:rFonts w:ascii="Cambria Math" w:hAnsi="Cambria Math" w:cs="Times New Roman"/>
                    <w:i/>
                    <w:color w:val="000000" w:themeColor="text1"/>
                  </w:rPr>
                </m:ctrlPr>
              </m:sSubPr>
              <m:e>
                <m:r>
                  <w:rPr>
                    <w:rFonts w:ascii="Cambria Math" w:hAnsi="Cambria Math" w:cs="Times New Roman"/>
                    <w:color w:val="000000" w:themeColor="text1"/>
                  </w:rPr>
                  <m:t>V</m:t>
                </m:r>
              </m:e>
              <m:sub>
                <m:r>
                  <w:rPr>
                    <w:rFonts w:ascii="Cambria Math" w:hAnsi="Cambria Math" w:cs="Times New Roman"/>
                    <w:color w:val="000000" w:themeColor="text1"/>
                  </w:rPr>
                  <m:t>1</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V</m:t>
                </m:r>
              </m:e>
              <m:sub>
                <m:r>
                  <w:rPr>
                    <w:rFonts w:ascii="Cambria Math" w:hAnsi="Cambria Math" w:cs="Times New Roman"/>
                    <w:color w:val="000000" w:themeColor="text1"/>
                  </w:rPr>
                  <m:t>2</m:t>
                </m:r>
              </m:sub>
            </m:sSub>
          </m:den>
        </m:f>
      </m:oMath>
      <w:r w:rsidRPr="0060258A">
        <w:rPr>
          <w:rFonts w:ascii="Times New Roman" w:hAnsi="Times New Roman" w:cs="Times New Roman"/>
          <w:color w:val="000000" w:themeColor="text1"/>
        </w:rPr>
        <w:t>): under active disinhibition</w:t>
      </w:r>
      <w:r>
        <w:rPr>
          <w:rFonts w:ascii="Times New Roman" w:hAnsi="Times New Roman" w:cs="Times New Roman"/>
          <w:color w:val="000000" w:themeColor="text1"/>
        </w:rPr>
        <w:t xml:space="preserve"> (</w:t>
      </w:r>
      <m:oMath>
        <m:r>
          <w:rPr>
            <w:rFonts w:ascii="Cambria Math" w:hAnsi="Cambria Math" w:cs="Times New Roman"/>
            <w:color w:val="000000" w:themeColor="text1"/>
          </w:rPr>
          <m:t>β=.9</m:t>
        </m:r>
      </m:oMath>
      <w:r>
        <w:rPr>
          <w:rFonts w:ascii="Times New Roman" w:hAnsi="Times New Roman" w:cs="Times New Roman"/>
          <w:color w:val="000000" w:themeColor="text1"/>
        </w:rPr>
        <w:t>)</w:t>
      </w:r>
      <w:r w:rsidRPr="0060258A">
        <w:rPr>
          <w:rFonts w:ascii="Times New Roman" w:hAnsi="Times New Roman" w:cs="Times New Roman"/>
          <w:color w:val="000000" w:themeColor="text1"/>
        </w:rPr>
        <w:t xml:space="preserve"> we observe categorical coding (green line), in contrast to </w:t>
      </w:r>
      <w:ins w:id="1077" w:author="Microsoft Office User" w:date="2023-03-07T11:30:00Z">
        <w:r>
          <w:rPr>
            <w:rFonts w:ascii="Times New Roman" w:hAnsi="Times New Roman" w:cs="Times New Roman"/>
            <w:color w:val="000000" w:themeColor="text1"/>
          </w:rPr>
          <w:t xml:space="preserve">under </w:t>
        </w:r>
      </w:ins>
      <w:r w:rsidRPr="0060258A">
        <w:rPr>
          <w:rFonts w:ascii="Times New Roman" w:hAnsi="Times New Roman" w:cs="Times New Roman"/>
          <w:color w:val="000000" w:themeColor="text1"/>
        </w:rPr>
        <w:t>inactive disinhibition</w:t>
      </w:r>
      <w:r>
        <w:rPr>
          <w:rFonts w:ascii="Times New Roman" w:hAnsi="Times New Roman" w:cs="Times New Roman"/>
          <w:color w:val="000000" w:themeColor="text1"/>
        </w:rPr>
        <w:t xml:space="preserve"> (</w:t>
      </w:r>
      <m:oMath>
        <m:r>
          <w:rPr>
            <w:rFonts w:ascii="Cambria Math" w:hAnsi="Cambria Math" w:cs="Times New Roman"/>
            <w:color w:val="000000" w:themeColor="text1"/>
          </w:rPr>
          <m:t>β=0</m:t>
        </m:r>
      </m:oMath>
      <w:r>
        <w:rPr>
          <w:rFonts w:ascii="Times New Roman" w:hAnsi="Times New Roman" w:cs="Times New Roman"/>
          <w:color w:val="000000" w:themeColor="text1"/>
        </w:rPr>
        <w:t>)</w:t>
      </w:r>
      <w:r w:rsidRPr="0060258A">
        <w:rPr>
          <w:rFonts w:ascii="Times New Roman" w:hAnsi="Times New Roman" w:cs="Times New Roman"/>
          <w:color w:val="000000" w:themeColor="text1"/>
        </w:rPr>
        <w:t xml:space="preserve"> where the output ratio </w:t>
      </w:r>
      <w:r w:rsidRPr="0060258A">
        <w:rPr>
          <w:rFonts w:ascii="Times New Roman" w:hAnsi="Times New Roman" w:cs="Times New Roman" w:hint="eastAsia"/>
          <w:color w:val="000000" w:themeColor="text1"/>
        </w:rPr>
        <w:t>fa</w:t>
      </w:r>
      <w:r w:rsidRPr="0060258A">
        <w:rPr>
          <w:rFonts w:ascii="Times New Roman" w:hAnsi="Times New Roman" w:cs="Times New Roman"/>
          <w:color w:val="000000" w:themeColor="text1"/>
        </w:rPr>
        <w:t xml:space="preserve">ithfully </w:t>
      </w:r>
      <w:r w:rsidRPr="0060258A">
        <w:rPr>
          <w:rFonts w:ascii="Times New Roman" w:hAnsi="Times New Roman" w:cs="Times New Roman" w:hint="eastAsia"/>
          <w:color w:val="000000" w:themeColor="text1"/>
        </w:rPr>
        <w:t>p</w:t>
      </w:r>
      <w:r w:rsidRPr="0060258A">
        <w:rPr>
          <w:rFonts w:ascii="Times New Roman" w:hAnsi="Times New Roman" w:cs="Times New Roman"/>
          <w:color w:val="000000" w:themeColor="text1"/>
        </w:rPr>
        <w:t>reserves the original ratio of inputs (dark line)</w:t>
      </w:r>
      <w:ins w:id="1078" w:author="Bo Shen" w:date="2023-03-03T14:46:00Z">
        <w:r>
          <w:rPr>
            <w:rFonts w:ascii="Times New Roman" w:hAnsi="Times New Roman" w:cs="Times New Roman"/>
            <w:color w:val="000000" w:themeColor="text1"/>
          </w:rPr>
          <w:t xml:space="preserve"> (</w:t>
        </w:r>
      </w:ins>
      <w:ins w:id="1079" w:author="Microsoft Office User" w:date="2023-03-07T11:30:00Z">
        <w:r>
          <w:rPr>
            <w:rFonts w:ascii="Times New Roman" w:hAnsi="Times New Roman" w:cs="Times New Roman"/>
            <w:color w:val="000000" w:themeColor="text1"/>
          </w:rPr>
          <w:t>o</w:t>
        </w:r>
      </w:ins>
      <w:ins w:id="1080" w:author="Bo Shen" w:date="2023-03-03T14:46:00Z">
        <w:del w:id="1081" w:author="Microsoft Office User" w:date="2023-03-07T11:30:00Z">
          <w:r w:rsidDel="00641B09">
            <w:rPr>
              <w:rFonts w:ascii="Times New Roman" w:hAnsi="Times New Roman" w:cs="Times New Roman"/>
              <w:color w:val="000000" w:themeColor="text1"/>
            </w:rPr>
            <w:delText>O</w:delText>
          </w:r>
        </w:del>
        <w:r>
          <w:rPr>
            <w:rFonts w:ascii="Times New Roman" w:hAnsi="Times New Roman" w:cs="Times New Roman"/>
            <w:color w:val="000000" w:themeColor="text1"/>
          </w:rPr>
          <w:t xml:space="preserve">ther parameters used in simulations: </w:t>
        </w:r>
      </w:ins>
      <m:oMath>
        <m:r>
          <w:ins w:id="1082" w:author="Bo Shen" w:date="2023-03-03T14:46:00Z">
            <w:rPr>
              <w:rFonts w:ascii="Cambria Math" w:hAnsi="Cambria Math" w:cs="Times New Roman"/>
              <w:color w:val="000000" w:themeColor="text1"/>
            </w:rPr>
            <m:t>α=15</m:t>
          </w:ins>
        </m:r>
      </m:oMath>
      <w:ins w:id="1083" w:author="Bo Shen" w:date="2023-03-03T14:46:00Z">
        <w:r>
          <w:rPr>
            <w:rFonts w:ascii="Times New Roman" w:hAnsi="Times New Roman" w:cs="Times New Roman"/>
            <w:color w:val="000000" w:themeColor="text1"/>
          </w:rPr>
          <w:t xml:space="preserve">, </w:t>
        </w:r>
      </w:ins>
      <m:oMath>
        <m:sSub>
          <m:sSubPr>
            <m:ctrlPr>
              <w:ins w:id="1084" w:author="Bo Shen" w:date="2023-03-03T14:46:00Z">
                <w:rPr>
                  <w:rFonts w:ascii="Cambria Math" w:hAnsi="Cambria Math" w:cs="Times New Roman"/>
                  <w:i/>
                  <w:color w:val="000000" w:themeColor="text1"/>
                </w:rPr>
              </w:ins>
            </m:ctrlPr>
          </m:sSubPr>
          <m:e>
            <m:r>
              <w:ins w:id="1085" w:author="Bo Shen" w:date="2023-03-03T14:46:00Z">
                <w:rPr>
                  <w:rFonts w:ascii="Cambria Math" w:hAnsi="Cambria Math" w:cs="Times New Roman"/>
                  <w:color w:val="000000" w:themeColor="text1"/>
                </w:rPr>
                <m:t>B</m:t>
              </w:ins>
            </m:r>
          </m:e>
          <m:sub>
            <m:r>
              <w:ins w:id="1086" w:author="Bo Shen" w:date="2023-03-03T14:46:00Z">
                <w:rPr>
                  <w:rFonts w:ascii="Cambria Math" w:hAnsi="Cambria Math" w:cs="Times New Roman"/>
                  <w:color w:val="000000" w:themeColor="text1"/>
                </w:rPr>
                <m:t>R</m:t>
              </w:ins>
            </m:r>
          </m:sub>
        </m:sSub>
        <m:r>
          <w:ins w:id="1087" w:author="Bo Shen" w:date="2023-03-03T14:46:00Z">
            <w:rPr>
              <w:rFonts w:ascii="Cambria Math" w:hAnsi="Cambria Math" w:cs="Times New Roman"/>
              <w:color w:val="000000" w:themeColor="text1"/>
            </w:rPr>
            <m:t>=0</m:t>
          </w:ins>
        </m:r>
      </m:oMath>
      <w:ins w:id="1088" w:author="Bo Shen" w:date="2023-03-03T14:46:00Z">
        <w:r>
          <w:rPr>
            <w:rFonts w:ascii="Times New Roman" w:hAnsi="Times New Roman" w:cs="Times New Roman"/>
            <w:color w:val="000000" w:themeColor="text1"/>
          </w:rPr>
          <w:t xml:space="preserve">, </w:t>
        </w:r>
      </w:ins>
      <m:oMath>
        <m:sSub>
          <m:sSubPr>
            <m:ctrlPr>
              <w:ins w:id="1089" w:author="Bo Shen" w:date="2023-03-03T14:47:00Z">
                <w:rPr>
                  <w:rFonts w:ascii="Cambria Math" w:hAnsi="Cambria Math" w:cs="Times New Roman"/>
                  <w:i/>
                  <w:color w:val="000000" w:themeColor="text1"/>
                </w:rPr>
              </w:ins>
            </m:ctrlPr>
          </m:sSubPr>
          <m:e>
            <m:r>
              <w:ins w:id="1090" w:author="Bo Shen" w:date="2023-03-03T14:47:00Z">
                <w:rPr>
                  <w:rFonts w:ascii="Cambria Math" w:hAnsi="Cambria Math" w:cs="Times New Roman"/>
                  <w:color w:val="000000" w:themeColor="text1"/>
                </w:rPr>
                <m:t>B</m:t>
              </w:ins>
            </m:r>
          </m:e>
          <m:sub>
            <m:r>
              <w:ins w:id="1091" w:author="Bo Shen" w:date="2023-03-03T14:47:00Z">
                <w:rPr>
                  <w:rFonts w:ascii="Cambria Math" w:hAnsi="Cambria Math" w:cs="Times New Roman"/>
                  <w:color w:val="000000" w:themeColor="text1"/>
                </w:rPr>
                <m:t>G</m:t>
              </w:ins>
            </m:r>
          </m:sub>
        </m:sSub>
        <m:r>
          <w:ins w:id="1092" w:author="Bo Shen" w:date="2023-03-03T14:47:00Z">
            <w:rPr>
              <w:rFonts w:ascii="Cambria Math" w:hAnsi="Cambria Math" w:cs="Times New Roman"/>
              <w:color w:val="000000" w:themeColor="text1"/>
            </w:rPr>
            <m:t>=0</m:t>
          </w:ins>
        </m:r>
      </m:oMath>
      <w:ins w:id="1093" w:author="Bo Shen" w:date="2023-03-03T14:47:00Z">
        <w:r>
          <w:rPr>
            <w:rFonts w:ascii="Times New Roman" w:hAnsi="Times New Roman" w:cs="Times New Roman"/>
            <w:color w:val="000000" w:themeColor="text1"/>
          </w:rPr>
          <w:t xml:space="preserve">, </w:t>
        </w:r>
      </w:ins>
      <m:oMath>
        <m:sSub>
          <m:sSubPr>
            <m:ctrlPr>
              <w:ins w:id="1094" w:author="Bo Shen" w:date="2023-03-03T14:47:00Z">
                <w:rPr>
                  <w:rFonts w:ascii="Cambria Math" w:hAnsi="Cambria Math" w:cs="Times New Roman"/>
                  <w:i/>
                  <w:color w:val="000000" w:themeColor="text1"/>
                </w:rPr>
              </w:ins>
            </m:ctrlPr>
          </m:sSubPr>
          <m:e>
            <m:r>
              <w:ins w:id="1095" w:author="Bo Shen" w:date="2023-03-03T14:47:00Z">
                <w:rPr>
                  <w:rFonts w:ascii="Cambria Math" w:hAnsi="Cambria Math" w:cs="Times New Roman"/>
                  <w:color w:val="000000" w:themeColor="text1"/>
                </w:rPr>
                <m:t>V</m:t>
              </w:ins>
            </m:r>
          </m:e>
          <m:sub>
            <m:r>
              <w:ins w:id="1096" w:author="Bo Shen" w:date="2023-03-03T14:47:00Z">
                <w:rPr>
                  <w:rFonts w:ascii="Cambria Math" w:hAnsi="Cambria Math" w:cs="Times New Roman"/>
                  <w:color w:val="000000" w:themeColor="text1"/>
                </w:rPr>
                <m:t>1</m:t>
              </w:ins>
            </m:r>
          </m:sub>
        </m:sSub>
        <m:r>
          <w:ins w:id="1097" w:author="Bo Shen" w:date="2023-03-03T14:47:00Z">
            <w:rPr>
              <w:rFonts w:ascii="Cambria Math" w:hAnsi="Cambria Math" w:cs="Times New Roman"/>
              <w:color w:val="000000" w:themeColor="text1"/>
            </w:rPr>
            <m:t>=250</m:t>
          </w:ins>
        </m:r>
        <m:d>
          <m:dPr>
            <m:ctrlPr>
              <w:ins w:id="1098" w:author="Bo Shen" w:date="2023-03-03T14:47:00Z">
                <w:rPr>
                  <w:rFonts w:ascii="Cambria Math" w:hAnsi="Cambria Math" w:cs="Times New Roman"/>
                  <w:i/>
                  <w:color w:val="000000" w:themeColor="text1"/>
                </w:rPr>
              </w:ins>
            </m:ctrlPr>
          </m:dPr>
          <m:e>
            <m:r>
              <w:ins w:id="1099" w:author="Bo Shen" w:date="2023-03-03T14:47:00Z">
                <w:rPr>
                  <w:rFonts w:ascii="Cambria Math" w:hAnsi="Cambria Math" w:cs="Times New Roman"/>
                  <w:color w:val="000000" w:themeColor="text1"/>
                </w:rPr>
                <m:t>1+</m:t>
              </w:ins>
            </m:r>
            <m:sSup>
              <m:sSupPr>
                <m:ctrlPr>
                  <w:ins w:id="1100" w:author="Bo Shen" w:date="2023-03-03T14:47:00Z">
                    <w:rPr>
                      <w:rFonts w:ascii="Cambria Math" w:hAnsi="Cambria Math" w:cs="Times New Roman"/>
                      <w:i/>
                      <w:color w:val="000000" w:themeColor="text1"/>
                    </w:rPr>
                  </w:ins>
                </m:ctrlPr>
              </m:sSupPr>
              <m:e>
                <m:r>
                  <w:ins w:id="1101" w:author="Bo Shen" w:date="2023-03-03T14:47:00Z">
                    <w:rPr>
                      <w:rFonts w:ascii="Cambria Math" w:hAnsi="Cambria Math" w:cs="Times New Roman"/>
                      <w:color w:val="000000" w:themeColor="text1"/>
                    </w:rPr>
                    <m:t>c</m:t>
                  </w:ins>
                </m:r>
              </m:e>
              <m:sup>
                <m:r>
                  <w:ins w:id="1102" w:author="Bo Shen" w:date="2023-03-03T14:47:00Z">
                    <w:rPr>
                      <w:rFonts w:ascii="Cambria Math" w:hAnsi="Cambria Math" w:cs="Times New Roman"/>
                      <w:color w:val="000000" w:themeColor="text1"/>
                    </w:rPr>
                    <m:t>'</m:t>
                  </w:ins>
                </m:r>
              </m:sup>
            </m:sSup>
          </m:e>
        </m:d>
      </m:oMath>
      <w:ins w:id="1103" w:author="Bo Shen" w:date="2023-03-03T14:47:00Z">
        <w:r>
          <w:rPr>
            <w:rFonts w:ascii="Times New Roman" w:hAnsi="Times New Roman" w:cs="Times New Roman"/>
            <w:color w:val="000000" w:themeColor="text1"/>
          </w:rPr>
          <w:t xml:space="preserve">, </w:t>
        </w:r>
      </w:ins>
      <m:oMath>
        <m:sSub>
          <m:sSubPr>
            <m:ctrlPr>
              <w:ins w:id="1104" w:author="Bo Shen" w:date="2023-03-03T14:47:00Z">
                <w:rPr>
                  <w:rFonts w:ascii="Cambria Math" w:hAnsi="Cambria Math" w:cs="Times New Roman"/>
                  <w:i/>
                  <w:color w:val="000000" w:themeColor="text1"/>
                </w:rPr>
              </w:ins>
            </m:ctrlPr>
          </m:sSubPr>
          <m:e>
            <m:r>
              <w:ins w:id="1105" w:author="Bo Shen" w:date="2023-03-03T14:47:00Z">
                <w:rPr>
                  <w:rFonts w:ascii="Cambria Math" w:hAnsi="Cambria Math" w:cs="Times New Roman"/>
                  <w:color w:val="000000" w:themeColor="text1"/>
                </w:rPr>
                <m:t>V</m:t>
              </w:ins>
            </m:r>
          </m:e>
          <m:sub>
            <m:r>
              <w:ins w:id="1106" w:author="Bo Shen" w:date="2023-03-03T14:48:00Z">
                <w:rPr>
                  <w:rFonts w:ascii="Cambria Math" w:hAnsi="Cambria Math" w:cs="Times New Roman"/>
                  <w:color w:val="000000" w:themeColor="text1"/>
                </w:rPr>
                <m:t>2</m:t>
              </w:ins>
            </m:r>
          </m:sub>
        </m:sSub>
        <m:r>
          <w:ins w:id="1107" w:author="Bo Shen" w:date="2023-03-03T14:47:00Z">
            <w:rPr>
              <w:rFonts w:ascii="Cambria Math" w:hAnsi="Cambria Math" w:cs="Times New Roman"/>
              <w:color w:val="000000" w:themeColor="text1"/>
            </w:rPr>
            <m:t>=250</m:t>
          </w:ins>
        </m:r>
        <m:d>
          <m:dPr>
            <m:ctrlPr>
              <w:ins w:id="1108" w:author="Bo Shen" w:date="2023-03-03T14:47:00Z">
                <w:rPr>
                  <w:rFonts w:ascii="Cambria Math" w:hAnsi="Cambria Math" w:cs="Times New Roman"/>
                  <w:i/>
                  <w:color w:val="000000" w:themeColor="text1"/>
                </w:rPr>
              </w:ins>
            </m:ctrlPr>
          </m:dPr>
          <m:e>
            <m:r>
              <w:ins w:id="1109" w:author="Bo Shen" w:date="2023-03-03T14:47:00Z">
                <w:rPr>
                  <w:rFonts w:ascii="Cambria Math" w:hAnsi="Cambria Math" w:cs="Times New Roman"/>
                  <w:color w:val="000000" w:themeColor="text1"/>
                </w:rPr>
                <m:t>1</m:t>
              </w:ins>
            </m:r>
            <m:r>
              <w:ins w:id="1110" w:author="Bo Shen" w:date="2023-03-03T14:48:00Z">
                <w:rPr>
                  <w:rFonts w:ascii="Cambria Math" w:hAnsi="Cambria Math" w:cs="Times New Roman"/>
                  <w:color w:val="000000" w:themeColor="text1"/>
                </w:rPr>
                <m:t>-</m:t>
              </w:ins>
            </m:r>
            <m:sSup>
              <m:sSupPr>
                <m:ctrlPr>
                  <w:ins w:id="1111" w:author="Bo Shen" w:date="2023-03-03T14:47:00Z">
                    <w:rPr>
                      <w:rFonts w:ascii="Cambria Math" w:hAnsi="Cambria Math" w:cs="Times New Roman"/>
                      <w:i/>
                      <w:color w:val="000000" w:themeColor="text1"/>
                    </w:rPr>
                  </w:ins>
                </m:ctrlPr>
              </m:sSupPr>
              <m:e>
                <m:r>
                  <w:ins w:id="1112" w:author="Bo Shen" w:date="2023-03-03T14:47:00Z">
                    <w:rPr>
                      <w:rFonts w:ascii="Cambria Math" w:hAnsi="Cambria Math" w:cs="Times New Roman"/>
                      <w:color w:val="000000" w:themeColor="text1"/>
                    </w:rPr>
                    <m:t>c</m:t>
                  </w:ins>
                </m:r>
              </m:e>
              <m:sup>
                <m:r>
                  <w:ins w:id="1113" w:author="Bo Shen" w:date="2023-03-03T14:47:00Z">
                    <w:rPr>
                      <w:rFonts w:ascii="Cambria Math" w:hAnsi="Cambria Math" w:cs="Times New Roman"/>
                      <w:color w:val="000000" w:themeColor="text1"/>
                    </w:rPr>
                    <m:t>'</m:t>
                  </w:ins>
                </m:r>
              </m:sup>
            </m:sSup>
          </m:e>
        </m:d>
      </m:oMath>
      <w:ins w:id="1114" w:author="Bo Shen" w:date="2023-03-03T14:48:00Z">
        <w:r>
          <w:rPr>
            <w:rFonts w:ascii="Times New Roman" w:hAnsi="Times New Roman" w:cs="Times New Roman"/>
            <w:color w:val="000000" w:themeColor="text1"/>
          </w:rPr>
          <w:t xml:space="preserve">, </w:t>
        </w:r>
      </w:ins>
      <w:ins w:id="1115" w:author="Bo Shen" w:date="2023-03-03T14:49:00Z">
        <w:r>
          <w:rPr>
            <w:rFonts w:ascii="Times New Roman" w:hAnsi="Times New Roman" w:cs="Times New Roman"/>
            <w:color w:val="000000" w:themeColor="text1"/>
          </w:rPr>
          <w:t xml:space="preserve">and </w:t>
        </w:r>
      </w:ins>
      <m:oMath>
        <m:sSub>
          <m:sSubPr>
            <m:ctrlPr>
              <w:ins w:id="1116" w:author="Bo Shen" w:date="2023-03-03T14:49:00Z">
                <w:rPr>
                  <w:rFonts w:ascii="Cambria Math" w:hAnsi="Cambria Math" w:cs="Times New Roman"/>
                  <w:i/>
                  <w:color w:val="000000" w:themeColor="text1"/>
                </w:rPr>
              </w:ins>
            </m:ctrlPr>
          </m:sSubPr>
          <m:e>
            <m:r>
              <w:ins w:id="1117" w:author="Bo Shen" w:date="2023-03-03T14:49:00Z">
                <w:rPr>
                  <w:rFonts w:ascii="Cambria Math" w:hAnsi="Cambria Math" w:cs="Times New Roman"/>
                  <w:color w:val="000000" w:themeColor="text1"/>
                </w:rPr>
                <m:t>ω</m:t>
              </w:ins>
            </m:r>
          </m:e>
          <m:sub>
            <m:r>
              <w:ins w:id="1118" w:author="Bo Shen" w:date="2023-03-03T14:49:00Z">
                <w:rPr>
                  <w:rFonts w:ascii="Cambria Math" w:hAnsi="Cambria Math" w:cs="Times New Roman"/>
                  <w:color w:val="000000" w:themeColor="text1"/>
                </w:rPr>
                <m:t>ij</m:t>
              </w:ins>
            </m:r>
          </m:sub>
        </m:sSub>
        <m:r>
          <w:ins w:id="1119" w:author="Bo Shen" w:date="2023-03-03T14:49:00Z">
            <w:rPr>
              <w:rFonts w:ascii="Cambria Math" w:hAnsi="Cambria Math" w:cs="Times New Roman"/>
              <w:color w:val="000000" w:themeColor="text1"/>
            </w:rPr>
            <m:t>=1</m:t>
          </w:ins>
        </m:r>
      </m:oMath>
      <w:ins w:id="1120" w:author="Bo Shen" w:date="2023-03-03T14:46:00Z">
        <w:r>
          <w:rPr>
            <w:rFonts w:ascii="Times New Roman" w:hAnsi="Times New Roman" w:cs="Times New Roman"/>
            <w:color w:val="000000" w:themeColor="text1"/>
          </w:rPr>
          <w:t>)</w:t>
        </w:r>
      </w:ins>
      <w:r w:rsidRPr="0060258A">
        <w:rPr>
          <w:rFonts w:ascii="Times New Roman" w:hAnsi="Times New Roman" w:cs="Times New Roman"/>
          <w:color w:val="000000" w:themeColor="text1"/>
        </w:rPr>
        <w:t>.</w:t>
      </w:r>
    </w:p>
    <w:p w14:paraId="63FD29C5" w14:textId="77777777" w:rsidR="003F037C" w:rsidRPr="0060258A" w:rsidRDefault="003F037C" w:rsidP="00100AD2">
      <w:pPr>
        <w:spacing w:line="480" w:lineRule="auto"/>
        <w:jc w:val="both"/>
        <w:rPr>
          <w:rFonts w:ascii="Times New Roman" w:hAnsi="Times New Roman" w:cs="Times New Roman"/>
          <w:color w:val="000000" w:themeColor="text1"/>
        </w:rPr>
      </w:pPr>
    </w:p>
    <w:p w14:paraId="0238617B" w14:textId="1450DB6E" w:rsidR="003F037C" w:rsidRDefault="003F037C" w:rsidP="00B26F88">
      <w:pPr>
        <w:spacing w:line="480" w:lineRule="auto"/>
        <w:jc w:val="both"/>
        <w:rPr>
          <w:ins w:id="1121" w:author="Bo Shen" w:date="2023-03-01T09:39:00Z"/>
          <w:rFonts w:ascii="Times New Roman" w:hAnsi="Times New Roman" w:cs="Times New Roman"/>
          <w:color w:val="000000" w:themeColor="text1"/>
        </w:rPr>
      </w:pPr>
      <w:r w:rsidRPr="0060258A">
        <w:rPr>
          <w:rFonts w:ascii="Times New Roman" w:hAnsi="Times New Roman" w:cs="Times New Roman"/>
          <w:color w:val="000000" w:themeColor="text1"/>
        </w:rPr>
        <w:t>To understand the operating regimes of the LDDM, we quantified model behavior across the full parameter space defined by recurrent excitation weight (</w:t>
      </w:r>
      <m:oMath>
        <m:r>
          <w:rPr>
            <w:rFonts w:ascii="Cambria Math" w:hAnsi="Cambria Math" w:cs="Times New Roman"/>
            <w:color w:val="000000" w:themeColor="text1"/>
          </w:rPr>
          <m:t>α</m:t>
        </m:r>
      </m:oMath>
      <w:r w:rsidRPr="0060258A">
        <w:rPr>
          <w:rFonts w:ascii="Times New Roman" w:hAnsi="Times New Roman" w:cs="Times New Roman"/>
          <w:color w:val="000000" w:themeColor="text1"/>
        </w:rPr>
        <w:t>) and local disinhibition weight (</w:t>
      </w:r>
      <m:oMath>
        <m:r>
          <w:rPr>
            <w:rFonts w:ascii="Cambria Math" w:hAnsi="Cambria Math" w:cs="Times New Roman"/>
            <w:color w:val="000000" w:themeColor="text1"/>
          </w:rPr>
          <m:t>β</m:t>
        </m:r>
      </m:oMath>
      <w:r w:rsidRPr="0060258A">
        <w:rPr>
          <w:rFonts w:ascii="Times New Roman" w:hAnsi="Times New Roman" w:cs="Times New Roman"/>
          <w:color w:val="000000" w:themeColor="text1"/>
        </w:rPr>
        <w:t>), both of which are critical in determining the properties of the system (see</w:t>
      </w:r>
      <w:r>
        <w:rPr>
          <w:rFonts w:ascii="Times New Roman" w:hAnsi="Times New Roman" w:cs="Times New Roman"/>
          <w:color w:val="000000" w:themeColor="text1"/>
        </w:rPr>
        <w:t xml:space="preserve"> </w:t>
      </w:r>
      <w:r w:rsidRPr="00375C7B">
        <w:rPr>
          <w:rFonts w:ascii="Times New Roman" w:hAnsi="Times New Roman" w:cs="Times New Roman"/>
          <w:b/>
          <w:color w:val="000000" w:themeColor="text1"/>
        </w:rPr>
        <w:t>Methods</w:t>
      </w:r>
      <w:r w:rsidRPr="0060258A">
        <w:rPr>
          <w:rFonts w:ascii="Times New Roman" w:hAnsi="Times New Roman" w:cs="Times New Roman"/>
          <w:color w:val="000000" w:themeColor="text1"/>
        </w:rPr>
        <w:t xml:space="preserve"> </w:t>
      </w:r>
      <w:r w:rsidRPr="0060258A">
        <w:rPr>
          <w:rFonts w:ascii="Times New Roman" w:hAnsi="Times New Roman" w:cs="Times New Roman"/>
          <w:i/>
          <w:color w:val="000000" w:themeColor="text1"/>
        </w:rPr>
        <w:t>Equilibria and stability analysis of the LDDM</w:t>
      </w:r>
      <w:r w:rsidRPr="00890C83">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for </w:t>
      </w:r>
      <w:r w:rsidRPr="0060258A">
        <w:rPr>
          <w:rFonts w:ascii="Times New Roman" w:hAnsi="Times New Roman" w:cs="Times New Roman"/>
          <w:color w:val="000000" w:themeColor="text1"/>
        </w:rPr>
        <w:t xml:space="preserve">mathematical proof). Decisions with equivalent inputs are a critical test of WTA behavior, since WTA systems should select an option (stochastically) even in </w:t>
      </w:r>
      <w:r w:rsidRPr="0060258A">
        <w:rPr>
          <w:rFonts w:ascii="Times New Roman" w:hAnsi="Times New Roman" w:cs="Times New Roman"/>
          <w:color w:val="000000" w:themeColor="text1"/>
        </w:rPr>
        <w:lastRenderedPageBreak/>
        <w:t>these symmetric scenarios</w:t>
      </w:r>
      <w:ins w:id="1122" w:author="Bo Shen" w:date="2023-02-03T16:54: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sidR="00EA1839">
        <w:rPr>
          <w:rFonts w:ascii="Times New Roman" w:hAnsi="Times New Roman" w:cs="Times New Roman"/>
          <w:color w:val="000000" w:themeColor="text1"/>
        </w:rPr>
        <w:instrText xml:space="preserve"> ADDIN ZOTERO_ITEM CSL_CITATION {"citationID":"nPU1dJE9","properties":{"formattedCitation":"(Furman &amp; Wang, 2008; Lo &amp; Wang, 2006; X.-J. Wang, 2002; Wong &amp; Wang, 2006)","plainCitation":"(Furman &amp; Wang, 2008; Lo &amp; Wang, 2006; X.-J. Wang, 2002; Wong &amp; Wang, 2006)","noteIndex":0},"citationItems":[{"id":356,"uris":["http://zotero.org/users/6345545/items/PNJTRKTT"],"itemData":{"id":356,"type":"article-journal","abstract":"Decision making with several choice options is central to cognition. To elucidate the neural mechanisms of such decisions, we investigated a recurrent cortical circuit model in which ﬂuctuating spiking neural dynamics underlie trial-by-trial stochastic decisions. The model encodes a continuous analog stimulus feature and is thus applicable to multiple-choice decisions. Importantly, the continuous network captures similarity between alternatives and possible overlaps in their neural representation. Model simulations accounted for behavioral as well as single-unit neurophysiological data from a recent monkey experiment and revealed testable predictions about the patterns of error rate as a function of the similarity between the correct and actual choices. We also found that the similarity and number of options affect speed and accuracy of responses. A mechanism is proposed for ﬂexible control of speed-accuracy tradeoff, based on a simple top-down signal to the decision circuit that may vary nonmonotonically with the number of choice alternatives.","container-title":"Neuron","DOI":"10.1016/j.neuron.2008.12.003","ISSN":"08966273","issue":"6","journalAbbreviation":"Neuron","language":"en","page":"1153-1168","source":"DOI.org (Crossref)","title":"Similarity Effect and Optimal Control of Multiple-Choice Decision Making","volume":"60","author":[{"family":"Furman","given":"Moran"},{"family":"Wang","given":"Xiao-Jing"}],"issued":{"date-parts":[["2008",12]]}}},{"id":251,"uris":["http://zotero.org/users/6345545/items/JS6EG2TZ"],"itemData":{"id":251,"type":"article-journal","abstract":"Growing evidence from primate neurophysiology and modeling indicates that in reaction time tasks, a perceptual choice is made when the firing rate of a selective cortical neural population reaches a threshold. This raises two questions: what is the neural substrate of the threshold and how can it be adaptively tuned according to behavioral demands? Using a biophysically based network model of spiking neurons, we show that local dynamics in the superior colliculus gives rise to an all-or-none burst response that signals threshold crossing in upstream cortical neurons. Furthermore, the threshold level depends only weakly on the efficacy of the cortico-collicular pathway. In contrast, the threshold and the rate of reward harvest are sensitive to, and hence can be optimally tuned by, the strength of cortico-striatal synapses, which are known to be modifiable by dopamine-dependent plasticity. Our model provides a framework to describe the main computational steps in a reaction time task and suggests that separate brain pathways are critical to the detection and adjustment of a decision threshold.","container-title":"Nature Neuroscience","DOI":"10.1038/nn1722","ISSN":"1546-1726","issue":"7","language":"en","license":"2006 Nature Publishing Group","note":"number: 7\npublisher: Nature Publishing Group","page":"956-963","source":"www.nature.com","title":"Cortico–basal ganglia circuit mechanism for a decision threshold in reaction time tasks","volume":"9","author":[{"family":"Lo","given":"Chung-Chuan"},{"family":"Wang","given":"Xiao-Jing"}],"issued":{"date-parts":[["2006",7]]}}},{"id":359,"uris":["http://zotero.org/users/6345545/items/AEKIVEH9"],"itemData":{"id":359,"type":"article-journal","abstract":"Recent physiological studies of alert primates have revealed cortical neural correlates of key steps in a perceptual decision-making process. To elucidate synaptic mechanisms of decision making, I investigated a biophysically realistic cortical network model for a visual discrimination experiment. In the model, slow recurrent excitation and feedback inhibition produce attractor dynamics that amplify the difference between conflicting inputs and generates a binary choice. The model is shown to account for salient characteristics of the observed decision-correlated neural activity, as well as the animal’s psychometric function and reaction times. These results suggest that recurrent excitation mediated by NMDA receptors provides a candidate cellular mechanism for the slow time integration of sensory stimuli and the formation of categorical choices in a decision-making neocortical network.","container-title":"Neuron","DOI":"10.1016/S0896-6273(02)01092-9","ISSN":"08966273","issue":"5","journalAbbreviation":"Neuron","language":"en","page":"955-968","source":"DOI.org (Crossref)","title":"Probabilistic Decision Making by Slow Reverberation in Cortical Circuits","volume":"36","author":[{"family":"Wang","given":"Xiao-Jing"}],"issued":{"date-parts":[["2002",12]]}}},{"id":52,"uris":["http://zotero.org/users/6345545/items/W5B2KD2G"],"itemData":{"id":52,"type":"article-journal","abstract":"Recent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Neurosci.","language":"en","license":"Copyright © 2006 Society for Neuroscience 0270-6474/06/261314-15$15.00/0","note":"PMID: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instrText>
      </w:r>
      <w:r w:rsidRPr="0060258A">
        <w:rPr>
          <w:rFonts w:ascii="Times New Roman" w:hAnsi="Times New Roman" w:cs="Times New Roman"/>
          <w:color w:val="000000" w:themeColor="text1"/>
        </w:rPr>
        <w:fldChar w:fldCharType="separate"/>
      </w:r>
      <w:r w:rsidR="00EA1839">
        <w:rPr>
          <w:rFonts w:ascii="Times New Roman" w:hAnsi="Times New Roman" w:cs="Times New Roman"/>
          <w:color w:val="000000" w:themeColor="text1"/>
        </w:rPr>
        <w:t>(Furman &amp; Wang, 2008; Lo &amp; Wang, 2006; X.-J. Wang, 2002; Wong &amp; Wang, 2006)</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we therefore analyzed system behavior under equal value inputs. As shown in </w:t>
      </w:r>
      <w:r w:rsidRPr="0060258A">
        <w:rPr>
          <w:rFonts w:ascii="Times New Roman" w:hAnsi="Times New Roman" w:cs="Times New Roman"/>
          <w:b/>
          <w:color w:val="000000" w:themeColor="text1"/>
        </w:rPr>
        <w:t>Fig. 5E</w:t>
      </w:r>
      <w:r w:rsidRPr="0060258A">
        <w:rPr>
          <w:rFonts w:ascii="Times New Roman" w:hAnsi="Times New Roman" w:cs="Times New Roman"/>
          <w:color w:val="000000" w:themeColor="text1"/>
        </w:rPr>
        <w:t xml:space="preserve">, this analysis revealed two distinct territories corresponding to value representation and WTA operating regimes. The value representation regime generates a unique attractor for normalized value representation but no WTA attractors; in contrast, the WTA regime (induced by a change in </w:t>
      </w:r>
      <m:oMath>
        <m:r>
          <w:rPr>
            <w:rFonts w:ascii="Cambria Math" w:hAnsi="Cambria Math" w:cs="Times New Roman"/>
            <w:color w:val="000000" w:themeColor="text1"/>
          </w:rPr>
          <m:t>β</m:t>
        </m:r>
      </m:oMath>
      <w:r w:rsidRPr="0060258A">
        <w:rPr>
          <w:rFonts w:ascii="Times New Roman" w:hAnsi="Times New Roman" w:cs="Times New Roman"/>
          <w:color w:val="000000" w:themeColor="text1"/>
        </w:rPr>
        <w:t xml:space="preserve">) generates no normalization attractor but instead </w:t>
      </w:r>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bscript"/>
        </w:rPr>
        <w:t>1</w:t>
      </w:r>
      <w:r w:rsidRPr="0060258A">
        <w:rPr>
          <w:rFonts w:ascii="Times New Roman" w:hAnsi="Times New Roman" w:cs="Times New Roman"/>
          <w:color w:val="000000" w:themeColor="text1"/>
        </w:rPr>
        <w:t xml:space="preserve"> and </w:t>
      </w:r>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bscript"/>
        </w:rPr>
        <w:t>2</w:t>
      </w:r>
      <w:r w:rsidRPr="0060258A">
        <w:rPr>
          <w:rFonts w:ascii="Times New Roman" w:hAnsi="Times New Roman" w:cs="Times New Roman"/>
          <w:color w:val="000000" w:themeColor="text1"/>
        </w:rPr>
        <w:t xml:space="preserve"> always diverge into high-contrast attractors (see </w:t>
      </w:r>
      <w:r w:rsidRPr="00F53247">
        <w:rPr>
          <w:rFonts w:ascii="Times New Roman" w:hAnsi="Times New Roman" w:cs="Times New Roman"/>
          <w:b/>
          <w:color w:val="000000" w:themeColor="text1"/>
        </w:rPr>
        <w:t>Figure 5-figure supplement 1</w:t>
      </w:r>
      <w:r w:rsidRPr="0060258A">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and </w:t>
      </w:r>
      <w:r w:rsidRPr="000A71DE">
        <w:rPr>
          <w:rFonts w:ascii="Times New Roman" w:hAnsi="Times New Roman" w:cs="Times New Roman"/>
          <w:b/>
          <w:color w:val="000000" w:themeColor="text1"/>
        </w:rPr>
        <w:t>Methods</w:t>
      </w:r>
      <w:r>
        <w:rPr>
          <w:rFonts w:ascii="Times New Roman" w:hAnsi="Times New Roman" w:cs="Times New Roman"/>
          <w:color w:val="000000" w:themeColor="text1"/>
        </w:rPr>
        <w:t xml:space="preserve"> </w:t>
      </w:r>
      <w:r w:rsidRPr="0060258A">
        <w:rPr>
          <w:rFonts w:ascii="Times New Roman" w:hAnsi="Times New Roman" w:cs="Times New Roman"/>
          <w:i/>
          <w:color w:val="000000" w:themeColor="text1"/>
        </w:rPr>
        <w:t>Equilibria and stability analysis of the LDDM</w:t>
      </w:r>
      <w:r w:rsidRPr="00890C83">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t xml:space="preserve">for a full description of regime parcellation). While the WTA regime asymptotically approaches zero disinhibition when recurrent excitation is extremely strong, local disinhibition is always required to generate WTA choice. Models with a wide range of recurrent excitation can transit from value representation to WTA choice with an increase in local disinhibition strength (for example, red arrow in </w:t>
      </w:r>
      <w:r w:rsidRPr="0060258A">
        <w:rPr>
          <w:rFonts w:ascii="Times New Roman" w:hAnsi="Times New Roman" w:cs="Times New Roman"/>
          <w:b/>
          <w:color w:val="000000" w:themeColor="text1"/>
        </w:rPr>
        <w:t>Fig. 5E</w:t>
      </w:r>
      <w:r w:rsidRPr="0060258A">
        <w:rPr>
          <w:rFonts w:ascii="Times New Roman" w:hAnsi="Times New Roman" w:cs="Times New Roman"/>
          <w:color w:val="000000" w:themeColor="text1"/>
        </w:rPr>
        <w:t>). These findings emphasize the importance of local disinhibition to WTA choice, and highlight a particular role for a dynamic gating signal in controlling the transition from value coding to option selection.</w:t>
      </w:r>
    </w:p>
    <w:p w14:paraId="48006946" w14:textId="77777777" w:rsidR="003F037C" w:rsidRDefault="003F037C">
      <w:pPr>
        <w:spacing w:line="480" w:lineRule="auto"/>
        <w:jc w:val="center"/>
        <w:rPr>
          <w:ins w:id="1123" w:author="Bo Shen" w:date="2023-03-06T11:09:00Z"/>
          <w:rFonts w:ascii="Times New Roman" w:hAnsi="Times New Roman" w:cs="Times New Roman"/>
          <w:color w:val="000000" w:themeColor="text1"/>
        </w:rPr>
      </w:pPr>
    </w:p>
    <w:p w14:paraId="52D3881C" w14:textId="77777777" w:rsidR="003F037C" w:rsidRDefault="003F037C">
      <w:pPr>
        <w:spacing w:line="480" w:lineRule="auto"/>
        <w:jc w:val="center"/>
        <w:rPr>
          <w:ins w:id="1124" w:author="Bo Shen" w:date="2023-03-01T09:39:00Z"/>
          <w:rFonts w:ascii="Times New Roman" w:hAnsi="Times New Roman" w:cs="Times New Roman"/>
          <w:color w:val="000000" w:themeColor="text1"/>
        </w:rPr>
        <w:pPrChange w:id="1125" w:author="Bo Shen" w:date="2023-03-01T09:40:00Z">
          <w:pPr>
            <w:spacing w:line="480" w:lineRule="auto"/>
            <w:jc w:val="both"/>
          </w:pPr>
        </w:pPrChange>
      </w:pPr>
      <w:ins w:id="1126" w:author="Bo Shen" w:date="2023-03-01T09:39:00Z">
        <w:r>
          <w:rPr>
            <w:rFonts w:ascii="Times New Roman" w:hAnsi="Times New Roman" w:cs="Times New Roman"/>
            <w:color w:val="000000" w:themeColor="text1"/>
          </w:rPr>
          <w:t xml:space="preserve">[Insert </w:t>
        </w:r>
        <w:r w:rsidRPr="00D8249A">
          <w:rPr>
            <w:rFonts w:ascii="Times New Roman" w:hAnsi="Times New Roman" w:cs="Times New Roman"/>
            <w:b/>
            <w:bCs/>
            <w:color w:val="000000" w:themeColor="text1"/>
          </w:rPr>
          <w:t>Figure 5</w:t>
        </w:r>
        <w:r>
          <w:rPr>
            <w:rFonts w:ascii="Times New Roman" w:hAnsi="Times New Roman" w:cs="Times New Roman"/>
            <w:color w:val="000000" w:themeColor="text1"/>
          </w:rPr>
          <w:t xml:space="preserve"> about here]</w:t>
        </w:r>
      </w:ins>
    </w:p>
    <w:p w14:paraId="1819774F" w14:textId="77777777" w:rsidR="003F037C" w:rsidRDefault="003F037C">
      <w:pPr>
        <w:spacing w:line="480" w:lineRule="auto"/>
        <w:jc w:val="center"/>
        <w:rPr>
          <w:ins w:id="1127" w:author="Bo Shen" w:date="2023-03-01T09:40:00Z"/>
          <w:rFonts w:ascii="Times New Roman" w:hAnsi="Times New Roman" w:cs="Times New Roman"/>
          <w:color w:val="000000" w:themeColor="text1"/>
        </w:rPr>
        <w:pPrChange w:id="1128" w:author="Bo Shen" w:date="2023-03-01T09:40:00Z">
          <w:pPr>
            <w:spacing w:line="480" w:lineRule="auto"/>
          </w:pPr>
        </w:pPrChange>
      </w:pPr>
      <w:ins w:id="1129" w:author="Bo Shen" w:date="2023-03-01T09:39:00Z">
        <w:r>
          <w:rPr>
            <w:rFonts w:ascii="Times New Roman" w:hAnsi="Times New Roman" w:cs="Times New Roman"/>
            <w:color w:val="000000" w:themeColor="text1"/>
          </w:rPr>
          <w:t xml:space="preserve">[Insert </w:t>
        </w:r>
        <w:r w:rsidRPr="00D8249A">
          <w:rPr>
            <w:rFonts w:ascii="Times New Roman" w:hAnsi="Times New Roman" w:cs="Times New Roman"/>
            <w:b/>
            <w:bCs/>
            <w:color w:val="000000" w:themeColor="text1"/>
          </w:rPr>
          <w:t xml:space="preserve">Figure 5-figure supplement </w:t>
        </w:r>
      </w:ins>
      <w:ins w:id="1130" w:author="Bo Shen" w:date="2023-03-01T09:40:00Z">
        <w:r w:rsidRPr="00D8249A">
          <w:rPr>
            <w:rFonts w:ascii="Times New Roman" w:hAnsi="Times New Roman" w:cs="Times New Roman"/>
            <w:b/>
            <w:bCs/>
            <w:color w:val="000000" w:themeColor="text1"/>
          </w:rPr>
          <w:t>1</w:t>
        </w:r>
        <w:r>
          <w:rPr>
            <w:rFonts w:ascii="Times New Roman" w:hAnsi="Times New Roman" w:cs="Times New Roman"/>
            <w:color w:val="000000" w:themeColor="text1"/>
          </w:rPr>
          <w:t xml:space="preserve"> about here]</w:t>
        </w:r>
      </w:ins>
    </w:p>
    <w:p w14:paraId="2402E313" w14:textId="77777777" w:rsidR="003F037C" w:rsidRDefault="003F037C" w:rsidP="00586E63">
      <w:pPr>
        <w:spacing w:line="480" w:lineRule="auto"/>
        <w:rPr>
          <w:ins w:id="1131" w:author="Bo Shen" w:date="2023-03-01T09:40:00Z"/>
          <w:rFonts w:ascii="Times New Roman" w:hAnsi="Times New Roman" w:cs="Times New Roman"/>
          <w:color w:val="000000" w:themeColor="text1"/>
        </w:rPr>
      </w:pPr>
    </w:p>
    <w:p w14:paraId="1DCE0D6C" w14:textId="77777777" w:rsidR="003F037C" w:rsidRDefault="003F037C" w:rsidP="00586E63">
      <w:pPr>
        <w:spacing w:line="480" w:lineRule="auto"/>
        <w:rPr>
          <w:ins w:id="1132" w:author="Bo Shen" w:date="2023-03-01T09:40:00Z"/>
          <w:rFonts w:ascii="Times New Roman" w:hAnsi="Times New Roman" w:cs="Times New Roman"/>
          <w:color w:val="000000" w:themeColor="text1"/>
        </w:rPr>
      </w:pPr>
    </w:p>
    <w:p w14:paraId="04E5A096" w14:textId="77777777" w:rsidR="003F037C" w:rsidRPr="0060258A" w:rsidRDefault="003F037C">
      <w:pPr>
        <w:pStyle w:val="Heading4"/>
        <w:pPrChange w:id="1133" w:author="Bo Shen" w:date="2023-03-07T19:44:00Z">
          <w:pPr>
            <w:spacing w:line="480" w:lineRule="auto"/>
            <w:jc w:val="both"/>
          </w:pPr>
        </w:pPrChange>
      </w:pPr>
      <w:del w:id="1134" w:author="Bo Shen" w:date="2023-03-06T11:15:00Z">
        <w:r w:rsidRPr="0060258A" w:rsidDel="00A651BE">
          <w:br w:type="page"/>
        </w:r>
      </w:del>
      <w:r w:rsidRPr="0060258A">
        <w:t>The LDDM captures empirical choice behavior and neural activity</w:t>
      </w:r>
    </w:p>
    <w:p w14:paraId="784E3E61" w14:textId="77777777" w:rsidR="003F037C" w:rsidRPr="0060258A" w:rsidRDefault="003F037C" w:rsidP="00886C3F">
      <w:pPr>
        <w:spacing w:line="480" w:lineRule="auto"/>
        <w:jc w:val="both"/>
        <w:rPr>
          <w:rFonts w:ascii="Times New Roman" w:hAnsi="Times New Roman" w:cs="Times New Roman"/>
          <w:i/>
          <w:color w:val="000000" w:themeColor="text1"/>
        </w:rPr>
      </w:pPr>
    </w:p>
    <w:p w14:paraId="6CBC0FAA" w14:textId="5BF64D34" w:rsidR="003F037C" w:rsidRPr="0060258A" w:rsidRDefault="003F037C" w:rsidP="00886C3F">
      <w:pPr>
        <w:spacing w:line="480" w:lineRule="auto"/>
        <w:jc w:val="both"/>
        <w:rPr>
          <w:rFonts w:ascii="Times New Roman" w:hAnsi="Times New Roman" w:cs="Times New Roman"/>
          <w:color w:val="000000" w:themeColor="text1"/>
        </w:rPr>
      </w:pPr>
      <w:r w:rsidRPr="0060258A">
        <w:rPr>
          <w:rFonts w:ascii="Times New Roman" w:hAnsi="Times New Roman" w:cs="Times New Roman"/>
          <w:color w:val="000000" w:themeColor="text1"/>
        </w:rPr>
        <w:t xml:space="preserve">While the preceding analyses show that the LDDM can generate value normalization and WTA selection, a critical question is whether this circuit architecture accurately captures behavioral and </w:t>
      </w:r>
      <w:r w:rsidRPr="0060258A">
        <w:rPr>
          <w:rFonts w:ascii="Times New Roman" w:hAnsi="Times New Roman" w:cs="Times New Roman"/>
          <w:color w:val="000000" w:themeColor="text1"/>
        </w:rPr>
        <w:lastRenderedPageBreak/>
        <w:t>neural aspects of empirical decision making. Here, we take advantage of the limited number of parameters in this differential equation-based LDDM (compared to more complicated conductance-based biophysical models</w:t>
      </w:r>
      <w:ins w:id="1135" w:author="Bo Shen" w:date="2023-01-25T14:52: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sidR="00EA1839">
        <w:rPr>
          <w:rFonts w:ascii="Times New Roman" w:hAnsi="Times New Roman" w:cs="Times New Roman"/>
          <w:color w:val="000000" w:themeColor="text1"/>
        </w:rPr>
        <w:instrText xml:space="preserve"> ADDIN ZOTERO_ITEM CSL_CITATION {"citationID":"YJqMLL8G","properties":{"formattedCitation":"(Tegn\\uc0\\u233{}r et al., 2002; X.-J. Wang, 1999, 2002; Wong &amp; Wang, 2006)","plainCitation":"(Tegnér et al., 2002; X.-J. Wang, 1999, 2002; Wong &amp; Wang, 2006)","noteIndex":0},"citationItems":[{"id":3562,"uris":["http://zotero.org/users/6345545/items/MPNBCZ3P"],"itemData":{"id":3562,"type":"article-journal","abstract":"The concept of reverberation proposed by Lorente de No´ and Hebb is key to understanding strongly recurrent cortical networks. In particular, synaptic reverberation is now viewed as a likely mechanism for the active maintenance of working memory in the prefrontal cortex. Theoretically, this has spurred a debate as to how such a potentially explosive mechanism can provide stable working-memory function given the synaptic and cellular mechanisms at play in the cerebral cortex. We present here new evidence for the participation of NMDA receptors in the stabilization of persistent delay activity in a biophysical network model of conductance-based neurons. We show that the stability of working-memory function, and the required NMDA/ AMPA ratio at recurrent excitatory synapses, depend on physiological properties of neurons and synaptic interactions, such as the time constants of excitation and inhibition, mutual inhibition between interneurons, diﬀerential NMDA receptor participation at excitatory projections to pyramidal neurons and interneurons, or the presence of slow intrinsic ion currents in pyramidal neurons. We review other mechanisms proposed to enhance the dynamical stability of synaptically generated attractor states of a reverberatory circuit. This recent work represents a necessary and signiﬁcant step towards testing attractor network models by cortical electrophysiology.","container-title":"Biological Cybernetics","DOI":"10.1007/s00422-002-0363-9","ISSN":"03401200","issue":"5-6","language":"en","page":"471-481","source":"DOI.org (Crossref)","title":"The dynamical stability of reverberatory neural circuits","volume":"87","author":[{"family":"Tegnér","given":"Jesper"},{"family":"Compte","given":"Albert"},{"family":"Wang","given":"Xiao-Jing"}],"issued":{"date-parts":[["2002",12,1]]}}},{"id":360,"uris":["http://zotero.org/users/6345545/items/S4IFSIRX"],"itemData":{"id":360,"type":"article-journal","container-title":"The Journal of Neuroscience","DOI":"10.1523/JNEUROSCI.19-21-09587.1999","ISSN":"0270-6474, 1529-2401","issue":"21","journalAbbreviation":"J. Neurosci.","language":"en","page":"9587-9603","source":"DOI.org (Crossref)","title":"Synaptic Basis of Cortical Persistent Activity: the Importance of NMDA Receptors to Working Memory","title-short":"Synaptic Basis of Cortical Persistent Activity","volume":"19","author":[{"family":"Wang","given":"Xiao-Jing"}],"issued":{"date-parts":[["1999",11,1]]}}},{"id":359,"uris":["http://zotero.org/users/6345545/items/AEKIVEH9"],"itemData":{"id":359,"type":"article-journal","abstract":"Recent physiological studies of alert primates have revealed cortical neural correlates of key steps in a perceptual decision-making process. To elucidate synaptic mechanisms of decision making, I investigated a biophysically realistic cortical network model for a visual discrimination experiment. In the model, slow recurrent excitation and feedback inhibition produce attractor dynamics that amplify the difference between conflicting inputs and generates a binary choice. The model is shown to account for salient characteristics of the observed decision-correlated neural activity, as well as the animal’s psychometric function and reaction times. These results suggest that recurrent excitation mediated by NMDA receptors provides a candidate cellular mechanism for the slow time integration of sensory stimuli and the formation of categorical choices in a decision-making neocortical network.","container-title":"Neuron","DOI":"10.1016/S0896-6273(02)01092-9","ISSN":"08966273","issue":"5","journalAbbreviation":"Neuron","language":"en","page":"955-968","source":"DOI.org (Crossref)","title":"Probabilistic Decision Making by Slow Reverberation in Cortical Circuits","volume":"36","author":[{"family":"Wang","given":"Xiao-Jing"}],"issued":{"date-parts":[["2002",12]]}}},{"id":52,"uris":["http://zotero.org/users/6345545/items/W5B2KD2G"],"itemData":{"id":52,"type":"article-journal","abstract":"Recent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Neurosci.","language":"en","license":"Copyright © 2006 Society for Neuroscience 0270-6474/06/261314-15$15.00/0","note":"PMID: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instrText>
      </w:r>
      <w:r w:rsidRPr="0060258A">
        <w:rPr>
          <w:rFonts w:ascii="Times New Roman" w:hAnsi="Times New Roman" w:cs="Times New Roman"/>
          <w:color w:val="000000" w:themeColor="text1"/>
        </w:rPr>
        <w:fldChar w:fldCharType="separate"/>
      </w:r>
      <w:r w:rsidR="00EA1839" w:rsidRPr="00EA1839">
        <w:rPr>
          <w:rFonts w:ascii="Times New Roman" w:hAnsi="Times New Roman" w:cs="Times New Roman"/>
          <w:color w:val="000000"/>
        </w:rPr>
        <w:t>(Tegnér et al., 2002; X.-J. Wang, 1999, 2002; Wong &amp; Wang, 2006)</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which allows model fitting to empirical data. Specifically, we fit LDDM parameters to nonhuman primate behavior from the reaction-time version of the motion discrimination task described above. These choice and RT data from monkeys align with a reduced form model of decision making (the drift diffusion model)</w:t>
      </w:r>
      <w:ins w:id="1136" w:author="Bo Shen" w:date="2023-01-25T14:58: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{"citationID":"JnAMaeIR","properties":{"formattedCitation":"(Ratcliff &amp; McKoon, 2008)","plainCitation":"(Ratcliff &amp; McKoon, 2008)","noteIndex":0},"citationItems":[{"id":5217,"uris":["http://zotero.org/users/6345545/items/UPYSFLUU"],"itemData":{"id":5217,"type":"article-journal","abstract":"The diffusion decision model allows detailed explanations of behavior in two-choice discrimination tasks. In this article, the model is reviewed to show how it translates behavioral data—accuracy, mean response times, and response time distributions—into components of cognitive processing. Three experiments are used to illustrate experimental manipulations of three components: stimulus difficulty affects the quality of information on which a decision is based; instructions emphasizing either speed or accuracy affect the criterial amounts of information that a subject requires before initiating a response; and the relative proportions of the two stimuli affect biases in drift rate and starting point. The experiments also illustrate the strong constraints that ensure the model is empirically testable and potentially falsifiable. The broad range of applications of the model is also reviewed, including research in the domains of aging and neurophysiology.","container-title":"Neural computation","DOI":"10.1162/neco.2008.12-06-420","ISSN":"0899-7667","issue":"4","journalAbbreviation":"Neural Comput","note":"PMID: 18085991\nPMCID: PMC2474742","page":"873-922","source":"PubMed Central","title":"The Diffusion Decision Model: Theory and Data for Two-Choice Decision Tasks","title-short":"The Diffusion Decision Model","volume":"20","author":[{"family":"Ratcliff","given":"Roger"},{"family":"McKoon","given":"Gail"}],"issued":{"date-parts":[["2008",4]]}}}],"schema":"https://github.com/citation-style-language/schema/raw/master/csl-citation.json"}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(Ratcliff &amp; McKoon, 2008)</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and the activity of posterior parietal neurons recorded during this task display characteristic decision-related features (motion-dependent ramping, a common decision threshold, and WTA activity).</w:t>
      </w:r>
    </w:p>
    <w:p w14:paraId="05B1D37D" w14:textId="77777777" w:rsidR="003F037C" w:rsidRPr="0060258A" w:rsidRDefault="003F037C" w:rsidP="00886C3F">
      <w:pPr>
        <w:spacing w:line="480" w:lineRule="auto"/>
        <w:jc w:val="both"/>
        <w:rPr>
          <w:rFonts w:ascii="Times New Roman" w:hAnsi="Times New Roman" w:cs="Times New Roman"/>
          <w:color w:val="000000" w:themeColor="text1"/>
        </w:rPr>
      </w:pPr>
    </w:p>
    <w:p w14:paraId="120B1716" w14:textId="77777777" w:rsidR="003F037C" w:rsidRPr="0060258A" w:rsidRDefault="003F037C" w:rsidP="00695141">
      <w:pPr>
        <w:spacing w:line="480" w:lineRule="auto"/>
        <w:jc w:val="both"/>
        <w:rPr>
          <w:rFonts w:ascii="Times New Roman" w:hAnsi="Times New Roman" w:cs="Times New Roman"/>
          <w:color w:val="000000" w:themeColor="text1"/>
          <w:lang w:eastAsia="zh-TW"/>
        </w:rPr>
      </w:pPr>
      <w:r w:rsidRPr="0060258A">
        <w:rPr>
          <w:rFonts w:ascii="Times New Roman" w:hAnsi="Times New Roman" w:cs="Times New Roman"/>
          <w:color w:val="000000" w:themeColor="text1"/>
        </w:rPr>
        <w:t>To fit the LDDM to behaviorally observed RTs, we employed the standard quantile maximum likelihood method (QMLE) to the RT distributions across input coherence levels (0 – 51.2%), with correct and error trials dissociated</w:t>
      </w:r>
      <w:ins w:id="1137" w:author="Bo Shen" w:date="2023-01-25T10:19: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{"citationID":"8uEEOh7l","properties":{"formattedCitation":"(Hawkins et al., 2015; Heathcote et al., 2002; Ratcliff &amp; Tuerlinckx, 2002)","plainCitation":"(Hawkins et al., 2015; Heathcote et al., 2002; Ratcliff &amp; Tuerlinckx, 2002)","noteIndex":0},"citationItems":[{"id":3571,"uris":["http://zotero.org/users/6345545/items/HDWAXPXZ"],"itemData":{"id":3571,"type":"article-journal","abstract":"For nearly 50 years, the dominant account of decision-making holds that noisy information is accumulated until a fixed threshold is crossed. This account has been tested extensively against behavioral and neurophysiological data for decisions about consumer goods, perceptual stimuli, eyewitness testimony, memories, and dozens of other paradigms, with no systematic misfit between model and data. Recently, the standard model has been challenged by alternative accounts that assume that less evidence is required to trigger a decision as time passes. Such “collapsing boundaries” or “urgency signals” have gained popularity in some theoretical accounts of neurophysiology. Nevertheless, evidence in favor of these models is mixed, with support coming from only a narrow range of decision paradigms compared with a long history of support from dozens of paradigms for the standard theory. We conducted the first large-scale analysis of data from humans and nonhuman primates across three distinct paradigms using powerful model-selection methods to compare evidence for fixed versus collapsing bounds. Overall, we identified evidence in favor of the standard model with fixed decision boundaries. We further found that evidence for static or dynamic response boundaries may depend on specific paradigms or procedures, such as the extent of task practice. We conclude that the difficulty of selecting between collapsing and fixed bounds models has received insufficient attention in previous research, calling into question some previous results.","container-title":"Journal of Neuroscience","DOI":"10.1523/JNEUROSCI.2410-14.2015","ISSN":"0270-6474, 1529-2401","issue":"6","journalAbbreviation":"J. Neurosci.","language":"en","license":"Copyright © 2015 the authors 0270-6474/15/352476-09$15.00/0","note":"publisher: Society for Neuroscience\nsection: Articles\nPMID: 25673842","page":"2476-2484","source":"www.jneurosci.org","title":"Revisiting the Evidence for Collapsing Boundaries and Urgency Signals in Perceptual Decision-Making","volume":"35","author":[{"family":"Hawkins","given":"Guy E."},{"family":"Forstmann","given":"Birte U."},{"family":"Wagenmakers","given":"Eric-Jan"},{"family":"Ratcliff","given":"Roger"},{"family":"Brown","given":"Scott D."}],"issued":{"date-parts":[["2015",2,11]]}}},{"id":3847,"uris":["http://zotero.org/users/6345545/items/X6XXR2QC"],"itemData":{"id":3847,"type":"article-journal","abstract":"Queen’s University, Kingston, Ontario, Canada We introduce and evaluate via a Monte Carlo study a robust new estimation technique that fits distribution functions to grouped response time (RT) data, where the grouping is determined by sample quantiles. The new estimator, quantile maximum likelihood (QML), is more efficient and less biased than the best alternative estimation technique when fitting the commonly used ex-Gaussian distribution. Limitations of the Monte Carlo results are discussed and guidance provided for the practical application of the new technique. Because QML estimation can be computationally costly, we make fast open source code for fitting available that can be easily modified","container-title":"Psychonomic Bulletin &amp; Review","DOI":"10.3758/BF03196299","ISSN":"1531-5320","issue":"2","journalAbbreviation":"Psychonomic Bulletin &amp; Review","language":"en","page":"394-401","source":"Springer Link","title":"Quantile maximum likelihood estimation of response time distributions","volume":"9","author":[{"family":"Heathcote","given":"Andrew"},{"family":"Brown","given":"Scott"},{"family":"Mewhort","given":"D. J. K."}],"issued":{"date-parts":[["2002",6,1]]}}},{"id":3853,"uris":["http://zotero.org/users/6345545/items/89H4DA7W"],"itemData":{"id":3853,"type":"article-journal","abstract":"Three methods for fitting the diffusion model (Ratcliff, 1978) to experimental data are examined. Sets of simulated data were generated with known parameter values, and from fits of the model, we found that the maximum likelihood method was better than the chi-square and weighted least squares methods by criteria of bias in the parameters relative to the parameter values used to generate the data and standard deviations in the parameter estimates. The standard deviations in the parameter values can be used as measures of the variability in parameter estimates from fits to experimental data. We introduced contaminant reaction times and variability into the other components of processing besides the decision process and found that the maximum likelihood and chi-square methods failed, sometimes dramatically. But the weighted least squares method was robust to these two factors. We then present results from modifications of the maximum likelihood and chi-square methods, in which these factors are explicitly modeled, and show that the parameter values of the diffusion model are recovered well. We argue that explicit modeling is an important method for addressing contaminants and variability in nondecision processes and that it can be applied in any theoretical approach to modeling reaction time.","container-title":"Psychonomic Bulletin &amp; Review","DOI":"10.3758/BF03196302","ISSN":"1531-5320","issue":"3","journalAbbreviation":"Psychonomic Bulletin &amp; Review","language":"en","page":"438-481","source":"Springer Link","title":"Estimating parameters of the diffusion model: Approaches to dealing with contaminant reaction times and parameter variability","title-short":"Estimating parameters of the diffusion model","volume":"9","author":[{"family":"Ratcliff","given":"Roger"},{"family":"Tuerlinckx","given":"Francis"}],"issued":{"date-parts":[["2002",9,1]]}}}],"schema":"https://github.com/citation-style-language/schema/raw/master/csl-citation.json"}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(Hawkins et al., 2015; Heathcote et al., 2002; Ratcliff &amp; Tuerlinckx, 2002)</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w:t>
      </w:r>
      <w:ins w:id="1138" w:author="Bo Shen" w:date="2023-01-26T14:21:00Z">
        <w:r>
          <w:rPr>
            <w:rFonts w:ascii="Times New Roman" w:hAnsi="Times New Roman" w:cs="Times New Roman"/>
            <w:color w:val="000000" w:themeColor="text1"/>
          </w:rPr>
          <w:t xml:space="preserve">We set </w:t>
        </w:r>
      </w:ins>
      <w:del w:id="1139" w:author="Bo Shen" w:date="2023-01-26T14:21:00Z">
        <w:r w:rsidRPr="0060258A" w:rsidDel="003011F1">
          <w:rPr>
            <w:rFonts w:ascii="Times New Roman" w:hAnsi="Times New Roman" w:cs="Times New Roman"/>
            <w:color w:val="000000" w:themeColor="text1"/>
          </w:rPr>
          <w:delText xml:space="preserve">After defining connection weights </w:delText>
        </w:r>
      </w:del>
      <m:oMath>
        <m:sSub>
          <m:sSubPr>
            <m:ctrlPr>
              <w:rPr>
                <w:rFonts w:ascii="Cambria Math" w:hAnsi="Cambria Math" w:cs="Times New Roman"/>
                <w:i/>
                <w:color w:val="000000" w:themeColor="text1"/>
              </w:rPr>
            </m:ctrlPr>
          </m:sSubPr>
          <m:e>
            <m:r>
              <w:rPr>
                <w:rFonts w:ascii="Cambria Math" w:hAnsi="Cambria Math" w:cs="Times New Roman"/>
                <w:color w:val="000000" w:themeColor="text1"/>
              </w:rPr>
              <m:t>ω</m:t>
            </m:r>
          </m:e>
          <m:sub>
            <m:r>
              <w:rPr>
                <w:rFonts w:ascii="Cambria Math" w:hAnsi="Cambria Math" w:cs="Times New Roman"/>
                <w:color w:val="000000" w:themeColor="text1"/>
              </w:rPr>
              <m:t>ij</m:t>
            </m:r>
          </m:sub>
        </m:sSub>
      </m:oMath>
      <w:r w:rsidRPr="0060258A">
        <w:rPr>
          <w:rFonts w:ascii="Times New Roman" w:hAnsi="Times New Roman" w:cs="Times New Roman"/>
          <w:color w:val="000000" w:themeColor="text1"/>
        </w:rPr>
        <w:t xml:space="preserve"> as 1 </w:t>
      </w:r>
      <w:del w:id="1140" w:author="Bo Shen" w:date="2023-01-26T14:22:00Z">
        <w:r w:rsidRPr="0060258A" w:rsidDel="003011F1">
          <w:rPr>
            <w:rFonts w:ascii="Times New Roman" w:hAnsi="Times New Roman" w:cs="Times New Roman"/>
            <w:color w:val="000000" w:themeColor="text1"/>
          </w:rPr>
          <w:delText>for simplicity</w:delText>
        </w:r>
      </w:del>
      <w:ins w:id="1141" w:author="Bo Shen" w:date="2023-01-26T14:22:00Z">
        <w:r>
          <w:rPr>
            <w:rFonts w:ascii="Times New Roman" w:hAnsi="Times New Roman" w:cs="Times New Roman"/>
            <w:color w:val="000000" w:themeColor="text1"/>
          </w:rPr>
          <w:t xml:space="preserve">and the baseline input </w:t>
        </w:r>
        <w:r w:rsidRPr="003011F1">
          <w:rPr>
            <w:rFonts w:ascii="Times New Roman" w:hAnsi="Times New Roman" w:cs="Times New Roman"/>
            <w:i/>
            <w:iCs/>
            <w:color w:val="000000" w:themeColor="text1"/>
            <w:rPrChange w:id="1142" w:author="Bo Shen" w:date="2023-01-26T14:22:00Z">
              <w:rPr>
                <w:rFonts w:ascii="Times New Roman" w:hAnsi="Times New Roman" w:cs="Times New Roman"/>
                <w:color w:val="000000" w:themeColor="text1"/>
              </w:rPr>
            </w:rPrChange>
          </w:rPr>
          <w:t>B</w:t>
        </w:r>
      </w:ins>
      <w:ins w:id="1143" w:author="Microsoft Office User" w:date="2023-03-03T09:59:00Z">
        <w:r w:rsidRPr="002E65AD">
          <w:rPr>
            <w:rFonts w:ascii="Times New Roman" w:hAnsi="Times New Roman" w:cs="Times New Roman"/>
            <w:i/>
            <w:iCs/>
            <w:color w:val="000000" w:themeColor="text1"/>
            <w:vertAlign w:val="subscript"/>
            <w:rPrChange w:id="1144" w:author="Microsoft Office User" w:date="2023-03-03T09:59:00Z">
              <w:rPr>
                <w:rFonts w:ascii="Times New Roman" w:hAnsi="Times New Roman" w:cs="Times New Roman"/>
                <w:i/>
                <w:iCs/>
                <w:color w:val="000000" w:themeColor="text1"/>
              </w:rPr>
            </w:rPrChange>
          </w:rPr>
          <w:t>R</w:t>
        </w:r>
      </w:ins>
      <w:ins w:id="1145" w:author="Bo Shen" w:date="2023-01-26T14:22:00Z">
        <w:r>
          <w:rPr>
            <w:rFonts w:ascii="Times New Roman" w:hAnsi="Times New Roman" w:cs="Times New Roman"/>
            <w:color w:val="000000" w:themeColor="text1"/>
          </w:rPr>
          <w:t xml:space="preserve"> as zero</w:t>
        </w:r>
      </w:ins>
      <w:ins w:id="1146" w:author="Bo Shen" w:date="2023-01-26T14:27:00Z">
        <w:r>
          <w:rPr>
            <w:rFonts w:ascii="Times New Roman" w:hAnsi="Times New Roman" w:cs="Times New Roman"/>
            <w:color w:val="000000" w:themeColor="text1"/>
          </w:rPr>
          <w:t xml:space="preserve">. </w:t>
        </w:r>
        <w:del w:id="1147" w:author="Microsoft Office User" w:date="2023-03-03T09:59:00Z">
          <w:r w:rsidDel="002E65AD">
            <w:rPr>
              <w:rFonts w:ascii="Times New Roman" w:hAnsi="Times New Roman" w:cs="Times New Roman"/>
              <w:color w:val="000000" w:themeColor="text1"/>
            </w:rPr>
            <w:delText>We realized that</w:delText>
          </w:r>
        </w:del>
      </w:ins>
      <w:ins w:id="1148" w:author="Microsoft Office User" w:date="2023-03-03T09:59:00Z">
        <w:r>
          <w:rPr>
            <w:rFonts w:ascii="Times New Roman" w:hAnsi="Times New Roman" w:cs="Times New Roman"/>
            <w:color w:val="000000" w:themeColor="text1"/>
          </w:rPr>
          <w:t xml:space="preserve">Because </w:t>
        </w:r>
      </w:ins>
      <w:ins w:id="1149" w:author="Bo Shen" w:date="2023-01-26T14:48:00Z">
        <w:del w:id="1150" w:author="Microsoft Office User" w:date="2023-03-07T11:31:00Z">
          <w:r w:rsidDel="00641B09">
            <w:rPr>
              <w:rFonts w:ascii="Times New Roman" w:hAnsi="Times New Roman" w:cs="Times New Roman"/>
              <w:color w:val="000000" w:themeColor="text1"/>
            </w:rPr>
            <w:delText xml:space="preserve"> </w:delText>
          </w:r>
        </w:del>
        <w:r>
          <w:rPr>
            <w:rFonts w:ascii="Times New Roman" w:hAnsi="Times New Roman" w:cs="Times New Roman"/>
            <w:color w:val="000000" w:themeColor="text1"/>
          </w:rPr>
          <w:t>the collinearity issue between</w:t>
        </w:r>
      </w:ins>
      <w:ins w:id="1151" w:author="Bo Shen" w:date="2023-01-26T15:01:00Z">
        <w:r>
          <w:rPr>
            <w:rFonts w:ascii="Times New Roman" w:hAnsi="Times New Roman" w:cs="Times New Roman"/>
            <w:color w:val="000000" w:themeColor="text1"/>
          </w:rPr>
          <w:t xml:space="preserve"> baseline gain control (</w:t>
        </w:r>
      </w:ins>
      <m:oMath>
        <m:sSub>
          <m:sSubPr>
            <m:ctrlPr>
              <w:ins w:id="1152" w:author="Bo Shen" w:date="2023-01-26T14:27:00Z">
                <w:rPr>
                  <w:rFonts w:ascii="Cambria Math" w:hAnsi="Cambria Math" w:cs="Times New Roman"/>
                  <w:i/>
                  <w:color w:val="000000" w:themeColor="text1"/>
                </w:rPr>
              </w:ins>
            </m:ctrlPr>
          </m:sSubPr>
          <m:e>
            <m:r>
              <w:ins w:id="1153" w:author="Bo Shen" w:date="2023-01-26T14:27:00Z">
                <w:del w:id="1154" w:author="Microsoft Office User" w:date="2023-03-03T09:59:00Z">
                  <w:rPr>
                    <w:rFonts w:ascii="Cambria Math" w:hAnsi="Cambria Math" w:cs="Times New Roman"/>
                    <w:color w:val="000000" w:themeColor="text1"/>
                  </w:rPr>
                  <m:t>G</m:t>
                </w:del>
              </w:ins>
            </m:r>
            <m:r>
              <w:ins w:id="1155" w:author="Microsoft Office User" w:date="2023-03-03T09:59:00Z">
                <w:rPr>
                  <w:rFonts w:ascii="Cambria Math" w:hAnsi="Cambria Math" w:cs="Times New Roman"/>
                  <w:color w:val="000000" w:themeColor="text1"/>
                </w:rPr>
                <m:t>B</m:t>
              </w:ins>
            </m:r>
          </m:e>
          <m:sub>
            <m:r>
              <w:ins w:id="1156" w:author="Bo Shen" w:date="2023-01-26T14:27:00Z">
                <w:del w:id="1157" w:author="Microsoft Office User" w:date="2023-03-03T09:59:00Z">
                  <w:rPr>
                    <w:rFonts w:ascii="Cambria Math" w:hAnsi="Cambria Math" w:cs="Times New Roman"/>
                    <w:color w:val="000000" w:themeColor="text1"/>
                  </w:rPr>
                  <m:t>0</m:t>
                </w:del>
              </w:ins>
            </m:r>
            <m:r>
              <w:ins w:id="1158" w:author="Microsoft Office User" w:date="2023-03-03T09:59:00Z">
                <w:rPr>
                  <w:rFonts w:ascii="Cambria Math" w:hAnsi="Cambria Math" w:cs="Times New Roman"/>
                  <w:color w:val="000000" w:themeColor="text1"/>
                </w:rPr>
                <m:t>G</m:t>
              </w:ins>
            </m:r>
          </m:sub>
        </m:sSub>
      </m:oMath>
      <w:ins w:id="1159" w:author="Bo Shen" w:date="2023-01-26T15:01:00Z">
        <w:r>
          <w:rPr>
            <w:rFonts w:ascii="Times New Roman" w:hAnsi="Times New Roman" w:cs="Times New Roman"/>
            <w:color w:val="000000" w:themeColor="text1"/>
          </w:rPr>
          <w:t>)</w:t>
        </w:r>
      </w:ins>
      <w:ins w:id="1160" w:author="Bo Shen" w:date="2023-01-26T14:27:00Z">
        <w:r>
          <w:rPr>
            <w:rFonts w:ascii="Times New Roman" w:hAnsi="Times New Roman" w:cs="Times New Roman"/>
            <w:color w:val="000000" w:themeColor="text1"/>
          </w:rPr>
          <w:t xml:space="preserve"> and</w:t>
        </w:r>
      </w:ins>
      <w:ins w:id="1161" w:author="Bo Shen" w:date="2023-01-26T15:01:00Z">
        <w:r>
          <w:rPr>
            <w:rFonts w:ascii="Times New Roman" w:hAnsi="Times New Roman" w:cs="Times New Roman"/>
            <w:color w:val="000000" w:themeColor="text1"/>
          </w:rPr>
          <w:t xml:space="preserve"> self-excit</w:t>
        </w:r>
      </w:ins>
      <w:ins w:id="1162" w:author="Bo Shen" w:date="2023-01-26T15:02:00Z">
        <w:r>
          <w:rPr>
            <w:rFonts w:ascii="Times New Roman" w:hAnsi="Times New Roman" w:cs="Times New Roman"/>
            <w:color w:val="000000" w:themeColor="text1"/>
          </w:rPr>
          <w:t>ation</w:t>
        </w:r>
      </w:ins>
      <w:ins w:id="1163" w:author="Bo Shen" w:date="2023-01-26T14:27:00Z">
        <w:r>
          <w:rPr>
            <w:rFonts w:ascii="Times New Roman" w:hAnsi="Times New Roman" w:cs="Times New Roman"/>
            <w:color w:val="000000" w:themeColor="text1"/>
          </w:rPr>
          <w:t xml:space="preserve"> </w:t>
        </w:r>
      </w:ins>
      <w:ins w:id="1164" w:author="Bo Shen" w:date="2023-01-26T15:02:00Z">
        <w:r>
          <w:rPr>
            <w:rFonts w:ascii="Times New Roman" w:hAnsi="Times New Roman" w:cs="Times New Roman"/>
            <w:color w:val="000000" w:themeColor="text1"/>
          </w:rPr>
          <w:t>(</w:t>
        </w:r>
      </w:ins>
      <m:oMath>
        <m:r>
          <w:ins w:id="1165" w:author="Bo Shen" w:date="2023-01-26T14:28:00Z">
            <w:rPr>
              <w:rFonts w:ascii="Cambria Math" w:hAnsi="Cambria Math" w:cs="Times New Roman"/>
              <w:color w:val="000000" w:themeColor="text1"/>
            </w:rPr>
            <m:t>α</m:t>
          </w:ins>
        </m:r>
      </m:oMath>
      <w:ins w:id="1166" w:author="Bo Shen" w:date="2023-01-26T15:02:00Z">
        <w:r>
          <w:rPr>
            <w:rFonts w:ascii="Times New Roman" w:hAnsi="Times New Roman" w:cs="Times New Roman"/>
            <w:color w:val="000000" w:themeColor="text1"/>
          </w:rPr>
          <w:t>)</w:t>
        </w:r>
      </w:ins>
      <w:ins w:id="1167" w:author="Bo Shen" w:date="2023-01-26T14:28:00Z">
        <w:r>
          <w:rPr>
            <w:rFonts w:ascii="Times New Roman" w:hAnsi="Times New Roman" w:cs="Times New Roman"/>
            <w:color w:val="000000" w:themeColor="text1"/>
          </w:rPr>
          <w:t xml:space="preserve"> </w:t>
        </w:r>
      </w:ins>
      <w:ins w:id="1168" w:author="Bo Shen" w:date="2023-01-26T14:48:00Z">
        <w:del w:id="1169" w:author="Microsoft Office User" w:date="2023-03-03T10:00:00Z">
          <w:r w:rsidDel="002E65AD">
            <w:rPr>
              <w:rFonts w:ascii="Times New Roman" w:hAnsi="Times New Roman" w:cs="Times New Roman"/>
              <w:color w:val="000000" w:themeColor="text1"/>
            </w:rPr>
            <w:delText xml:space="preserve">we </w:delText>
          </w:r>
        </w:del>
        <w:r>
          <w:rPr>
            <w:rFonts w:ascii="Times New Roman" w:hAnsi="Times New Roman" w:cs="Times New Roman"/>
            <w:color w:val="000000" w:themeColor="text1"/>
          </w:rPr>
          <w:t xml:space="preserve">mentioned </w:t>
        </w:r>
      </w:ins>
      <w:ins w:id="1170" w:author="Bo Shen" w:date="2023-01-26T14:49:00Z">
        <w:r>
          <w:rPr>
            <w:rFonts w:ascii="Times New Roman" w:hAnsi="Times New Roman" w:cs="Times New Roman"/>
            <w:color w:val="000000" w:themeColor="text1"/>
          </w:rPr>
          <w:t xml:space="preserve">above </w:t>
        </w:r>
      </w:ins>
      <w:ins w:id="1171" w:author="Bo Shen" w:date="2023-01-26T14:48:00Z">
        <w:r>
          <w:rPr>
            <w:rFonts w:ascii="Times New Roman" w:hAnsi="Times New Roman" w:cs="Times New Roman"/>
            <w:color w:val="000000" w:themeColor="text1"/>
          </w:rPr>
          <w:t>(</w:t>
        </w:r>
      </w:ins>
      <w:ins w:id="1172" w:author="Bo Shen" w:date="2023-01-26T14:50:00Z">
        <w:r>
          <w:rPr>
            <w:rFonts w:ascii="Times New Roman" w:hAnsi="Times New Roman" w:cs="Times New Roman"/>
            <w:color w:val="000000" w:themeColor="text1"/>
          </w:rPr>
          <w:t xml:space="preserve">see model fitting in </w:t>
        </w:r>
        <w:r w:rsidRPr="00D60EEE">
          <w:rPr>
            <w:rFonts w:ascii="Times New Roman" w:hAnsi="Times New Roman" w:cs="Times New Roman"/>
            <w:b/>
            <w:bCs/>
            <w:color w:val="000000" w:themeColor="text1"/>
            <w:rPrChange w:id="1173" w:author="Bo Shen" w:date="2023-01-26T14:50:00Z">
              <w:rPr>
                <w:rFonts w:ascii="Times New Roman" w:hAnsi="Times New Roman" w:cs="Times New Roman"/>
                <w:color w:val="000000" w:themeColor="text1"/>
              </w:rPr>
            </w:rPrChange>
          </w:rPr>
          <w:t>Fig. 4</w:t>
        </w:r>
      </w:ins>
      <w:ins w:id="1174" w:author="Bo Shen" w:date="2023-01-26T14:48:00Z">
        <w:r>
          <w:rPr>
            <w:rFonts w:ascii="Times New Roman" w:hAnsi="Times New Roman" w:cs="Times New Roman"/>
            <w:color w:val="000000" w:themeColor="text1"/>
          </w:rPr>
          <w:t xml:space="preserve">) </w:t>
        </w:r>
      </w:ins>
      <w:ins w:id="1175" w:author="Microsoft Office User" w:date="2023-03-03T10:00:00Z">
        <w:r>
          <w:rPr>
            <w:rFonts w:ascii="Times New Roman" w:hAnsi="Times New Roman" w:cs="Times New Roman"/>
            <w:color w:val="000000" w:themeColor="text1"/>
          </w:rPr>
          <w:t>also</w:t>
        </w:r>
      </w:ins>
      <w:ins w:id="1176" w:author="Bo Shen" w:date="2023-01-26T14:43:00Z">
        <w:del w:id="1177" w:author="Microsoft Office User" w:date="2023-03-03T10:00:00Z">
          <w:r w:rsidDel="002E65AD">
            <w:rPr>
              <w:rFonts w:ascii="Times New Roman" w:hAnsi="Times New Roman" w:cs="Times New Roman"/>
              <w:color w:val="000000" w:themeColor="text1"/>
            </w:rPr>
            <w:delText>still</w:delText>
          </w:r>
        </w:del>
        <w:r>
          <w:rPr>
            <w:rFonts w:ascii="Times New Roman" w:hAnsi="Times New Roman" w:cs="Times New Roman"/>
            <w:color w:val="000000" w:themeColor="text1"/>
          </w:rPr>
          <w:t xml:space="preserve"> </w:t>
        </w:r>
      </w:ins>
      <w:ins w:id="1178" w:author="Bo Shen" w:date="2023-01-26T15:02:00Z">
        <w:r>
          <w:rPr>
            <w:rFonts w:ascii="Times New Roman" w:hAnsi="Times New Roman" w:cs="Times New Roman"/>
            <w:color w:val="000000" w:themeColor="text1"/>
          </w:rPr>
          <w:t>exist</w:t>
        </w:r>
      </w:ins>
      <w:ins w:id="1179" w:author="Microsoft Office User" w:date="2023-03-03T10:00:00Z">
        <w:r>
          <w:rPr>
            <w:rFonts w:ascii="Times New Roman" w:hAnsi="Times New Roman" w:cs="Times New Roman"/>
            <w:color w:val="000000" w:themeColor="text1"/>
          </w:rPr>
          <w:t xml:space="preserve">s </w:t>
        </w:r>
      </w:ins>
      <w:ins w:id="1180" w:author="Bo Shen" w:date="2023-01-26T15:02:00Z">
        <w:del w:id="1181" w:author="Microsoft Office User" w:date="2023-03-03T10:00:00Z">
          <w:r w:rsidDel="002E65AD">
            <w:rPr>
              <w:rFonts w:ascii="Times New Roman" w:hAnsi="Times New Roman" w:cs="Times New Roman"/>
              <w:color w:val="000000" w:themeColor="text1"/>
            </w:rPr>
            <w:delText>s</w:delText>
          </w:r>
        </w:del>
      </w:ins>
      <w:ins w:id="1182" w:author="Bo Shen" w:date="2023-01-26T14:50:00Z">
        <w:del w:id="1183" w:author="Microsoft Office User" w:date="2023-03-03T10:00:00Z">
          <w:r w:rsidDel="002E65AD">
            <w:rPr>
              <w:rFonts w:ascii="Times New Roman" w:hAnsi="Times New Roman" w:cs="Times New Roman"/>
              <w:color w:val="000000" w:themeColor="text1"/>
            </w:rPr>
            <w:delText xml:space="preserve"> </w:delText>
          </w:r>
        </w:del>
        <w:r>
          <w:rPr>
            <w:rFonts w:ascii="Times New Roman" w:hAnsi="Times New Roman" w:cs="Times New Roman"/>
            <w:color w:val="000000" w:themeColor="text1"/>
          </w:rPr>
          <w:t xml:space="preserve">in </w:t>
        </w:r>
      </w:ins>
      <w:ins w:id="1184" w:author="Bo Shen" w:date="2023-01-26T14:30:00Z">
        <w:del w:id="1185" w:author="Microsoft Office User" w:date="2023-03-03T10:00:00Z">
          <w:r w:rsidDel="002E65AD">
            <w:rPr>
              <w:rFonts w:ascii="Times New Roman" w:hAnsi="Times New Roman" w:cs="Times New Roman"/>
              <w:color w:val="000000" w:themeColor="text1"/>
            </w:rPr>
            <w:delText>predicting</w:delText>
          </w:r>
        </w:del>
      </w:ins>
      <w:ins w:id="1186" w:author="Microsoft Office User" w:date="2023-03-03T10:00:00Z">
        <w:r>
          <w:rPr>
            <w:rFonts w:ascii="Times New Roman" w:hAnsi="Times New Roman" w:cs="Times New Roman"/>
            <w:color w:val="000000" w:themeColor="text1"/>
          </w:rPr>
          <w:t>fitting</w:t>
        </w:r>
      </w:ins>
      <w:ins w:id="1187" w:author="Bo Shen" w:date="2023-01-26T14:30:00Z">
        <w:r>
          <w:rPr>
            <w:rFonts w:ascii="Times New Roman" w:hAnsi="Times New Roman" w:cs="Times New Roman"/>
            <w:color w:val="000000" w:themeColor="text1"/>
          </w:rPr>
          <w:t xml:space="preserve"> WTA cho</w:t>
        </w:r>
      </w:ins>
      <w:ins w:id="1188" w:author="Bo Shen" w:date="2023-01-26T14:44:00Z">
        <w:r>
          <w:rPr>
            <w:rFonts w:ascii="Times New Roman" w:hAnsi="Times New Roman" w:cs="Times New Roman"/>
            <w:color w:val="000000" w:themeColor="text1"/>
          </w:rPr>
          <w:t>ice</w:t>
        </w:r>
      </w:ins>
      <w:ins w:id="1189" w:author="Bo Shen" w:date="2023-01-26T14:50:00Z">
        <w:r>
          <w:rPr>
            <w:rFonts w:ascii="Times New Roman" w:hAnsi="Times New Roman" w:cs="Times New Roman"/>
            <w:color w:val="000000" w:themeColor="text1"/>
          </w:rPr>
          <w:t xml:space="preserve"> behavior</w:t>
        </w:r>
      </w:ins>
      <w:ins w:id="1190" w:author="Bo Shen" w:date="2023-01-26T14:45:00Z">
        <w:r>
          <w:rPr>
            <w:rFonts w:ascii="Times New Roman" w:hAnsi="Times New Roman" w:cs="Times New Roman"/>
            <w:color w:val="000000" w:themeColor="text1"/>
          </w:rPr>
          <w:t xml:space="preserve"> </w:t>
        </w:r>
      </w:ins>
      <w:ins w:id="1191" w:author="Bo Shen" w:date="2023-01-26T14:44:00Z">
        <w:r>
          <w:rPr>
            <w:rFonts w:ascii="Times New Roman" w:hAnsi="Times New Roman" w:cs="Times New Roman"/>
            <w:color w:val="000000" w:themeColor="text1"/>
          </w:rPr>
          <w:t>(</w:t>
        </w:r>
      </w:ins>
      <w:ins w:id="1192" w:author="Bo Shen" w:date="2023-01-26T14:45:00Z">
        <w:r>
          <w:rPr>
            <w:rFonts w:ascii="Times New Roman" w:hAnsi="Times New Roman" w:cs="Times New Roman"/>
            <w:color w:val="000000" w:themeColor="text1"/>
          </w:rPr>
          <w:t xml:space="preserve">see </w:t>
        </w:r>
      </w:ins>
      <w:ins w:id="1193" w:author="Bo Shen" w:date="2023-01-26T14:46:00Z">
        <w:r w:rsidRPr="0060258A">
          <w:rPr>
            <w:rFonts w:ascii="Times New Roman" w:hAnsi="Times New Roman" w:cs="Times New Roman"/>
            <w:b/>
            <w:color w:val="000000" w:themeColor="text1"/>
            <w:lang w:eastAsia="zh-TW"/>
          </w:rPr>
          <w:t>Fig.</w:t>
        </w:r>
        <w:r>
          <w:rPr>
            <w:rFonts w:ascii="Times New Roman" w:hAnsi="Times New Roman" w:cs="Times New Roman"/>
            <w:b/>
            <w:color w:val="000000" w:themeColor="text1"/>
            <w:lang w:eastAsia="zh-TW"/>
          </w:rPr>
          <w:t xml:space="preserve"> 6-figure supplement </w:t>
        </w:r>
      </w:ins>
      <w:ins w:id="1194" w:author="Bo Shen" w:date="2023-01-27T18:08:00Z">
        <w:r>
          <w:rPr>
            <w:rFonts w:ascii="Times New Roman" w:hAnsi="Times New Roman" w:cs="Times New Roman"/>
            <w:b/>
            <w:color w:val="000000" w:themeColor="text1"/>
            <w:lang w:eastAsia="zh-TW"/>
          </w:rPr>
          <w:t>3</w:t>
        </w:r>
      </w:ins>
      <w:ins w:id="1195" w:author="Bo Shen" w:date="2023-01-26T14:44:00Z">
        <w:r>
          <w:rPr>
            <w:rFonts w:ascii="Times New Roman" w:hAnsi="Times New Roman" w:cs="Times New Roman"/>
            <w:color w:val="000000" w:themeColor="text1"/>
          </w:rPr>
          <w:t>)</w:t>
        </w:r>
      </w:ins>
      <w:ins w:id="1196" w:author="Bo Shen" w:date="2023-01-26T14:47:00Z">
        <w:del w:id="1197" w:author="Microsoft Office User" w:date="2023-03-03T10:00:00Z">
          <w:r w:rsidDel="002E65AD">
            <w:rPr>
              <w:rFonts w:ascii="Times New Roman" w:hAnsi="Times New Roman" w:cs="Times New Roman"/>
              <w:color w:val="000000" w:themeColor="text1"/>
            </w:rPr>
            <w:delText xml:space="preserve">. </w:delText>
          </w:r>
        </w:del>
      </w:ins>
      <w:ins w:id="1198" w:author="Bo Shen" w:date="2023-01-26T14:46:00Z">
        <w:del w:id="1199" w:author="Microsoft Office User" w:date="2023-03-03T10:00:00Z">
          <w:r w:rsidDel="002E65AD">
            <w:rPr>
              <w:rFonts w:ascii="Times New Roman" w:hAnsi="Times New Roman" w:cs="Times New Roman"/>
              <w:color w:val="000000" w:themeColor="text1"/>
            </w:rPr>
            <w:delText xml:space="preserve"> </w:delText>
          </w:r>
        </w:del>
      </w:ins>
      <w:ins w:id="1200" w:author="Bo Shen" w:date="2023-01-26T14:50:00Z">
        <w:del w:id="1201" w:author="Microsoft Office User" w:date="2023-03-03T10:00:00Z">
          <w:r w:rsidDel="002E65AD">
            <w:rPr>
              <w:rFonts w:ascii="Times New Roman" w:hAnsi="Times New Roman" w:cs="Times New Roman"/>
              <w:color w:val="000000" w:themeColor="text1"/>
            </w:rPr>
            <w:delText>Thus</w:delText>
          </w:r>
        </w:del>
        <w:r>
          <w:rPr>
            <w:rFonts w:ascii="Times New Roman" w:hAnsi="Times New Roman" w:cs="Times New Roman"/>
            <w:color w:val="000000" w:themeColor="text1"/>
          </w:rPr>
          <w:t xml:space="preserve">, </w:t>
        </w:r>
      </w:ins>
      <w:ins w:id="1202" w:author="Bo Shen" w:date="2023-01-26T14:51:00Z">
        <w:r>
          <w:rPr>
            <w:rFonts w:ascii="Times New Roman" w:hAnsi="Times New Roman" w:cs="Times New Roman"/>
            <w:color w:val="000000" w:themeColor="text1"/>
          </w:rPr>
          <w:t xml:space="preserve">we </w:t>
        </w:r>
      </w:ins>
      <w:ins w:id="1203" w:author="Bo Shen" w:date="2023-01-26T15:02:00Z">
        <w:r>
          <w:rPr>
            <w:rFonts w:ascii="Times New Roman" w:hAnsi="Times New Roman" w:cs="Times New Roman"/>
            <w:color w:val="000000" w:themeColor="text1"/>
          </w:rPr>
          <w:t xml:space="preserve">kept </w:t>
        </w:r>
      </w:ins>
      <m:oMath>
        <m:r>
          <w:ins w:id="1204" w:author="Bo Shen" w:date="2023-01-26T15:02:00Z">
            <w:rPr>
              <w:rFonts w:ascii="Cambria Math" w:hAnsi="Cambria Math" w:cs="Times New Roman"/>
              <w:color w:val="000000" w:themeColor="text1"/>
              <w:lang w:eastAsia="zh-TW"/>
            </w:rPr>
            <m:t>α</m:t>
          </w:ins>
        </m:r>
      </m:oMath>
      <w:ins w:id="1205" w:author="Bo Shen" w:date="2023-01-26T15:02:00Z">
        <w:r>
          <w:rPr>
            <w:rFonts w:ascii="Times New Roman" w:hAnsi="Times New Roman" w:cs="Times New Roman"/>
            <w:color w:val="000000" w:themeColor="text1"/>
          </w:rPr>
          <w:t xml:space="preserve"> as a free parameter</w:t>
        </w:r>
      </w:ins>
      <w:ins w:id="1206" w:author="Bo Shen" w:date="2023-01-26T15:03:00Z">
        <w:r>
          <w:rPr>
            <w:rFonts w:ascii="Times New Roman" w:hAnsi="Times New Roman" w:cs="Times New Roman"/>
            <w:color w:val="000000" w:themeColor="text1"/>
          </w:rPr>
          <w:t xml:space="preserve"> but</w:t>
        </w:r>
      </w:ins>
      <w:ins w:id="1207" w:author="Bo Shen" w:date="2023-01-26T15:02:00Z">
        <w:r>
          <w:rPr>
            <w:rFonts w:ascii="Times New Roman" w:hAnsi="Times New Roman" w:cs="Times New Roman"/>
            <w:color w:val="000000" w:themeColor="text1"/>
          </w:rPr>
          <w:t xml:space="preserve"> </w:t>
        </w:r>
      </w:ins>
      <w:ins w:id="1208" w:author="Bo Shen" w:date="2023-01-26T14:51:00Z">
        <w:r>
          <w:rPr>
            <w:rFonts w:ascii="Times New Roman" w:hAnsi="Times New Roman" w:cs="Times New Roman"/>
            <w:color w:val="000000" w:themeColor="text1"/>
          </w:rPr>
          <w:t xml:space="preserve">set </w:t>
        </w:r>
        <w:del w:id="1209" w:author="Microsoft Office User" w:date="2023-03-03T11:36:00Z">
          <w:r w:rsidDel="00B71C86">
            <w:rPr>
              <w:rFonts w:ascii="Times New Roman" w:hAnsi="Times New Roman" w:cs="Times New Roman"/>
              <w:color w:val="000000" w:themeColor="text1"/>
            </w:rPr>
            <w:delText>the</w:delText>
          </w:r>
        </w:del>
        <w:r>
          <w:rPr>
            <w:rFonts w:ascii="Times New Roman" w:hAnsi="Times New Roman" w:cs="Times New Roman"/>
            <w:color w:val="000000" w:themeColor="text1"/>
          </w:rPr>
          <w:t xml:space="preserve"> </w:t>
        </w:r>
      </w:ins>
      <m:oMath>
        <m:sSub>
          <m:sSubPr>
            <m:ctrlPr>
              <w:ins w:id="1210" w:author="Bo Shen" w:date="2023-01-26T14:51:00Z">
                <w:rPr>
                  <w:rFonts w:ascii="Cambria Math" w:hAnsi="Cambria Math" w:cs="Times New Roman"/>
                  <w:i/>
                  <w:color w:val="000000" w:themeColor="text1"/>
                </w:rPr>
              </w:ins>
            </m:ctrlPr>
          </m:sSubPr>
          <m:e>
            <m:r>
              <w:ins w:id="1211" w:author="Microsoft Office User" w:date="2023-03-03T10:00:00Z">
                <w:rPr>
                  <w:rFonts w:ascii="Cambria Math" w:hAnsi="Cambria Math" w:cs="Times New Roman"/>
                  <w:color w:val="000000" w:themeColor="text1"/>
                </w:rPr>
                <m:t>B</m:t>
              </w:ins>
            </m:r>
            <m:r>
              <w:ins w:id="1212" w:author="Bo Shen" w:date="2023-01-26T14:51:00Z">
                <w:del w:id="1213" w:author="Microsoft Office User" w:date="2023-03-03T10:00:00Z">
                  <w:rPr>
                    <w:rFonts w:ascii="Cambria Math" w:hAnsi="Cambria Math" w:cs="Times New Roman"/>
                    <w:color w:val="000000" w:themeColor="text1"/>
                  </w:rPr>
                  <m:t>G</m:t>
                </w:del>
              </w:ins>
            </m:r>
          </m:e>
          <m:sub>
            <m:r>
              <w:ins w:id="1214" w:author="Microsoft Office User" w:date="2023-03-03T10:00:00Z">
                <w:rPr>
                  <w:rFonts w:ascii="Cambria Math" w:hAnsi="Cambria Math" w:cs="Times New Roman"/>
                  <w:color w:val="000000" w:themeColor="text1"/>
                </w:rPr>
                <m:t>G</m:t>
              </w:ins>
            </m:r>
            <m:r>
              <w:ins w:id="1215" w:author="Bo Shen" w:date="2023-01-26T14:51:00Z">
                <w:del w:id="1216" w:author="Microsoft Office User" w:date="2023-03-03T10:00:00Z">
                  <w:rPr>
                    <w:rFonts w:ascii="Cambria Math" w:hAnsi="Cambria Math" w:cs="Times New Roman"/>
                    <w:color w:val="000000" w:themeColor="text1"/>
                  </w:rPr>
                  <m:t>0</m:t>
                </w:del>
              </w:ins>
            </m:r>
          </m:sub>
        </m:sSub>
      </m:oMath>
      <w:ins w:id="1217" w:author="Bo Shen" w:date="2023-01-26T14:51:00Z">
        <w:r>
          <w:rPr>
            <w:rFonts w:ascii="Times New Roman" w:hAnsi="Times New Roman" w:cs="Times New Roman"/>
            <w:color w:val="000000" w:themeColor="text1"/>
          </w:rPr>
          <w:t xml:space="preserve"> to zero</w:t>
        </w:r>
      </w:ins>
      <w:ins w:id="1218" w:author="Microsoft Office User" w:date="2023-03-03T11:37:00Z">
        <w:r>
          <w:rPr>
            <w:rFonts w:ascii="Times New Roman" w:hAnsi="Times New Roman" w:cs="Times New Roman"/>
            <w:color w:val="000000" w:themeColor="text1"/>
          </w:rPr>
          <w:t xml:space="preserve"> (</w:t>
        </w:r>
      </w:ins>
      <w:ins w:id="1219" w:author="Microsoft Office User" w:date="2023-03-03T11:34:00Z">
        <w:r>
          <w:rPr>
            <w:rFonts w:ascii="Times New Roman" w:hAnsi="Times New Roman" w:cs="Times New Roman"/>
            <w:color w:val="000000" w:themeColor="text1"/>
          </w:rPr>
          <w:t>note that this limit</w:t>
        </w:r>
      </w:ins>
      <w:ins w:id="1220" w:author="Microsoft Office User" w:date="2023-03-03T11:35:00Z">
        <w:r>
          <w:rPr>
            <w:rFonts w:ascii="Times New Roman" w:hAnsi="Times New Roman" w:cs="Times New Roman"/>
            <w:color w:val="000000" w:themeColor="text1"/>
          </w:rPr>
          <w:t xml:space="preserve">s the interpretability of fit </w:t>
        </w:r>
      </w:ins>
      <m:oMath>
        <m:r>
          <w:ins w:id="1221" w:author="Microsoft Office User" w:date="2023-03-03T11:35:00Z">
            <w:rPr>
              <w:rFonts w:ascii="Cambria Math" w:hAnsi="Cambria Math" w:cs="Times New Roman"/>
              <w:color w:val="000000" w:themeColor="text1"/>
              <w:lang w:eastAsia="zh-TW"/>
            </w:rPr>
            <m:t>α</m:t>
          </w:ins>
        </m:r>
      </m:oMath>
      <w:ins w:id="1222" w:author="Microsoft Office User" w:date="2023-03-03T11:35:00Z">
        <w:r>
          <w:rPr>
            <w:rFonts w:ascii="Times New Roman" w:hAnsi="Times New Roman" w:cs="Times New Roman"/>
            <w:color w:val="000000" w:themeColor="text1"/>
          </w:rPr>
          <w:t xml:space="preserve"> values a</w:t>
        </w:r>
      </w:ins>
      <w:ins w:id="1223" w:author="Microsoft Office User" w:date="2023-03-03T11:36:00Z">
        <w:r>
          <w:rPr>
            <w:rFonts w:ascii="Times New Roman" w:hAnsi="Times New Roman" w:cs="Times New Roman"/>
            <w:color w:val="000000" w:themeColor="text1"/>
          </w:rPr>
          <w:t>s</w:t>
        </w:r>
      </w:ins>
      <w:ins w:id="1224" w:author="Microsoft Office User" w:date="2023-03-03T11:35:00Z">
        <w:r>
          <w:rPr>
            <w:rFonts w:ascii="Times New Roman" w:hAnsi="Times New Roman" w:cs="Times New Roman"/>
            <w:color w:val="000000" w:themeColor="text1"/>
          </w:rPr>
          <w:t xml:space="preserve"> </w:t>
        </w:r>
      </w:ins>
      <w:ins w:id="1225" w:author="Microsoft Office User" w:date="2023-03-03T11:44:00Z">
        <w:r>
          <w:rPr>
            <w:rFonts w:ascii="Times New Roman" w:hAnsi="Times New Roman" w:cs="Times New Roman"/>
            <w:color w:val="000000" w:themeColor="text1"/>
          </w:rPr>
          <w:t xml:space="preserve">simply the level of </w:t>
        </w:r>
      </w:ins>
      <w:ins w:id="1226" w:author="Microsoft Office User" w:date="2023-03-03T11:35:00Z">
        <w:r>
          <w:rPr>
            <w:rFonts w:ascii="Times New Roman" w:hAnsi="Times New Roman" w:cs="Times New Roman"/>
            <w:color w:val="000000" w:themeColor="text1"/>
          </w:rPr>
          <w:t>recurren</w:t>
        </w:r>
      </w:ins>
      <w:ins w:id="1227" w:author="Microsoft Office User" w:date="2023-03-03T11:44:00Z">
        <w:r>
          <w:rPr>
            <w:rFonts w:ascii="Times New Roman" w:hAnsi="Times New Roman" w:cs="Times New Roman"/>
            <w:color w:val="000000" w:themeColor="text1"/>
          </w:rPr>
          <w:t>ce</w:t>
        </w:r>
      </w:ins>
      <w:ins w:id="1228" w:author="Microsoft Office User" w:date="2023-03-03T11:37:00Z">
        <w:r>
          <w:rPr>
            <w:rFonts w:ascii="Times New Roman" w:hAnsi="Times New Roman" w:cs="Times New Roman"/>
            <w:color w:val="000000" w:themeColor="text1"/>
          </w:rPr>
          <w:t>)</w:t>
        </w:r>
      </w:ins>
      <w:ins w:id="1229" w:author="Microsoft Office User" w:date="2023-03-03T11:35:00Z">
        <w:r>
          <w:rPr>
            <w:rFonts w:ascii="Times New Roman" w:hAnsi="Times New Roman" w:cs="Times New Roman"/>
            <w:color w:val="000000" w:themeColor="text1"/>
          </w:rPr>
          <w:t>.</w:t>
        </w:r>
      </w:ins>
      <w:ins w:id="1230" w:author="Bo Shen" w:date="2023-01-26T14:56:00Z">
        <w:del w:id="1231" w:author="Microsoft Office User" w:date="2023-03-03T11:34:00Z">
          <w:r w:rsidDel="00B71C86">
            <w:rPr>
              <w:rFonts w:ascii="Times New Roman" w:hAnsi="Times New Roman" w:cs="Times New Roman"/>
              <w:color w:val="000000" w:themeColor="text1"/>
            </w:rPr>
            <w:delText>.</w:delText>
          </w:r>
        </w:del>
      </w:ins>
      <w:ins w:id="1232" w:author="Bo Shen" w:date="2023-01-26T15:03:00Z">
        <w:r>
          <w:rPr>
            <w:rFonts w:ascii="Times New Roman" w:hAnsi="Times New Roman" w:cs="Times New Roman"/>
            <w:color w:val="000000" w:themeColor="text1"/>
          </w:rPr>
          <w:t xml:space="preserve"> </w:t>
        </w:r>
      </w:ins>
      <w:ins w:id="1233" w:author="Bo Shen" w:date="2023-01-26T15:04:00Z">
        <w:del w:id="1234" w:author="Microsoft Office User" w:date="2023-03-03T11:34:00Z">
          <w:r w:rsidDel="00B71C86">
            <w:rPr>
              <w:rFonts w:ascii="Times New Roman" w:hAnsi="Times New Roman" w:cs="Times New Roman"/>
              <w:color w:val="000000" w:themeColor="text1"/>
            </w:rPr>
            <w:delText>W</w:delText>
          </w:r>
        </w:del>
      </w:ins>
      <w:ins w:id="1235" w:author="Bo Shen" w:date="2023-01-26T15:03:00Z">
        <w:del w:id="1236" w:author="Microsoft Office User" w:date="2023-03-03T11:34:00Z">
          <w:r w:rsidDel="00B71C86">
            <w:rPr>
              <w:rFonts w:ascii="Times New Roman" w:hAnsi="Times New Roman" w:cs="Times New Roman"/>
              <w:color w:val="000000" w:themeColor="text1"/>
            </w:rPr>
            <w:delText xml:space="preserve">e </w:delText>
          </w:r>
        </w:del>
      </w:ins>
      <w:ins w:id="1237" w:author="Bo Shen" w:date="2023-01-26T15:27:00Z">
        <w:del w:id="1238" w:author="Microsoft Office User" w:date="2023-03-03T11:34:00Z">
          <w:r w:rsidDel="00B71C86">
            <w:rPr>
              <w:rFonts w:ascii="Times New Roman" w:hAnsi="Times New Roman" w:cs="Times New Roman"/>
              <w:color w:val="000000" w:themeColor="text1"/>
            </w:rPr>
            <w:delText>acknowledged</w:delText>
          </w:r>
        </w:del>
      </w:ins>
      <w:ins w:id="1239" w:author="Bo Shen" w:date="2023-01-26T15:03:00Z">
        <w:del w:id="1240" w:author="Microsoft Office User" w:date="2023-03-03T11:34:00Z">
          <w:r w:rsidDel="00B71C86">
            <w:rPr>
              <w:rFonts w:ascii="Times New Roman" w:hAnsi="Times New Roman" w:cs="Times New Roman"/>
              <w:color w:val="000000" w:themeColor="text1"/>
            </w:rPr>
            <w:delText xml:space="preserve"> </w:delText>
          </w:r>
        </w:del>
      </w:ins>
      <w:ins w:id="1241" w:author="Bo Shen" w:date="2023-01-26T15:26:00Z">
        <w:del w:id="1242" w:author="Microsoft Office User" w:date="2023-03-03T11:34:00Z">
          <w:r w:rsidDel="00B71C86">
            <w:rPr>
              <w:rFonts w:ascii="Times New Roman" w:hAnsi="Times New Roman" w:cs="Times New Roman"/>
              <w:color w:val="000000" w:themeColor="text1"/>
            </w:rPr>
            <w:delText xml:space="preserve">that </w:delText>
          </w:r>
        </w:del>
      </w:ins>
      <w:ins w:id="1243" w:author="Bo Shen" w:date="2023-01-26T15:04:00Z">
        <w:del w:id="1244" w:author="Microsoft Office User" w:date="2023-03-03T11:34:00Z">
          <w:r w:rsidDel="00B71C86">
            <w:rPr>
              <w:rFonts w:ascii="Times New Roman" w:hAnsi="Times New Roman" w:cs="Times New Roman"/>
              <w:color w:val="000000" w:themeColor="text1"/>
            </w:rPr>
            <w:delText>th</w:delText>
          </w:r>
        </w:del>
      </w:ins>
      <w:ins w:id="1245" w:author="Bo Shen" w:date="2023-01-26T15:25:00Z">
        <w:del w:id="1246" w:author="Microsoft Office User" w:date="2023-03-03T11:34:00Z">
          <w:r w:rsidDel="00B71C86">
            <w:rPr>
              <w:rFonts w:ascii="Times New Roman" w:hAnsi="Times New Roman" w:cs="Times New Roman"/>
              <w:color w:val="000000" w:themeColor="text1"/>
            </w:rPr>
            <w:delText>is</w:delText>
          </w:r>
        </w:del>
      </w:ins>
      <w:ins w:id="1247" w:author="Bo Shen" w:date="2023-01-26T15:04:00Z">
        <w:del w:id="1248" w:author="Microsoft Office User" w:date="2023-03-03T11:34:00Z">
          <w:r w:rsidDel="00B71C86">
            <w:rPr>
              <w:rFonts w:ascii="Times New Roman" w:hAnsi="Times New Roman" w:cs="Times New Roman"/>
              <w:color w:val="000000" w:themeColor="text1"/>
            </w:rPr>
            <w:delText xml:space="preserve"> limitation </w:delText>
          </w:r>
        </w:del>
      </w:ins>
      <w:ins w:id="1249" w:author="Bo Shen" w:date="2023-01-26T15:27:00Z">
        <w:del w:id="1250" w:author="Microsoft Office User" w:date="2023-03-03T11:34:00Z">
          <w:r w:rsidDel="00B71C86">
            <w:rPr>
              <w:rFonts w:ascii="Times New Roman" w:hAnsi="Times New Roman" w:cs="Times New Roman"/>
              <w:color w:val="000000" w:themeColor="text1"/>
            </w:rPr>
            <w:delText>restrict</w:delText>
          </w:r>
        </w:del>
        <w:del w:id="1251" w:author="Microsoft Office User" w:date="2023-03-03T11:33:00Z">
          <w:r w:rsidDel="00B71C86">
            <w:rPr>
              <w:rFonts w:ascii="Times New Roman" w:hAnsi="Times New Roman" w:cs="Times New Roman"/>
              <w:color w:val="000000" w:themeColor="text1"/>
            </w:rPr>
            <w:delText>ed</w:delText>
          </w:r>
        </w:del>
      </w:ins>
      <w:ins w:id="1252" w:author="Bo Shen" w:date="2023-01-26T15:26:00Z">
        <w:del w:id="1253" w:author="Microsoft Office User" w:date="2023-03-03T11:34:00Z">
          <w:r w:rsidDel="00B71C86">
            <w:rPr>
              <w:rFonts w:ascii="Times New Roman" w:hAnsi="Times New Roman" w:cs="Times New Roman"/>
              <w:color w:val="000000" w:themeColor="text1"/>
            </w:rPr>
            <w:delText xml:space="preserve"> the interpretation </w:delText>
          </w:r>
        </w:del>
      </w:ins>
      <w:ins w:id="1254" w:author="Bo Shen" w:date="2023-01-26T15:27:00Z">
        <w:del w:id="1255" w:author="Microsoft Office User" w:date="2023-03-03T11:34:00Z">
          <w:r w:rsidDel="00B71C86">
            <w:rPr>
              <w:rFonts w:ascii="Times New Roman" w:hAnsi="Times New Roman" w:cs="Times New Roman"/>
              <w:color w:val="000000" w:themeColor="text1"/>
            </w:rPr>
            <w:delText>of</w:delText>
          </w:r>
        </w:del>
      </w:ins>
      <w:ins w:id="1256" w:author="Bo Shen" w:date="2023-01-26T15:26:00Z">
        <w:del w:id="1257" w:author="Microsoft Office User" w:date="2023-03-03T11:34:00Z">
          <w:r w:rsidDel="00B71C86">
            <w:rPr>
              <w:rFonts w:ascii="Times New Roman" w:hAnsi="Times New Roman" w:cs="Times New Roman"/>
              <w:color w:val="000000" w:themeColor="text1"/>
            </w:rPr>
            <w:delText xml:space="preserve"> the parameter</w:delText>
          </w:r>
        </w:del>
      </w:ins>
      <w:ins w:id="1258" w:author="Bo Shen" w:date="2023-01-26T15:03:00Z">
        <w:del w:id="1259" w:author="Microsoft Office User" w:date="2023-03-03T11:34:00Z">
          <w:r w:rsidDel="00B71C86">
            <w:rPr>
              <w:rFonts w:ascii="Times New Roman" w:hAnsi="Times New Roman" w:cs="Times New Roman"/>
              <w:color w:val="000000" w:themeColor="text1"/>
            </w:rPr>
            <w:delText xml:space="preserve"> </w:delText>
          </w:r>
        </w:del>
      </w:ins>
      <m:oMath>
        <m:r>
          <w:ins w:id="1260" w:author="Bo Shen" w:date="2023-01-26T15:03:00Z">
            <w:del w:id="1261" w:author="Microsoft Office User" w:date="2023-03-03T11:34:00Z">
              <w:rPr>
                <w:rFonts w:ascii="Cambria Math" w:hAnsi="Cambria Math" w:cs="Times New Roman"/>
                <w:color w:val="000000" w:themeColor="text1"/>
                <w:lang w:eastAsia="zh-TW"/>
              </w:rPr>
              <m:t>α</m:t>
            </w:del>
          </w:ins>
        </m:r>
      </m:oMath>
      <w:ins w:id="1262" w:author="Bo Shen" w:date="2023-01-26T15:03:00Z">
        <w:del w:id="1263" w:author="Microsoft Office User" w:date="2023-03-03T11:34:00Z">
          <w:r w:rsidDel="00B71C86">
            <w:rPr>
              <w:rFonts w:ascii="Times New Roman" w:hAnsi="Times New Roman" w:cs="Times New Roman"/>
              <w:color w:val="000000" w:themeColor="text1"/>
              <w:lang w:eastAsia="zh-TW"/>
            </w:rPr>
            <w:delText xml:space="preserve">. </w:delText>
          </w:r>
        </w:del>
      </w:ins>
      <w:del w:id="1264" w:author="Bo Shen" w:date="2023-01-26T14:27:00Z">
        <w:r w:rsidRPr="0060258A" w:rsidDel="00BE4D64">
          <w:rPr>
            <w:rFonts w:ascii="Times New Roman" w:hAnsi="Times New Roman" w:cs="Times New Roman"/>
            <w:color w:val="000000" w:themeColor="text1"/>
          </w:rPr>
          <w:delText>,</w:delText>
        </w:r>
      </w:del>
      <w:ins w:id="1265" w:author="Bo Shen" w:date="2023-01-26T14:57:00Z">
        <w:r>
          <w:rPr>
            <w:rFonts w:ascii="Times New Roman" w:hAnsi="Times New Roman" w:cs="Times New Roman"/>
            <w:color w:val="000000" w:themeColor="text1"/>
          </w:rPr>
          <w:t>T</w:t>
        </w:r>
      </w:ins>
      <w:del w:id="1266" w:author="Bo Shen" w:date="2023-01-26T14:57:00Z">
        <w:r w:rsidRPr="0060258A" w:rsidDel="000C30B1">
          <w:rPr>
            <w:rFonts w:ascii="Times New Roman" w:hAnsi="Times New Roman" w:cs="Times New Roman"/>
            <w:color w:val="000000" w:themeColor="text1"/>
          </w:rPr>
          <w:delText xml:space="preserve"> t</w:delText>
        </w:r>
      </w:del>
      <w:r w:rsidRPr="0060258A">
        <w:rPr>
          <w:rFonts w:ascii="Times New Roman" w:hAnsi="Times New Roman" w:cs="Times New Roman"/>
          <w:color w:val="000000" w:themeColor="text1"/>
        </w:rPr>
        <w:t xml:space="preserve">he model is reduced to </w:t>
      </w:r>
      <w:r w:rsidRPr="0060258A">
        <w:rPr>
          <w:rFonts w:ascii="Times New Roman" w:hAnsi="Times New Roman" w:cs="Times New Roman" w:hint="eastAsia"/>
          <w:color w:val="000000" w:themeColor="text1"/>
        </w:rPr>
        <w:t>seven</w:t>
      </w:r>
      <w:r w:rsidRPr="0060258A">
        <w:rPr>
          <w:rFonts w:ascii="Times New Roman" w:hAnsi="Times New Roman" w:cs="Times New Roman"/>
          <w:color w:val="000000" w:themeColor="text1"/>
        </w:rPr>
        <w:t xml:space="preserve"> parameters: recurrent </w:t>
      </w:r>
      <w:r w:rsidRPr="0060258A">
        <w:rPr>
          <w:rFonts w:ascii="Times New Roman" w:hAnsi="Times New Roman" w:cs="Times New Roman"/>
          <w:color w:val="000000" w:themeColor="text1"/>
          <w:lang w:eastAsia="zh-TW"/>
        </w:rPr>
        <w:t xml:space="preserve">excitation weight </w:t>
      </w:r>
      <m:oMath>
        <m:r>
          <w:rPr>
            <w:rFonts w:ascii="Cambria Math" w:hAnsi="Cambria Math" w:cs="Times New Roman"/>
            <w:color w:val="000000" w:themeColor="text1"/>
            <w:lang w:eastAsia="zh-TW"/>
          </w:rPr>
          <m:t>α</m:t>
        </m:r>
      </m:oMath>
      <w:r w:rsidRPr="0060258A">
        <w:rPr>
          <w:rFonts w:ascii="Times New Roman" w:hAnsi="Times New Roman" w:cs="Times New Roman"/>
          <w:color w:val="000000" w:themeColor="text1"/>
          <w:lang w:eastAsia="zh-TW"/>
        </w:rPr>
        <w:t xml:space="preserve">, local disinhibition weight </w:t>
      </w:r>
      <m:oMath>
        <m:r>
          <w:rPr>
            <w:rFonts w:ascii="Cambria Math" w:hAnsi="Cambria Math" w:cs="Times New Roman"/>
            <w:color w:val="000000" w:themeColor="text1"/>
            <w:lang w:eastAsia="zh-TW"/>
          </w:rPr>
          <m:t>β</m:t>
        </m:r>
      </m:oMath>
      <w:r w:rsidRPr="0060258A">
        <w:rPr>
          <w:rFonts w:ascii="Times New Roman" w:hAnsi="Times New Roman" w:cs="Times New Roman"/>
          <w:color w:val="000000" w:themeColor="text1"/>
          <w:lang w:eastAsia="zh-TW"/>
        </w:rPr>
        <w:t xml:space="preserve">, noise parameter </w:t>
      </w:r>
      <m:oMath>
        <m:r>
          <w:rPr>
            <w:rFonts w:ascii="Cambria Math" w:hAnsi="Cambria Math" w:cs="Times New Roman"/>
            <w:color w:val="000000" w:themeColor="text1"/>
            <w:lang w:eastAsia="zh-TW"/>
          </w:rPr>
          <m:t>σ</m:t>
        </m:r>
      </m:oMath>
      <w:r w:rsidRPr="0060258A">
        <w:rPr>
          <w:rFonts w:ascii="Times New Roman" w:hAnsi="Times New Roman" w:cs="Times New Roman"/>
          <w:color w:val="000000" w:themeColor="text1"/>
          <w:lang w:eastAsia="zh-TW"/>
        </w:rPr>
        <w:t xml:space="preserve">, input value scaling parameter </w:t>
      </w:r>
      <w:r w:rsidRPr="0060258A">
        <w:rPr>
          <w:rFonts w:ascii="Times New Roman" w:hAnsi="Times New Roman" w:cs="Times New Roman"/>
          <w:i/>
          <w:iCs/>
          <w:color w:val="000000" w:themeColor="text1"/>
          <w:lang w:eastAsia="zh-TW"/>
        </w:rPr>
        <w:t>S</w:t>
      </w:r>
      <w:r w:rsidRPr="0060258A">
        <w:rPr>
          <w:rFonts w:ascii="Times New Roman" w:hAnsi="Times New Roman" w:cs="Times New Roman"/>
          <w:color w:val="000000" w:themeColor="text1"/>
          <w:lang w:eastAsia="zh-TW"/>
        </w:rPr>
        <w:t>, and time constants</w:t>
      </w:r>
      <w:del w:id="1267" w:author="Bo Shen" w:date="2023-01-26T14:58:00Z">
        <w:r w:rsidRPr="0060258A" w:rsidDel="000C30B1">
          <w:rPr>
            <w:rFonts w:ascii="Times New Roman" w:hAnsi="Times New Roman" w:cs="Times New Roman"/>
            <w:color w:val="000000" w:themeColor="text1"/>
            <w:lang w:eastAsia="zh-TW"/>
          </w:rPr>
          <w:delText xml:space="preserve"> </w:delText>
        </w:r>
      </w:del>
      <w:r w:rsidRPr="0060258A">
        <w:rPr>
          <w:rFonts w:ascii="Times New Roman" w:hAnsi="Times New Roman" w:cs="Times New Roman"/>
          <w:color w:val="000000" w:themeColor="text1"/>
          <w:lang w:eastAsia="zh-TW"/>
        </w:rPr>
        <w:t xml:space="preserve"> </w:t>
      </w:r>
      <m:oMath>
        <m:sSub>
          <m:sSubPr>
            <m:ctrlPr>
              <w:rPr>
                <w:rFonts w:ascii="Cambria Math" w:hAnsi="Cambria Math" w:cs="Times New Roman"/>
                <w:i/>
                <w:color w:val="000000" w:themeColor="text1"/>
                <w:lang w:eastAsia="zh-TW"/>
              </w:rPr>
            </m:ctrlPr>
          </m:sSubPr>
          <m:e>
            <m:r>
              <w:rPr>
                <w:rFonts w:ascii="Cambria Math" w:hAnsi="Cambria Math" w:cs="Times New Roman"/>
                <w:color w:val="000000" w:themeColor="text1"/>
                <w:lang w:eastAsia="zh-TW"/>
              </w:rPr>
              <m:t>τ</m:t>
            </m:r>
          </m:e>
          <m:sub>
            <m:r>
              <w:rPr>
                <w:rFonts w:ascii="Cambria Math" w:hAnsi="Cambria Math" w:cs="Times New Roman"/>
                <w:color w:val="000000" w:themeColor="text1"/>
                <w:lang w:eastAsia="zh-TW"/>
              </w:rPr>
              <m:t>R</m:t>
            </m:r>
          </m:sub>
        </m:sSub>
      </m:oMath>
      <w:r w:rsidRPr="0060258A">
        <w:rPr>
          <w:rFonts w:ascii="Times New Roman" w:hAnsi="Times New Roman" w:cs="Times New Roman"/>
          <w:color w:val="000000" w:themeColor="text1"/>
          <w:lang w:eastAsia="zh-TW"/>
        </w:rPr>
        <w:t xml:space="preserve">, </w:t>
      </w:r>
      <m:oMath>
        <m:sSub>
          <m:sSubPr>
            <m:ctrlPr>
              <w:rPr>
                <w:rFonts w:ascii="Cambria Math" w:hAnsi="Cambria Math" w:cs="Times New Roman"/>
                <w:i/>
                <w:color w:val="000000" w:themeColor="text1"/>
                <w:lang w:eastAsia="zh-TW"/>
              </w:rPr>
            </m:ctrlPr>
          </m:sSubPr>
          <m:e>
            <m:r>
              <w:rPr>
                <w:rFonts w:ascii="Cambria Math" w:hAnsi="Cambria Math" w:cs="Times New Roman"/>
                <w:color w:val="000000" w:themeColor="text1"/>
                <w:lang w:eastAsia="zh-TW"/>
              </w:rPr>
              <m:t>τ</m:t>
            </m:r>
          </m:e>
          <m:sub>
            <m:r>
              <w:rPr>
                <w:rFonts w:ascii="Cambria Math" w:hAnsi="Cambria Math" w:cs="Times New Roman"/>
                <w:color w:val="000000" w:themeColor="text1"/>
                <w:lang w:eastAsia="zh-TW"/>
              </w:rPr>
              <m:t>G</m:t>
            </m:r>
          </m:sub>
        </m:sSub>
      </m:oMath>
      <w:r w:rsidRPr="0060258A">
        <w:rPr>
          <w:rFonts w:ascii="Times New Roman" w:hAnsi="Times New Roman" w:cs="Times New Roman"/>
          <w:color w:val="000000" w:themeColor="text1"/>
          <w:lang w:eastAsia="zh-TW"/>
        </w:rPr>
        <w:t xml:space="preserve">, and </w:t>
      </w:r>
      <m:oMath>
        <m:sSub>
          <m:sSubPr>
            <m:ctrlPr>
              <w:rPr>
                <w:rFonts w:ascii="Cambria Math" w:hAnsi="Cambria Math" w:cs="Times New Roman"/>
                <w:i/>
                <w:color w:val="000000" w:themeColor="text1"/>
                <w:lang w:eastAsia="zh-TW"/>
              </w:rPr>
            </m:ctrlPr>
          </m:sSubPr>
          <m:e>
            <m:r>
              <w:rPr>
                <w:rFonts w:ascii="Cambria Math" w:hAnsi="Cambria Math" w:cs="Times New Roman"/>
                <w:color w:val="000000" w:themeColor="text1"/>
                <w:lang w:eastAsia="zh-TW"/>
              </w:rPr>
              <m:t>τ</m:t>
            </m:r>
          </m:e>
          <m:sub>
            <m:r>
              <w:rPr>
                <w:rFonts w:ascii="Cambria Math" w:hAnsi="Cambria Math" w:cs="Times New Roman"/>
                <w:color w:val="000000" w:themeColor="text1"/>
                <w:lang w:eastAsia="zh-TW"/>
              </w:rPr>
              <m:t>D</m:t>
            </m:r>
          </m:sub>
        </m:sSub>
      </m:oMath>
      <w:r w:rsidRPr="0060258A">
        <w:rPr>
          <w:rFonts w:ascii="Times New Roman" w:hAnsi="Times New Roman" w:cs="Times New Roman"/>
          <w:color w:val="000000" w:themeColor="text1"/>
          <w:lang w:eastAsia="zh-TW"/>
        </w:rPr>
        <w:t xml:space="preserve"> (see Methods for model-fitting details). Predictions of the best fitting model are shown in </w:t>
      </w:r>
      <w:r w:rsidRPr="0060258A">
        <w:rPr>
          <w:rFonts w:ascii="Times New Roman" w:hAnsi="Times New Roman" w:cs="Times New Roman"/>
          <w:b/>
          <w:color w:val="000000" w:themeColor="text1"/>
          <w:lang w:eastAsia="zh-TW"/>
        </w:rPr>
        <w:t>Fig. 6A</w:t>
      </w:r>
      <w:r w:rsidRPr="0060258A">
        <w:rPr>
          <w:rFonts w:ascii="Times New Roman" w:hAnsi="Times New Roman" w:cs="Times New Roman"/>
          <w:color w:val="000000" w:themeColor="text1"/>
          <w:lang w:eastAsia="zh-TW"/>
        </w:rPr>
        <w:t xml:space="preserve"> (best fitting parameters: </w:t>
      </w:r>
      <m:oMath>
        <m:r>
          <w:rPr>
            <w:rFonts w:ascii="Cambria Math" w:hAnsi="Cambria Math" w:cs="Times New Roman"/>
            <w:color w:val="000000" w:themeColor="text1"/>
            <w:lang w:eastAsia="zh-TW"/>
          </w:rPr>
          <m:t>α=0</m:t>
        </m:r>
      </m:oMath>
      <w:r w:rsidRPr="0060258A">
        <w:rPr>
          <w:rFonts w:ascii="Times New Roman" w:hAnsi="Times New Roman" w:cs="Times New Roman"/>
          <w:color w:val="000000" w:themeColor="text1"/>
          <w:lang w:eastAsia="zh-TW"/>
        </w:rPr>
        <w:t xml:space="preserve">, </w:t>
      </w:r>
      <m:oMath>
        <m:r>
          <w:rPr>
            <w:rFonts w:ascii="Cambria Math" w:hAnsi="Cambria Math" w:cs="Times New Roman"/>
            <w:color w:val="000000" w:themeColor="text1"/>
            <w:lang w:eastAsia="zh-TW"/>
          </w:rPr>
          <m:t>β=1.434</m:t>
        </m:r>
      </m:oMath>
      <w:r w:rsidRPr="0060258A">
        <w:rPr>
          <w:rFonts w:ascii="Times New Roman" w:hAnsi="Times New Roman" w:cs="Times New Roman"/>
          <w:color w:val="000000" w:themeColor="text1"/>
          <w:lang w:eastAsia="zh-TW"/>
        </w:rPr>
        <w:t xml:space="preserve">, </w:t>
      </w:r>
      <m:oMath>
        <m:r>
          <w:rPr>
            <w:rFonts w:ascii="Cambria Math" w:hAnsi="Cambria Math" w:cs="Times New Roman"/>
            <w:color w:val="000000" w:themeColor="text1"/>
            <w:lang w:eastAsia="zh-TW"/>
          </w:rPr>
          <m:t>σ=25.36</m:t>
        </m:r>
      </m:oMath>
      <w:r w:rsidRPr="0060258A">
        <w:rPr>
          <w:rFonts w:ascii="Times New Roman" w:hAnsi="Times New Roman" w:cs="Times New Roman"/>
          <w:color w:val="000000" w:themeColor="text1"/>
          <w:lang w:eastAsia="zh-TW"/>
        </w:rPr>
        <w:t xml:space="preserve">, </w:t>
      </w:r>
      <w:r w:rsidRPr="0060258A">
        <w:rPr>
          <w:rFonts w:ascii="Times New Roman" w:hAnsi="Times New Roman" w:cs="Times New Roman"/>
          <w:i/>
          <w:iCs/>
          <w:color w:val="000000" w:themeColor="text1"/>
          <w:lang w:eastAsia="zh-TW"/>
        </w:rPr>
        <w:t>S</w:t>
      </w:r>
      <w:r w:rsidRPr="0060258A">
        <w:rPr>
          <w:rFonts w:ascii="Times New Roman" w:hAnsi="Times New Roman" w:cs="Times New Roman"/>
          <w:iCs/>
          <w:color w:val="000000" w:themeColor="text1"/>
          <w:lang w:eastAsia="zh-TW"/>
        </w:rPr>
        <w:t xml:space="preserve"> = 3251, </w:t>
      </w:r>
      <m:oMath>
        <m:sSub>
          <m:sSubPr>
            <m:ctrlPr>
              <w:rPr>
                <w:rFonts w:ascii="Cambria Math" w:hAnsi="Cambria Math" w:cs="Times New Roman"/>
                <w:i/>
                <w:iCs/>
                <w:color w:val="000000" w:themeColor="text1"/>
                <w:lang w:eastAsia="zh-TW"/>
              </w:rPr>
            </m:ctrlPr>
          </m:sSubPr>
          <m:e>
            <m:r>
              <w:rPr>
                <w:rFonts w:ascii="Cambria Math" w:hAnsi="Cambria Math" w:cs="Times New Roman"/>
                <w:color w:val="000000" w:themeColor="text1"/>
                <w:lang w:eastAsia="zh-TW"/>
              </w:rPr>
              <m:t>τ</m:t>
            </m:r>
          </m:e>
          <m:sub>
            <m:r>
              <w:rPr>
                <w:rFonts w:ascii="Cambria Math" w:hAnsi="Cambria Math" w:cs="Times New Roman"/>
                <w:color w:val="000000" w:themeColor="text1"/>
                <w:lang w:eastAsia="zh-TW"/>
              </w:rPr>
              <m:t>R</m:t>
            </m:r>
          </m:sub>
        </m:sSub>
        <m:r>
          <w:rPr>
            <w:rFonts w:ascii="Cambria Math" w:hAnsi="Cambria Math" w:cs="Times New Roman"/>
            <w:color w:val="000000" w:themeColor="text1"/>
            <w:lang w:eastAsia="zh-TW"/>
          </w:rPr>
          <m:t>=.1853</m:t>
        </m:r>
      </m:oMath>
      <w:r w:rsidRPr="0060258A">
        <w:rPr>
          <w:rFonts w:ascii="Times New Roman" w:hAnsi="Times New Roman" w:cs="Times New Roman"/>
          <w:iCs/>
          <w:color w:val="000000" w:themeColor="text1"/>
          <w:lang w:eastAsia="zh-TW"/>
        </w:rPr>
        <w:t xml:space="preserve">, </w:t>
      </w:r>
      <m:oMath>
        <m:sSub>
          <m:sSubPr>
            <m:ctrlPr>
              <w:rPr>
                <w:rFonts w:ascii="Cambria Math" w:hAnsi="Cambria Math" w:cs="Times New Roman"/>
                <w:i/>
                <w:iCs/>
                <w:color w:val="000000" w:themeColor="text1"/>
                <w:lang w:eastAsia="zh-TW"/>
              </w:rPr>
            </m:ctrlPr>
          </m:sSubPr>
          <m:e>
            <m:r>
              <w:rPr>
                <w:rFonts w:ascii="Cambria Math" w:hAnsi="Cambria Math" w:cs="Times New Roman"/>
                <w:color w:val="000000" w:themeColor="text1"/>
                <w:lang w:eastAsia="zh-TW"/>
              </w:rPr>
              <m:t>τ</m:t>
            </m:r>
          </m:e>
          <m:sub>
            <m:r>
              <w:rPr>
                <w:rFonts w:ascii="Cambria Math" w:hAnsi="Cambria Math" w:cs="Times New Roman"/>
                <w:color w:val="000000" w:themeColor="text1"/>
                <w:lang w:eastAsia="zh-TW"/>
              </w:rPr>
              <m:t>G</m:t>
            </m:r>
          </m:sub>
        </m:sSub>
        <m:r>
          <w:rPr>
            <w:rFonts w:ascii="Cambria Math" w:hAnsi="Cambria Math" w:cs="Times New Roman"/>
            <w:color w:val="000000" w:themeColor="text1"/>
            <w:lang w:eastAsia="zh-TW"/>
          </w:rPr>
          <m:t>=.2244</m:t>
        </m:r>
      </m:oMath>
      <w:r w:rsidRPr="0060258A">
        <w:rPr>
          <w:rFonts w:ascii="Times New Roman" w:hAnsi="Times New Roman" w:cs="Times New Roman"/>
          <w:iCs/>
          <w:color w:val="000000" w:themeColor="text1"/>
          <w:lang w:eastAsia="zh-TW"/>
        </w:rPr>
        <w:t xml:space="preserve">, and </w:t>
      </w:r>
      <m:oMath>
        <m:sSub>
          <m:sSubPr>
            <m:ctrlPr>
              <w:rPr>
                <w:rFonts w:ascii="Cambria Math" w:hAnsi="Cambria Math" w:cs="Times New Roman"/>
                <w:i/>
                <w:iCs/>
                <w:color w:val="000000" w:themeColor="text1"/>
                <w:lang w:eastAsia="zh-TW"/>
              </w:rPr>
            </m:ctrlPr>
          </m:sSubPr>
          <m:e>
            <m:r>
              <w:rPr>
                <w:rFonts w:ascii="Cambria Math" w:hAnsi="Cambria Math" w:cs="Times New Roman"/>
                <w:color w:val="000000" w:themeColor="text1"/>
                <w:lang w:eastAsia="zh-TW"/>
              </w:rPr>
              <m:t>τ</m:t>
            </m:r>
          </m:e>
          <m:sub>
            <m:r>
              <w:rPr>
                <w:rFonts w:ascii="Cambria Math" w:hAnsi="Cambria Math" w:cs="Times New Roman"/>
                <w:color w:val="000000" w:themeColor="text1"/>
                <w:lang w:eastAsia="zh-TW"/>
              </w:rPr>
              <m:t>D</m:t>
            </m:r>
          </m:sub>
        </m:sSub>
        <m:r>
          <w:rPr>
            <w:rFonts w:ascii="Cambria Math" w:hAnsi="Cambria Math" w:cs="Times New Roman"/>
            <w:color w:val="000000" w:themeColor="text1"/>
            <w:lang w:eastAsia="zh-TW"/>
          </w:rPr>
          <m:t>=.3231</m:t>
        </m:r>
      </m:oMath>
      <w:r w:rsidRPr="0060258A">
        <w:rPr>
          <w:rFonts w:ascii="Times New Roman" w:hAnsi="Times New Roman" w:cs="Times New Roman"/>
          <w:color w:val="000000" w:themeColor="text1"/>
          <w:lang w:eastAsia="zh-TW"/>
        </w:rPr>
        <w:t xml:space="preserve">). </w:t>
      </w:r>
      <w:ins w:id="1268" w:author="Bo Shen" w:date="2023-01-27T18:03:00Z">
        <w:r>
          <w:rPr>
            <w:rFonts w:ascii="Times New Roman" w:hAnsi="Times New Roman" w:cs="Times New Roman"/>
            <w:color w:val="000000" w:themeColor="text1"/>
            <w:lang w:eastAsia="zh-TW"/>
          </w:rPr>
          <w:t>The optimization surface</w:t>
        </w:r>
      </w:ins>
      <w:ins w:id="1269" w:author="Bo Shen" w:date="2023-01-27T18:04:00Z">
        <w:r>
          <w:rPr>
            <w:rFonts w:ascii="Times New Roman" w:hAnsi="Times New Roman" w:cs="Times New Roman"/>
            <w:color w:val="000000" w:themeColor="text1"/>
            <w:lang w:eastAsia="zh-TW"/>
          </w:rPr>
          <w:t>s</w:t>
        </w:r>
      </w:ins>
      <w:ins w:id="1270" w:author="Bo Shen" w:date="2023-01-27T18:03:00Z">
        <w:r>
          <w:rPr>
            <w:rFonts w:ascii="Times New Roman" w:hAnsi="Times New Roman" w:cs="Times New Roman"/>
            <w:color w:val="000000" w:themeColor="text1"/>
            <w:lang w:eastAsia="zh-TW"/>
          </w:rPr>
          <w:t xml:space="preserve"> </w:t>
        </w:r>
        <w:del w:id="1271" w:author="Microsoft Office User" w:date="2023-03-03T11:39:00Z">
          <w:r w:rsidDel="00871745">
            <w:rPr>
              <w:rFonts w:ascii="Times New Roman" w:hAnsi="Times New Roman" w:cs="Times New Roman"/>
              <w:color w:val="000000" w:themeColor="text1"/>
              <w:lang w:eastAsia="zh-TW"/>
            </w:rPr>
            <w:delText xml:space="preserve">of the model fitting </w:delText>
          </w:r>
        </w:del>
      </w:ins>
      <w:ins w:id="1272" w:author="Bo Shen" w:date="2023-01-27T18:04:00Z">
        <w:del w:id="1273" w:author="Microsoft Office User" w:date="2023-03-03T11:39:00Z">
          <w:r w:rsidDel="00871745">
            <w:rPr>
              <w:rFonts w:ascii="Times New Roman" w:hAnsi="Times New Roman" w:cs="Times New Roman"/>
              <w:color w:val="000000" w:themeColor="text1"/>
              <w:lang w:eastAsia="zh-TW"/>
            </w:rPr>
            <w:delText>were</w:delText>
          </w:r>
        </w:del>
      </w:ins>
      <w:ins w:id="1274" w:author="Bo Shen" w:date="2023-01-27T18:03:00Z">
        <w:del w:id="1275" w:author="Microsoft Office User" w:date="2023-03-03T11:39:00Z">
          <w:r w:rsidDel="00871745">
            <w:rPr>
              <w:rFonts w:ascii="Times New Roman" w:hAnsi="Times New Roman" w:cs="Times New Roman"/>
              <w:color w:val="000000" w:themeColor="text1"/>
              <w:lang w:eastAsia="zh-TW"/>
            </w:rPr>
            <w:delText xml:space="preserve"> </w:delText>
          </w:r>
        </w:del>
      </w:ins>
      <w:ins w:id="1276" w:author="Bo Shen" w:date="2023-01-27T18:05:00Z">
        <w:r>
          <w:rPr>
            <w:rFonts w:ascii="Times New Roman" w:hAnsi="Times New Roman" w:cs="Times New Roman"/>
            <w:color w:val="000000" w:themeColor="text1"/>
            <w:lang w:eastAsia="zh-TW"/>
          </w:rPr>
          <w:t>visualized</w:t>
        </w:r>
      </w:ins>
      <w:ins w:id="1277" w:author="Bo Shen" w:date="2023-01-27T18:03:00Z">
        <w:r>
          <w:rPr>
            <w:rFonts w:ascii="Times New Roman" w:hAnsi="Times New Roman" w:cs="Times New Roman"/>
            <w:color w:val="000000" w:themeColor="text1"/>
            <w:lang w:eastAsia="zh-TW"/>
          </w:rPr>
          <w:t xml:space="preserve"> across</w:t>
        </w:r>
      </w:ins>
      <w:ins w:id="1278" w:author="Bo Shen" w:date="2023-01-27T18:04:00Z">
        <w:r>
          <w:rPr>
            <w:rFonts w:ascii="Times New Roman" w:hAnsi="Times New Roman" w:cs="Times New Roman"/>
            <w:color w:val="000000" w:themeColor="text1"/>
            <w:lang w:eastAsia="zh-TW"/>
          </w:rPr>
          <w:t xml:space="preserve"> pairs of</w:t>
        </w:r>
      </w:ins>
      <w:ins w:id="1279" w:author="Bo Shen" w:date="2023-01-27T18:03:00Z">
        <w:r>
          <w:rPr>
            <w:rFonts w:ascii="Times New Roman" w:hAnsi="Times New Roman" w:cs="Times New Roman"/>
            <w:color w:val="000000" w:themeColor="text1"/>
            <w:lang w:eastAsia="zh-TW"/>
          </w:rPr>
          <w:t xml:space="preserve"> parameter</w:t>
        </w:r>
      </w:ins>
      <w:ins w:id="1280" w:author="Bo Shen" w:date="2023-01-27T18:04:00Z">
        <w:r>
          <w:rPr>
            <w:rFonts w:ascii="Times New Roman" w:hAnsi="Times New Roman" w:cs="Times New Roman"/>
            <w:color w:val="000000" w:themeColor="text1"/>
            <w:lang w:eastAsia="zh-TW"/>
          </w:rPr>
          <w:t>s</w:t>
        </w:r>
      </w:ins>
      <w:ins w:id="1281" w:author="Bo Shen" w:date="2023-01-27T18:05:00Z">
        <w:r>
          <w:rPr>
            <w:rFonts w:ascii="Times New Roman" w:hAnsi="Times New Roman" w:cs="Times New Roman"/>
            <w:color w:val="000000" w:themeColor="text1"/>
            <w:lang w:eastAsia="zh-TW"/>
          </w:rPr>
          <w:t xml:space="preserve"> (</w:t>
        </w:r>
      </w:ins>
      <w:ins w:id="1282" w:author="Bo Shen" w:date="2023-01-27T18:06:00Z">
        <w:r w:rsidRPr="0060258A">
          <w:rPr>
            <w:rFonts w:ascii="Times New Roman" w:hAnsi="Times New Roman" w:cs="Times New Roman"/>
            <w:b/>
            <w:color w:val="000000" w:themeColor="text1"/>
            <w:lang w:eastAsia="zh-TW"/>
          </w:rPr>
          <w:t>Fig.</w:t>
        </w:r>
        <w:r>
          <w:rPr>
            <w:rFonts w:ascii="Times New Roman" w:hAnsi="Times New Roman" w:cs="Times New Roman"/>
            <w:b/>
            <w:color w:val="000000" w:themeColor="text1"/>
            <w:lang w:eastAsia="zh-TW"/>
          </w:rPr>
          <w:t xml:space="preserve"> 6-figure supplement 1</w:t>
        </w:r>
      </w:ins>
      <w:ins w:id="1283" w:author="Bo Shen" w:date="2023-01-27T18:05:00Z">
        <w:r>
          <w:rPr>
            <w:rFonts w:ascii="Times New Roman" w:hAnsi="Times New Roman" w:cs="Times New Roman"/>
            <w:color w:val="000000" w:themeColor="text1"/>
            <w:lang w:eastAsia="zh-TW"/>
          </w:rPr>
          <w:t>)</w:t>
        </w:r>
      </w:ins>
      <w:ins w:id="1284" w:author="Microsoft Office User" w:date="2023-03-03T11:42:00Z">
        <w:r>
          <w:rPr>
            <w:rFonts w:ascii="Times New Roman" w:hAnsi="Times New Roman" w:cs="Times New Roman"/>
            <w:color w:val="000000" w:themeColor="text1"/>
            <w:lang w:eastAsia="zh-TW"/>
          </w:rPr>
          <w:t xml:space="preserve"> </w:t>
        </w:r>
      </w:ins>
      <w:ins w:id="1285" w:author="Microsoft Office User" w:date="2023-03-03T11:43:00Z">
        <w:r>
          <w:rPr>
            <w:rFonts w:ascii="Times New Roman" w:hAnsi="Times New Roman" w:cs="Times New Roman"/>
            <w:color w:val="000000" w:themeColor="text1"/>
            <w:lang w:eastAsia="zh-TW"/>
          </w:rPr>
          <w:t>were consistent with robust parameter fitting, and</w:t>
        </w:r>
      </w:ins>
      <w:ins w:id="1286" w:author="Bo Shen" w:date="2023-01-27T18:03:00Z">
        <w:del w:id="1287" w:author="Microsoft Office User" w:date="2023-03-03T11:42:00Z">
          <w:r w:rsidDel="00871745">
            <w:rPr>
              <w:rFonts w:ascii="Times New Roman" w:hAnsi="Times New Roman" w:cs="Times New Roman"/>
              <w:color w:val="000000" w:themeColor="text1"/>
              <w:lang w:eastAsia="zh-TW"/>
            </w:rPr>
            <w:delText>.</w:delText>
          </w:r>
        </w:del>
      </w:ins>
      <w:ins w:id="1288" w:author="Bo Shen" w:date="2023-01-27T18:06:00Z">
        <w:r>
          <w:rPr>
            <w:rFonts w:ascii="Times New Roman" w:hAnsi="Times New Roman" w:cs="Times New Roman"/>
            <w:color w:val="000000" w:themeColor="text1"/>
            <w:lang w:eastAsia="zh-TW"/>
          </w:rPr>
          <w:t xml:space="preserve"> </w:t>
        </w:r>
      </w:ins>
      <w:ins w:id="1289" w:author="Microsoft Office User" w:date="2023-03-03T11:43:00Z">
        <w:r>
          <w:rPr>
            <w:rFonts w:ascii="Times New Roman" w:hAnsi="Times New Roman" w:cs="Times New Roman"/>
            <w:color w:val="000000" w:themeColor="text1"/>
            <w:lang w:eastAsia="zh-TW"/>
          </w:rPr>
          <w:lastRenderedPageBreak/>
          <w:t>p</w:t>
        </w:r>
      </w:ins>
      <w:ins w:id="1290" w:author="Microsoft Office User" w:date="2023-03-03T11:38:00Z">
        <w:r>
          <w:rPr>
            <w:rFonts w:ascii="Times New Roman" w:hAnsi="Times New Roman" w:cs="Times New Roman"/>
            <w:color w:val="000000" w:themeColor="text1"/>
            <w:lang w:eastAsia="zh-TW"/>
          </w:rPr>
          <w:t>aram</w:t>
        </w:r>
      </w:ins>
      <w:ins w:id="1291" w:author="Microsoft Office User" w:date="2023-03-03T11:40:00Z">
        <w:r>
          <w:rPr>
            <w:rFonts w:ascii="Times New Roman" w:hAnsi="Times New Roman" w:cs="Times New Roman"/>
            <w:color w:val="000000" w:themeColor="text1"/>
            <w:lang w:eastAsia="zh-TW"/>
          </w:rPr>
          <w:t>e</w:t>
        </w:r>
      </w:ins>
      <w:ins w:id="1292" w:author="Microsoft Office User" w:date="2023-03-03T11:38:00Z">
        <w:r>
          <w:rPr>
            <w:rFonts w:ascii="Times New Roman" w:hAnsi="Times New Roman" w:cs="Times New Roman"/>
            <w:color w:val="000000" w:themeColor="text1"/>
            <w:lang w:eastAsia="zh-TW"/>
          </w:rPr>
          <w:t xml:space="preserve">ter </w:t>
        </w:r>
      </w:ins>
      <w:ins w:id="1293" w:author="Bo Shen" w:date="2023-01-27T18:06:00Z">
        <w:del w:id="1294" w:author="Microsoft Office User" w:date="2023-03-03T11:38:00Z">
          <w:r w:rsidDel="00B71C86">
            <w:rPr>
              <w:rFonts w:ascii="Times New Roman" w:hAnsi="Times New Roman" w:cs="Times New Roman"/>
              <w:color w:val="000000" w:themeColor="text1"/>
              <w:lang w:eastAsia="zh-TW"/>
            </w:rPr>
            <w:delText xml:space="preserve">Model </w:delText>
          </w:r>
        </w:del>
        <w:r>
          <w:rPr>
            <w:rFonts w:ascii="Times New Roman" w:hAnsi="Times New Roman" w:cs="Times New Roman"/>
            <w:color w:val="000000" w:themeColor="text1"/>
            <w:lang w:eastAsia="zh-TW"/>
          </w:rPr>
          <w:t xml:space="preserve">recovery </w:t>
        </w:r>
        <w:del w:id="1295" w:author="Microsoft Office User" w:date="2023-03-03T11:40:00Z">
          <w:r w:rsidDel="00871745">
            <w:rPr>
              <w:rFonts w:ascii="Times New Roman" w:hAnsi="Times New Roman" w:cs="Times New Roman"/>
              <w:color w:val="000000" w:themeColor="text1"/>
              <w:lang w:eastAsia="zh-TW"/>
            </w:rPr>
            <w:delText xml:space="preserve">on the best-fitted parameters </w:delText>
          </w:r>
        </w:del>
        <w:r>
          <w:rPr>
            <w:rFonts w:ascii="Times New Roman" w:hAnsi="Times New Roman" w:cs="Times New Roman"/>
            <w:color w:val="000000" w:themeColor="text1"/>
            <w:lang w:eastAsia="zh-TW"/>
          </w:rPr>
          <w:t xml:space="preserve">indicated that the parameters are recoverable and identifiable within the </w:t>
        </w:r>
      </w:ins>
      <w:ins w:id="1296" w:author="Bo Shen" w:date="2023-01-27T18:07:00Z">
        <w:r>
          <w:rPr>
            <w:rFonts w:ascii="Times New Roman" w:hAnsi="Times New Roman" w:cs="Times New Roman"/>
            <w:color w:val="000000" w:themeColor="text1"/>
            <w:lang w:eastAsia="zh-TW"/>
          </w:rPr>
          <w:t>network (</w:t>
        </w:r>
        <w:r w:rsidRPr="0060258A">
          <w:rPr>
            <w:rFonts w:ascii="Times New Roman" w:hAnsi="Times New Roman" w:cs="Times New Roman"/>
            <w:b/>
            <w:color w:val="000000" w:themeColor="text1"/>
            <w:lang w:eastAsia="zh-TW"/>
          </w:rPr>
          <w:t>Fig.</w:t>
        </w:r>
        <w:r>
          <w:rPr>
            <w:rFonts w:ascii="Times New Roman" w:hAnsi="Times New Roman" w:cs="Times New Roman"/>
            <w:b/>
            <w:color w:val="000000" w:themeColor="text1"/>
            <w:lang w:eastAsia="zh-TW"/>
          </w:rPr>
          <w:t xml:space="preserve"> 6-figure supplement 2</w:t>
        </w:r>
        <w:r>
          <w:rPr>
            <w:rFonts w:ascii="Times New Roman" w:hAnsi="Times New Roman" w:cs="Times New Roman"/>
            <w:color w:val="000000" w:themeColor="text1"/>
            <w:lang w:eastAsia="zh-TW"/>
          </w:rPr>
          <w:t>).</w:t>
        </w:r>
      </w:ins>
      <w:ins w:id="1297" w:author="Bo Shen" w:date="2023-01-27T18:03:00Z">
        <w:r>
          <w:rPr>
            <w:rFonts w:ascii="Times New Roman" w:hAnsi="Times New Roman" w:cs="Times New Roman"/>
            <w:color w:val="000000" w:themeColor="text1"/>
            <w:lang w:eastAsia="zh-TW"/>
          </w:rPr>
          <w:t xml:space="preserve"> </w:t>
        </w:r>
      </w:ins>
      <w:r w:rsidRPr="0060258A">
        <w:rPr>
          <w:rFonts w:ascii="Times New Roman" w:hAnsi="Times New Roman" w:cs="Times New Roman"/>
          <w:color w:val="000000" w:themeColor="text1"/>
          <w:lang w:eastAsia="zh-TW"/>
        </w:rPr>
        <w:t>Model-predicted RT distributions (lines) closely follow the empirical distributions (</w:t>
      </w:r>
      <w:r w:rsidRPr="0060258A">
        <w:rPr>
          <w:rFonts w:ascii="Times New Roman" w:hAnsi="Times New Roman" w:cs="Times New Roman" w:hint="eastAsia"/>
          <w:color w:val="000000" w:themeColor="text1"/>
        </w:rPr>
        <w:t>bars</w:t>
      </w:r>
      <w:r w:rsidRPr="0060258A">
        <w:rPr>
          <w:rFonts w:ascii="Times New Roman" w:hAnsi="Times New Roman" w:cs="Times New Roman"/>
          <w:color w:val="000000" w:themeColor="text1"/>
          <w:lang w:eastAsia="zh-TW"/>
        </w:rPr>
        <w:t xml:space="preserve">) for both correct (blue) and error (red) trials across different levels of input coherence. The aggregated mean choice accuracy and RT data are shown in </w:t>
      </w:r>
      <w:r w:rsidRPr="0060258A">
        <w:rPr>
          <w:rFonts w:ascii="Times New Roman" w:hAnsi="Times New Roman" w:cs="Times New Roman"/>
          <w:b/>
          <w:color w:val="000000" w:themeColor="text1"/>
          <w:lang w:eastAsia="zh-TW"/>
        </w:rPr>
        <w:t>Fig.</w:t>
      </w:r>
      <w:r w:rsidRPr="0060258A">
        <w:rPr>
          <w:rFonts w:ascii="Times New Roman" w:hAnsi="Times New Roman" w:cs="Times New Roman"/>
          <w:color w:val="000000" w:themeColor="text1"/>
          <w:lang w:eastAsia="zh-TW"/>
        </w:rPr>
        <w:t xml:space="preserve"> </w:t>
      </w:r>
      <w:r w:rsidRPr="0060258A">
        <w:rPr>
          <w:rFonts w:ascii="Times New Roman" w:hAnsi="Times New Roman" w:cs="Times New Roman"/>
          <w:b/>
          <w:color w:val="000000" w:themeColor="text1"/>
          <w:lang w:eastAsia="zh-TW"/>
        </w:rPr>
        <w:t>6C</w:t>
      </w:r>
      <w:r w:rsidRPr="0060258A">
        <w:rPr>
          <w:rFonts w:ascii="Times New Roman" w:hAnsi="Times New Roman" w:cs="Times New Roman"/>
          <w:color w:val="000000" w:themeColor="text1"/>
          <w:lang w:eastAsia="zh-TW"/>
        </w:rPr>
        <w:t>. Model choice accuracy (line) captures the average empirical psychometric function (crosses); model RT captures coherence-dependent changes in the chronometric function, including longer RTs in error trials (dashed line and empty dots) compared to correct trials (solid line and dots). Beyond mean RT data, the LDDM accurately captured aspects of the empirical RT distributions, as evident in the quantile</w:t>
      </w:r>
      <w:ins w:id="1298" w:author="Bo Shen" w:date="2022-11-28T13:47:00Z">
        <w:r>
          <w:rPr>
            <w:rFonts w:ascii="Times New Roman" w:hAnsi="Times New Roman" w:cs="Times New Roman"/>
            <w:color w:val="000000" w:themeColor="text1"/>
            <w:lang w:eastAsia="zh-TW"/>
          </w:rPr>
          <w:t xml:space="preserve"> </w:t>
        </w:r>
      </w:ins>
      <w:del w:id="1299" w:author="Bo Shen" w:date="2022-11-28T13:47:00Z">
        <w:r w:rsidRPr="0060258A" w:rsidDel="00662EFE">
          <w:rPr>
            <w:rFonts w:ascii="Times New Roman" w:hAnsi="Times New Roman" w:cs="Times New Roman"/>
            <w:color w:val="000000" w:themeColor="text1"/>
            <w:lang w:eastAsia="zh-TW"/>
          </w:rPr>
          <w:delText>-quantile</w:delText>
        </w:r>
      </w:del>
      <w:ins w:id="1300" w:author="Bo Shen" w:date="2022-11-28T13:47:00Z">
        <w:r>
          <w:rPr>
            <w:rFonts w:ascii="Times New Roman" w:hAnsi="Times New Roman" w:cs="Times New Roman"/>
            <w:color w:val="000000" w:themeColor="text1"/>
            <w:lang w:eastAsia="zh-TW"/>
          </w:rPr>
          <w:t>probability</w:t>
        </w:r>
      </w:ins>
      <w:r w:rsidRPr="0060258A">
        <w:rPr>
          <w:rFonts w:ascii="Times New Roman" w:hAnsi="Times New Roman" w:cs="Times New Roman"/>
          <w:color w:val="000000" w:themeColor="text1"/>
          <w:lang w:eastAsia="zh-TW"/>
        </w:rPr>
        <w:t xml:space="preserve"> </w:t>
      </w:r>
      <w:del w:id="1301" w:author="Bo Shen" w:date="2022-11-28T13:48:00Z">
        <w:r w:rsidRPr="0060258A" w:rsidDel="00662EFE">
          <w:rPr>
            <w:rFonts w:ascii="Times New Roman" w:hAnsi="Times New Roman" w:cs="Times New Roman"/>
            <w:color w:val="000000" w:themeColor="text1"/>
            <w:lang w:eastAsia="zh-TW"/>
          </w:rPr>
          <w:delText xml:space="preserve">(Q-Q) </w:delText>
        </w:r>
      </w:del>
      <w:r w:rsidRPr="0060258A">
        <w:rPr>
          <w:rFonts w:ascii="Times New Roman" w:hAnsi="Times New Roman" w:cs="Times New Roman"/>
          <w:color w:val="000000" w:themeColor="text1"/>
          <w:lang w:eastAsia="zh-TW"/>
        </w:rPr>
        <w:t xml:space="preserve">plot </w:t>
      </w:r>
      <w:ins w:id="1302" w:author="Bo Shen" w:date="2022-11-28T13:48:00Z">
        <w:r w:rsidRPr="0060258A">
          <w:rPr>
            <w:rFonts w:ascii="Times New Roman" w:hAnsi="Times New Roman" w:cs="Times New Roman"/>
            <w:color w:val="000000" w:themeColor="text1"/>
            <w:lang w:eastAsia="zh-TW"/>
          </w:rPr>
          <w:t>(Q</w:t>
        </w:r>
        <w:r>
          <w:rPr>
            <w:rFonts w:ascii="Times New Roman" w:hAnsi="Times New Roman" w:cs="Times New Roman"/>
            <w:color w:val="000000" w:themeColor="text1"/>
            <w:lang w:eastAsia="zh-TW"/>
          </w:rPr>
          <w:t>PP</w:t>
        </w:r>
        <w:r w:rsidRPr="0060258A">
          <w:rPr>
            <w:rFonts w:ascii="Times New Roman" w:hAnsi="Times New Roman" w:cs="Times New Roman"/>
            <w:color w:val="000000" w:themeColor="text1"/>
            <w:lang w:eastAsia="zh-TW"/>
          </w:rPr>
          <w:t xml:space="preserve">) </w:t>
        </w:r>
      </w:ins>
      <w:r w:rsidRPr="0060258A">
        <w:rPr>
          <w:rFonts w:ascii="Times New Roman" w:hAnsi="Times New Roman" w:cs="Times New Roman"/>
          <w:color w:val="000000" w:themeColor="text1"/>
          <w:lang w:eastAsia="zh-TW"/>
        </w:rPr>
        <w:t>of RT quantiles as functions of chosen ratio (</w:t>
      </w:r>
      <w:r w:rsidRPr="0060258A">
        <w:rPr>
          <w:rFonts w:ascii="Times New Roman" w:hAnsi="Times New Roman" w:cs="Times New Roman"/>
          <w:b/>
          <w:color w:val="000000" w:themeColor="text1"/>
          <w:lang w:eastAsia="zh-TW"/>
        </w:rPr>
        <w:t>Fig. 6B</w:t>
      </w:r>
      <w:r w:rsidRPr="0060258A">
        <w:rPr>
          <w:rFonts w:ascii="Times New Roman" w:hAnsi="Times New Roman" w:cs="Times New Roman"/>
          <w:color w:val="000000" w:themeColor="text1"/>
          <w:lang w:eastAsia="zh-TW"/>
        </w:rPr>
        <w:t>).</w:t>
      </w:r>
      <w:ins w:id="1303" w:author="Bo Shen" w:date="2023-01-26T14:58:00Z">
        <w:r>
          <w:rPr>
            <w:rFonts w:ascii="Times New Roman" w:hAnsi="Times New Roman" w:cs="Times New Roman"/>
            <w:color w:val="000000" w:themeColor="text1"/>
            <w:lang w:eastAsia="zh-TW"/>
          </w:rPr>
          <w:t xml:space="preserve"> </w:t>
        </w:r>
      </w:ins>
      <w:r>
        <w:rPr>
          <w:rFonts w:ascii="Times New Roman" w:hAnsi="Times New Roman" w:cs="Times New Roman"/>
          <w:color w:val="000000" w:themeColor="text1"/>
          <w:lang w:eastAsia="zh-TW"/>
        </w:rPr>
        <w:t>Given</w:t>
      </w:r>
      <w:ins w:id="1304" w:author="Bo Shen" w:date="2023-01-26T14:58:00Z">
        <w:r>
          <w:rPr>
            <w:rFonts w:ascii="Times New Roman" w:hAnsi="Times New Roman" w:cs="Times New Roman"/>
            <w:color w:val="000000" w:themeColor="text1"/>
            <w:lang w:eastAsia="zh-TW"/>
          </w:rPr>
          <w:t xml:space="preserve"> the collinearity issue between </w:t>
        </w:r>
      </w:ins>
      <m:oMath>
        <m:sSub>
          <m:sSubPr>
            <m:ctrlPr>
              <w:ins w:id="1305" w:author="Bo Shen" w:date="2023-01-26T14:58:00Z">
                <w:rPr>
                  <w:rFonts w:ascii="Cambria Math" w:hAnsi="Cambria Math" w:cs="Times New Roman"/>
                  <w:i/>
                  <w:color w:val="000000" w:themeColor="text1"/>
                </w:rPr>
              </w:ins>
            </m:ctrlPr>
          </m:sSubPr>
          <m:e>
            <m:r>
              <w:ins w:id="1306" w:author="Microsoft Office User" w:date="2023-03-01T13:33:00Z">
                <w:rPr>
                  <w:rFonts w:ascii="Cambria Math" w:hAnsi="Cambria Math" w:cs="Times New Roman"/>
                  <w:color w:val="000000" w:themeColor="text1"/>
                </w:rPr>
                <m:t>B</m:t>
              </w:ins>
            </m:r>
            <m:r>
              <w:del w:id="1307" w:author="Microsoft Office User" w:date="2023-03-01T13:33:00Z">
                <w:rPr>
                  <w:rFonts w:ascii="Cambria Math" w:hAnsi="Cambria Math" w:cs="Times New Roman"/>
                  <w:color w:val="000000" w:themeColor="text1"/>
                </w:rPr>
                <m:t>B</m:t>
              </w:del>
            </m:r>
          </m:e>
          <m:sub>
            <m:r>
              <w:ins w:id="1308" w:author="Microsoft Office User" w:date="2023-03-01T13:33:00Z">
                <w:rPr>
                  <w:rFonts w:ascii="Cambria Math" w:hAnsi="Cambria Math" w:cs="Times New Roman"/>
                  <w:color w:val="000000" w:themeColor="text1"/>
                </w:rPr>
                <m:t>G</m:t>
              </w:ins>
            </m:r>
            <m:r>
              <w:del w:id="1309" w:author="Microsoft Office User" w:date="2023-03-01T13:33:00Z">
                <w:rPr>
                  <w:rFonts w:ascii="Cambria Math" w:hAnsi="Cambria Math" w:cs="Times New Roman"/>
                  <w:color w:val="000000" w:themeColor="text1"/>
                </w:rPr>
                <m:t>G</m:t>
              </w:del>
            </m:r>
          </m:sub>
        </m:sSub>
      </m:oMath>
      <w:ins w:id="1310" w:author="Bo Shen" w:date="2023-01-26T14:58:00Z">
        <w:r>
          <w:rPr>
            <w:rFonts w:ascii="Times New Roman" w:hAnsi="Times New Roman" w:cs="Times New Roman"/>
            <w:color w:val="000000" w:themeColor="text1"/>
          </w:rPr>
          <w:t xml:space="preserve"> and </w:t>
        </w:r>
      </w:ins>
      <m:oMath>
        <m:r>
          <w:ins w:id="1311" w:author="Bo Shen" w:date="2023-01-26T14:58:00Z">
            <w:rPr>
              <w:rFonts w:ascii="Cambria Math" w:hAnsi="Cambria Math" w:cs="Times New Roman"/>
              <w:color w:val="000000" w:themeColor="text1"/>
            </w:rPr>
            <m:t>α</m:t>
          </w:ins>
        </m:r>
      </m:oMath>
      <w:ins w:id="1312" w:author="Bo Shen" w:date="2023-01-26T14:58:00Z">
        <w:r>
          <w:rPr>
            <w:rFonts w:ascii="Times New Roman" w:hAnsi="Times New Roman" w:cs="Times New Roman"/>
            <w:color w:val="000000" w:themeColor="text1"/>
          </w:rPr>
          <w:t xml:space="preserve">, the fitted value of </w:t>
        </w:r>
      </w:ins>
      <m:oMath>
        <m:r>
          <w:ins w:id="1313" w:author="Bo Shen" w:date="2023-01-26T14:59:00Z">
            <w:rPr>
              <w:rFonts w:ascii="Cambria Math" w:hAnsi="Cambria Math" w:cs="Times New Roman"/>
              <w:color w:val="000000" w:themeColor="text1"/>
            </w:rPr>
            <m:t>α</m:t>
          </w:ins>
        </m:r>
      </m:oMath>
      <w:ins w:id="1314" w:author="Bo Shen" w:date="2023-01-26T15:00:00Z">
        <w:r>
          <w:rPr>
            <w:rFonts w:ascii="Times New Roman" w:hAnsi="Times New Roman" w:cs="Times New Roman"/>
            <w:color w:val="000000" w:themeColor="text1"/>
          </w:rPr>
          <w:t xml:space="preserve"> </w:t>
        </w:r>
        <w:del w:id="1315" w:author="Microsoft Office User" w:date="2023-03-01T13:34:00Z">
          <w:r w:rsidDel="008542D1">
            <w:rPr>
              <w:rFonts w:ascii="Times New Roman" w:hAnsi="Times New Roman" w:cs="Times New Roman"/>
              <w:color w:val="000000" w:themeColor="text1"/>
            </w:rPr>
            <w:delText>showed here</w:delText>
          </w:r>
        </w:del>
      </w:ins>
      <w:ins w:id="1316" w:author="Bo Shen" w:date="2023-01-26T14:59:00Z">
        <w:del w:id="1317" w:author="Microsoft Office User" w:date="2023-03-01T13:34:00Z">
          <w:r w:rsidDel="008542D1">
            <w:rPr>
              <w:rFonts w:ascii="Times New Roman" w:hAnsi="Times New Roman" w:cs="Times New Roman"/>
              <w:color w:val="000000" w:themeColor="text1"/>
            </w:rPr>
            <w:delText xml:space="preserve"> </w:delText>
          </w:r>
        </w:del>
      </w:ins>
      <w:ins w:id="1318" w:author="Microsoft Office User" w:date="2023-03-01T13:34:00Z">
        <w:r>
          <w:rPr>
            <w:rFonts w:ascii="Times New Roman" w:hAnsi="Times New Roman" w:cs="Times New Roman"/>
            <w:color w:val="000000" w:themeColor="text1"/>
          </w:rPr>
          <w:t>does</w:t>
        </w:r>
      </w:ins>
      <w:ins w:id="1319" w:author="Bo Shen" w:date="2023-01-26T14:59:00Z">
        <w:del w:id="1320" w:author="Microsoft Office User" w:date="2023-03-01T13:34:00Z">
          <w:r w:rsidDel="008542D1">
            <w:rPr>
              <w:rFonts w:ascii="Times New Roman" w:hAnsi="Times New Roman" w:cs="Times New Roman"/>
              <w:color w:val="000000" w:themeColor="text1"/>
            </w:rPr>
            <w:delText>may</w:delText>
          </w:r>
        </w:del>
        <w:r>
          <w:rPr>
            <w:rFonts w:ascii="Times New Roman" w:hAnsi="Times New Roman" w:cs="Times New Roman"/>
            <w:color w:val="000000" w:themeColor="text1"/>
          </w:rPr>
          <w:t xml:space="preserve"> not reflect the exact level of recurrence </w:t>
        </w:r>
      </w:ins>
      <w:ins w:id="1321" w:author="Microsoft Office User" w:date="2023-03-01T13:34:00Z">
        <w:r>
          <w:rPr>
            <w:rFonts w:ascii="Times New Roman" w:hAnsi="Times New Roman" w:cs="Times New Roman"/>
            <w:color w:val="000000" w:themeColor="text1"/>
          </w:rPr>
          <w:t>in</w:t>
        </w:r>
      </w:ins>
      <w:ins w:id="1322" w:author="Bo Shen" w:date="2023-01-26T15:00:00Z">
        <w:del w:id="1323" w:author="Microsoft Office User" w:date="2023-03-01T13:34:00Z">
          <w:r w:rsidDel="008542D1">
            <w:rPr>
              <w:rFonts w:ascii="Times New Roman" w:hAnsi="Times New Roman" w:cs="Times New Roman"/>
              <w:color w:val="000000" w:themeColor="text1"/>
            </w:rPr>
            <w:delText>of</w:delText>
          </w:r>
        </w:del>
      </w:ins>
      <w:ins w:id="1324" w:author="Bo Shen" w:date="2023-01-26T14:59:00Z">
        <w:r>
          <w:rPr>
            <w:rFonts w:ascii="Times New Roman" w:hAnsi="Times New Roman" w:cs="Times New Roman"/>
            <w:color w:val="000000" w:themeColor="text1"/>
          </w:rPr>
          <w:t xml:space="preserve"> the circuit</w:t>
        </w:r>
      </w:ins>
      <w:ins w:id="1325" w:author="Microsoft Office User" w:date="2023-03-01T13:34:00Z">
        <w:r>
          <w:rPr>
            <w:rFonts w:ascii="Times New Roman" w:hAnsi="Times New Roman" w:cs="Times New Roman"/>
            <w:color w:val="000000" w:themeColor="text1"/>
          </w:rPr>
          <w:t xml:space="preserve">, </w:t>
        </w:r>
      </w:ins>
      <w:ins w:id="1326" w:author="Bo Shen" w:date="2023-01-26T14:59:00Z">
        <w:del w:id="1327" w:author="Microsoft Office User" w:date="2023-03-01T13:34:00Z">
          <w:r w:rsidDel="008542D1">
            <w:rPr>
              <w:rFonts w:ascii="Times New Roman" w:hAnsi="Times New Roman" w:cs="Times New Roman"/>
              <w:color w:val="000000" w:themeColor="text1"/>
            </w:rPr>
            <w:delText xml:space="preserve"> </w:delText>
          </w:r>
        </w:del>
        <w:r>
          <w:rPr>
            <w:rFonts w:ascii="Times New Roman" w:hAnsi="Times New Roman" w:cs="Times New Roman"/>
            <w:color w:val="000000" w:themeColor="text1"/>
          </w:rPr>
          <w:t>and</w:t>
        </w:r>
      </w:ins>
      <w:ins w:id="1328" w:author="Microsoft Office User" w:date="2023-03-01T13:34:00Z">
        <w:r>
          <w:rPr>
            <w:rFonts w:ascii="Times New Roman" w:hAnsi="Times New Roman" w:cs="Times New Roman"/>
            <w:color w:val="000000" w:themeColor="text1"/>
          </w:rPr>
          <w:t xml:space="preserve"> </w:t>
        </w:r>
      </w:ins>
      <w:ins w:id="1329" w:author="Bo Shen" w:date="2023-01-26T14:59:00Z">
        <w:del w:id="1330" w:author="Microsoft Office User" w:date="2023-03-01T13:34:00Z">
          <w:r w:rsidDel="008542D1">
            <w:rPr>
              <w:rFonts w:ascii="Times New Roman" w:hAnsi="Times New Roman" w:cs="Times New Roman"/>
              <w:color w:val="000000" w:themeColor="text1"/>
            </w:rPr>
            <w:delText xml:space="preserve"> we acknowledged that </w:delText>
          </w:r>
        </w:del>
        <w:r>
          <w:rPr>
            <w:rFonts w:ascii="Times New Roman" w:hAnsi="Times New Roman" w:cs="Times New Roman"/>
            <w:color w:val="000000" w:themeColor="text1"/>
          </w:rPr>
          <w:t xml:space="preserve">future empirical data </w:t>
        </w:r>
      </w:ins>
      <w:ins w:id="1331" w:author="Microsoft Office User" w:date="2023-03-01T13:34:00Z">
        <w:r>
          <w:rPr>
            <w:rFonts w:ascii="Times New Roman" w:hAnsi="Times New Roman" w:cs="Times New Roman"/>
            <w:color w:val="000000" w:themeColor="text1"/>
          </w:rPr>
          <w:t>will be</w:t>
        </w:r>
      </w:ins>
      <w:ins w:id="1332" w:author="Bo Shen" w:date="2023-01-26T14:59:00Z">
        <w:del w:id="1333" w:author="Microsoft Office User" w:date="2023-03-01T13:34:00Z">
          <w:r w:rsidDel="008542D1">
            <w:rPr>
              <w:rFonts w:ascii="Times New Roman" w:hAnsi="Times New Roman" w:cs="Times New Roman"/>
              <w:color w:val="000000" w:themeColor="text1"/>
            </w:rPr>
            <w:delText>is</w:delText>
          </w:r>
        </w:del>
        <w:r>
          <w:rPr>
            <w:rFonts w:ascii="Times New Roman" w:hAnsi="Times New Roman" w:cs="Times New Roman"/>
            <w:color w:val="000000" w:themeColor="text1"/>
          </w:rPr>
          <w:t xml:space="preserve"> </w:t>
        </w:r>
      </w:ins>
      <w:ins w:id="1334" w:author="Bo Shen" w:date="2023-01-26T15:01:00Z">
        <w:r>
          <w:rPr>
            <w:rFonts w:ascii="Times New Roman" w:hAnsi="Times New Roman" w:cs="Times New Roman"/>
            <w:color w:val="000000" w:themeColor="text1"/>
          </w:rPr>
          <w:t>needed</w:t>
        </w:r>
      </w:ins>
      <w:ins w:id="1335" w:author="Bo Shen" w:date="2023-01-26T14:59:00Z">
        <w:r>
          <w:rPr>
            <w:rFonts w:ascii="Times New Roman" w:hAnsi="Times New Roman" w:cs="Times New Roman"/>
            <w:color w:val="000000" w:themeColor="text1"/>
          </w:rPr>
          <w:t xml:space="preserve"> </w:t>
        </w:r>
      </w:ins>
      <w:ins w:id="1336" w:author="Bo Shen" w:date="2023-01-26T15:01:00Z">
        <w:r>
          <w:rPr>
            <w:rFonts w:ascii="Times New Roman" w:hAnsi="Times New Roman" w:cs="Times New Roman"/>
            <w:color w:val="000000" w:themeColor="text1"/>
          </w:rPr>
          <w:t>to</w:t>
        </w:r>
      </w:ins>
      <w:ins w:id="1337" w:author="Bo Shen" w:date="2023-01-26T14:59:00Z">
        <w:r>
          <w:rPr>
            <w:rFonts w:ascii="Times New Roman" w:hAnsi="Times New Roman" w:cs="Times New Roman"/>
            <w:color w:val="000000" w:themeColor="text1"/>
          </w:rPr>
          <w:t xml:space="preserve"> </w:t>
        </w:r>
      </w:ins>
      <w:ins w:id="1338" w:author="Bo Shen" w:date="2023-01-26T15:01:00Z">
        <w:r>
          <w:rPr>
            <w:rFonts w:ascii="Times New Roman" w:hAnsi="Times New Roman" w:cs="Times New Roman"/>
            <w:color w:val="000000" w:themeColor="text1"/>
          </w:rPr>
          <w:t>differentiate</w:t>
        </w:r>
      </w:ins>
      <w:ins w:id="1339" w:author="Bo Shen" w:date="2023-01-26T14:59:00Z">
        <w:r>
          <w:rPr>
            <w:rFonts w:ascii="Times New Roman" w:hAnsi="Times New Roman" w:cs="Times New Roman"/>
            <w:color w:val="000000" w:themeColor="text1"/>
          </w:rPr>
          <w:t xml:space="preserve"> </w:t>
        </w:r>
        <w:del w:id="1340" w:author="Microsoft Office User" w:date="2023-03-01T13:35:00Z">
          <w:r w:rsidDel="008542D1">
            <w:rPr>
              <w:rFonts w:ascii="Times New Roman" w:hAnsi="Times New Roman" w:cs="Times New Roman"/>
              <w:color w:val="000000" w:themeColor="text1"/>
            </w:rPr>
            <w:delText>the level of</w:delText>
          </w:r>
        </w:del>
      </w:ins>
      <w:ins w:id="1341" w:author="Microsoft Office User" w:date="2023-03-01T13:35:00Z">
        <w:r>
          <w:rPr>
            <w:rFonts w:ascii="Times New Roman" w:hAnsi="Times New Roman" w:cs="Times New Roman"/>
            <w:color w:val="000000" w:themeColor="text1"/>
          </w:rPr>
          <w:t>how</w:t>
        </w:r>
      </w:ins>
      <w:ins w:id="1342" w:author="Bo Shen" w:date="2023-01-26T14:59:00Z">
        <w:r>
          <w:rPr>
            <w:rFonts w:ascii="Times New Roman" w:hAnsi="Times New Roman" w:cs="Times New Roman"/>
            <w:color w:val="000000" w:themeColor="text1"/>
          </w:rPr>
          <w:t xml:space="preserve"> recurrence and baseline </w:t>
        </w:r>
        <w:del w:id="1343" w:author="Microsoft Office User" w:date="2023-03-01T13:35:00Z">
          <w:r w:rsidDel="008542D1">
            <w:rPr>
              <w:rFonts w:ascii="Times New Roman" w:hAnsi="Times New Roman" w:cs="Times New Roman"/>
              <w:color w:val="000000" w:themeColor="text1"/>
            </w:rPr>
            <w:delText>gain</w:delText>
          </w:r>
        </w:del>
      </w:ins>
      <w:ins w:id="1344" w:author="Bo Shen" w:date="2023-01-26T15:00:00Z">
        <w:del w:id="1345" w:author="Microsoft Office User" w:date="2023-03-01T13:35:00Z">
          <w:r w:rsidDel="008542D1">
            <w:rPr>
              <w:rFonts w:ascii="Times New Roman" w:hAnsi="Times New Roman" w:cs="Times New Roman"/>
              <w:color w:val="000000" w:themeColor="text1"/>
            </w:rPr>
            <w:delText>-</w:delText>
          </w:r>
        </w:del>
      </w:ins>
      <w:ins w:id="1346" w:author="Bo Shen" w:date="2023-01-26T14:59:00Z">
        <w:del w:id="1347" w:author="Microsoft Office User" w:date="2023-03-01T13:35:00Z">
          <w:r w:rsidDel="008542D1">
            <w:rPr>
              <w:rFonts w:ascii="Times New Roman" w:hAnsi="Times New Roman" w:cs="Times New Roman"/>
              <w:color w:val="000000" w:themeColor="text1"/>
            </w:rPr>
            <w:delText xml:space="preserve">control </w:delText>
          </w:r>
        </w:del>
        <w:r>
          <w:rPr>
            <w:rFonts w:ascii="Times New Roman" w:hAnsi="Times New Roman" w:cs="Times New Roman"/>
            <w:color w:val="000000" w:themeColor="text1"/>
          </w:rPr>
          <w:t>inhibition</w:t>
        </w:r>
      </w:ins>
      <w:ins w:id="1348" w:author="Bo Shen" w:date="2023-01-26T15:00:00Z">
        <w:r>
          <w:rPr>
            <w:rFonts w:ascii="Times New Roman" w:hAnsi="Times New Roman" w:cs="Times New Roman"/>
            <w:color w:val="000000" w:themeColor="text1"/>
          </w:rPr>
          <w:t xml:space="preserve"> </w:t>
        </w:r>
      </w:ins>
      <w:ins w:id="1349" w:author="Microsoft Office User" w:date="2023-03-01T13:35:00Z">
        <w:r>
          <w:rPr>
            <w:rFonts w:ascii="Times New Roman" w:hAnsi="Times New Roman" w:cs="Times New Roman"/>
            <w:color w:val="000000" w:themeColor="text1"/>
          </w:rPr>
          <w:t>contribute to LDDM WTA selection</w:t>
        </w:r>
      </w:ins>
      <w:ins w:id="1350" w:author="Bo Shen" w:date="2023-01-26T15:00:00Z">
        <w:del w:id="1351" w:author="Microsoft Office User" w:date="2023-03-01T13:35:00Z">
          <w:r w:rsidDel="008542D1">
            <w:rPr>
              <w:rFonts w:ascii="Times New Roman" w:hAnsi="Times New Roman" w:cs="Times New Roman"/>
              <w:color w:val="000000" w:themeColor="text1"/>
            </w:rPr>
            <w:delText>in the network</w:delText>
          </w:r>
        </w:del>
        <w:r>
          <w:rPr>
            <w:rFonts w:ascii="Times New Roman" w:hAnsi="Times New Roman" w:cs="Times New Roman"/>
            <w:color w:val="000000" w:themeColor="text1"/>
          </w:rPr>
          <w:t>.</w:t>
        </w:r>
      </w:ins>
    </w:p>
    <w:p w14:paraId="4E817511" w14:textId="77777777" w:rsidR="003F037C" w:rsidRPr="0060258A" w:rsidRDefault="003F037C" w:rsidP="00695141">
      <w:pPr>
        <w:spacing w:line="480" w:lineRule="auto"/>
        <w:jc w:val="both"/>
        <w:rPr>
          <w:rFonts w:ascii="Times New Roman" w:hAnsi="Times New Roman" w:cs="Times New Roman"/>
          <w:color w:val="000000" w:themeColor="text1"/>
          <w:lang w:eastAsia="zh-TW"/>
        </w:rPr>
      </w:pPr>
    </w:p>
    <w:p w14:paraId="5774F15B" w14:textId="77777777" w:rsidR="003F037C" w:rsidRPr="0060258A" w:rsidRDefault="003F037C" w:rsidP="00695141">
      <w:pPr>
        <w:spacing w:line="480" w:lineRule="auto"/>
        <w:jc w:val="both"/>
        <w:rPr>
          <w:rFonts w:ascii="Times New Roman" w:hAnsi="Times New Roman" w:cs="Times New Roman"/>
          <w:color w:val="000000" w:themeColor="text1"/>
          <w:lang w:eastAsia="zh-TW"/>
        </w:rPr>
      </w:pPr>
      <w:r w:rsidRPr="0060258A">
        <w:rPr>
          <w:rFonts w:ascii="Times New Roman" w:hAnsi="Times New Roman" w:cs="Times New Roman"/>
          <w:color w:val="000000" w:themeColor="text1"/>
          <w:lang w:eastAsia="zh-TW"/>
        </w:rPr>
        <w:t>We compared the performance of the LDDM in fitting this classical dataset with the reduced form of the RNM</w:t>
      </w:r>
      <w:ins w:id="1352" w:author="Bo Shen" w:date="2023-02-03T10:50:00Z">
        <w:r>
          <w:rPr>
            <w:rFonts w:ascii="Times New Roman" w:hAnsi="Times New Roman" w:cs="Times New Roman"/>
            <w:color w:val="000000" w:themeColor="text1"/>
            <w:lang w:eastAsia="zh-TW"/>
          </w:rPr>
          <w:t xml:space="preserve"> </w:t>
        </w:r>
        <w:r w:rsidRPr="0060258A">
          <w:rPr>
            <w:rFonts w:ascii="Times New Roman" w:hAnsi="Times New Roman" w:cs="Times New Roman"/>
            <w:color w:val="000000" w:themeColor="text1"/>
            <w:lang w:eastAsia="zh-TW"/>
          </w:rPr>
          <w:fldChar w:fldCharType="begin"/>
        </w:r>
        <w:r>
          <w:rPr>
            <w:rFonts w:ascii="Times New Roman" w:hAnsi="Times New Roman" w:cs="Times New Roman"/>
            <w:color w:val="000000" w:themeColor="text1"/>
            <w:lang w:eastAsia="zh-TW"/>
          </w:rPr>
          <w:instrText xml:space="preserve"> ADDIN ZOTERO_ITEM CSL_CITATION {"citationID":"Euy7rFmX","properties":{"formattedCitation":"(Wong &amp; Wang, 2006)","plainCitation":"(Wong &amp; Wang, 2006)","noteIndex":0},"citationItems":[{"id":52,"uris":["http://zotero.org/users/6345545/items/W5B2KD2G"],"itemData":{"id":52,"type":"article-journal","abstract":"Recent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Neurosci.","language":"en","license":"Copyright © 2006 Society for Neuroscience 0270-6474/06/261314-15$15.00/0","note":"PMID: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instrText>
        </w:r>
        <w:r w:rsidRPr="0060258A">
          <w:rPr>
            <w:rFonts w:ascii="Times New Roman" w:hAnsi="Times New Roman" w:cs="Times New Roman"/>
            <w:color w:val="000000" w:themeColor="text1"/>
            <w:lang w:eastAsia="zh-TW"/>
          </w:rPr>
          <w:fldChar w:fldCharType="separate"/>
        </w:r>
        <w:r>
          <w:rPr>
            <w:rFonts w:ascii="Times New Roman" w:hAnsi="Times New Roman" w:cs="Times New Roman"/>
            <w:color w:val="000000" w:themeColor="text1"/>
          </w:rPr>
          <w:t>(Wong &amp; Wang, 2006)</w:t>
        </w:r>
        <w:r w:rsidRPr="0060258A">
          <w:rPr>
            <w:rFonts w:ascii="Times New Roman" w:hAnsi="Times New Roman" w:cs="Times New Roman"/>
            <w:color w:val="000000" w:themeColor="text1"/>
            <w:lang w:eastAsia="zh-TW"/>
          </w:rPr>
          <w:fldChar w:fldCharType="end"/>
        </w:r>
      </w:ins>
      <w:del w:id="1353" w:author="Bo Shen" w:date="2023-02-03T10:49:00Z">
        <w:r w:rsidRPr="0060258A" w:rsidDel="00152CBC">
          <w:rPr>
            <w:rFonts w:ascii="Times New Roman" w:hAnsi="Times New Roman" w:cs="Times New Roman"/>
            <w:color w:val="000000" w:themeColor="text1"/>
            <w:lang w:eastAsia="zh-TW"/>
          </w:rPr>
          <w:delText>,</w:delText>
        </w:r>
      </w:del>
      <w:r w:rsidRPr="0060258A">
        <w:rPr>
          <w:rFonts w:ascii="Times New Roman" w:hAnsi="Times New Roman" w:cs="Times New Roman"/>
          <w:color w:val="000000" w:themeColor="text1"/>
          <w:lang w:eastAsia="zh-TW"/>
        </w:rPr>
        <w:t xml:space="preserve"> </w:t>
      </w:r>
      <w:del w:id="1354" w:author="Bo Shen" w:date="2023-02-03T10:49:00Z">
        <w:r w:rsidRPr="0060258A" w:rsidDel="00152CBC">
          <w:rPr>
            <w:rFonts w:ascii="Times New Roman" w:hAnsi="Times New Roman" w:cs="Times New Roman"/>
            <w:color w:val="000000" w:themeColor="text1"/>
            <w:lang w:eastAsia="zh-TW"/>
          </w:rPr>
          <w:delText xml:space="preserve">which can be reduced to eight free parameters </w:delText>
        </w:r>
      </w:del>
      <w:r w:rsidRPr="0060258A">
        <w:rPr>
          <w:rFonts w:ascii="Times New Roman" w:hAnsi="Times New Roman" w:cs="Times New Roman"/>
          <w:color w:val="000000" w:themeColor="text1"/>
          <w:lang w:eastAsia="zh-TW"/>
        </w:rPr>
        <w:t>(</w:t>
      </w:r>
      <w:del w:id="1355" w:author="Bo Shen" w:date="2023-02-03T10:44:00Z">
        <w:r w:rsidRPr="0060258A" w:rsidDel="007C2977">
          <w:rPr>
            <w:rFonts w:ascii="Times New Roman" w:hAnsi="Times New Roman" w:cs="Times New Roman"/>
            <w:color w:val="000000" w:themeColor="text1"/>
            <w:lang w:eastAsia="zh-TW"/>
          </w:rPr>
          <w:delText xml:space="preserve">see </w:delText>
        </w:r>
      </w:del>
      <w:del w:id="1356" w:author="Microsoft Office User" w:date="2023-03-03T11:47:00Z">
        <w:r w:rsidRPr="0060258A" w:rsidDel="008F5547">
          <w:rPr>
            <w:rFonts w:ascii="Times New Roman" w:hAnsi="Times New Roman" w:cs="Times New Roman"/>
            <w:color w:val="000000" w:themeColor="text1"/>
            <w:lang w:eastAsia="zh-TW"/>
          </w:rPr>
          <w:delText xml:space="preserve">supplementary </w:delText>
        </w:r>
      </w:del>
      <w:r w:rsidRPr="0060258A">
        <w:rPr>
          <w:rFonts w:ascii="Times New Roman" w:hAnsi="Times New Roman" w:cs="Times New Roman"/>
          <w:b/>
          <w:color w:val="000000" w:themeColor="text1"/>
          <w:lang w:eastAsia="zh-TW"/>
        </w:rPr>
        <w:t>Fig.</w:t>
      </w:r>
      <w:r>
        <w:rPr>
          <w:rFonts w:ascii="Times New Roman" w:hAnsi="Times New Roman" w:cs="Times New Roman"/>
          <w:b/>
          <w:color w:val="000000" w:themeColor="text1"/>
          <w:lang w:eastAsia="zh-TW"/>
        </w:rPr>
        <w:t xml:space="preserve"> 6-figure supplement </w:t>
      </w:r>
      <w:ins w:id="1357" w:author="Bo Shen" w:date="2023-01-27T18:07:00Z">
        <w:r>
          <w:rPr>
            <w:rFonts w:ascii="Times New Roman" w:hAnsi="Times New Roman" w:cs="Times New Roman"/>
            <w:b/>
            <w:color w:val="000000" w:themeColor="text1"/>
            <w:lang w:eastAsia="zh-TW"/>
          </w:rPr>
          <w:t>4</w:t>
        </w:r>
      </w:ins>
      <w:del w:id="1358" w:author="Bo Shen" w:date="2023-01-27T18:07:00Z">
        <w:r w:rsidDel="00E76512">
          <w:rPr>
            <w:rFonts w:ascii="Times New Roman" w:hAnsi="Times New Roman" w:cs="Times New Roman"/>
            <w:b/>
            <w:color w:val="000000" w:themeColor="text1"/>
            <w:lang w:eastAsia="zh-TW"/>
          </w:rPr>
          <w:delText>1</w:delText>
        </w:r>
      </w:del>
      <w:del w:id="1359" w:author="Bo Shen" w:date="2023-02-03T10:44:00Z">
        <w:r w:rsidRPr="0060258A" w:rsidDel="007C2977">
          <w:rPr>
            <w:rFonts w:ascii="Times New Roman" w:hAnsi="Times New Roman" w:cs="Times New Roman"/>
            <w:color w:val="000000" w:themeColor="text1"/>
            <w:lang w:eastAsia="zh-TW"/>
          </w:rPr>
          <w:delText xml:space="preserve"> for details</w:delText>
        </w:r>
      </w:del>
      <w:r w:rsidRPr="0060258A">
        <w:rPr>
          <w:rFonts w:ascii="Times New Roman" w:hAnsi="Times New Roman" w:cs="Times New Roman"/>
          <w:color w:val="000000" w:themeColor="text1"/>
          <w:lang w:eastAsia="zh-TW"/>
        </w:rPr>
        <w:t>)</w:t>
      </w:r>
      <w:ins w:id="1360" w:author="Microsoft Office User" w:date="2023-03-03T11:44:00Z">
        <w:r>
          <w:rPr>
            <w:rFonts w:ascii="Times New Roman" w:hAnsi="Times New Roman" w:cs="Times New Roman"/>
            <w:color w:val="000000" w:themeColor="text1"/>
            <w:lang w:eastAsia="zh-TW"/>
          </w:rPr>
          <w:t>, as well as</w:t>
        </w:r>
      </w:ins>
      <w:ins w:id="1361" w:author="Bo Shen" w:date="2023-01-31T11:00:00Z">
        <w:r>
          <w:rPr>
            <w:rFonts w:ascii="Times New Roman" w:hAnsi="Times New Roman" w:cs="Times New Roman"/>
            <w:color w:val="000000" w:themeColor="text1"/>
            <w:lang w:eastAsia="zh-TW"/>
          </w:rPr>
          <w:t xml:space="preserve"> </w:t>
        </w:r>
      </w:ins>
      <w:del w:id="1362" w:author="Bo Shen" w:date="2023-02-03T10:50:00Z">
        <w:r w:rsidRPr="0060258A" w:rsidDel="00152CBC">
          <w:rPr>
            <w:rFonts w:ascii="Times New Roman" w:hAnsi="Times New Roman" w:cs="Times New Roman"/>
            <w:color w:val="000000" w:themeColor="text1"/>
            <w:lang w:eastAsia="zh-TW"/>
          </w:rPr>
          <w:fldChar w:fldCharType="begin"/>
        </w:r>
        <w:r w:rsidDel="00152CBC">
          <w:rPr>
            <w:rFonts w:ascii="Times New Roman" w:hAnsi="Times New Roman" w:cs="Times New Roman"/>
            <w:color w:val="000000" w:themeColor="text1"/>
            <w:lang w:eastAsia="zh-TW"/>
          </w:rPr>
          <w:delInstrText xml:space="preserve"> ADDIN ZOTERO_ITEM CSL_CITATION {"citationID":"Euy7rFmX","properties":{"formattedCitation":"(Wong &amp; Wang, 2006)","plainCitation":"(Wong &amp; Wang, 2006)","noteIndex":0},"citationItems":[{"id":52,"uris":["http://zotero.org/users/6345545/items/W5B2KD2G"],"itemData":{"id":52,"type":"article-journal","abstract":"Recent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Neurosci.","language":"en","license":"Copyright © 2006 Society for Neuroscience 0270-6474/06/261314-15$15.00/0","note":"PMID: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delInstrText>
        </w:r>
        <w:r w:rsidRPr="0060258A" w:rsidDel="00152CBC">
          <w:rPr>
            <w:rFonts w:ascii="Times New Roman" w:hAnsi="Times New Roman" w:cs="Times New Roman"/>
            <w:color w:val="000000" w:themeColor="text1"/>
            <w:lang w:eastAsia="zh-TW"/>
          </w:rPr>
          <w:fldChar w:fldCharType="separate"/>
        </w:r>
        <w:r w:rsidDel="00152CBC">
          <w:rPr>
            <w:rFonts w:ascii="Times New Roman" w:hAnsi="Times New Roman" w:cs="Times New Roman"/>
            <w:color w:val="000000" w:themeColor="text1"/>
          </w:rPr>
          <w:delText>(Wong &amp; Wang, 2006)</w:delText>
        </w:r>
        <w:r w:rsidRPr="0060258A" w:rsidDel="00152CBC">
          <w:rPr>
            <w:rFonts w:ascii="Times New Roman" w:hAnsi="Times New Roman" w:cs="Times New Roman"/>
            <w:color w:val="000000" w:themeColor="text1"/>
            <w:lang w:eastAsia="zh-TW"/>
          </w:rPr>
          <w:fldChar w:fldCharType="end"/>
        </w:r>
      </w:del>
      <w:ins w:id="1363" w:author="Bo Shen" w:date="2023-02-03T10:49:00Z">
        <w:del w:id="1364" w:author="Microsoft Office User" w:date="2023-03-03T11:44:00Z">
          <w:r w:rsidDel="008A55B5">
            <w:rPr>
              <w:rFonts w:ascii="Times New Roman" w:hAnsi="Times New Roman" w:cs="Times New Roman"/>
              <w:color w:val="000000" w:themeColor="text1"/>
              <w:lang w:eastAsia="zh-TW"/>
            </w:rPr>
            <w:delText xml:space="preserve">and </w:delText>
          </w:r>
        </w:del>
        <w:r>
          <w:rPr>
            <w:rFonts w:ascii="Times New Roman" w:hAnsi="Times New Roman" w:cs="Times New Roman"/>
            <w:color w:val="000000" w:themeColor="text1"/>
            <w:lang w:eastAsia="zh-TW"/>
          </w:rPr>
          <w:t xml:space="preserve">another </w:t>
        </w:r>
      </w:ins>
      <w:ins w:id="1365" w:author="Microsoft Office User" w:date="2023-03-03T11:45:00Z">
        <w:r>
          <w:rPr>
            <w:rFonts w:ascii="Times New Roman" w:hAnsi="Times New Roman" w:cs="Times New Roman"/>
            <w:color w:val="000000" w:themeColor="text1"/>
            <w:lang w:eastAsia="zh-TW"/>
          </w:rPr>
          <w:t>prominent computational</w:t>
        </w:r>
      </w:ins>
      <w:ins w:id="1366" w:author="Bo Shen" w:date="2023-02-03T10:49:00Z">
        <w:del w:id="1367" w:author="Microsoft Office User" w:date="2023-03-03T11:45:00Z">
          <w:r w:rsidDel="008A55B5">
            <w:rPr>
              <w:rFonts w:ascii="Times New Roman" w:hAnsi="Times New Roman" w:cs="Times New Roman"/>
              <w:color w:val="000000" w:themeColor="text1"/>
              <w:lang w:eastAsia="zh-TW"/>
            </w:rPr>
            <w:delText>widely acknowledged</w:delText>
          </w:r>
        </w:del>
        <w:r>
          <w:rPr>
            <w:rFonts w:ascii="Times New Roman" w:hAnsi="Times New Roman" w:cs="Times New Roman"/>
            <w:color w:val="000000" w:themeColor="text1"/>
            <w:lang w:eastAsia="zh-TW"/>
          </w:rPr>
          <w:t xml:space="preserve"> decision </w:t>
        </w:r>
        <w:del w:id="1368" w:author="Microsoft Office User" w:date="2023-03-03T11:45:00Z">
          <w:r w:rsidDel="008A55B5">
            <w:rPr>
              <w:rFonts w:ascii="Times New Roman" w:hAnsi="Times New Roman" w:cs="Times New Roman"/>
              <w:color w:val="000000" w:themeColor="text1"/>
              <w:lang w:eastAsia="zh-TW"/>
            </w:rPr>
            <w:delText xml:space="preserve">circuit </w:delText>
          </w:r>
        </w:del>
        <w:r>
          <w:rPr>
            <w:rFonts w:ascii="Times New Roman" w:hAnsi="Times New Roman" w:cs="Times New Roman"/>
            <w:color w:val="000000" w:themeColor="text1"/>
            <w:lang w:eastAsia="zh-TW"/>
          </w:rPr>
          <w:t>model</w:t>
        </w:r>
      </w:ins>
      <w:ins w:id="1369" w:author="Bo Shen" w:date="2023-02-03T11:31:00Z">
        <w:r>
          <w:rPr>
            <w:rFonts w:ascii="Times New Roman" w:hAnsi="Times New Roman" w:cs="Times New Roman"/>
            <w:color w:val="000000" w:themeColor="text1"/>
            <w:lang w:eastAsia="zh-TW"/>
          </w:rPr>
          <w:t xml:space="preserve"> </w:t>
        </w:r>
      </w:ins>
      <w:ins w:id="1370" w:author="Microsoft Office User" w:date="2023-03-03T11:45:00Z">
        <w:r>
          <w:rPr>
            <w:rFonts w:ascii="Times New Roman" w:hAnsi="Times New Roman" w:cs="Times New Roman"/>
            <w:color w:val="000000" w:themeColor="text1"/>
            <w:lang w:eastAsia="zh-TW"/>
          </w:rPr>
          <w:t>with a</w:t>
        </w:r>
      </w:ins>
      <w:ins w:id="1371" w:author="Bo Shen" w:date="2023-02-03T11:31:00Z">
        <w:del w:id="1372" w:author="Microsoft Office User" w:date="2023-03-03T11:45:00Z">
          <w:r w:rsidDel="008A55B5">
            <w:rPr>
              <w:rFonts w:ascii="Times New Roman" w:hAnsi="Times New Roman" w:cs="Times New Roman"/>
              <w:color w:val="000000" w:themeColor="text1"/>
              <w:lang w:eastAsia="zh-TW"/>
            </w:rPr>
            <w:delText>sharing the</w:delText>
          </w:r>
        </w:del>
        <w:r>
          <w:rPr>
            <w:rFonts w:ascii="Times New Roman" w:hAnsi="Times New Roman" w:cs="Times New Roman"/>
            <w:color w:val="000000" w:themeColor="text1"/>
            <w:lang w:eastAsia="zh-TW"/>
          </w:rPr>
          <w:t xml:space="preserve"> similar architecture of mutual inhibition</w:t>
        </w:r>
      </w:ins>
      <w:ins w:id="1373" w:author="Bo Shen" w:date="2023-02-03T11:32:00Z">
        <w:del w:id="1374" w:author="Microsoft Office User" w:date="2023-03-03T11:45:00Z">
          <w:r w:rsidDel="008A55B5">
            <w:rPr>
              <w:rFonts w:ascii="Times New Roman" w:hAnsi="Times New Roman" w:cs="Times New Roman"/>
              <w:color w:val="000000" w:themeColor="text1"/>
              <w:lang w:eastAsia="zh-TW"/>
            </w:rPr>
            <w:delText xml:space="preserve"> as the RNM</w:delText>
          </w:r>
        </w:del>
      </w:ins>
      <w:ins w:id="1375" w:author="Bo Shen" w:date="2023-02-03T10:49:00Z">
        <w:r>
          <w:rPr>
            <w:rFonts w:ascii="Times New Roman" w:hAnsi="Times New Roman" w:cs="Times New Roman"/>
            <w:color w:val="000000" w:themeColor="text1"/>
            <w:lang w:eastAsia="zh-TW"/>
          </w:rPr>
          <w:t xml:space="preserve"> – the leaky competin</w:t>
        </w:r>
      </w:ins>
      <w:ins w:id="1376" w:author="Bo Shen" w:date="2023-02-03T11:55:00Z">
        <w:r>
          <w:rPr>
            <w:rFonts w:ascii="Times New Roman" w:hAnsi="Times New Roman" w:cs="Times New Roman"/>
            <w:color w:val="000000" w:themeColor="text1"/>
            <w:lang w:eastAsia="zh-TW"/>
          </w:rPr>
          <w:t>g</w:t>
        </w:r>
      </w:ins>
      <w:ins w:id="1377" w:author="Bo Shen" w:date="2023-02-03T10:49:00Z">
        <w:r>
          <w:rPr>
            <w:rFonts w:ascii="Times New Roman" w:hAnsi="Times New Roman" w:cs="Times New Roman"/>
            <w:color w:val="000000" w:themeColor="text1"/>
            <w:lang w:eastAsia="zh-TW"/>
          </w:rPr>
          <w:t xml:space="preserve"> accumulator model (LCA)</w:t>
        </w:r>
      </w:ins>
      <w:ins w:id="1378" w:author="Bo Shen" w:date="2023-02-03T10:50:00Z">
        <w:r w:rsidRPr="00152CBC">
          <w:rPr>
            <w:rFonts w:ascii="Times New Roman" w:hAnsi="Times New Roman" w:cs="Times New Roman"/>
            <w:color w:val="000000" w:themeColor="text1"/>
            <w:lang w:eastAsia="zh-TW"/>
          </w:rPr>
          <w:t xml:space="preserve"> </w:t>
        </w:r>
        <w:r>
          <w:rPr>
            <w:rFonts w:ascii="Times New Roman" w:hAnsi="Times New Roman" w:cs="Times New Roman"/>
            <w:color w:val="000000" w:themeColor="text1"/>
            <w:lang w:eastAsia="zh-TW"/>
          </w:rPr>
          <w:fldChar w:fldCharType="begin"/>
        </w:r>
        <w:r>
          <w:rPr>
            <w:rFonts w:ascii="Times New Roman" w:hAnsi="Times New Roman" w:cs="Times New Roman"/>
            <w:color w:val="000000" w:themeColor="text1"/>
            <w:lang w:eastAsia="zh-TW"/>
          </w:rPr>
          <w:instrText xml:space="preserve"> ADDIN ZOTERO_ITEM CSL_CITATION {"citationID":"nbpIj3gS","properties":{"formattedCitation":"(Usher &amp; McClelland, 2001)","plainCitation":"(Usher &amp; McClelland, 2001)","noteIndex":0},"citationItems":[{"id":643,"uris":["http://zotero.org/users/6345545/items/BP2UISTR"],"itemData":{"id":643,"type":"article-journal","container-title":"Psychological Review","DOI":"10.1037/0033-295X.108.3.550","ISSN":"1939-1471, 0033-295X","issue":"3","journalAbbreviation":"Psychological Review","language":"en","page":"550-592","source":"DOI.org (Crossref)","title":"The time course of perceptual choice: The leaky, competing accumulator model.","title-short":"The time course of perceptual choice","volume":"108","author":[{"family":"Usher","given":"Marius"},{"family":"McClelland","given":"James L."}],"issued":{"date-parts":[["2001"]]}}}],"schema":"https://github.com/citation-style-language/schema/raw/master/csl-citation.json"} </w:instrText>
        </w:r>
        <w:r>
          <w:rPr>
            <w:rFonts w:ascii="Times New Roman" w:hAnsi="Times New Roman" w:cs="Times New Roman"/>
            <w:color w:val="000000" w:themeColor="text1"/>
            <w:lang w:eastAsia="zh-TW"/>
          </w:rPr>
          <w:fldChar w:fldCharType="separate"/>
        </w:r>
        <w:r>
          <w:rPr>
            <w:rFonts w:ascii="Times New Roman" w:hAnsi="Times New Roman" w:cs="Times New Roman"/>
            <w:noProof/>
            <w:color w:val="000000" w:themeColor="text1"/>
            <w:lang w:eastAsia="zh-TW"/>
          </w:rPr>
          <w:t>(Usher &amp; McClelland, 2001)</w:t>
        </w:r>
        <w:r>
          <w:rPr>
            <w:rFonts w:ascii="Times New Roman" w:hAnsi="Times New Roman" w:cs="Times New Roman"/>
            <w:color w:val="000000" w:themeColor="text1"/>
            <w:lang w:eastAsia="zh-TW"/>
          </w:rPr>
          <w:fldChar w:fldCharType="end"/>
        </w:r>
        <w:r>
          <w:rPr>
            <w:rFonts w:ascii="Times New Roman" w:hAnsi="Times New Roman" w:cs="Times New Roman"/>
            <w:color w:val="000000" w:themeColor="text1"/>
            <w:lang w:eastAsia="zh-TW"/>
          </w:rPr>
          <w:t xml:space="preserve"> (see </w:t>
        </w:r>
        <w:del w:id="1379" w:author="Microsoft Office User" w:date="2023-03-03T11:46:00Z">
          <w:r w:rsidDel="008A55B5">
            <w:rPr>
              <w:rFonts w:ascii="Times New Roman" w:hAnsi="Times New Roman" w:cs="Times New Roman"/>
              <w:color w:val="000000" w:themeColor="text1"/>
              <w:lang w:eastAsia="zh-TW"/>
            </w:rPr>
            <w:delText>suppleme</w:delText>
          </w:r>
        </w:del>
        <w:del w:id="1380" w:author="Microsoft Office User" w:date="2023-03-03T11:45:00Z">
          <w:r w:rsidDel="008A55B5">
            <w:rPr>
              <w:rFonts w:ascii="Times New Roman" w:hAnsi="Times New Roman" w:cs="Times New Roman"/>
              <w:color w:val="000000" w:themeColor="text1"/>
              <w:lang w:eastAsia="zh-TW"/>
            </w:rPr>
            <w:delText xml:space="preserve">ntary </w:delText>
          </w:r>
        </w:del>
        <w:r w:rsidRPr="003D617A">
          <w:rPr>
            <w:rFonts w:ascii="Times New Roman" w:hAnsi="Times New Roman" w:cs="Times New Roman"/>
            <w:b/>
            <w:bCs/>
            <w:color w:val="000000" w:themeColor="text1"/>
            <w:lang w:eastAsia="zh-TW"/>
          </w:rPr>
          <w:t>Fig. 6-figure supplement 5</w:t>
        </w:r>
        <w:r>
          <w:rPr>
            <w:rFonts w:ascii="Times New Roman" w:hAnsi="Times New Roman" w:cs="Times New Roman"/>
            <w:color w:val="000000" w:themeColor="text1"/>
            <w:lang w:eastAsia="zh-TW"/>
          </w:rPr>
          <w:t>)</w:t>
        </w:r>
      </w:ins>
      <w:del w:id="1381" w:author="Bo Shen" w:date="2023-02-03T10:45:00Z">
        <w:r w:rsidDel="007C2977">
          <w:rPr>
            <w:rFonts w:ascii="Times New Roman" w:hAnsi="Times New Roman" w:cs="Times New Roman"/>
            <w:color w:val="000000" w:themeColor="text1"/>
            <w:lang w:eastAsia="zh-TW"/>
          </w:rPr>
          <w:fldChar w:fldCharType="begin"/>
        </w:r>
        <w:r w:rsidDel="007C2977">
          <w:rPr>
            <w:rFonts w:ascii="Times New Roman" w:hAnsi="Times New Roman" w:cs="Times New Roman"/>
            <w:color w:val="000000" w:themeColor="text1"/>
            <w:lang w:eastAsia="zh-TW"/>
          </w:rPr>
          <w:delInstrText xml:space="preserve"> ADDIN ZOTERO_ITEM CSL_CITATION {"citationID":"nbpIj3gS","properties":{"formattedCitation":"(Usher &amp; McClelland, 2001)","plainCitation":"(Usher &amp; McClelland, 2001)","noteIndex":0},"citationItems":[{"id":643,"uris":["http://zotero.org/users/6345545/items/BP2UISTR"],"itemData":{"id":643,"type":"article-journal","container-title":"Psychological Review","DOI":"10.1037/0033-295X.108.3.550","ISSN":"1939-1471, 0033-295X","issue":"3","journalAbbreviation":"Psychological Review","language":"en","page":"550-592","source":"DOI.org (Crossref)","title":"The time course of perceptual choice: The leaky, competing accumulator model.","title-short":"The time course of perceptual choice","volume":"108","author":[{"family":"Usher","given":"Marius"},{"family":"McClelland","given":"James L."}],"issued":{"date-parts":[["2001"]]}}}],"schema":"https://github.com/citation-style-language/schema/raw/master/csl-citation.json"} </w:delInstrText>
        </w:r>
        <w:r w:rsidDel="007C2977">
          <w:rPr>
            <w:rFonts w:ascii="Times New Roman" w:hAnsi="Times New Roman" w:cs="Times New Roman"/>
            <w:color w:val="000000" w:themeColor="text1"/>
            <w:lang w:eastAsia="zh-TW"/>
          </w:rPr>
          <w:fldChar w:fldCharType="separate"/>
        </w:r>
        <w:r w:rsidDel="007C2977">
          <w:rPr>
            <w:rFonts w:ascii="Times New Roman" w:hAnsi="Times New Roman" w:cs="Times New Roman"/>
            <w:noProof/>
            <w:color w:val="000000" w:themeColor="text1"/>
            <w:lang w:eastAsia="zh-TW"/>
          </w:rPr>
          <w:delText>(Usher &amp; McClelland, 2001)</w:delText>
        </w:r>
        <w:r w:rsidDel="007C2977">
          <w:rPr>
            <w:rFonts w:ascii="Times New Roman" w:hAnsi="Times New Roman" w:cs="Times New Roman"/>
            <w:color w:val="000000" w:themeColor="text1"/>
            <w:lang w:eastAsia="zh-TW"/>
          </w:rPr>
          <w:fldChar w:fldCharType="end"/>
        </w:r>
      </w:del>
      <w:r w:rsidRPr="0060258A">
        <w:rPr>
          <w:rFonts w:ascii="Times New Roman" w:hAnsi="Times New Roman" w:cs="Times New Roman"/>
          <w:color w:val="000000" w:themeColor="text1"/>
          <w:lang w:eastAsia="zh-TW"/>
        </w:rPr>
        <w:t xml:space="preserve">. </w:t>
      </w:r>
      <w:ins w:id="1382" w:author="Bo Shen" w:date="2023-02-03T10:51:00Z">
        <w:r>
          <w:rPr>
            <w:rFonts w:ascii="Times New Roman" w:hAnsi="Times New Roman" w:cs="Times New Roman"/>
            <w:color w:val="000000" w:themeColor="text1"/>
            <w:lang w:eastAsia="zh-TW"/>
          </w:rPr>
          <w:t xml:space="preserve">The performances of the three models </w:t>
        </w:r>
      </w:ins>
      <w:ins w:id="1383" w:author="Bo Shen" w:date="2023-02-03T10:55:00Z">
        <w:r>
          <w:rPr>
            <w:rFonts w:ascii="Times New Roman" w:hAnsi="Times New Roman" w:cs="Times New Roman"/>
            <w:color w:val="000000" w:themeColor="text1"/>
            <w:lang w:eastAsia="zh-TW"/>
          </w:rPr>
          <w:t>were</w:t>
        </w:r>
      </w:ins>
      <w:ins w:id="1384" w:author="Bo Shen" w:date="2023-02-03T10:51:00Z">
        <w:r>
          <w:rPr>
            <w:rFonts w:ascii="Times New Roman" w:hAnsi="Times New Roman" w:cs="Times New Roman"/>
            <w:color w:val="000000" w:themeColor="text1"/>
            <w:lang w:eastAsia="zh-TW"/>
          </w:rPr>
          <w:t xml:space="preserve"> close in predicting averaged RTs and choice accuracy</w:t>
        </w:r>
      </w:ins>
      <w:ins w:id="1385" w:author="Bo Shen" w:date="2023-02-03T10:55:00Z">
        <w:r>
          <w:rPr>
            <w:rFonts w:ascii="Times New Roman" w:hAnsi="Times New Roman" w:cs="Times New Roman"/>
            <w:color w:val="000000" w:themeColor="text1"/>
            <w:lang w:eastAsia="zh-TW"/>
          </w:rPr>
          <w:t xml:space="preserve">. </w:t>
        </w:r>
      </w:ins>
      <w:ins w:id="1386" w:author="Microsoft Office User" w:date="2023-03-03T11:46:00Z">
        <w:r>
          <w:rPr>
            <w:rFonts w:ascii="Times New Roman" w:hAnsi="Times New Roman" w:cs="Times New Roman"/>
            <w:color w:val="000000" w:themeColor="text1"/>
            <w:lang w:eastAsia="zh-TW"/>
          </w:rPr>
          <w:t>However</w:t>
        </w:r>
      </w:ins>
      <w:ins w:id="1387" w:author="Bo Shen" w:date="2023-02-03T10:55:00Z">
        <w:del w:id="1388" w:author="Microsoft Office User" w:date="2023-03-03T11:46:00Z">
          <w:r w:rsidDel="008F5547">
            <w:rPr>
              <w:rFonts w:ascii="Times New Roman" w:hAnsi="Times New Roman" w:cs="Times New Roman"/>
              <w:color w:val="000000" w:themeColor="text1"/>
              <w:lang w:eastAsia="zh-TW"/>
            </w:rPr>
            <w:delText>W</w:delText>
          </w:r>
        </w:del>
      </w:ins>
      <w:ins w:id="1389" w:author="Bo Shen" w:date="2023-02-03T10:51:00Z">
        <w:del w:id="1390" w:author="Microsoft Office User" w:date="2023-03-03T11:46:00Z">
          <w:r w:rsidDel="008F5547">
            <w:rPr>
              <w:rFonts w:ascii="Times New Roman" w:hAnsi="Times New Roman" w:cs="Times New Roman"/>
              <w:color w:val="000000" w:themeColor="text1"/>
              <w:lang w:eastAsia="zh-TW"/>
            </w:rPr>
            <w:delText>hereas</w:delText>
          </w:r>
        </w:del>
      </w:ins>
      <w:ins w:id="1391" w:author="Bo Shen" w:date="2023-02-03T10:55:00Z">
        <w:r>
          <w:rPr>
            <w:rFonts w:ascii="Times New Roman" w:hAnsi="Times New Roman" w:cs="Times New Roman"/>
            <w:color w:val="000000" w:themeColor="text1"/>
            <w:lang w:eastAsia="zh-TW"/>
          </w:rPr>
          <w:t>,</w:t>
        </w:r>
      </w:ins>
      <w:ins w:id="1392" w:author="Bo Shen" w:date="2023-02-03T10:51:00Z">
        <w:r>
          <w:rPr>
            <w:rFonts w:ascii="Times New Roman" w:hAnsi="Times New Roman" w:cs="Times New Roman"/>
            <w:color w:val="000000" w:themeColor="text1"/>
            <w:lang w:eastAsia="zh-TW"/>
          </w:rPr>
          <w:t xml:space="preserve"> </w:t>
        </w:r>
      </w:ins>
      <w:ins w:id="1393" w:author="Microsoft Office User" w:date="2023-03-03T11:46:00Z">
        <w:r>
          <w:rPr>
            <w:rFonts w:ascii="Times New Roman" w:hAnsi="Times New Roman" w:cs="Times New Roman"/>
            <w:color w:val="000000" w:themeColor="text1"/>
            <w:lang w:eastAsia="zh-TW"/>
          </w:rPr>
          <w:t xml:space="preserve">the </w:t>
        </w:r>
      </w:ins>
      <w:ins w:id="1394" w:author="Bo Shen" w:date="2023-02-03T10:51:00Z">
        <w:r>
          <w:rPr>
            <w:rFonts w:ascii="Times New Roman" w:hAnsi="Times New Roman" w:cs="Times New Roman"/>
            <w:color w:val="000000" w:themeColor="text1"/>
            <w:lang w:eastAsia="zh-TW"/>
          </w:rPr>
          <w:t xml:space="preserve">LDDM captures the skewness and the shape of RT distributions better than the other two, thus </w:t>
        </w:r>
      </w:ins>
      <w:ins w:id="1395" w:author="Bo Shen" w:date="2023-02-03T10:54:00Z">
        <w:r>
          <w:rPr>
            <w:rFonts w:ascii="Times New Roman" w:hAnsi="Times New Roman" w:cs="Times New Roman"/>
            <w:color w:val="000000" w:themeColor="text1"/>
            <w:lang w:eastAsia="zh-TW"/>
          </w:rPr>
          <w:t>showing</w:t>
        </w:r>
      </w:ins>
      <w:ins w:id="1396" w:author="Bo Shen" w:date="2023-02-03T10:51:00Z">
        <w:r>
          <w:rPr>
            <w:rFonts w:ascii="Times New Roman" w:hAnsi="Times New Roman" w:cs="Times New Roman"/>
            <w:color w:val="000000" w:themeColor="text1"/>
            <w:lang w:eastAsia="zh-TW"/>
          </w:rPr>
          <w:t xml:space="preserve"> better goodness of fit </w:t>
        </w:r>
      </w:ins>
      <w:ins w:id="1397" w:author="Bo Shen" w:date="2023-02-03T10:52:00Z">
        <w:r>
          <w:rPr>
            <w:rFonts w:ascii="Times New Roman" w:hAnsi="Times New Roman" w:cs="Times New Roman"/>
            <w:color w:val="000000" w:themeColor="text1"/>
            <w:lang w:eastAsia="zh-TW"/>
          </w:rPr>
          <w:t>(negative log</w:t>
        </w:r>
      </w:ins>
      <w:ins w:id="1398" w:author="Microsoft Office User" w:date="2023-03-03T11:47:00Z">
        <w:r>
          <w:rPr>
            <w:rFonts w:ascii="Times New Roman" w:hAnsi="Times New Roman" w:cs="Times New Roman"/>
            <w:color w:val="000000" w:themeColor="text1"/>
            <w:lang w:eastAsia="zh-TW"/>
          </w:rPr>
          <w:t xml:space="preserve"> </w:t>
        </w:r>
      </w:ins>
      <w:ins w:id="1399" w:author="Bo Shen" w:date="2023-02-03T10:52:00Z">
        <w:r>
          <w:rPr>
            <w:rFonts w:ascii="Times New Roman" w:hAnsi="Times New Roman" w:cs="Times New Roman"/>
            <w:color w:val="000000" w:themeColor="text1"/>
            <w:lang w:eastAsia="zh-TW"/>
          </w:rPr>
          <w:t xml:space="preserve">likelihood) </w:t>
        </w:r>
      </w:ins>
      <w:ins w:id="1400" w:author="Bo Shen" w:date="2023-02-03T10:51:00Z">
        <w:r>
          <w:rPr>
            <w:rFonts w:ascii="Times New Roman" w:hAnsi="Times New Roman" w:cs="Times New Roman"/>
            <w:color w:val="000000" w:themeColor="text1"/>
            <w:lang w:eastAsia="zh-TW"/>
          </w:rPr>
          <w:t>and AIC</w:t>
        </w:r>
      </w:ins>
      <w:ins w:id="1401" w:author="Microsoft Office User" w:date="2023-03-03T11:47:00Z">
        <w:r>
          <w:rPr>
            <w:rFonts w:ascii="Times New Roman" w:hAnsi="Times New Roman" w:cs="Times New Roman"/>
            <w:color w:val="000000" w:themeColor="text1"/>
            <w:lang w:eastAsia="zh-TW"/>
          </w:rPr>
          <w:t xml:space="preserve"> </w:t>
        </w:r>
        <w:del w:id="1402" w:author="Bo Shen" w:date="2023-03-03T14:54:00Z">
          <w:r w:rsidDel="00B14C0F">
            <w:rPr>
              <w:rFonts w:ascii="Times New Roman" w:hAnsi="Times New Roman" w:cs="Times New Roman"/>
              <w:color w:val="000000" w:themeColor="text1"/>
              <w:lang w:eastAsia="zh-TW"/>
            </w:rPr>
            <w:delText>measurews</w:delText>
          </w:r>
        </w:del>
      </w:ins>
      <w:ins w:id="1403" w:author="Bo Shen" w:date="2023-03-03T14:54:00Z">
        <w:r>
          <w:rPr>
            <w:rFonts w:ascii="Times New Roman" w:hAnsi="Times New Roman" w:cs="Times New Roman"/>
            <w:color w:val="000000" w:themeColor="text1"/>
            <w:lang w:eastAsia="zh-TW"/>
          </w:rPr>
          <w:t>measures</w:t>
        </w:r>
      </w:ins>
      <w:ins w:id="1404" w:author="Microsoft Office User" w:date="2023-03-03T11:47:00Z">
        <w:r>
          <w:rPr>
            <w:rFonts w:ascii="Times New Roman" w:hAnsi="Times New Roman" w:cs="Times New Roman"/>
            <w:color w:val="000000" w:themeColor="text1"/>
            <w:lang w:eastAsia="zh-TW"/>
          </w:rPr>
          <w:t xml:space="preserve"> </w:t>
        </w:r>
      </w:ins>
      <w:ins w:id="1405" w:author="Bo Shen" w:date="2023-02-03T10:51:00Z">
        <w:del w:id="1406" w:author="Microsoft Office User" w:date="2023-03-03T11:47:00Z">
          <w:r w:rsidDel="008F5547">
            <w:rPr>
              <w:rFonts w:ascii="Times New Roman" w:hAnsi="Times New Roman" w:cs="Times New Roman"/>
              <w:color w:val="000000" w:themeColor="text1"/>
              <w:lang w:eastAsia="zh-TW"/>
            </w:rPr>
            <w:delText xml:space="preserve"> valu</w:delText>
          </w:r>
        </w:del>
      </w:ins>
      <w:ins w:id="1407" w:author="Bo Shen" w:date="2023-02-03T10:52:00Z">
        <w:del w:id="1408" w:author="Microsoft Office User" w:date="2023-03-03T11:47:00Z">
          <w:r w:rsidDel="008F5547">
            <w:rPr>
              <w:rFonts w:ascii="Times New Roman" w:hAnsi="Times New Roman" w:cs="Times New Roman"/>
              <w:color w:val="000000" w:themeColor="text1"/>
              <w:lang w:eastAsia="zh-TW"/>
            </w:rPr>
            <w:delText>e</w:delText>
          </w:r>
        </w:del>
      </w:ins>
      <w:ins w:id="1409" w:author="Bo Shen" w:date="2023-02-03T10:51:00Z">
        <w:del w:id="1410" w:author="Microsoft Office User" w:date="2023-03-03T11:47:00Z">
          <w:r w:rsidDel="008F5547">
            <w:rPr>
              <w:rFonts w:ascii="Times New Roman" w:hAnsi="Times New Roman" w:cs="Times New Roman"/>
              <w:color w:val="000000" w:themeColor="text1"/>
              <w:lang w:eastAsia="zh-TW"/>
            </w:rPr>
            <w:delText xml:space="preserve"> </w:delText>
          </w:r>
        </w:del>
        <w:r>
          <w:rPr>
            <w:rFonts w:ascii="Times New Roman" w:hAnsi="Times New Roman" w:cs="Times New Roman"/>
            <w:color w:val="000000" w:themeColor="text1"/>
            <w:lang w:eastAsia="zh-TW"/>
          </w:rPr>
          <w:t>(</w:t>
        </w:r>
      </w:ins>
      <w:del w:id="1411" w:author="Bo Shen" w:date="2023-02-03T10:53:00Z">
        <w:r w:rsidRPr="0060258A" w:rsidDel="00152CBC">
          <w:rPr>
            <w:rFonts w:ascii="Times New Roman" w:hAnsi="Times New Roman" w:cs="Times New Roman"/>
            <w:color w:val="000000" w:themeColor="text1"/>
            <w:lang w:eastAsia="zh-TW"/>
          </w:rPr>
          <w:delText xml:space="preserve">The negative loglikelihood (nLL) and AIC values of the </w:delText>
        </w:r>
      </w:del>
      <w:del w:id="1412" w:author="Bo Shen" w:date="2023-02-03T10:50:00Z">
        <w:r w:rsidRPr="0060258A" w:rsidDel="00152CBC">
          <w:rPr>
            <w:rFonts w:ascii="Times New Roman" w:hAnsi="Times New Roman" w:cs="Times New Roman"/>
            <w:color w:val="000000" w:themeColor="text1"/>
            <w:lang w:eastAsia="zh-TW"/>
          </w:rPr>
          <w:delText xml:space="preserve">two </w:delText>
        </w:r>
      </w:del>
      <w:del w:id="1413" w:author="Bo Shen" w:date="2023-02-03T10:53:00Z">
        <w:r w:rsidRPr="0060258A" w:rsidDel="00152CBC">
          <w:rPr>
            <w:rFonts w:ascii="Times New Roman" w:hAnsi="Times New Roman" w:cs="Times New Roman"/>
            <w:color w:val="000000" w:themeColor="text1"/>
            <w:lang w:eastAsia="zh-TW"/>
          </w:rPr>
          <w:delText xml:space="preserve">models are close, with </w:delText>
        </w:r>
      </w:del>
      <w:r w:rsidRPr="0060258A">
        <w:rPr>
          <w:rFonts w:ascii="Times New Roman" w:hAnsi="Times New Roman" w:cs="Times New Roman"/>
          <w:color w:val="000000" w:themeColor="text1"/>
          <w:lang w:eastAsia="zh-TW"/>
        </w:rPr>
        <w:t>nLL</w:t>
      </w:r>
      <w:r w:rsidRPr="0060258A">
        <w:rPr>
          <w:rFonts w:ascii="Times New Roman" w:hAnsi="Times New Roman" w:cs="Times New Roman"/>
          <w:color w:val="000000" w:themeColor="text1"/>
          <w:vertAlign w:val="subscript"/>
          <w:lang w:eastAsia="zh-TW"/>
        </w:rPr>
        <w:t>LDDM</w:t>
      </w:r>
      <w:r w:rsidRPr="0060258A">
        <w:rPr>
          <w:rFonts w:ascii="Times New Roman" w:hAnsi="Times New Roman" w:cs="Times New Roman"/>
          <w:color w:val="000000" w:themeColor="text1"/>
          <w:lang w:eastAsia="zh-TW"/>
        </w:rPr>
        <w:t xml:space="preserve"> = 16546, nLL</w:t>
      </w:r>
      <w:r w:rsidRPr="0060258A">
        <w:rPr>
          <w:rFonts w:ascii="Times New Roman" w:hAnsi="Times New Roman" w:cs="Times New Roman"/>
          <w:color w:val="000000" w:themeColor="text1"/>
          <w:vertAlign w:val="subscript"/>
          <w:lang w:eastAsia="zh-TW"/>
        </w:rPr>
        <w:t>RNM</w:t>
      </w:r>
      <w:r w:rsidRPr="0060258A">
        <w:rPr>
          <w:rFonts w:ascii="Times New Roman" w:hAnsi="Times New Roman" w:cs="Times New Roman"/>
          <w:color w:val="000000" w:themeColor="text1"/>
          <w:lang w:eastAsia="zh-TW"/>
        </w:rPr>
        <w:t xml:space="preserve"> = 16573, </w:t>
      </w:r>
      <w:ins w:id="1414" w:author="Bo Shen" w:date="2023-02-03T10:52:00Z">
        <w:r w:rsidRPr="0060258A">
          <w:rPr>
            <w:rFonts w:ascii="Times New Roman" w:hAnsi="Times New Roman" w:cs="Times New Roman"/>
            <w:color w:val="000000" w:themeColor="text1"/>
            <w:lang w:eastAsia="zh-TW"/>
          </w:rPr>
          <w:t>nLL</w:t>
        </w:r>
        <w:r w:rsidRPr="0060258A">
          <w:rPr>
            <w:rFonts w:ascii="Times New Roman" w:hAnsi="Times New Roman" w:cs="Times New Roman"/>
            <w:color w:val="000000" w:themeColor="text1"/>
            <w:vertAlign w:val="subscript"/>
            <w:lang w:eastAsia="zh-TW"/>
          </w:rPr>
          <w:t>L</w:t>
        </w:r>
        <w:r>
          <w:rPr>
            <w:rFonts w:ascii="Times New Roman" w:hAnsi="Times New Roman" w:cs="Times New Roman"/>
            <w:color w:val="000000" w:themeColor="text1"/>
            <w:vertAlign w:val="subscript"/>
            <w:lang w:eastAsia="zh-TW"/>
          </w:rPr>
          <w:t>CA</w:t>
        </w:r>
        <w:r w:rsidRPr="0060258A">
          <w:rPr>
            <w:rFonts w:ascii="Times New Roman" w:hAnsi="Times New Roman" w:cs="Times New Roman"/>
            <w:color w:val="000000" w:themeColor="text1"/>
            <w:lang w:eastAsia="zh-TW"/>
          </w:rPr>
          <w:t xml:space="preserve"> = 16</w:t>
        </w:r>
      </w:ins>
      <w:ins w:id="1415" w:author="Bo Shen" w:date="2023-03-03T14:58:00Z">
        <w:r>
          <w:rPr>
            <w:rFonts w:ascii="Times New Roman" w:hAnsi="Times New Roman" w:cs="Times New Roman"/>
            <w:color w:val="000000" w:themeColor="text1"/>
            <w:lang w:eastAsia="zh-TW"/>
          </w:rPr>
          <w:t>948</w:t>
        </w:r>
      </w:ins>
      <w:ins w:id="1416" w:author="Bo Shen" w:date="2023-02-03T10:52:00Z">
        <w:r w:rsidRPr="0060258A">
          <w:rPr>
            <w:rFonts w:ascii="Times New Roman" w:hAnsi="Times New Roman" w:cs="Times New Roman"/>
            <w:color w:val="000000" w:themeColor="text1"/>
            <w:lang w:eastAsia="zh-TW"/>
          </w:rPr>
          <w:t>,</w:t>
        </w:r>
        <w:r>
          <w:rPr>
            <w:rFonts w:ascii="Times New Roman" w:hAnsi="Times New Roman" w:cs="Times New Roman"/>
            <w:color w:val="000000" w:themeColor="text1"/>
            <w:lang w:eastAsia="zh-TW"/>
          </w:rPr>
          <w:t xml:space="preserve"> </w:t>
        </w:r>
      </w:ins>
      <w:r w:rsidRPr="0060258A">
        <w:rPr>
          <w:rFonts w:ascii="Times New Roman" w:hAnsi="Times New Roman" w:cs="Times New Roman"/>
          <w:color w:val="000000" w:themeColor="text1"/>
          <w:lang w:eastAsia="zh-TW"/>
        </w:rPr>
        <w:t>AIC</w:t>
      </w:r>
      <w:r w:rsidRPr="0060258A">
        <w:rPr>
          <w:rFonts w:ascii="Times New Roman" w:hAnsi="Times New Roman" w:cs="Times New Roman"/>
          <w:color w:val="000000" w:themeColor="text1"/>
          <w:vertAlign w:val="subscript"/>
          <w:lang w:eastAsia="zh-TW"/>
        </w:rPr>
        <w:t>LDDM</w:t>
      </w:r>
      <w:r w:rsidRPr="0060258A">
        <w:rPr>
          <w:rFonts w:ascii="Times New Roman" w:hAnsi="Times New Roman" w:cs="Times New Roman"/>
          <w:color w:val="000000" w:themeColor="text1"/>
          <w:lang w:eastAsia="zh-TW"/>
        </w:rPr>
        <w:t xml:space="preserve"> = 33109, AIC</w:t>
      </w:r>
      <w:r w:rsidRPr="0060258A">
        <w:rPr>
          <w:rFonts w:ascii="Times New Roman" w:hAnsi="Times New Roman" w:cs="Times New Roman"/>
          <w:color w:val="000000" w:themeColor="text1"/>
          <w:vertAlign w:val="subscript"/>
          <w:lang w:eastAsia="zh-TW"/>
        </w:rPr>
        <w:t>RNM</w:t>
      </w:r>
      <w:r w:rsidRPr="0060258A">
        <w:rPr>
          <w:rFonts w:ascii="Times New Roman" w:hAnsi="Times New Roman" w:cs="Times New Roman"/>
          <w:color w:val="000000" w:themeColor="text1"/>
          <w:lang w:eastAsia="zh-TW"/>
        </w:rPr>
        <w:t xml:space="preserve"> = 33165,</w:t>
      </w:r>
      <w:ins w:id="1417" w:author="Bo Shen" w:date="2023-02-03T10:53:00Z">
        <w:r w:rsidRPr="00152CBC">
          <w:rPr>
            <w:rFonts w:ascii="Times New Roman" w:hAnsi="Times New Roman" w:cs="Times New Roman"/>
            <w:color w:val="000000" w:themeColor="text1"/>
            <w:lang w:eastAsia="zh-TW"/>
          </w:rPr>
          <w:t xml:space="preserve"> </w:t>
        </w:r>
        <w:r w:rsidRPr="0060258A">
          <w:rPr>
            <w:rFonts w:ascii="Times New Roman" w:hAnsi="Times New Roman" w:cs="Times New Roman"/>
            <w:color w:val="000000" w:themeColor="text1"/>
            <w:lang w:eastAsia="zh-TW"/>
          </w:rPr>
          <w:t>AIC</w:t>
        </w:r>
        <w:r w:rsidRPr="0060258A">
          <w:rPr>
            <w:rFonts w:ascii="Times New Roman" w:hAnsi="Times New Roman" w:cs="Times New Roman"/>
            <w:color w:val="000000" w:themeColor="text1"/>
            <w:vertAlign w:val="subscript"/>
            <w:lang w:eastAsia="zh-TW"/>
          </w:rPr>
          <w:t>L</w:t>
        </w:r>
        <w:r>
          <w:rPr>
            <w:rFonts w:ascii="Times New Roman" w:hAnsi="Times New Roman" w:cs="Times New Roman"/>
            <w:color w:val="000000" w:themeColor="text1"/>
            <w:vertAlign w:val="subscript"/>
            <w:lang w:eastAsia="zh-TW"/>
          </w:rPr>
          <w:t>CA</w:t>
        </w:r>
        <w:r w:rsidRPr="0060258A">
          <w:rPr>
            <w:rFonts w:ascii="Times New Roman" w:hAnsi="Times New Roman" w:cs="Times New Roman"/>
            <w:color w:val="000000" w:themeColor="text1"/>
            <w:lang w:eastAsia="zh-TW"/>
          </w:rPr>
          <w:t xml:space="preserve"> = 33</w:t>
        </w:r>
      </w:ins>
      <w:ins w:id="1418" w:author="Bo Shen" w:date="2023-03-03T14:59:00Z">
        <w:r>
          <w:rPr>
            <w:rFonts w:ascii="Times New Roman" w:hAnsi="Times New Roman" w:cs="Times New Roman"/>
            <w:color w:val="000000" w:themeColor="text1"/>
            <w:lang w:eastAsia="zh-TW"/>
          </w:rPr>
          <w:t>932</w:t>
        </w:r>
      </w:ins>
      <w:ins w:id="1419" w:author="Bo Shen" w:date="2023-02-03T10:53:00Z">
        <w:r>
          <w:rPr>
            <w:rFonts w:ascii="Times New Roman" w:hAnsi="Times New Roman" w:cs="Times New Roman"/>
            <w:color w:val="000000" w:themeColor="text1"/>
            <w:lang w:eastAsia="zh-TW"/>
          </w:rPr>
          <w:t>).</w:t>
        </w:r>
      </w:ins>
      <w:del w:id="1420" w:author="Bo Shen" w:date="2023-02-03T10:53:00Z">
        <w:r w:rsidRPr="0060258A" w:rsidDel="00152CBC">
          <w:rPr>
            <w:rFonts w:ascii="Times New Roman" w:hAnsi="Times New Roman" w:cs="Times New Roman"/>
            <w:color w:val="000000" w:themeColor="text1"/>
            <w:lang w:eastAsia="zh-TW"/>
          </w:rPr>
          <w:delText xml:space="preserve"> suggesting that the LDDM performs as well as the original RNM in fitting behavior in the RT task.</w:delText>
        </w:r>
      </w:del>
      <w:ins w:id="1421" w:author="Bo Shen" w:date="2023-02-03T10:46:00Z">
        <w:r>
          <w:rPr>
            <w:rFonts w:ascii="Times New Roman" w:hAnsi="Times New Roman" w:cs="Times New Roman"/>
            <w:color w:val="000000" w:themeColor="text1"/>
            <w:lang w:eastAsia="zh-TW"/>
          </w:rPr>
          <w:t xml:space="preserve"> </w:t>
        </w:r>
      </w:ins>
    </w:p>
    <w:p w14:paraId="3C5C0447" w14:textId="77777777" w:rsidR="003F037C" w:rsidRPr="0060258A" w:rsidRDefault="003F037C" w:rsidP="00695141">
      <w:pPr>
        <w:spacing w:line="480" w:lineRule="auto"/>
        <w:jc w:val="both"/>
        <w:rPr>
          <w:rFonts w:ascii="Times New Roman" w:hAnsi="Times New Roman" w:cs="Times New Roman"/>
          <w:color w:val="000000" w:themeColor="text1"/>
          <w:lang w:eastAsia="zh-TW"/>
        </w:rPr>
      </w:pPr>
    </w:p>
    <w:p w14:paraId="311CF7ED" w14:textId="77777777" w:rsidR="003F037C" w:rsidRPr="0060258A" w:rsidRDefault="003F037C" w:rsidP="00695141">
      <w:pPr>
        <w:spacing w:line="480" w:lineRule="auto"/>
        <w:jc w:val="both"/>
        <w:rPr>
          <w:rFonts w:ascii="Times New Roman" w:hAnsi="Times New Roman" w:cs="Times New Roman"/>
          <w:color w:val="000000" w:themeColor="text1"/>
        </w:rPr>
      </w:pPr>
      <w:r w:rsidRPr="0060258A">
        <w:rPr>
          <w:rFonts w:ascii="Times New Roman" w:hAnsi="Times New Roman" w:cs="Times New Roman"/>
          <w:color w:val="000000" w:themeColor="text1"/>
          <w:lang w:eastAsia="zh-TW"/>
        </w:rPr>
        <w:lastRenderedPageBreak/>
        <w:t xml:space="preserve">Importantly, the LDDM – fit only to behavior – generates predictions about the underlying neural dynamics that can be compared to electrophysiological findings. We examined </w:t>
      </w:r>
      <w:r w:rsidRPr="0060258A">
        <w:rPr>
          <w:rFonts w:ascii="Times New Roman" w:hAnsi="Times New Roman" w:cs="Times New Roman"/>
          <w:i/>
          <w:color w:val="000000" w:themeColor="text1"/>
          <w:lang w:eastAsia="zh-TW"/>
        </w:rPr>
        <w:t xml:space="preserve">R </w:t>
      </w:r>
      <w:r w:rsidRPr="0060258A">
        <w:rPr>
          <w:rFonts w:ascii="Times New Roman" w:hAnsi="Times New Roman" w:cs="Times New Roman"/>
          <w:color w:val="000000" w:themeColor="text1"/>
          <w:lang w:eastAsia="zh-TW"/>
        </w:rPr>
        <w:t>unit activity in the best-fitting model, with predicted activity aggregated across trials and aligned to the onset of stimuli and the time of decision as in the original study</w:t>
      </w:r>
      <w:ins w:id="1422" w:author="Bo Shen" w:date="2023-01-31T11:02:00Z">
        <w:r>
          <w:rPr>
            <w:rFonts w:ascii="Times New Roman" w:hAnsi="Times New Roman" w:cs="Times New Roman"/>
            <w:color w:val="000000" w:themeColor="text1"/>
            <w:lang w:eastAsia="zh-TW"/>
          </w:rPr>
          <w:t xml:space="preserve"> </w:t>
        </w:r>
      </w:ins>
      <w:r w:rsidRPr="0060258A">
        <w:rPr>
          <w:rFonts w:ascii="Times New Roman" w:hAnsi="Times New Roman" w:cs="Times New Roman"/>
          <w:color w:val="000000" w:themeColor="text1"/>
          <w:lang w:eastAsia="zh-TW"/>
        </w:rPr>
        <w:fldChar w:fldCharType="begin"/>
      </w:r>
      <w:r>
        <w:rPr>
          <w:rFonts w:ascii="Times New Roman" w:hAnsi="Times New Roman" w:cs="Times New Roman"/>
          <w:color w:val="000000" w:themeColor="text1"/>
          <w:lang w:eastAsia="zh-TW"/>
        </w:rPr>
        <w:instrText xml:space="preserve"> ADDIN ZOTERO_ITEM CSL_CITATION {"citationID":"dlpKEuZ8","properties":{"formattedCitation":"(Roitman &amp; Shadlen, 2002)","plainCitation":"(Roitman &amp; Shadlen, 2002)","noteIndex":0},"citationItems":[{"id":375,"uris":["http://zotero.org/users/6345545/items/AA8WYIGZ"],"itemData":{"id":375,"type":"article-journal","container-title":"The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N."}],"issued":{"date-parts":[["2002",11,1]]}}}],"schema":"https://github.com/citation-style-language/schema/raw/master/csl-citation.json"} </w:instrText>
      </w:r>
      <w:r w:rsidRPr="0060258A">
        <w:rPr>
          <w:rFonts w:ascii="Times New Roman" w:hAnsi="Times New Roman" w:cs="Times New Roman"/>
          <w:color w:val="000000" w:themeColor="text1"/>
          <w:lang w:eastAsia="zh-TW"/>
        </w:rPr>
        <w:fldChar w:fldCharType="separate"/>
      </w:r>
      <w:r>
        <w:rPr>
          <w:rFonts w:ascii="Times New Roman" w:hAnsi="Times New Roman" w:cs="Times New Roman"/>
          <w:color w:val="000000" w:themeColor="text1"/>
        </w:rPr>
        <w:t>(Roitman &amp; Shadlen, 2002)</w:t>
      </w:r>
      <w:r w:rsidRPr="0060258A">
        <w:rPr>
          <w:rFonts w:ascii="Times New Roman" w:hAnsi="Times New Roman" w:cs="Times New Roman"/>
          <w:color w:val="000000" w:themeColor="text1"/>
          <w:lang w:eastAsia="zh-TW"/>
        </w:rPr>
        <w:fldChar w:fldCharType="end"/>
      </w:r>
      <w:r w:rsidRPr="0060258A">
        <w:rPr>
          <w:rFonts w:ascii="Times New Roman" w:hAnsi="Times New Roman" w:cs="Times New Roman"/>
          <w:color w:val="000000" w:themeColor="text1"/>
          <w:lang w:eastAsia="zh-TW"/>
        </w:rPr>
        <w:t>. Aligned to the onset of stimuli</w:t>
      </w:r>
      <w:r w:rsidRPr="0060258A">
        <w:rPr>
          <w:rFonts w:ascii="Times New Roman" w:hAnsi="Times New Roman" w:cs="Times New Roman"/>
          <w:b/>
          <w:color w:val="000000" w:themeColor="text1"/>
          <w:lang w:eastAsia="zh-TW"/>
        </w:rPr>
        <w:t xml:space="preserve"> (Fig. 6D</w:t>
      </w:r>
      <w:r w:rsidRPr="0060258A">
        <w:rPr>
          <w:rFonts w:ascii="Times New Roman" w:hAnsi="Times New Roman" w:cs="Times New Roman"/>
          <w:color w:val="000000" w:themeColor="text1"/>
          <w:lang w:eastAsia="zh-TW"/>
        </w:rPr>
        <w:t>, left), neural responses are aggregated by coherence level and eventual choice, and truncated</w:t>
      </w:r>
      <w:r w:rsidRPr="0060258A">
        <w:rPr>
          <w:rFonts w:ascii="Times New Roman" w:hAnsi="Times New Roman" w:cs="Times New Roman"/>
          <w:color w:val="000000" w:themeColor="text1"/>
        </w:rPr>
        <w:t xml:space="preserve"> at median RT. These data show clear evidence of WTA competition: chosen (solid) and unchosen (dashed) activity traces diverge over time. Moreover, neural activity is stimulus-dependent: the dynamics of both chosen and unchosen </w:t>
      </w:r>
      <w:proofErr w:type="gramStart"/>
      <w:r w:rsidRPr="0060258A">
        <w:rPr>
          <w:rFonts w:ascii="Times New Roman" w:hAnsi="Times New Roman" w:cs="Times New Roman"/>
          <w:color w:val="000000" w:themeColor="text1"/>
        </w:rPr>
        <w:t>units</w:t>
      </w:r>
      <w:proofErr w:type="gramEnd"/>
      <w:r w:rsidRPr="0060258A">
        <w:rPr>
          <w:rFonts w:ascii="Times New Roman" w:hAnsi="Times New Roman" w:cs="Times New Roman"/>
          <w:color w:val="000000" w:themeColor="text1"/>
        </w:rPr>
        <w:t xml:space="preserve"> ramp at different, coherence-dependent speeds, consistent with empirical findings consistent with an accumulation process. More q</w:t>
      </w:r>
      <w:r w:rsidRPr="0060258A">
        <w:rPr>
          <w:rFonts w:ascii="Times New Roman" w:hAnsi="Times New Roman" w:cs="Times New Roman" w:hint="eastAsia"/>
          <w:color w:val="000000" w:themeColor="text1"/>
        </w:rPr>
        <w:t>uantitative</w:t>
      </w:r>
      <w:r w:rsidRPr="0060258A">
        <w:rPr>
          <w:rFonts w:ascii="Times New Roman" w:hAnsi="Times New Roman" w:cs="Times New Roman"/>
          <w:color w:val="000000" w:themeColor="text1"/>
        </w:rPr>
        <w:t xml:space="preserve">ly, we examined the relationship between activity and coherence at the specific time point (arrow points </w:t>
      </w:r>
      <w:r w:rsidRPr="0060258A">
        <w:rPr>
          <w:rFonts w:ascii="Times New Roman" w:hAnsi="Times New Roman" w:cs="Times New Roman"/>
          <w:b/>
          <w:color w:val="000000" w:themeColor="text1"/>
        </w:rPr>
        <w:t>a</w:t>
      </w:r>
      <w:r w:rsidRPr="0060258A">
        <w:rPr>
          <w:rFonts w:ascii="Times New Roman" w:hAnsi="Times New Roman" w:cs="Times New Roman"/>
          <w:color w:val="000000" w:themeColor="text1"/>
        </w:rPr>
        <w:t xml:space="preserve"> and </w:t>
      </w:r>
      <w:r w:rsidRPr="0060258A">
        <w:rPr>
          <w:rFonts w:ascii="Times New Roman" w:hAnsi="Times New Roman" w:cs="Times New Roman"/>
          <w:b/>
          <w:color w:val="000000" w:themeColor="text1"/>
        </w:rPr>
        <w:t>b</w:t>
      </w:r>
      <w:r w:rsidRPr="0060258A">
        <w:rPr>
          <w:rFonts w:ascii="Times New Roman" w:hAnsi="Times New Roman" w:cs="Times New Roman"/>
          <w:color w:val="000000" w:themeColor="text1"/>
        </w:rPr>
        <w:t>) reported in the original work (</w:t>
      </w:r>
      <w:r w:rsidRPr="0060258A">
        <w:rPr>
          <w:rFonts w:ascii="Times New Roman" w:hAnsi="Times New Roman" w:cs="Times New Roman"/>
          <w:b/>
          <w:color w:val="000000" w:themeColor="text1"/>
          <w:lang w:eastAsia="zh-TW"/>
        </w:rPr>
        <w:t>Fig. 6E</w:t>
      </w:r>
      <w:r w:rsidRPr="0060258A">
        <w:rPr>
          <w:rFonts w:ascii="Times New Roman" w:hAnsi="Times New Roman" w:cs="Times New Roman"/>
          <w:color w:val="000000" w:themeColor="text1"/>
          <w:lang w:eastAsia="zh-TW"/>
        </w:rPr>
        <w:t>)</w:t>
      </w:r>
      <w:r w:rsidRPr="0060258A">
        <w:rPr>
          <w:rFonts w:ascii="Times New Roman" w:hAnsi="Times New Roman" w:cs="Times New Roman"/>
          <w:color w:val="000000" w:themeColor="text1"/>
        </w:rPr>
        <w:t xml:space="preserve">. Model predictions align well with empirical observations: </w:t>
      </w:r>
      <w:ins w:id="1423" w:author="Microsoft Office User" w:date="2023-03-07T11:34:00Z">
        <w:r>
          <w:rPr>
            <w:rFonts w:ascii="Times New Roman" w:hAnsi="Times New Roman" w:cs="Times New Roman"/>
            <w:color w:val="000000" w:themeColor="text1"/>
          </w:rPr>
          <w:t xml:space="preserve">across the three alternative models, </w:t>
        </w:r>
      </w:ins>
      <w:ins w:id="1424" w:author="Bo Shen" w:date="2023-03-03T15:01:00Z">
        <w:r>
          <w:rPr>
            <w:rFonts w:ascii="Times New Roman" w:hAnsi="Times New Roman" w:cs="Times New Roman"/>
            <w:color w:val="000000" w:themeColor="text1"/>
          </w:rPr>
          <w:t>the</w:t>
        </w:r>
      </w:ins>
      <w:ins w:id="1425" w:author="Bo Shen" w:date="2023-03-03T15:07:00Z">
        <w:r>
          <w:rPr>
            <w:rFonts w:ascii="Times New Roman" w:hAnsi="Times New Roman" w:cs="Times New Roman"/>
            <w:color w:val="000000" w:themeColor="text1"/>
          </w:rPr>
          <w:t xml:space="preserve"> deviance </w:t>
        </w:r>
      </w:ins>
      <w:ins w:id="1426" w:author="Microsoft Office User" w:date="2023-03-07T11:33:00Z">
        <w:r>
          <w:rPr>
            <w:rFonts w:ascii="Times New Roman" w:hAnsi="Times New Roman" w:cs="Times New Roman"/>
            <w:color w:val="000000" w:themeColor="text1"/>
          </w:rPr>
          <w:t>between empirical recordings and model</w:t>
        </w:r>
      </w:ins>
      <w:ins w:id="1427" w:author="Bo Shen" w:date="2023-03-03T15:07:00Z">
        <w:del w:id="1428" w:author="Microsoft Office User" w:date="2023-03-07T11:33:00Z">
          <w:r w:rsidDel="00677B39">
            <w:rPr>
              <w:rFonts w:ascii="Times New Roman" w:hAnsi="Times New Roman" w:cs="Times New Roman"/>
              <w:color w:val="000000" w:themeColor="text1"/>
            </w:rPr>
            <w:delText>of the LDDM</w:delText>
          </w:r>
        </w:del>
      </w:ins>
      <w:ins w:id="1429" w:author="Microsoft Office User" w:date="2023-03-07T11:33:00Z">
        <w:r>
          <w:rPr>
            <w:rFonts w:ascii="Times New Roman" w:hAnsi="Times New Roman" w:cs="Times New Roman"/>
            <w:color w:val="000000" w:themeColor="text1"/>
          </w:rPr>
          <w:t>-</w:t>
        </w:r>
      </w:ins>
      <w:ins w:id="1430" w:author="Bo Shen" w:date="2023-03-03T15:07:00Z">
        <w:del w:id="1431" w:author="Microsoft Office User" w:date="2023-03-07T11:33:00Z">
          <w:r w:rsidDel="00641B09">
            <w:rPr>
              <w:rFonts w:ascii="Times New Roman" w:hAnsi="Times New Roman" w:cs="Times New Roman"/>
              <w:color w:val="000000" w:themeColor="text1"/>
            </w:rPr>
            <w:delText xml:space="preserve"> </w:delText>
          </w:r>
        </w:del>
        <w:r>
          <w:rPr>
            <w:rFonts w:ascii="Times New Roman" w:hAnsi="Times New Roman" w:cs="Times New Roman"/>
            <w:color w:val="000000" w:themeColor="text1"/>
          </w:rPr>
          <w:t>predicted activit</w:t>
        </w:r>
      </w:ins>
      <w:ins w:id="1432" w:author="Microsoft Office User" w:date="2023-03-07T11:34:00Z">
        <w:r>
          <w:rPr>
            <w:rFonts w:ascii="Times New Roman" w:hAnsi="Times New Roman" w:cs="Times New Roman"/>
            <w:color w:val="000000" w:themeColor="text1"/>
          </w:rPr>
          <w:t>y is</w:t>
        </w:r>
      </w:ins>
      <w:ins w:id="1433" w:author="Bo Shen" w:date="2023-03-03T15:07:00Z">
        <w:del w:id="1434" w:author="Microsoft Office User" w:date="2023-03-07T11:34:00Z">
          <w:r w:rsidDel="00677B39">
            <w:rPr>
              <w:rFonts w:ascii="Times New Roman" w:hAnsi="Times New Roman" w:cs="Times New Roman"/>
              <w:color w:val="000000" w:themeColor="text1"/>
            </w:rPr>
            <w:delText>ies is</w:delText>
          </w:r>
        </w:del>
        <w:r>
          <w:rPr>
            <w:rFonts w:ascii="Times New Roman" w:hAnsi="Times New Roman" w:cs="Times New Roman"/>
            <w:color w:val="000000" w:themeColor="text1"/>
          </w:rPr>
          <w:t xml:space="preserve"> the smallest</w:t>
        </w:r>
      </w:ins>
      <w:ins w:id="1435" w:author="Microsoft Office User" w:date="2023-03-07T11:34:00Z">
        <w:r>
          <w:rPr>
            <w:rFonts w:ascii="Times New Roman" w:hAnsi="Times New Roman" w:cs="Times New Roman"/>
            <w:color w:val="000000" w:themeColor="text1"/>
          </w:rPr>
          <w:t xml:space="preserve"> for LDDM</w:t>
        </w:r>
      </w:ins>
      <w:ins w:id="1436" w:author="Bo Shen" w:date="2023-03-03T15:07:00Z">
        <w:del w:id="1437" w:author="Microsoft Office User" w:date="2023-03-07T11:34:00Z">
          <w:r w:rsidDel="00677B39">
            <w:rPr>
              <w:rFonts w:ascii="Times New Roman" w:hAnsi="Times New Roman" w:cs="Times New Roman"/>
              <w:color w:val="000000" w:themeColor="text1"/>
            </w:rPr>
            <w:delText xml:space="preserve"> among the three alternatives models from the empirical recordings</w:delText>
          </w:r>
        </w:del>
        <w:r>
          <w:rPr>
            <w:rFonts w:ascii="Times New Roman" w:hAnsi="Times New Roman" w:cs="Times New Roman"/>
            <w:color w:val="000000" w:themeColor="text1"/>
          </w:rPr>
          <w:t xml:space="preserve"> (quantified by </w:t>
        </w:r>
      </w:ins>
      <w:ins w:id="1438" w:author="Bo Shen" w:date="2023-03-03T15:01:00Z">
        <w:r>
          <w:rPr>
            <w:rFonts w:ascii="Times New Roman" w:hAnsi="Times New Roman" w:cs="Times New Roman"/>
            <w:color w:val="000000" w:themeColor="text1"/>
          </w:rPr>
          <w:t>root-mean-square error</w:t>
        </w:r>
      </w:ins>
      <w:ins w:id="1439" w:author="Bo Shen" w:date="2023-03-03T15:08:00Z">
        <w:r>
          <w:rPr>
            <w:rFonts w:ascii="Times New Roman" w:hAnsi="Times New Roman" w:cs="Times New Roman"/>
            <w:color w:val="000000" w:themeColor="text1"/>
          </w:rPr>
          <w:t xml:space="preserve"> (RMSE); RMSE</w:t>
        </w:r>
        <w:r w:rsidRPr="00D41F38">
          <w:rPr>
            <w:rFonts w:ascii="Times New Roman" w:hAnsi="Times New Roman" w:cs="Times New Roman"/>
            <w:color w:val="000000" w:themeColor="text1"/>
            <w:vertAlign w:val="subscript"/>
            <w:rPrChange w:id="1440" w:author="Bo Shen" w:date="2023-03-03T15:10:00Z">
              <w:rPr>
                <w:rFonts w:ascii="Times New Roman" w:hAnsi="Times New Roman" w:cs="Times New Roman"/>
                <w:color w:val="000000" w:themeColor="text1"/>
              </w:rPr>
            </w:rPrChange>
          </w:rPr>
          <w:t>LDDM</w:t>
        </w:r>
        <w:r>
          <w:rPr>
            <w:rFonts w:ascii="Times New Roman" w:hAnsi="Times New Roman" w:cs="Times New Roman"/>
            <w:color w:val="000000" w:themeColor="text1"/>
          </w:rPr>
          <w:t xml:space="preserve"> = 2.74, RMSE</w:t>
        </w:r>
        <w:r w:rsidRPr="00D41F38">
          <w:rPr>
            <w:rFonts w:ascii="Times New Roman" w:hAnsi="Times New Roman" w:cs="Times New Roman"/>
            <w:color w:val="000000" w:themeColor="text1"/>
            <w:vertAlign w:val="subscript"/>
            <w:rPrChange w:id="1441" w:author="Bo Shen" w:date="2023-03-03T15:10:00Z">
              <w:rPr>
                <w:rFonts w:ascii="Times New Roman" w:hAnsi="Times New Roman" w:cs="Times New Roman"/>
                <w:color w:val="000000" w:themeColor="text1"/>
              </w:rPr>
            </w:rPrChange>
          </w:rPr>
          <w:t>RNM</w:t>
        </w:r>
      </w:ins>
      <w:ins w:id="1442" w:author="Bo Shen" w:date="2023-03-03T15:09:00Z">
        <w:r>
          <w:rPr>
            <w:rFonts w:ascii="Times New Roman" w:hAnsi="Times New Roman" w:cs="Times New Roman"/>
            <w:color w:val="000000" w:themeColor="text1"/>
          </w:rPr>
          <w:t xml:space="preserve"> = 20.10 (</w:t>
        </w:r>
        <w:r w:rsidRPr="00B14C0F">
          <w:rPr>
            <w:rFonts w:ascii="Times New Roman" w:hAnsi="Times New Roman" w:cs="Times New Roman"/>
            <w:b/>
            <w:bCs/>
            <w:color w:val="000000" w:themeColor="text1"/>
            <w:rPrChange w:id="1443" w:author="Bo Shen" w:date="2023-03-03T15:10:00Z">
              <w:rPr>
                <w:rFonts w:ascii="Times New Roman" w:hAnsi="Times New Roman" w:cs="Times New Roman"/>
                <w:color w:val="000000" w:themeColor="text1"/>
              </w:rPr>
            </w:rPrChange>
          </w:rPr>
          <w:t>Fig. 6-figure supplement 4E</w:t>
        </w:r>
        <w:r>
          <w:rPr>
            <w:rFonts w:ascii="Times New Roman" w:hAnsi="Times New Roman" w:cs="Times New Roman"/>
            <w:color w:val="000000" w:themeColor="text1"/>
          </w:rPr>
          <w:t>), RMSE</w:t>
        </w:r>
        <w:r w:rsidRPr="00D41F38">
          <w:rPr>
            <w:rFonts w:ascii="Times New Roman" w:hAnsi="Times New Roman" w:cs="Times New Roman"/>
            <w:color w:val="000000" w:themeColor="text1"/>
            <w:vertAlign w:val="subscript"/>
            <w:rPrChange w:id="1444" w:author="Bo Shen" w:date="2023-03-03T15:10:00Z">
              <w:rPr>
                <w:rFonts w:ascii="Times New Roman" w:hAnsi="Times New Roman" w:cs="Times New Roman"/>
                <w:color w:val="000000" w:themeColor="text1"/>
              </w:rPr>
            </w:rPrChange>
          </w:rPr>
          <w:t>LCA</w:t>
        </w:r>
        <w:r>
          <w:rPr>
            <w:rFonts w:ascii="Times New Roman" w:hAnsi="Times New Roman" w:cs="Times New Roman"/>
            <w:color w:val="000000" w:themeColor="text1"/>
          </w:rPr>
          <w:t xml:space="preserve"> = 3.92</w:t>
        </w:r>
      </w:ins>
      <w:ins w:id="1445" w:author="Bo Shen" w:date="2023-03-03T15:10:00Z">
        <w:r>
          <w:rPr>
            <w:rFonts w:ascii="Times New Roman" w:hAnsi="Times New Roman" w:cs="Times New Roman"/>
            <w:color w:val="000000" w:themeColor="text1"/>
          </w:rPr>
          <w:t xml:space="preserve"> (</w:t>
        </w:r>
        <w:r w:rsidRPr="00CB4C46">
          <w:rPr>
            <w:rFonts w:ascii="Times New Roman" w:hAnsi="Times New Roman" w:cs="Times New Roman"/>
            <w:b/>
            <w:bCs/>
            <w:color w:val="000000" w:themeColor="text1"/>
          </w:rPr>
          <w:t xml:space="preserve">Fig. 6-figure supplement </w:t>
        </w:r>
        <w:r>
          <w:rPr>
            <w:rFonts w:ascii="Times New Roman" w:hAnsi="Times New Roman" w:cs="Times New Roman"/>
            <w:b/>
            <w:bCs/>
            <w:color w:val="000000" w:themeColor="text1"/>
          </w:rPr>
          <w:t>5</w:t>
        </w:r>
        <w:r w:rsidRPr="00CB4C46">
          <w:rPr>
            <w:rFonts w:ascii="Times New Roman" w:hAnsi="Times New Roman" w:cs="Times New Roman"/>
            <w:b/>
            <w:bCs/>
            <w:color w:val="000000" w:themeColor="text1"/>
          </w:rPr>
          <w:t>E</w:t>
        </w:r>
        <w:r>
          <w:rPr>
            <w:rFonts w:ascii="Times New Roman" w:hAnsi="Times New Roman" w:cs="Times New Roman"/>
            <w:color w:val="000000" w:themeColor="text1"/>
          </w:rPr>
          <w:t>)</w:t>
        </w:r>
      </w:ins>
      <w:ins w:id="1446" w:author="Bo Shen" w:date="2023-03-03T15:07:00Z">
        <w:r>
          <w:rPr>
            <w:rFonts w:ascii="Times New Roman" w:hAnsi="Times New Roman" w:cs="Times New Roman"/>
            <w:color w:val="000000" w:themeColor="text1"/>
          </w:rPr>
          <w:t>)</w:t>
        </w:r>
      </w:ins>
      <w:del w:id="1447" w:author="Bo Shen" w:date="2023-03-03T15:08:00Z">
        <w:r w:rsidRPr="0060258A" w:rsidDel="00B14C0F">
          <w:rPr>
            <w:rFonts w:ascii="Times New Roman" w:hAnsi="Times New Roman" w:cs="Times New Roman"/>
            <w:color w:val="000000" w:themeColor="text1"/>
          </w:rPr>
          <w:delText>chosen activity shows a significant increase with input coherence (</w:delText>
        </w:r>
        <w:r w:rsidRPr="0060258A" w:rsidDel="00B14C0F">
          <w:rPr>
            <w:rFonts w:ascii="Times New Roman" w:hAnsi="Times New Roman" w:cs="Times New Roman"/>
            <w:b/>
            <w:color w:val="000000" w:themeColor="text1"/>
          </w:rPr>
          <w:delText>a</w:delText>
        </w:r>
        <w:r w:rsidRPr="0060258A" w:rsidDel="00B14C0F">
          <w:rPr>
            <w:rFonts w:ascii="Times New Roman" w:hAnsi="Times New Roman" w:cs="Times New Roman"/>
            <w:color w:val="000000" w:themeColor="text1"/>
          </w:rPr>
          <w:delText>, 18.56 spikes/second/100% coherence), while unchosen activity shows a decrease (</w:delText>
        </w:r>
        <w:r w:rsidRPr="0060258A" w:rsidDel="00B14C0F">
          <w:rPr>
            <w:rFonts w:ascii="Times New Roman" w:hAnsi="Times New Roman" w:cs="Times New Roman"/>
            <w:b/>
            <w:color w:val="000000" w:themeColor="text1"/>
          </w:rPr>
          <w:delText>b</w:delText>
        </w:r>
        <w:r w:rsidRPr="0060258A" w:rsidDel="00B14C0F">
          <w:rPr>
            <w:rFonts w:ascii="Times New Roman" w:hAnsi="Times New Roman" w:cs="Times New Roman"/>
            <w:color w:val="000000" w:themeColor="text1"/>
          </w:rPr>
          <w:delText>, -30.18 spikes/second/100% coherence)</w:delText>
        </w:r>
      </w:del>
      <w:r w:rsidRPr="0060258A">
        <w:rPr>
          <w:rFonts w:ascii="Times New Roman" w:hAnsi="Times New Roman" w:cs="Times New Roman"/>
          <w:color w:val="000000" w:themeColor="text1"/>
        </w:rPr>
        <w:t>.</w:t>
      </w:r>
    </w:p>
    <w:p w14:paraId="3F601AA9" w14:textId="77777777" w:rsidR="003F037C" w:rsidRPr="0060258A" w:rsidRDefault="003F037C" w:rsidP="00695141">
      <w:pPr>
        <w:spacing w:line="480" w:lineRule="auto"/>
        <w:jc w:val="both"/>
        <w:rPr>
          <w:rFonts w:ascii="Times New Roman" w:hAnsi="Times New Roman" w:cs="Times New Roman"/>
          <w:color w:val="000000" w:themeColor="text1"/>
          <w:lang w:eastAsia="zh-TW"/>
        </w:rPr>
      </w:pPr>
    </w:p>
    <w:p w14:paraId="64EB9DE2" w14:textId="77777777" w:rsidR="003F037C" w:rsidRDefault="003F037C" w:rsidP="00B26F88">
      <w:pPr>
        <w:spacing w:line="480" w:lineRule="auto"/>
        <w:jc w:val="both"/>
        <w:rPr>
          <w:ins w:id="1448" w:author="Bo Shen" w:date="2023-03-03T15:24:00Z"/>
          <w:rFonts w:ascii="Times New Roman" w:hAnsi="Times New Roman" w:cs="Times New Roman"/>
          <w:color w:val="000000" w:themeColor="text1"/>
          <w:lang w:eastAsia="zh-TW"/>
        </w:rPr>
      </w:pPr>
      <w:r w:rsidRPr="0060258A">
        <w:rPr>
          <w:rFonts w:ascii="Times New Roman" w:hAnsi="Times New Roman" w:cs="Times New Roman"/>
          <w:color w:val="000000" w:themeColor="text1"/>
          <w:lang w:eastAsia="zh-TW"/>
        </w:rPr>
        <w:t xml:space="preserve">Aligned to the onset of </w:t>
      </w:r>
      <w:r w:rsidRPr="0060258A">
        <w:rPr>
          <w:rFonts w:ascii="Times New Roman" w:hAnsi="Times New Roman" w:cs="Times New Roman"/>
          <w:color w:val="000000" w:themeColor="text1"/>
        </w:rPr>
        <w:t>decision (</w:t>
      </w:r>
      <w:r w:rsidRPr="0060258A">
        <w:rPr>
          <w:rFonts w:ascii="Times New Roman" w:hAnsi="Times New Roman" w:cs="Times New Roman"/>
          <w:b/>
          <w:color w:val="000000" w:themeColor="text1"/>
          <w:lang w:eastAsia="zh-TW"/>
        </w:rPr>
        <w:t>Fig. 6D,</w:t>
      </w:r>
      <w:r w:rsidRPr="0060258A">
        <w:rPr>
          <w:rFonts w:ascii="Times New Roman" w:hAnsi="Times New Roman" w:cs="Times New Roman"/>
          <w:color w:val="000000" w:themeColor="text1"/>
        </w:rPr>
        <w:t xml:space="preserve"> right), model </w:t>
      </w:r>
      <w:r w:rsidRPr="0060258A">
        <w:rPr>
          <w:rFonts w:ascii="Times New Roman" w:hAnsi="Times New Roman" w:cs="Times New Roman"/>
          <w:i/>
          <w:color w:val="000000" w:themeColor="text1"/>
        </w:rPr>
        <w:t>R</w:t>
      </w:r>
      <w:r w:rsidRPr="0060258A">
        <w:rPr>
          <w:rFonts w:ascii="Times New Roman" w:hAnsi="Times New Roman" w:cs="Times New Roman"/>
          <w:color w:val="000000" w:themeColor="text1"/>
        </w:rPr>
        <w:t xml:space="preserve"> unit activity near the time of choice shows further evidence of WTA competition observed in real neurons: the initial divergence between chosen and unchosen activity traces extends into a categorical coding of choice. </w:t>
      </w:r>
      <w:r w:rsidRPr="0060258A">
        <w:rPr>
          <w:rFonts w:ascii="Times New Roman" w:hAnsi="Times New Roman" w:cs="Times New Roman"/>
          <w:color w:val="000000" w:themeColor="text1"/>
          <w:lang w:eastAsia="zh-TW"/>
        </w:rPr>
        <w:t>The relationship between activity and coherence quantitatively replicates the empirical pattern immediately preceding the decision time</w:t>
      </w:r>
      <w:ins w:id="1449" w:author="Bo Shen" w:date="2023-01-26T14:49:00Z">
        <w:r>
          <w:rPr>
            <w:rFonts w:ascii="Times New Roman" w:hAnsi="Times New Roman" w:cs="Times New Roman"/>
            <w:color w:val="000000" w:themeColor="text1"/>
            <w:lang w:eastAsia="zh-TW"/>
          </w:rPr>
          <w:t xml:space="preserve"> </w:t>
        </w:r>
      </w:ins>
      <w:r w:rsidRPr="0060258A">
        <w:rPr>
          <w:rFonts w:ascii="Times New Roman" w:hAnsi="Times New Roman" w:cs="Times New Roman"/>
          <w:color w:val="000000" w:themeColor="text1"/>
          <w:lang w:eastAsia="zh-TW"/>
        </w:rPr>
        <w:fldChar w:fldCharType="begin"/>
      </w:r>
      <w:r>
        <w:rPr>
          <w:rFonts w:ascii="Times New Roman" w:hAnsi="Times New Roman" w:cs="Times New Roman"/>
          <w:color w:val="000000" w:themeColor="text1"/>
          <w:lang w:eastAsia="zh-TW"/>
        </w:rPr>
        <w:instrText xml:space="preserve"> ADDIN ZOTERO_ITEM CSL_CITATION {"citationID":"Rm5XANX3","properties":{"formattedCitation":"(Roitman &amp; Shadlen, 2002)","plainCitation":"(Roitman &amp; Shadlen, 2002)","noteIndex":0},"citationItems":[{"id":375,"uris":["http://zotero.org/users/6345545/items/AA8WYIGZ"],"itemData":{"id":375,"type":"article-journal","container-title":"The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N."}],"issued":{"date-parts":[["2002",11,1]]}}}],"schema":"https://github.com/citation-style-language/schema/raw/master/csl-citation.json"} </w:instrText>
      </w:r>
      <w:r w:rsidRPr="0060258A">
        <w:rPr>
          <w:rFonts w:ascii="Times New Roman" w:hAnsi="Times New Roman" w:cs="Times New Roman"/>
          <w:color w:val="000000" w:themeColor="text1"/>
          <w:lang w:eastAsia="zh-TW"/>
        </w:rPr>
        <w:fldChar w:fldCharType="separate"/>
      </w:r>
      <w:r>
        <w:rPr>
          <w:rFonts w:ascii="Times New Roman" w:hAnsi="Times New Roman" w:cs="Times New Roman"/>
          <w:color w:val="000000" w:themeColor="text1"/>
        </w:rPr>
        <w:t>(Roitman &amp; Shadlen, 2002)</w:t>
      </w:r>
      <w:r w:rsidRPr="0060258A">
        <w:rPr>
          <w:rFonts w:ascii="Times New Roman" w:hAnsi="Times New Roman" w:cs="Times New Roman"/>
          <w:color w:val="000000" w:themeColor="text1"/>
          <w:lang w:eastAsia="zh-TW"/>
        </w:rPr>
        <w:fldChar w:fldCharType="end"/>
      </w:r>
      <w:r w:rsidRPr="0060258A">
        <w:rPr>
          <w:rFonts w:ascii="Times New Roman" w:hAnsi="Times New Roman" w:cs="Times New Roman"/>
          <w:color w:val="000000" w:themeColor="text1"/>
          <w:lang w:eastAsia="zh-TW"/>
        </w:rPr>
        <w:t xml:space="preserve">: chosen activity (indicated by arrow </w:t>
      </w:r>
      <w:r w:rsidRPr="0060258A">
        <w:rPr>
          <w:rFonts w:ascii="Times New Roman" w:hAnsi="Times New Roman" w:cs="Times New Roman"/>
          <w:b/>
          <w:color w:val="000000" w:themeColor="text1"/>
          <w:lang w:eastAsia="zh-TW"/>
        </w:rPr>
        <w:t>c</w:t>
      </w:r>
      <w:r w:rsidRPr="0060258A">
        <w:rPr>
          <w:rFonts w:ascii="Times New Roman" w:hAnsi="Times New Roman" w:cs="Times New Roman"/>
          <w:color w:val="000000" w:themeColor="text1"/>
          <w:lang w:eastAsia="zh-TW"/>
        </w:rPr>
        <w:t xml:space="preserve"> in </w:t>
      </w:r>
      <w:r w:rsidRPr="0060258A">
        <w:rPr>
          <w:rFonts w:ascii="Times New Roman" w:hAnsi="Times New Roman" w:cs="Times New Roman"/>
          <w:b/>
          <w:color w:val="000000" w:themeColor="text1"/>
          <w:lang w:eastAsia="zh-TW"/>
        </w:rPr>
        <w:t>Fig. 6D</w:t>
      </w:r>
      <w:r w:rsidRPr="0060258A">
        <w:rPr>
          <w:rFonts w:ascii="Times New Roman" w:hAnsi="Times New Roman" w:cs="Times New Roman"/>
          <w:color w:val="000000" w:themeColor="text1"/>
          <w:lang w:eastAsia="zh-TW"/>
        </w:rPr>
        <w:t xml:space="preserve"> and plotted in </w:t>
      </w:r>
      <w:r w:rsidRPr="0060258A">
        <w:rPr>
          <w:rFonts w:ascii="Times New Roman" w:hAnsi="Times New Roman" w:cs="Times New Roman"/>
          <w:b/>
          <w:color w:val="000000" w:themeColor="text1"/>
          <w:lang w:eastAsia="zh-TW"/>
        </w:rPr>
        <w:t>Fig. 6</w:t>
      </w:r>
      <w:ins w:id="1450" w:author="Bo Shen" w:date="2023-03-03T15:12:00Z">
        <w:r>
          <w:rPr>
            <w:rFonts w:ascii="Times New Roman" w:hAnsi="Times New Roman" w:cs="Times New Roman"/>
            <w:b/>
            <w:color w:val="000000" w:themeColor="text1"/>
            <w:lang w:eastAsia="zh-TW"/>
          </w:rPr>
          <w:t>E</w:t>
        </w:r>
      </w:ins>
      <w:del w:id="1451" w:author="Bo Shen" w:date="2023-03-03T15:12:00Z">
        <w:r w:rsidRPr="0060258A" w:rsidDel="003739F2">
          <w:rPr>
            <w:rFonts w:ascii="Times New Roman" w:hAnsi="Times New Roman" w:cs="Times New Roman"/>
            <w:b/>
            <w:color w:val="000000" w:themeColor="text1"/>
            <w:lang w:eastAsia="zh-TW"/>
          </w:rPr>
          <w:delText>F</w:delText>
        </w:r>
      </w:del>
      <w:r w:rsidRPr="0060258A">
        <w:rPr>
          <w:rFonts w:ascii="Times New Roman" w:hAnsi="Times New Roman" w:cs="Times New Roman"/>
          <w:color w:val="000000" w:themeColor="text1"/>
          <w:lang w:eastAsia="zh-TW"/>
        </w:rPr>
        <w:t>) no longer shows much difference across coherence conditions</w:t>
      </w:r>
      <w:del w:id="1452" w:author="Bo Shen" w:date="2023-03-03T15:12:00Z">
        <w:r w:rsidRPr="0060258A" w:rsidDel="003739F2">
          <w:rPr>
            <w:rFonts w:ascii="Times New Roman" w:hAnsi="Times New Roman" w:cs="Times New Roman"/>
            <w:color w:val="000000" w:themeColor="text1"/>
            <w:lang w:eastAsia="zh-TW"/>
          </w:rPr>
          <w:delText xml:space="preserve"> (-.</w:delText>
        </w:r>
        <w:r w:rsidRPr="0060258A" w:rsidDel="003739F2">
          <w:rPr>
            <w:rFonts w:ascii="Times New Roman" w:hAnsi="Times New Roman" w:cs="Times New Roman" w:hint="eastAsia"/>
            <w:color w:val="000000" w:themeColor="text1"/>
          </w:rPr>
          <w:delText>0</w:delText>
        </w:r>
        <w:r w:rsidRPr="0060258A" w:rsidDel="003739F2">
          <w:rPr>
            <w:rFonts w:ascii="Times New Roman" w:hAnsi="Times New Roman" w:cs="Times New Roman"/>
            <w:color w:val="000000" w:themeColor="text1"/>
          </w:rPr>
          <w:delText>09</w:delText>
        </w:r>
        <w:r w:rsidRPr="0060258A" w:rsidDel="003739F2">
          <w:rPr>
            <w:rFonts w:ascii="Times New Roman" w:hAnsi="Times New Roman" w:cs="Times New Roman"/>
            <w:color w:val="000000" w:themeColor="text1"/>
            <w:lang w:eastAsia="zh-TW"/>
          </w:rPr>
          <w:delText xml:space="preserve"> spikes /second/100% coherence)</w:delText>
        </w:r>
      </w:del>
      <w:r w:rsidRPr="0060258A">
        <w:rPr>
          <w:rFonts w:ascii="Times New Roman" w:hAnsi="Times New Roman" w:cs="Times New Roman"/>
          <w:color w:val="000000" w:themeColor="text1"/>
          <w:lang w:eastAsia="zh-TW"/>
        </w:rPr>
        <w:t xml:space="preserve">, while unchosen activity (indicated by </w:t>
      </w:r>
      <w:r w:rsidRPr="0060258A">
        <w:rPr>
          <w:rFonts w:ascii="Times New Roman" w:hAnsi="Times New Roman" w:cs="Times New Roman"/>
          <w:b/>
          <w:color w:val="000000" w:themeColor="text1"/>
          <w:lang w:eastAsia="zh-TW"/>
        </w:rPr>
        <w:t>d</w:t>
      </w:r>
      <w:r w:rsidRPr="0060258A">
        <w:rPr>
          <w:rFonts w:ascii="Times New Roman" w:hAnsi="Times New Roman" w:cs="Times New Roman"/>
          <w:color w:val="000000" w:themeColor="text1"/>
          <w:lang w:eastAsia="zh-TW"/>
        </w:rPr>
        <w:t xml:space="preserve"> in </w:t>
      </w:r>
      <w:r w:rsidRPr="0060258A">
        <w:rPr>
          <w:rFonts w:ascii="Times New Roman" w:hAnsi="Times New Roman" w:cs="Times New Roman"/>
          <w:b/>
          <w:color w:val="000000" w:themeColor="text1"/>
          <w:lang w:eastAsia="zh-TW"/>
        </w:rPr>
        <w:t>Fig. 6D</w:t>
      </w:r>
      <w:r w:rsidRPr="0060258A">
        <w:rPr>
          <w:rFonts w:ascii="Times New Roman" w:hAnsi="Times New Roman" w:cs="Times New Roman"/>
          <w:color w:val="000000" w:themeColor="text1"/>
          <w:lang w:eastAsia="zh-TW"/>
        </w:rPr>
        <w:t xml:space="preserve"> and plotted in </w:t>
      </w:r>
      <w:r w:rsidRPr="0060258A">
        <w:rPr>
          <w:rFonts w:ascii="Times New Roman" w:hAnsi="Times New Roman" w:cs="Times New Roman"/>
          <w:b/>
          <w:color w:val="000000" w:themeColor="text1"/>
          <w:lang w:eastAsia="zh-TW"/>
        </w:rPr>
        <w:t>Fig. 6</w:t>
      </w:r>
      <w:ins w:id="1453" w:author="Bo Shen" w:date="2023-03-03T15:12:00Z">
        <w:r>
          <w:rPr>
            <w:rFonts w:ascii="Times New Roman" w:hAnsi="Times New Roman" w:cs="Times New Roman"/>
            <w:b/>
            <w:color w:val="000000" w:themeColor="text1"/>
            <w:lang w:eastAsia="zh-TW"/>
          </w:rPr>
          <w:t>E</w:t>
        </w:r>
      </w:ins>
      <w:del w:id="1454" w:author="Bo Shen" w:date="2023-03-03T15:12:00Z">
        <w:r w:rsidRPr="0060258A" w:rsidDel="003739F2">
          <w:rPr>
            <w:rFonts w:ascii="Times New Roman" w:hAnsi="Times New Roman" w:cs="Times New Roman"/>
            <w:b/>
            <w:color w:val="000000" w:themeColor="text1"/>
            <w:lang w:eastAsia="zh-TW"/>
          </w:rPr>
          <w:delText>F</w:delText>
        </w:r>
      </w:del>
      <w:r w:rsidRPr="0060258A">
        <w:rPr>
          <w:rFonts w:ascii="Times New Roman" w:hAnsi="Times New Roman" w:cs="Times New Roman"/>
          <w:color w:val="000000" w:themeColor="text1"/>
          <w:lang w:eastAsia="zh-TW"/>
        </w:rPr>
        <w:t xml:space="preserve">) retains a </w:t>
      </w:r>
      <w:r w:rsidRPr="0060258A">
        <w:rPr>
          <w:rFonts w:ascii="Times New Roman" w:hAnsi="Times New Roman" w:cs="Times New Roman"/>
          <w:color w:val="000000" w:themeColor="text1"/>
          <w:lang w:eastAsia="zh-TW"/>
        </w:rPr>
        <w:lastRenderedPageBreak/>
        <w:t>decrease</w:t>
      </w:r>
      <w:del w:id="1455" w:author="Bo Shen" w:date="2023-03-03T15:12:00Z">
        <w:r w:rsidRPr="0060258A" w:rsidDel="003739F2">
          <w:rPr>
            <w:rFonts w:ascii="Times New Roman" w:hAnsi="Times New Roman" w:cs="Times New Roman"/>
            <w:color w:val="000000" w:themeColor="text1"/>
            <w:lang w:eastAsia="zh-TW"/>
          </w:rPr>
          <w:delText xml:space="preserve"> (</w:delText>
        </w:r>
        <w:r w:rsidRPr="0060258A" w:rsidDel="003739F2">
          <w:rPr>
            <w:rFonts w:ascii="Times New Roman" w:hAnsi="Times New Roman" w:cs="Times New Roman"/>
            <w:b/>
            <w:color w:val="000000" w:themeColor="text1"/>
            <w:lang w:eastAsia="zh-TW"/>
          </w:rPr>
          <w:delText>d</w:delText>
        </w:r>
        <w:r w:rsidRPr="0060258A" w:rsidDel="003739F2">
          <w:rPr>
            <w:rFonts w:ascii="Times New Roman" w:hAnsi="Times New Roman" w:cs="Times New Roman"/>
            <w:color w:val="000000" w:themeColor="text1"/>
            <w:lang w:eastAsia="zh-TW"/>
          </w:rPr>
          <w:delText>, -47.49 spikes/second/100% coherence)</w:delText>
        </w:r>
      </w:del>
      <w:r w:rsidRPr="0060258A">
        <w:rPr>
          <w:rFonts w:ascii="Times New Roman" w:hAnsi="Times New Roman" w:cs="Times New Roman"/>
          <w:color w:val="000000" w:themeColor="text1"/>
          <w:lang w:eastAsia="zh-TW"/>
        </w:rPr>
        <w:t xml:space="preserve">. </w:t>
      </w:r>
      <w:ins w:id="1456" w:author="Microsoft Office User" w:date="2023-03-07T11:35:00Z">
        <w:r>
          <w:rPr>
            <w:rFonts w:ascii="Times New Roman" w:hAnsi="Times New Roman" w:cs="Times New Roman"/>
            <w:color w:val="000000" w:themeColor="text1"/>
            <w:lang w:eastAsia="zh-TW"/>
          </w:rPr>
          <w:t>Q</w:t>
        </w:r>
      </w:ins>
      <w:ins w:id="1457" w:author="Bo Shen" w:date="2023-03-03T15:12:00Z">
        <w:del w:id="1458" w:author="Microsoft Office User" w:date="2023-03-07T11:35:00Z">
          <w:r w:rsidDel="00677B39">
            <w:rPr>
              <w:rFonts w:ascii="Times New Roman" w:hAnsi="Times New Roman" w:cs="Times New Roman"/>
              <w:color w:val="000000" w:themeColor="text1"/>
              <w:lang w:eastAsia="zh-TW"/>
            </w:rPr>
            <w:delText>The q</w:delText>
          </w:r>
        </w:del>
        <w:r>
          <w:rPr>
            <w:rFonts w:ascii="Times New Roman" w:hAnsi="Times New Roman" w:cs="Times New Roman"/>
            <w:color w:val="000000" w:themeColor="text1"/>
            <w:lang w:eastAsia="zh-TW"/>
          </w:rPr>
          <w:t>uantifica</w:t>
        </w:r>
      </w:ins>
      <w:ins w:id="1459" w:author="Microsoft Office User" w:date="2023-03-07T11:35:00Z">
        <w:r>
          <w:rPr>
            <w:rFonts w:ascii="Times New Roman" w:hAnsi="Times New Roman" w:cs="Times New Roman"/>
            <w:color w:val="000000" w:themeColor="text1"/>
            <w:lang w:eastAsia="zh-TW"/>
          </w:rPr>
          <w:t>tion show</w:t>
        </w:r>
      </w:ins>
      <w:ins w:id="1460" w:author="Microsoft Office User" w:date="2023-03-07T11:36:00Z">
        <w:r>
          <w:rPr>
            <w:rFonts w:ascii="Times New Roman" w:hAnsi="Times New Roman" w:cs="Times New Roman"/>
            <w:color w:val="000000" w:themeColor="text1"/>
            <w:lang w:eastAsia="zh-TW"/>
          </w:rPr>
          <w:t xml:space="preserve">ed </w:t>
        </w:r>
      </w:ins>
      <w:ins w:id="1461" w:author="Bo Shen" w:date="2023-03-03T15:12:00Z">
        <w:del w:id="1462" w:author="Microsoft Office User" w:date="2023-03-07T11:35:00Z">
          <w:r w:rsidDel="00677B39">
            <w:rPr>
              <w:rFonts w:ascii="Times New Roman" w:hAnsi="Times New Roman" w:cs="Times New Roman"/>
              <w:color w:val="000000" w:themeColor="text1"/>
              <w:lang w:eastAsia="zh-TW"/>
            </w:rPr>
            <w:delText xml:space="preserve">tion of the </w:delText>
          </w:r>
        </w:del>
      </w:ins>
      <w:ins w:id="1463" w:author="Bo Shen" w:date="2023-03-03T15:13:00Z">
        <w:del w:id="1464" w:author="Microsoft Office User" w:date="2023-03-07T11:35:00Z">
          <w:r w:rsidDel="00677B39">
            <w:rPr>
              <w:rFonts w:ascii="Times New Roman" w:hAnsi="Times New Roman" w:cs="Times New Roman"/>
              <w:color w:val="000000" w:themeColor="text1"/>
              <w:lang w:eastAsia="zh-TW"/>
            </w:rPr>
            <w:delText xml:space="preserve">model activities shows </w:delText>
          </w:r>
        </w:del>
        <w:r>
          <w:rPr>
            <w:rFonts w:ascii="Times New Roman" w:hAnsi="Times New Roman" w:cs="Times New Roman"/>
            <w:color w:val="000000" w:themeColor="text1"/>
            <w:lang w:eastAsia="zh-TW"/>
          </w:rPr>
          <w:t xml:space="preserve">that LDDM </w:t>
        </w:r>
        <w:del w:id="1465" w:author="Microsoft Office User" w:date="2023-03-07T11:36:00Z">
          <w:r w:rsidDel="00677B39">
            <w:rPr>
              <w:rFonts w:ascii="Times New Roman" w:hAnsi="Times New Roman" w:cs="Times New Roman"/>
              <w:color w:val="000000" w:themeColor="text1"/>
              <w:lang w:eastAsia="zh-TW"/>
            </w:rPr>
            <w:delText xml:space="preserve">traced the best among the three models on the empirical </w:delText>
          </w:r>
        </w:del>
      </w:ins>
      <w:ins w:id="1466" w:author="Bo Shen" w:date="2023-03-03T15:14:00Z">
        <w:del w:id="1467" w:author="Microsoft Office User" w:date="2023-03-07T11:36:00Z">
          <w:r w:rsidDel="00677B39">
            <w:rPr>
              <w:rFonts w:ascii="Times New Roman" w:hAnsi="Times New Roman" w:cs="Times New Roman"/>
              <w:color w:val="000000" w:themeColor="text1"/>
              <w:lang w:eastAsia="zh-TW"/>
            </w:rPr>
            <w:delText>activities</w:delText>
          </w:r>
        </w:del>
      </w:ins>
      <w:ins w:id="1468" w:author="Microsoft Office User" w:date="2023-03-07T11:36:00Z">
        <w:r>
          <w:rPr>
            <w:rFonts w:ascii="Times New Roman" w:hAnsi="Times New Roman" w:cs="Times New Roman"/>
            <w:color w:val="000000" w:themeColor="text1"/>
            <w:lang w:eastAsia="zh-TW"/>
          </w:rPr>
          <w:t>again best predicted empirical neural activity</w:t>
        </w:r>
      </w:ins>
      <w:ins w:id="1469" w:author="Bo Shen" w:date="2023-03-03T15:15:00Z">
        <w:r>
          <w:rPr>
            <w:rFonts w:ascii="Times New Roman" w:hAnsi="Times New Roman" w:cs="Times New Roman"/>
            <w:color w:val="000000" w:themeColor="text1"/>
            <w:lang w:eastAsia="zh-TW"/>
          </w:rPr>
          <w:t xml:space="preserve"> w</w:t>
        </w:r>
      </w:ins>
      <w:ins w:id="1470" w:author="Microsoft Office User" w:date="2023-03-07T11:36:00Z">
        <w:r>
          <w:rPr>
            <w:rFonts w:ascii="Times New Roman" w:hAnsi="Times New Roman" w:cs="Times New Roman"/>
            <w:color w:val="000000" w:themeColor="text1"/>
            <w:lang w:eastAsia="zh-TW"/>
          </w:rPr>
          <w:t>ith data</w:t>
        </w:r>
      </w:ins>
      <w:ins w:id="1471" w:author="Bo Shen" w:date="2023-03-03T15:15:00Z">
        <w:del w:id="1472" w:author="Microsoft Office User" w:date="2023-03-07T11:36:00Z">
          <w:r w:rsidDel="00677B39">
            <w:rPr>
              <w:rFonts w:ascii="Times New Roman" w:hAnsi="Times New Roman" w:cs="Times New Roman"/>
              <w:color w:val="000000" w:themeColor="text1"/>
              <w:lang w:eastAsia="zh-TW"/>
            </w:rPr>
            <w:delText>hen</w:delText>
          </w:r>
        </w:del>
      </w:ins>
      <w:ins w:id="1473" w:author="Bo Shen" w:date="2023-03-03T15:14:00Z">
        <w:r>
          <w:rPr>
            <w:rFonts w:ascii="Times New Roman" w:hAnsi="Times New Roman" w:cs="Times New Roman"/>
            <w:color w:val="000000" w:themeColor="text1"/>
            <w:lang w:eastAsia="zh-TW"/>
          </w:rPr>
          <w:t xml:space="preserve"> aligned to </w:t>
        </w:r>
        <w:del w:id="1474" w:author="Microsoft Office User" w:date="2023-03-07T11:36:00Z">
          <w:r w:rsidDel="00677B39">
            <w:rPr>
              <w:rFonts w:ascii="Times New Roman" w:hAnsi="Times New Roman" w:cs="Times New Roman"/>
              <w:color w:val="000000" w:themeColor="text1"/>
              <w:lang w:eastAsia="zh-TW"/>
            </w:rPr>
            <w:delText xml:space="preserve">the </w:delText>
          </w:r>
        </w:del>
        <w:r>
          <w:rPr>
            <w:rFonts w:ascii="Times New Roman" w:hAnsi="Times New Roman" w:cs="Times New Roman"/>
            <w:color w:val="000000" w:themeColor="text1"/>
            <w:lang w:eastAsia="zh-TW"/>
          </w:rPr>
          <w:t>choice onset</w:t>
        </w:r>
      </w:ins>
      <w:ins w:id="1475" w:author="Bo Shen" w:date="2023-03-03T15:13:00Z">
        <w:r>
          <w:rPr>
            <w:rFonts w:ascii="Times New Roman" w:hAnsi="Times New Roman" w:cs="Times New Roman"/>
            <w:color w:val="000000" w:themeColor="text1"/>
            <w:lang w:eastAsia="zh-TW"/>
          </w:rPr>
          <w:t xml:space="preserve"> (RMSE</w:t>
        </w:r>
      </w:ins>
      <w:ins w:id="1476" w:author="Bo Shen" w:date="2023-03-03T15:14:00Z">
        <w:r w:rsidRPr="00FD2AAA">
          <w:rPr>
            <w:rFonts w:ascii="Times New Roman" w:hAnsi="Times New Roman" w:cs="Times New Roman"/>
            <w:color w:val="000000" w:themeColor="text1"/>
            <w:vertAlign w:val="subscript"/>
            <w:lang w:eastAsia="zh-TW"/>
            <w:rPrChange w:id="1477" w:author="Bo Shen" w:date="2023-03-03T15:19:00Z">
              <w:rPr>
                <w:rFonts w:ascii="Times New Roman" w:hAnsi="Times New Roman" w:cs="Times New Roman"/>
                <w:color w:val="000000" w:themeColor="text1"/>
                <w:lang w:eastAsia="zh-TW"/>
              </w:rPr>
            </w:rPrChange>
          </w:rPr>
          <w:t>LDDM</w:t>
        </w:r>
        <w:r>
          <w:rPr>
            <w:rFonts w:ascii="Times New Roman" w:hAnsi="Times New Roman" w:cs="Times New Roman"/>
            <w:color w:val="000000" w:themeColor="text1"/>
            <w:lang w:eastAsia="zh-TW"/>
          </w:rPr>
          <w:t xml:space="preserve"> = </w:t>
        </w:r>
      </w:ins>
      <w:ins w:id="1478" w:author="Bo Shen" w:date="2023-03-03T15:17:00Z">
        <w:r>
          <w:rPr>
            <w:rFonts w:ascii="Times New Roman" w:hAnsi="Times New Roman" w:cs="Times New Roman"/>
            <w:color w:val="000000" w:themeColor="text1"/>
            <w:lang w:eastAsia="zh-TW"/>
          </w:rPr>
          <w:t xml:space="preserve">6.77 </w:t>
        </w:r>
      </w:ins>
      <w:ins w:id="1479" w:author="Bo Shen" w:date="2023-03-03T15:15:00Z">
        <w:r>
          <w:rPr>
            <w:rFonts w:ascii="Times New Roman" w:hAnsi="Times New Roman" w:cs="Times New Roman"/>
            <w:color w:val="000000" w:themeColor="text1"/>
            <w:lang w:eastAsia="zh-TW"/>
          </w:rPr>
          <w:t>(</w:t>
        </w:r>
      </w:ins>
      <w:ins w:id="1480" w:author="Bo Shen" w:date="2023-03-03T15:16:00Z">
        <w:r w:rsidRPr="003739F2">
          <w:rPr>
            <w:rFonts w:ascii="Times New Roman" w:hAnsi="Times New Roman" w:cs="Times New Roman"/>
            <w:b/>
            <w:bCs/>
            <w:color w:val="000000" w:themeColor="text1"/>
            <w:lang w:eastAsia="zh-TW"/>
            <w:rPrChange w:id="1481" w:author="Bo Shen" w:date="2023-03-03T15:16:00Z">
              <w:rPr>
                <w:rFonts w:ascii="Times New Roman" w:hAnsi="Times New Roman" w:cs="Times New Roman"/>
                <w:color w:val="000000" w:themeColor="text1"/>
                <w:lang w:eastAsia="zh-TW"/>
              </w:rPr>
            </w:rPrChange>
          </w:rPr>
          <w:t>Fig. 6E</w:t>
        </w:r>
      </w:ins>
      <w:ins w:id="1482" w:author="Bo Shen" w:date="2023-03-03T15:15:00Z">
        <w:r>
          <w:rPr>
            <w:rFonts w:ascii="Times New Roman" w:hAnsi="Times New Roman" w:cs="Times New Roman"/>
            <w:color w:val="000000" w:themeColor="text1"/>
            <w:lang w:eastAsia="zh-TW"/>
          </w:rPr>
          <w:t>)</w:t>
        </w:r>
      </w:ins>
      <w:ins w:id="1483" w:author="Bo Shen" w:date="2023-03-03T15:14:00Z">
        <w:r>
          <w:rPr>
            <w:rFonts w:ascii="Times New Roman" w:hAnsi="Times New Roman" w:cs="Times New Roman"/>
            <w:color w:val="000000" w:themeColor="text1"/>
            <w:lang w:eastAsia="zh-TW"/>
          </w:rPr>
          <w:t>; RMSE</w:t>
        </w:r>
        <w:r w:rsidRPr="00FD2AAA">
          <w:rPr>
            <w:rFonts w:ascii="Times New Roman" w:hAnsi="Times New Roman" w:cs="Times New Roman"/>
            <w:color w:val="000000" w:themeColor="text1"/>
            <w:vertAlign w:val="subscript"/>
            <w:lang w:eastAsia="zh-TW"/>
            <w:rPrChange w:id="1484" w:author="Bo Shen" w:date="2023-03-03T15:19:00Z">
              <w:rPr>
                <w:rFonts w:ascii="Times New Roman" w:hAnsi="Times New Roman" w:cs="Times New Roman"/>
                <w:color w:val="000000" w:themeColor="text1"/>
                <w:lang w:eastAsia="zh-TW"/>
              </w:rPr>
            </w:rPrChange>
          </w:rPr>
          <w:t>RNM</w:t>
        </w:r>
        <w:r>
          <w:rPr>
            <w:rFonts w:ascii="Times New Roman" w:hAnsi="Times New Roman" w:cs="Times New Roman"/>
            <w:color w:val="000000" w:themeColor="text1"/>
            <w:lang w:eastAsia="zh-TW"/>
          </w:rPr>
          <w:t xml:space="preserve"> = </w:t>
        </w:r>
      </w:ins>
      <w:ins w:id="1485" w:author="Bo Shen" w:date="2023-03-03T15:16:00Z">
        <w:r>
          <w:rPr>
            <w:rFonts w:ascii="Times New Roman" w:hAnsi="Times New Roman" w:cs="Times New Roman"/>
            <w:color w:val="000000" w:themeColor="text1"/>
            <w:lang w:eastAsia="zh-TW"/>
          </w:rPr>
          <w:t xml:space="preserve">9.35 </w:t>
        </w:r>
      </w:ins>
      <w:ins w:id="1486" w:author="Bo Shen" w:date="2023-03-03T15:15:00Z">
        <w:r>
          <w:rPr>
            <w:rFonts w:ascii="Times New Roman" w:hAnsi="Times New Roman" w:cs="Times New Roman"/>
            <w:color w:val="000000" w:themeColor="text1"/>
            <w:lang w:eastAsia="zh-TW"/>
          </w:rPr>
          <w:t>(</w:t>
        </w:r>
      </w:ins>
      <w:ins w:id="1487" w:author="Bo Shen" w:date="2023-03-03T15:16:00Z">
        <w:r w:rsidRPr="00CB4C46">
          <w:rPr>
            <w:rFonts w:ascii="Times New Roman" w:hAnsi="Times New Roman" w:cs="Times New Roman"/>
            <w:b/>
            <w:bCs/>
            <w:color w:val="000000" w:themeColor="text1"/>
          </w:rPr>
          <w:t xml:space="preserve">Fig. 6-figure supplement </w:t>
        </w:r>
        <w:r>
          <w:rPr>
            <w:rFonts w:ascii="Times New Roman" w:hAnsi="Times New Roman" w:cs="Times New Roman"/>
            <w:b/>
            <w:bCs/>
            <w:color w:val="000000" w:themeColor="text1"/>
          </w:rPr>
          <w:t>4</w:t>
        </w:r>
        <w:r w:rsidRPr="00CB4C46">
          <w:rPr>
            <w:rFonts w:ascii="Times New Roman" w:hAnsi="Times New Roman" w:cs="Times New Roman"/>
            <w:b/>
            <w:bCs/>
            <w:color w:val="000000" w:themeColor="text1"/>
          </w:rPr>
          <w:t>E</w:t>
        </w:r>
      </w:ins>
      <w:ins w:id="1488" w:author="Bo Shen" w:date="2023-03-03T15:15:00Z">
        <w:r>
          <w:rPr>
            <w:rFonts w:ascii="Times New Roman" w:hAnsi="Times New Roman" w:cs="Times New Roman"/>
            <w:color w:val="000000" w:themeColor="text1"/>
            <w:lang w:eastAsia="zh-TW"/>
          </w:rPr>
          <w:t>)</w:t>
        </w:r>
      </w:ins>
      <w:ins w:id="1489" w:author="Bo Shen" w:date="2023-03-03T15:14:00Z">
        <w:r>
          <w:rPr>
            <w:rFonts w:ascii="Times New Roman" w:hAnsi="Times New Roman" w:cs="Times New Roman"/>
            <w:color w:val="000000" w:themeColor="text1"/>
            <w:lang w:eastAsia="zh-TW"/>
          </w:rPr>
          <w:t>; RMSE</w:t>
        </w:r>
        <w:r w:rsidRPr="00FD2AAA">
          <w:rPr>
            <w:rFonts w:ascii="Times New Roman" w:hAnsi="Times New Roman" w:cs="Times New Roman"/>
            <w:color w:val="000000" w:themeColor="text1"/>
            <w:vertAlign w:val="subscript"/>
            <w:lang w:eastAsia="zh-TW"/>
            <w:rPrChange w:id="1490" w:author="Bo Shen" w:date="2023-03-03T15:19:00Z">
              <w:rPr>
                <w:rFonts w:ascii="Times New Roman" w:hAnsi="Times New Roman" w:cs="Times New Roman"/>
                <w:color w:val="000000" w:themeColor="text1"/>
                <w:lang w:eastAsia="zh-TW"/>
              </w:rPr>
            </w:rPrChange>
          </w:rPr>
          <w:t>LCA</w:t>
        </w:r>
        <w:r>
          <w:rPr>
            <w:rFonts w:ascii="Times New Roman" w:hAnsi="Times New Roman" w:cs="Times New Roman"/>
            <w:color w:val="000000" w:themeColor="text1"/>
            <w:lang w:eastAsia="zh-TW"/>
          </w:rPr>
          <w:t xml:space="preserve"> = </w:t>
        </w:r>
      </w:ins>
      <w:ins w:id="1491" w:author="Bo Shen" w:date="2023-03-03T15:16:00Z">
        <w:r>
          <w:rPr>
            <w:rFonts w:ascii="Times New Roman" w:hAnsi="Times New Roman" w:cs="Times New Roman"/>
            <w:color w:val="000000" w:themeColor="text1"/>
            <w:lang w:eastAsia="zh-TW"/>
          </w:rPr>
          <w:t xml:space="preserve">7.51 </w:t>
        </w:r>
      </w:ins>
      <w:ins w:id="1492" w:author="Bo Shen" w:date="2023-03-03T15:14:00Z">
        <w:r>
          <w:rPr>
            <w:rFonts w:ascii="Times New Roman" w:hAnsi="Times New Roman" w:cs="Times New Roman"/>
            <w:color w:val="000000" w:themeColor="text1"/>
            <w:lang w:eastAsia="zh-TW"/>
          </w:rPr>
          <w:t>(</w:t>
        </w:r>
      </w:ins>
      <w:ins w:id="1493" w:author="Bo Shen" w:date="2023-03-03T15:16:00Z">
        <w:r w:rsidRPr="00CB4C46">
          <w:rPr>
            <w:rFonts w:ascii="Times New Roman" w:hAnsi="Times New Roman" w:cs="Times New Roman"/>
            <w:b/>
            <w:bCs/>
            <w:color w:val="000000" w:themeColor="text1"/>
          </w:rPr>
          <w:t xml:space="preserve">Fig. 6-figure supplement </w:t>
        </w:r>
        <w:r>
          <w:rPr>
            <w:rFonts w:ascii="Times New Roman" w:hAnsi="Times New Roman" w:cs="Times New Roman"/>
            <w:b/>
            <w:bCs/>
            <w:color w:val="000000" w:themeColor="text1"/>
          </w:rPr>
          <w:t>5</w:t>
        </w:r>
        <w:r w:rsidRPr="00CB4C46">
          <w:rPr>
            <w:rFonts w:ascii="Times New Roman" w:hAnsi="Times New Roman" w:cs="Times New Roman"/>
            <w:b/>
            <w:bCs/>
            <w:color w:val="000000" w:themeColor="text1"/>
          </w:rPr>
          <w:t>E</w:t>
        </w:r>
      </w:ins>
      <w:ins w:id="1494" w:author="Bo Shen" w:date="2023-03-03T15:14:00Z">
        <w:r>
          <w:rPr>
            <w:rFonts w:ascii="Times New Roman" w:hAnsi="Times New Roman" w:cs="Times New Roman"/>
            <w:color w:val="000000" w:themeColor="text1"/>
            <w:lang w:eastAsia="zh-TW"/>
          </w:rPr>
          <w:t>)</w:t>
        </w:r>
      </w:ins>
      <w:ins w:id="1495" w:author="Bo Shen" w:date="2023-03-03T15:13:00Z">
        <w:r>
          <w:rPr>
            <w:rFonts w:ascii="Times New Roman" w:hAnsi="Times New Roman" w:cs="Times New Roman"/>
            <w:color w:val="000000" w:themeColor="text1"/>
            <w:lang w:eastAsia="zh-TW"/>
          </w:rPr>
          <w:t xml:space="preserve">). </w:t>
        </w:r>
      </w:ins>
      <w:r w:rsidRPr="0060258A">
        <w:rPr>
          <w:rFonts w:ascii="Times New Roman" w:hAnsi="Times New Roman" w:cs="Times New Roman"/>
          <w:color w:val="000000" w:themeColor="text1"/>
          <w:lang w:eastAsia="zh-TW"/>
        </w:rPr>
        <w:t xml:space="preserve">Thus, </w:t>
      </w:r>
      <w:r w:rsidRPr="0060258A">
        <w:rPr>
          <w:rFonts w:ascii="Times New Roman" w:hAnsi="Times New Roman" w:cs="Times New Roman"/>
          <w:i/>
          <w:color w:val="000000" w:themeColor="text1"/>
          <w:lang w:eastAsia="zh-TW"/>
        </w:rPr>
        <w:t>R</w:t>
      </w:r>
      <w:r w:rsidRPr="0060258A">
        <w:rPr>
          <w:rFonts w:ascii="Times New Roman" w:hAnsi="Times New Roman" w:cs="Times New Roman"/>
          <w:color w:val="000000" w:themeColor="text1"/>
          <w:lang w:eastAsia="zh-TW"/>
        </w:rPr>
        <w:t xml:space="preserve"> unit activity – in a model with parameters fit only to behavior – replicates the recorded activity of parietal neurons during both initial decision processing and eventual choice selection.</w:t>
      </w:r>
      <w:ins w:id="1496" w:author="Microsoft Office User" w:date="2023-03-03T11:53:00Z">
        <w:r>
          <w:rPr>
            <w:rFonts w:ascii="Times New Roman" w:hAnsi="Times New Roman" w:cs="Times New Roman"/>
            <w:color w:val="000000" w:themeColor="text1"/>
            <w:lang w:eastAsia="zh-TW"/>
          </w:rPr>
          <w:t xml:space="preserve"> </w:t>
        </w:r>
      </w:ins>
    </w:p>
    <w:p w14:paraId="3E14D4CC" w14:textId="77777777" w:rsidR="003F037C" w:rsidRDefault="003F037C" w:rsidP="00B26F88">
      <w:pPr>
        <w:spacing w:line="480" w:lineRule="auto"/>
        <w:jc w:val="both"/>
        <w:rPr>
          <w:ins w:id="1497" w:author="Bo Shen" w:date="2023-03-03T15:24:00Z"/>
          <w:rFonts w:ascii="Times New Roman" w:hAnsi="Times New Roman" w:cs="Times New Roman"/>
          <w:color w:val="000000" w:themeColor="text1"/>
          <w:lang w:eastAsia="zh-TW"/>
        </w:rPr>
      </w:pPr>
    </w:p>
    <w:p w14:paraId="40346CF4" w14:textId="77777777" w:rsidR="003F037C" w:rsidRDefault="003F037C" w:rsidP="00B26F88">
      <w:pPr>
        <w:spacing w:line="480" w:lineRule="auto"/>
        <w:jc w:val="both"/>
        <w:rPr>
          <w:rFonts w:ascii="Times New Roman" w:hAnsi="Times New Roman" w:cs="Times New Roman"/>
          <w:color w:val="000000" w:themeColor="text1"/>
        </w:rPr>
      </w:pPr>
      <w:ins w:id="1498" w:author="Bo Shen" w:date="2023-03-03T15:54:00Z">
        <w:del w:id="1499" w:author="Microsoft Office User" w:date="2023-03-07T11:37:00Z">
          <w:r w:rsidDel="00677B39">
            <w:rPr>
              <w:rFonts w:ascii="Times New Roman" w:hAnsi="Times New Roman" w:cs="Times New Roman"/>
              <w:color w:val="000000" w:themeColor="text1"/>
            </w:rPr>
            <w:delText>Different from the other two models</w:delText>
          </w:r>
        </w:del>
      </w:ins>
      <w:ins w:id="1500" w:author="Microsoft Office User" w:date="2023-03-07T11:37:00Z">
        <w:r>
          <w:rPr>
            <w:rFonts w:ascii="Times New Roman" w:hAnsi="Times New Roman" w:cs="Times New Roman"/>
            <w:color w:val="000000" w:themeColor="text1"/>
          </w:rPr>
          <w:t>Unlike the RNM and LCA models</w:t>
        </w:r>
      </w:ins>
      <w:ins w:id="1501" w:author="Bo Shen" w:date="2023-03-03T15:53:00Z">
        <w:r>
          <w:rPr>
            <w:rFonts w:ascii="Times New Roman" w:hAnsi="Times New Roman" w:cs="Times New Roman"/>
            <w:color w:val="000000" w:themeColor="text1"/>
          </w:rPr>
          <w:t>, t</w:t>
        </w:r>
      </w:ins>
      <w:ins w:id="1502" w:author="Bo Shen" w:date="2023-03-03T15:51:00Z">
        <w:r>
          <w:rPr>
            <w:rFonts w:ascii="Times New Roman" w:hAnsi="Times New Roman" w:cs="Times New Roman" w:hint="eastAsia"/>
            <w:color w:val="000000" w:themeColor="text1"/>
          </w:rPr>
          <w:t>he LDDM</w:t>
        </w:r>
        <w:r>
          <w:rPr>
            <w:rFonts w:ascii="Times New Roman" w:hAnsi="Times New Roman" w:cs="Times New Roman"/>
            <w:color w:val="000000" w:themeColor="text1"/>
          </w:rPr>
          <w:t xml:space="preserve"> </w:t>
        </w:r>
      </w:ins>
      <w:ins w:id="1503" w:author="Bo Shen" w:date="2023-03-03T15:55:00Z">
        <w:del w:id="1504" w:author="Microsoft Office User" w:date="2023-03-07T11:37:00Z">
          <w:r w:rsidDel="00677B39">
            <w:rPr>
              <w:rFonts w:ascii="Times New Roman" w:hAnsi="Times New Roman" w:cs="Times New Roman"/>
              <w:color w:val="000000" w:themeColor="text1"/>
            </w:rPr>
            <w:delText xml:space="preserve">is the only model that </w:delText>
          </w:r>
        </w:del>
      </w:ins>
      <w:ins w:id="1505" w:author="Bo Shen" w:date="2023-03-03T15:53:00Z">
        <w:r>
          <w:rPr>
            <w:rFonts w:ascii="Times New Roman" w:hAnsi="Times New Roman" w:cs="Times New Roman"/>
            <w:color w:val="000000" w:themeColor="text1"/>
          </w:rPr>
          <w:t>pr</w:t>
        </w:r>
      </w:ins>
      <w:ins w:id="1506" w:author="Microsoft Office User" w:date="2023-03-07T11:38:00Z">
        <w:r>
          <w:rPr>
            <w:rFonts w:ascii="Times New Roman" w:hAnsi="Times New Roman" w:cs="Times New Roman"/>
            <w:color w:val="000000" w:themeColor="text1"/>
          </w:rPr>
          <w:t>edicts</w:t>
        </w:r>
      </w:ins>
      <w:ins w:id="1507" w:author="Bo Shen" w:date="2023-03-03T15:53:00Z">
        <w:del w:id="1508" w:author="Microsoft Office User" w:date="2023-03-07T11:38:00Z">
          <w:r w:rsidDel="00677B39">
            <w:rPr>
              <w:rFonts w:ascii="Times New Roman" w:hAnsi="Times New Roman" w:cs="Times New Roman"/>
              <w:color w:val="000000" w:themeColor="text1"/>
            </w:rPr>
            <w:delText>ovides</w:delText>
          </w:r>
        </w:del>
        <w:r>
          <w:rPr>
            <w:rFonts w:ascii="Times New Roman" w:hAnsi="Times New Roman" w:cs="Times New Roman"/>
            <w:color w:val="000000" w:themeColor="text1"/>
          </w:rPr>
          <w:t xml:space="preserve"> </w:t>
        </w:r>
      </w:ins>
      <w:ins w:id="1509" w:author="Microsoft Office User" w:date="2023-03-07T11:38:00Z">
        <w:r>
          <w:rPr>
            <w:rFonts w:ascii="Times New Roman" w:hAnsi="Times New Roman" w:cs="Times New Roman"/>
            <w:color w:val="000000" w:themeColor="text1"/>
          </w:rPr>
          <w:t>different</w:t>
        </w:r>
      </w:ins>
      <w:ins w:id="1510" w:author="Bo Shen" w:date="2023-03-03T15:55:00Z">
        <w:del w:id="1511" w:author="Microsoft Office User" w:date="2023-03-07T11:38:00Z">
          <w:r w:rsidDel="00677B39">
            <w:rPr>
              <w:rFonts w:ascii="Times New Roman" w:hAnsi="Times New Roman" w:cs="Times New Roman"/>
              <w:color w:val="000000" w:themeColor="text1"/>
            </w:rPr>
            <w:delText>the</w:delText>
          </w:r>
        </w:del>
        <w:r>
          <w:rPr>
            <w:rFonts w:ascii="Times New Roman" w:hAnsi="Times New Roman" w:cs="Times New Roman"/>
            <w:color w:val="000000" w:themeColor="text1"/>
          </w:rPr>
          <w:t xml:space="preserve"> dynamics</w:t>
        </w:r>
      </w:ins>
      <w:ins w:id="1512" w:author="Bo Shen" w:date="2023-03-03T15:54:00Z">
        <w:r>
          <w:rPr>
            <w:rFonts w:ascii="Times New Roman" w:hAnsi="Times New Roman" w:cs="Times New Roman"/>
            <w:color w:val="000000" w:themeColor="text1"/>
          </w:rPr>
          <w:t xml:space="preserve"> </w:t>
        </w:r>
      </w:ins>
      <w:ins w:id="1513" w:author="Microsoft Office User" w:date="2023-03-07T11:38:00Z">
        <w:r>
          <w:rPr>
            <w:rFonts w:ascii="Times New Roman" w:hAnsi="Times New Roman" w:cs="Times New Roman"/>
            <w:color w:val="000000" w:themeColor="text1"/>
          </w:rPr>
          <w:t>in different</w:t>
        </w:r>
      </w:ins>
      <w:ins w:id="1514" w:author="Bo Shen" w:date="2023-03-03T15:55:00Z">
        <w:del w:id="1515" w:author="Microsoft Office User" w:date="2023-03-07T11:38:00Z">
          <w:r w:rsidDel="00677B39">
            <w:rPr>
              <w:rFonts w:ascii="Times New Roman" w:hAnsi="Times New Roman" w:cs="Times New Roman"/>
              <w:color w:val="000000" w:themeColor="text1"/>
            </w:rPr>
            <w:delText>of</w:delText>
          </w:r>
        </w:del>
      </w:ins>
      <w:ins w:id="1516" w:author="Bo Shen" w:date="2023-03-03T15:53:00Z">
        <w:del w:id="1517" w:author="Microsoft Office User" w:date="2023-03-07T11:38:00Z">
          <w:r w:rsidDel="00677B39">
            <w:rPr>
              <w:rFonts w:ascii="Times New Roman" w:hAnsi="Times New Roman" w:cs="Times New Roman"/>
              <w:color w:val="000000" w:themeColor="text1"/>
            </w:rPr>
            <w:delText xml:space="preserve"> the</w:delText>
          </w:r>
        </w:del>
      </w:ins>
      <w:ins w:id="1518" w:author="Microsoft Office User" w:date="2023-03-07T11:38:00Z">
        <w:r>
          <w:rPr>
            <w:rFonts w:ascii="Times New Roman" w:hAnsi="Times New Roman" w:cs="Times New Roman"/>
            <w:color w:val="000000" w:themeColor="text1"/>
          </w:rPr>
          <w:t xml:space="preserve"> sub</w:t>
        </w:r>
      </w:ins>
      <w:ins w:id="1519" w:author="Bo Shen" w:date="2023-03-03T15:53:00Z">
        <w:del w:id="1520" w:author="Microsoft Office User" w:date="2023-03-07T11:38:00Z">
          <w:r w:rsidDel="00677B39">
            <w:rPr>
              <w:rFonts w:ascii="Times New Roman" w:hAnsi="Times New Roman" w:cs="Times New Roman"/>
              <w:color w:val="000000" w:themeColor="text1"/>
            </w:rPr>
            <w:delText xml:space="preserve"> </w:delText>
          </w:r>
        </w:del>
      </w:ins>
      <w:ins w:id="1521" w:author="Bo Shen" w:date="2023-03-03T15:54:00Z">
        <w:del w:id="1522" w:author="Microsoft Office User" w:date="2023-03-07T11:38:00Z">
          <w:r w:rsidDel="00677B39">
            <w:rPr>
              <w:rFonts w:ascii="Times New Roman" w:hAnsi="Times New Roman" w:cs="Times New Roman"/>
              <w:color w:val="000000" w:themeColor="text1"/>
            </w:rPr>
            <w:delText>two</w:delText>
          </w:r>
        </w:del>
      </w:ins>
      <w:ins w:id="1523" w:author="Bo Shen" w:date="2023-03-03T15:53:00Z">
        <w:del w:id="1524" w:author="Microsoft Office User" w:date="2023-03-07T11:38:00Z">
          <w:r w:rsidDel="00677B39">
            <w:rPr>
              <w:rFonts w:ascii="Times New Roman" w:hAnsi="Times New Roman" w:cs="Times New Roman"/>
              <w:color w:val="000000" w:themeColor="text1"/>
            </w:rPr>
            <w:delText xml:space="preserve"> </w:delText>
          </w:r>
        </w:del>
        <w:r>
          <w:rPr>
            <w:rFonts w:ascii="Times New Roman" w:hAnsi="Times New Roman" w:cs="Times New Roman"/>
            <w:color w:val="000000" w:themeColor="text1"/>
          </w:rPr>
          <w:t>type</w:t>
        </w:r>
      </w:ins>
      <w:ins w:id="1525" w:author="Bo Shen" w:date="2023-03-03T15:54:00Z">
        <w:r>
          <w:rPr>
            <w:rFonts w:ascii="Times New Roman" w:hAnsi="Times New Roman" w:cs="Times New Roman"/>
            <w:color w:val="000000" w:themeColor="text1"/>
          </w:rPr>
          <w:t>s of interneurons</w:t>
        </w:r>
      </w:ins>
      <w:ins w:id="1526" w:author="Bo Shen" w:date="2023-03-03T15:55:00Z">
        <w:r>
          <w:rPr>
            <w:rFonts w:ascii="Times New Roman" w:hAnsi="Times New Roman" w:cs="Times New Roman"/>
            <w:color w:val="000000" w:themeColor="text1"/>
          </w:rPr>
          <w:t xml:space="preserve"> (</w:t>
        </w:r>
        <w:r w:rsidRPr="00617243">
          <w:rPr>
            <w:rFonts w:ascii="Times New Roman" w:hAnsi="Times New Roman" w:cs="Times New Roman"/>
            <w:b/>
            <w:bCs/>
            <w:color w:val="000000" w:themeColor="text1"/>
            <w:rPrChange w:id="1527" w:author="Bo Shen" w:date="2023-03-03T15:56:00Z">
              <w:rPr>
                <w:rFonts w:ascii="Times New Roman" w:hAnsi="Times New Roman" w:cs="Times New Roman"/>
                <w:color w:val="000000" w:themeColor="text1"/>
              </w:rPr>
            </w:rPrChange>
          </w:rPr>
          <w:t>Fig. 6</w:t>
        </w:r>
      </w:ins>
      <w:ins w:id="1528" w:author="Bo Shen" w:date="2023-03-03T15:56:00Z">
        <w:r w:rsidRPr="00617243">
          <w:rPr>
            <w:rFonts w:ascii="Times New Roman" w:hAnsi="Times New Roman" w:cs="Times New Roman"/>
            <w:b/>
            <w:bCs/>
            <w:color w:val="000000" w:themeColor="text1"/>
            <w:rPrChange w:id="1529" w:author="Bo Shen" w:date="2023-03-03T15:56:00Z">
              <w:rPr>
                <w:rFonts w:ascii="Times New Roman" w:hAnsi="Times New Roman" w:cs="Times New Roman"/>
                <w:color w:val="000000" w:themeColor="text1"/>
              </w:rPr>
            </w:rPrChange>
          </w:rPr>
          <w:t>F-I</w:t>
        </w:r>
      </w:ins>
      <w:ins w:id="1530" w:author="Bo Shen" w:date="2023-03-03T15:55:00Z">
        <w:r>
          <w:rPr>
            <w:rFonts w:ascii="Times New Roman" w:hAnsi="Times New Roman" w:cs="Times New Roman"/>
            <w:color w:val="000000" w:themeColor="text1"/>
          </w:rPr>
          <w:t>)</w:t>
        </w:r>
      </w:ins>
      <w:ins w:id="1531" w:author="Bo Shen" w:date="2023-03-03T15:54:00Z">
        <w:r>
          <w:rPr>
            <w:rFonts w:ascii="Times New Roman" w:hAnsi="Times New Roman" w:cs="Times New Roman"/>
            <w:color w:val="000000" w:themeColor="text1"/>
          </w:rPr>
          <w:t xml:space="preserve">. </w:t>
        </w:r>
      </w:ins>
      <w:ins w:id="1532" w:author="Bo Shen" w:date="2023-03-03T16:03:00Z">
        <w:r>
          <w:rPr>
            <w:rFonts w:ascii="Times New Roman" w:hAnsi="Times New Roman" w:cs="Times New Roman" w:hint="eastAsia"/>
            <w:color w:val="000000" w:themeColor="text1"/>
          </w:rPr>
          <w:t>The</w:t>
        </w:r>
        <w:r>
          <w:rPr>
            <w:rFonts w:ascii="Times New Roman" w:hAnsi="Times New Roman" w:cs="Times New Roman"/>
            <w:color w:val="000000" w:themeColor="text1"/>
          </w:rPr>
          <w:t xml:space="preserve"> inhibitory (</w:t>
        </w:r>
        <w:r w:rsidRPr="00876B26">
          <w:rPr>
            <w:rFonts w:ascii="Times New Roman" w:hAnsi="Times New Roman" w:cs="Times New Roman"/>
            <w:i/>
            <w:iCs/>
            <w:color w:val="000000" w:themeColor="text1"/>
            <w:rPrChange w:id="1533" w:author="Bo Shen" w:date="2023-03-03T16:03:00Z">
              <w:rPr>
                <w:rFonts w:ascii="Times New Roman" w:hAnsi="Times New Roman" w:cs="Times New Roman"/>
                <w:color w:val="000000" w:themeColor="text1"/>
              </w:rPr>
            </w:rPrChange>
          </w:rPr>
          <w:t>G</w:t>
        </w:r>
        <w:r w:rsidRPr="00876B26">
          <w:rPr>
            <w:rFonts w:ascii="Times New Roman" w:hAnsi="Times New Roman" w:cs="Times New Roman"/>
            <w:color w:val="000000" w:themeColor="text1"/>
            <w:rPrChange w:id="1534" w:author="Bo Shen" w:date="2023-03-03T16:03:00Z">
              <w:rPr>
                <w:rFonts w:ascii="Times New Roman" w:hAnsi="Times New Roman" w:cs="Times New Roman"/>
                <w:i/>
                <w:iCs/>
                <w:color w:val="000000" w:themeColor="text1"/>
              </w:rPr>
            </w:rPrChange>
          </w:rPr>
          <w:t>)</w:t>
        </w:r>
        <w:r>
          <w:rPr>
            <w:rFonts w:ascii="Times New Roman" w:hAnsi="Times New Roman" w:cs="Times New Roman"/>
            <w:color w:val="000000" w:themeColor="text1"/>
          </w:rPr>
          <w:t xml:space="preserve"> units</w:t>
        </w:r>
      </w:ins>
      <w:ins w:id="1535" w:author="Bo Shen" w:date="2023-03-03T16:04:00Z">
        <w:r>
          <w:rPr>
            <w:rFonts w:ascii="Times New Roman" w:hAnsi="Times New Roman" w:cs="Times New Roman"/>
            <w:color w:val="000000" w:themeColor="text1"/>
          </w:rPr>
          <w:t xml:space="preserve"> selectively cod</w:t>
        </w:r>
      </w:ins>
      <w:ins w:id="1536" w:author="Bo Shen" w:date="2023-03-03T16:05:00Z">
        <w:r>
          <w:rPr>
            <w:rFonts w:ascii="Times New Roman" w:hAnsi="Times New Roman" w:cs="Times New Roman" w:hint="eastAsia"/>
            <w:color w:val="000000" w:themeColor="text1"/>
          </w:rPr>
          <w:t>e</w:t>
        </w:r>
      </w:ins>
      <w:ins w:id="1537" w:author="Bo Shen" w:date="2023-03-03T16:04:00Z">
        <w:r>
          <w:rPr>
            <w:rFonts w:ascii="Times New Roman" w:hAnsi="Times New Roman" w:cs="Times New Roman"/>
            <w:color w:val="000000" w:themeColor="text1"/>
          </w:rPr>
          <w:t xml:space="preserve"> input values and choice but exhibit complex dynamics</w:t>
        </w:r>
      </w:ins>
      <w:ins w:id="1538" w:author="Bo Shen" w:date="2023-03-06T13:51:00Z">
        <w:r>
          <w:rPr>
            <w:rFonts w:ascii="Times New Roman" w:hAnsi="Times New Roman" w:cs="Times New Roman"/>
            <w:color w:val="000000" w:themeColor="text1"/>
          </w:rPr>
          <w:t xml:space="preserve"> due </w:t>
        </w:r>
        <w:del w:id="1539" w:author="Microsoft Office User" w:date="2023-03-07T11:42:00Z">
          <w:r w:rsidDel="007C1E0D">
            <w:rPr>
              <w:rFonts w:ascii="Times New Roman" w:hAnsi="Times New Roman" w:cs="Times New Roman"/>
              <w:color w:val="000000" w:themeColor="text1"/>
            </w:rPr>
            <w:delText xml:space="preserve">to the </w:delText>
          </w:r>
        </w:del>
      </w:ins>
      <w:ins w:id="1540" w:author="Bo Shen" w:date="2023-03-06T13:52:00Z">
        <w:del w:id="1541" w:author="Microsoft Office User" w:date="2023-03-07T11:42:00Z">
          <w:r w:rsidDel="007C1E0D">
            <w:rPr>
              <w:rFonts w:ascii="Times New Roman" w:hAnsi="Times New Roman" w:cs="Times New Roman"/>
              <w:color w:val="000000" w:themeColor="text1"/>
            </w:rPr>
            <w:delText>aggregating</w:delText>
          </w:r>
        </w:del>
      </w:ins>
      <w:ins w:id="1542" w:author="Bo Shen" w:date="2023-03-06T13:51:00Z">
        <w:del w:id="1543" w:author="Microsoft Office User" w:date="2023-03-07T11:42:00Z">
          <w:r w:rsidDel="007C1E0D">
            <w:rPr>
              <w:rFonts w:ascii="Times New Roman" w:hAnsi="Times New Roman" w:cs="Times New Roman"/>
              <w:color w:val="000000" w:themeColor="text1"/>
            </w:rPr>
            <w:delText xml:space="preserve"> method</w:delText>
          </w:r>
        </w:del>
      </w:ins>
      <w:ins w:id="1544" w:author="Bo Shen" w:date="2023-03-06T13:52:00Z">
        <w:del w:id="1545" w:author="Microsoft Office User" w:date="2023-03-07T11:42:00Z">
          <w:r w:rsidDel="007C1E0D">
            <w:rPr>
              <w:rFonts w:ascii="Times New Roman" w:hAnsi="Times New Roman" w:cs="Times New Roman"/>
              <w:color w:val="000000" w:themeColor="text1"/>
            </w:rPr>
            <w:delText xml:space="preserve"> </w:delText>
          </w:r>
        </w:del>
      </w:ins>
      <w:ins w:id="1546" w:author="Bo Shen" w:date="2023-03-06T13:53:00Z">
        <w:del w:id="1547" w:author="Microsoft Office User" w:date="2023-03-07T11:42:00Z">
          <w:r w:rsidDel="007C1E0D">
            <w:rPr>
              <w:rFonts w:ascii="Times New Roman" w:hAnsi="Times New Roman" w:cs="Times New Roman"/>
              <w:color w:val="000000" w:themeColor="text1"/>
            </w:rPr>
            <w:delText>across trials with different</w:delText>
          </w:r>
        </w:del>
      </w:ins>
      <w:ins w:id="1548" w:author="Bo Shen" w:date="2023-03-06T13:52:00Z">
        <w:del w:id="1549" w:author="Microsoft Office User" w:date="2023-03-07T11:42:00Z">
          <w:r w:rsidDel="007C1E0D">
            <w:rPr>
              <w:rFonts w:ascii="Times New Roman" w:hAnsi="Times New Roman" w:cs="Times New Roman"/>
              <w:color w:val="000000" w:themeColor="text1"/>
            </w:rPr>
            <w:delText xml:space="preserve"> RTs</w:delText>
          </w:r>
        </w:del>
      </w:ins>
      <w:ins w:id="1550" w:author="Microsoft Office User" w:date="2023-03-07T11:42:00Z">
        <w:r>
          <w:rPr>
            <w:rFonts w:ascii="Times New Roman" w:hAnsi="Times New Roman" w:cs="Times New Roman"/>
            <w:color w:val="000000" w:themeColor="text1"/>
          </w:rPr>
          <w:t xml:space="preserve">the interplay of </w:t>
        </w:r>
      </w:ins>
      <w:ins w:id="1551" w:author="Microsoft Office User" w:date="2023-03-07T11:44:00Z">
        <w:r>
          <w:rPr>
            <w:rFonts w:ascii="Times New Roman" w:hAnsi="Times New Roman" w:cs="Times New Roman"/>
            <w:color w:val="000000" w:themeColor="text1"/>
          </w:rPr>
          <w:t xml:space="preserve">feedforward </w:t>
        </w:r>
      </w:ins>
      <w:ins w:id="1552" w:author="Microsoft Office User" w:date="2023-03-07T11:42:00Z">
        <w:r>
          <w:rPr>
            <w:rFonts w:ascii="Times New Roman" w:hAnsi="Times New Roman" w:cs="Times New Roman"/>
            <w:color w:val="000000" w:themeColor="text1"/>
          </w:rPr>
          <w:t>excitation, lateral i</w:t>
        </w:r>
      </w:ins>
      <w:ins w:id="1553" w:author="Microsoft Office User" w:date="2023-03-07T11:43:00Z">
        <w:r>
          <w:rPr>
            <w:rFonts w:ascii="Times New Roman" w:hAnsi="Times New Roman" w:cs="Times New Roman"/>
            <w:color w:val="000000" w:themeColor="text1"/>
          </w:rPr>
          <w:t>n</w:t>
        </w:r>
      </w:ins>
      <w:ins w:id="1554" w:author="Microsoft Office User" w:date="2023-03-07T11:44:00Z">
        <w:r>
          <w:rPr>
            <w:rFonts w:ascii="Times New Roman" w:hAnsi="Times New Roman" w:cs="Times New Roman"/>
            <w:color w:val="000000" w:themeColor="text1"/>
          </w:rPr>
          <w:t>puts</w:t>
        </w:r>
      </w:ins>
      <w:ins w:id="1555" w:author="Microsoft Office User" w:date="2023-03-07T11:43:00Z">
        <w:r>
          <w:rPr>
            <w:rFonts w:ascii="Times New Roman" w:hAnsi="Times New Roman" w:cs="Times New Roman"/>
            <w:color w:val="000000" w:themeColor="text1"/>
          </w:rPr>
          <w:t>, and disinhibition</w:t>
        </w:r>
      </w:ins>
      <w:ins w:id="1556" w:author="Bo Shen" w:date="2023-03-03T16:04:00Z">
        <w:r>
          <w:rPr>
            <w:rFonts w:ascii="Times New Roman" w:hAnsi="Times New Roman" w:cs="Times New Roman"/>
            <w:color w:val="000000" w:themeColor="text1"/>
          </w:rPr>
          <w:t xml:space="preserve">: </w:t>
        </w:r>
      </w:ins>
      <w:ins w:id="1557" w:author="Microsoft Office User" w:date="2023-03-07T11:43:00Z">
        <w:r>
          <w:rPr>
            <w:rFonts w:ascii="Times New Roman" w:hAnsi="Times New Roman" w:cs="Times New Roman"/>
            <w:color w:val="000000" w:themeColor="text1"/>
          </w:rPr>
          <w:t>early on</w:t>
        </w:r>
      </w:ins>
      <w:ins w:id="1558" w:author="Bo Shen" w:date="2023-03-03T16:22:00Z">
        <w:del w:id="1559" w:author="Microsoft Office User" w:date="2023-03-07T11:43:00Z">
          <w:r w:rsidDel="007C1E0D">
            <w:rPr>
              <w:rFonts w:ascii="Times New Roman" w:hAnsi="Times New Roman" w:cs="Times New Roman"/>
              <w:color w:val="000000" w:themeColor="text1"/>
            </w:rPr>
            <w:delText>in the early stage</w:delText>
          </w:r>
        </w:del>
        <w:r>
          <w:rPr>
            <w:rFonts w:ascii="Times New Roman" w:hAnsi="Times New Roman" w:cs="Times New Roman"/>
            <w:color w:val="000000" w:themeColor="text1"/>
          </w:rPr>
          <w:t xml:space="preserve"> (</w:t>
        </w:r>
      </w:ins>
      <w:ins w:id="1560" w:author="Bo Shen" w:date="2023-03-03T16:23:00Z">
        <w:r>
          <w:rPr>
            <w:rFonts w:ascii="Times New Roman" w:hAnsi="Times New Roman" w:cs="Times New Roman"/>
            <w:color w:val="000000" w:themeColor="text1"/>
          </w:rPr>
          <w:t xml:space="preserve">dynamics sorted to </w:t>
        </w:r>
      </w:ins>
      <w:ins w:id="1561" w:author="Bo Shen" w:date="2023-03-06T14:06:00Z">
        <w:r>
          <w:rPr>
            <w:rFonts w:ascii="Times New Roman" w:hAnsi="Times New Roman" w:cs="Times New Roman"/>
            <w:color w:val="000000" w:themeColor="text1"/>
          </w:rPr>
          <w:t xml:space="preserve">the </w:t>
        </w:r>
      </w:ins>
      <w:ins w:id="1562" w:author="Bo Shen" w:date="2023-03-03T16:23:00Z">
        <w:r>
          <w:rPr>
            <w:rFonts w:ascii="Times New Roman" w:hAnsi="Times New Roman" w:cs="Times New Roman"/>
            <w:color w:val="000000" w:themeColor="text1"/>
          </w:rPr>
          <w:t xml:space="preserve">left in </w:t>
        </w:r>
        <w:r w:rsidRPr="00E32AD7">
          <w:rPr>
            <w:rFonts w:ascii="Times New Roman" w:hAnsi="Times New Roman" w:cs="Times New Roman"/>
            <w:b/>
            <w:bCs/>
            <w:color w:val="000000" w:themeColor="text1"/>
            <w:rPrChange w:id="1563" w:author="Bo Shen" w:date="2023-03-03T16:24:00Z">
              <w:rPr>
                <w:rFonts w:ascii="Times New Roman" w:hAnsi="Times New Roman" w:cs="Times New Roman"/>
                <w:color w:val="000000" w:themeColor="text1"/>
              </w:rPr>
            </w:rPrChange>
          </w:rPr>
          <w:t>Fig. 6F</w:t>
        </w:r>
        <w:r>
          <w:rPr>
            <w:rFonts w:ascii="Times New Roman" w:hAnsi="Times New Roman" w:cs="Times New Roman"/>
            <w:color w:val="000000" w:themeColor="text1"/>
          </w:rPr>
          <w:t xml:space="preserve"> and upper panel in </w:t>
        </w:r>
        <w:r w:rsidRPr="00E32AD7">
          <w:rPr>
            <w:rFonts w:ascii="Times New Roman" w:hAnsi="Times New Roman" w:cs="Times New Roman"/>
            <w:b/>
            <w:bCs/>
            <w:color w:val="000000" w:themeColor="text1"/>
            <w:rPrChange w:id="1564" w:author="Bo Shen" w:date="2023-03-03T16:23:00Z">
              <w:rPr>
                <w:rFonts w:ascii="Times New Roman" w:hAnsi="Times New Roman" w:cs="Times New Roman"/>
                <w:color w:val="000000" w:themeColor="text1"/>
              </w:rPr>
            </w:rPrChange>
          </w:rPr>
          <w:t>Fig. 6G</w:t>
        </w:r>
      </w:ins>
      <w:ins w:id="1565" w:author="Bo Shen" w:date="2023-03-03T16:27:00Z">
        <w:r>
          <w:rPr>
            <w:rFonts w:ascii="Times New Roman" w:hAnsi="Times New Roman" w:cs="Times New Roman"/>
            <w:color w:val="000000" w:themeColor="text1"/>
          </w:rPr>
          <w:t xml:space="preserve">), the </w:t>
        </w:r>
        <w:r w:rsidRPr="00B0291B">
          <w:rPr>
            <w:rFonts w:ascii="Times New Roman" w:hAnsi="Times New Roman" w:cs="Times New Roman"/>
            <w:i/>
            <w:iCs/>
            <w:color w:val="000000" w:themeColor="text1"/>
            <w:rPrChange w:id="1566" w:author="Bo Shen" w:date="2023-03-03T16:28:00Z">
              <w:rPr>
                <w:rFonts w:ascii="Times New Roman" w:hAnsi="Times New Roman" w:cs="Times New Roman"/>
                <w:color w:val="000000" w:themeColor="text1"/>
              </w:rPr>
            </w:rPrChange>
          </w:rPr>
          <w:t>G</w:t>
        </w:r>
        <w:r>
          <w:rPr>
            <w:rFonts w:ascii="Times New Roman" w:hAnsi="Times New Roman" w:cs="Times New Roman"/>
            <w:color w:val="000000" w:themeColor="text1"/>
          </w:rPr>
          <w:t xml:space="preserve"> </w:t>
        </w:r>
      </w:ins>
      <w:ins w:id="1567" w:author="Bo Shen" w:date="2023-03-03T16:28:00Z">
        <w:r>
          <w:rPr>
            <w:rFonts w:ascii="Times New Roman" w:hAnsi="Times New Roman" w:cs="Times New Roman"/>
            <w:color w:val="000000" w:themeColor="text1"/>
          </w:rPr>
          <w:t>activities</w:t>
        </w:r>
      </w:ins>
      <w:ins w:id="1568" w:author="Microsoft Office User" w:date="2023-03-07T11:45:00Z">
        <w:r>
          <w:rPr>
            <w:rFonts w:ascii="Times New Roman" w:hAnsi="Times New Roman" w:cs="Times New Roman"/>
            <w:color w:val="000000" w:themeColor="text1"/>
          </w:rPr>
          <w:t xml:space="preserve"> initially increase due to</w:t>
        </w:r>
      </w:ins>
      <w:ins w:id="1569" w:author="Bo Shen" w:date="2023-03-03T16:34:00Z">
        <w:del w:id="1570" w:author="Microsoft Office User" w:date="2023-03-07T11:44:00Z">
          <w:r w:rsidDel="00C11A66">
            <w:rPr>
              <w:rFonts w:ascii="Times New Roman" w:hAnsi="Times New Roman" w:cs="Times New Roman"/>
              <w:color w:val="000000" w:themeColor="text1"/>
            </w:rPr>
            <w:delText xml:space="preserve"> </w:delText>
          </w:r>
        </w:del>
      </w:ins>
      <w:ins w:id="1571" w:author="Bo Shen" w:date="2023-03-06T12:16:00Z">
        <w:del w:id="1572" w:author="Microsoft Office User" w:date="2023-03-07T11:44:00Z">
          <w:r w:rsidDel="00C11A66">
            <w:rPr>
              <w:rFonts w:ascii="Times New Roman" w:hAnsi="Times New Roman" w:cs="Times New Roman"/>
              <w:color w:val="000000" w:themeColor="text1"/>
            </w:rPr>
            <w:delText>show a trend of increasing</w:delText>
          </w:r>
        </w:del>
        <w:r>
          <w:rPr>
            <w:rFonts w:ascii="Times New Roman" w:hAnsi="Times New Roman" w:cs="Times New Roman"/>
            <w:color w:val="000000" w:themeColor="text1"/>
          </w:rPr>
          <w:t xml:space="preserve"> </w:t>
        </w:r>
        <w:del w:id="1573" w:author="Microsoft Office User" w:date="2023-03-07T11:45:00Z">
          <w:r w:rsidDel="00C11A66">
            <w:rPr>
              <w:rFonts w:ascii="Times New Roman" w:hAnsi="Times New Roman" w:cs="Times New Roman"/>
              <w:color w:val="000000" w:themeColor="text1"/>
            </w:rPr>
            <w:delText xml:space="preserve">because of </w:delText>
          </w:r>
        </w:del>
      </w:ins>
      <w:ins w:id="1574" w:author="Bo Shen" w:date="2023-03-06T13:29:00Z">
        <w:del w:id="1575" w:author="Microsoft Office User" w:date="2023-03-07T11:45:00Z">
          <w:r w:rsidDel="00C11A66">
            <w:rPr>
              <w:rFonts w:ascii="Times New Roman" w:hAnsi="Times New Roman" w:cs="Times New Roman"/>
              <w:color w:val="000000" w:themeColor="text1"/>
            </w:rPr>
            <w:delText xml:space="preserve">stronger </w:delText>
          </w:r>
        </w:del>
      </w:ins>
      <w:ins w:id="1576" w:author="Bo Shen" w:date="2023-03-06T12:16:00Z">
        <w:r>
          <w:rPr>
            <w:rFonts w:ascii="Times New Roman" w:hAnsi="Times New Roman" w:cs="Times New Roman"/>
            <w:color w:val="000000" w:themeColor="text1"/>
          </w:rPr>
          <w:t xml:space="preserve">excitatory </w:t>
        </w:r>
      </w:ins>
      <w:ins w:id="1577" w:author="Microsoft Office User" w:date="2023-03-07T11:45:00Z">
        <w:r>
          <w:rPr>
            <w:rFonts w:ascii="Times New Roman" w:hAnsi="Times New Roman" w:cs="Times New Roman"/>
            <w:color w:val="000000" w:themeColor="text1"/>
          </w:rPr>
          <w:t>drive from</w:t>
        </w:r>
      </w:ins>
      <w:ins w:id="1578" w:author="Bo Shen" w:date="2023-03-06T12:16:00Z">
        <w:del w:id="1579" w:author="Microsoft Office User" w:date="2023-03-07T11:45:00Z">
          <w:r w:rsidDel="00C11A66">
            <w:rPr>
              <w:rFonts w:ascii="Times New Roman" w:hAnsi="Times New Roman" w:cs="Times New Roman"/>
              <w:color w:val="000000" w:themeColor="text1"/>
            </w:rPr>
            <w:delText>inputs</w:delText>
          </w:r>
        </w:del>
      </w:ins>
      <w:ins w:id="1580" w:author="Bo Shen" w:date="2023-03-06T12:17:00Z">
        <w:del w:id="1581" w:author="Microsoft Office User" w:date="2023-03-07T11:45:00Z">
          <w:r w:rsidDel="00C11A66">
            <w:rPr>
              <w:rFonts w:ascii="Times New Roman" w:hAnsi="Times New Roman" w:cs="Times New Roman"/>
              <w:color w:val="000000" w:themeColor="text1"/>
            </w:rPr>
            <w:delText xml:space="preserve"> via</w:delText>
          </w:r>
        </w:del>
        <w:r>
          <w:rPr>
            <w:rFonts w:ascii="Times New Roman" w:hAnsi="Times New Roman" w:cs="Times New Roman"/>
            <w:color w:val="000000" w:themeColor="text1"/>
          </w:rPr>
          <w:t xml:space="preserve"> </w:t>
        </w:r>
        <w:r w:rsidRPr="00D172CA">
          <w:rPr>
            <w:rFonts w:ascii="Times New Roman" w:hAnsi="Times New Roman" w:cs="Times New Roman"/>
            <w:i/>
            <w:iCs/>
            <w:color w:val="000000" w:themeColor="text1"/>
            <w:rPrChange w:id="1582" w:author="Bo Shen" w:date="2023-03-06T12:21:00Z">
              <w:rPr>
                <w:rFonts w:ascii="Times New Roman" w:hAnsi="Times New Roman" w:cs="Times New Roman"/>
                <w:color w:val="000000" w:themeColor="text1"/>
              </w:rPr>
            </w:rPrChange>
          </w:rPr>
          <w:t>R</w:t>
        </w:r>
        <w:r>
          <w:rPr>
            <w:rFonts w:ascii="Times New Roman" w:hAnsi="Times New Roman" w:cs="Times New Roman"/>
            <w:color w:val="000000" w:themeColor="text1"/>
          </w:rPr>
          <w:t xml:space="preserve"> units. </w:t>
        </w:r>
      </w:ins>
      <w:ins w:id="1583" w:author="Bo Shen" w:date="2023-03-06T12:23:00Z">
        <w:r>
          <w:rPr>
            <w:rFonts w:ascii="Times New Roman" w:hAnsi="Times New Roman" w:cs="Times New Roman"/>
            <w:color w:val="000000" w:themeColor="text1"/>
          </w:rPr>
          <w:t xml:space="preserve">Later on, when the </w:t>
        </w:r>
      </w:ins>
      <w:ins w:id="1584" w:author="Bo Shen" w:date="2023-03-06T13:56:00Z">
        <w:r>
          <w:rPr>
            <w:rFonts w:ascii="Times New Roman" w:hAnsi="Times New Roman" w:cs="Times New Roman"/>
            <w:color w:val="000000" w:themeColor="text1"/>
          </w:rPr>
          <w:t>inhibition from</w:t>
        </w:r>
      </w:ins>
      <w:ins w:id="1585" w:author="Bo Shen" w:date="2023-03-06T12:23:00Z">
        <w:r>
          <w:rPr>
            <w:rFonts w:ascii="Times New Roman" w:hAnsi="Times New Roman" w:cs="Times New Roman"/>
            <w:color w:val="000000" w:themeColor="text1"/>
          </w:rPr>
          <w:t xml:space="preserve"> </w:t>
        </w:r>
      </w:ins>
      <w:ins w:id="1586" w:author="Bo Shen" w:date="2023-03-06T12:24:00Z">
        <w:r w:rsidRPr="008A02A2">
          <w:rPr>
            <w:rFonts w:ascii="Times New Roman" w:hAnsi="Times New Roman" w:cs="Times New Roman"/>
            <w:i/>
            <w:iCs/>
            <w:color w:val="000000" w:themeColor="text1"/>
            <w:rPrChange w:id="1587" w:author="Bo Shen" w:date="2023-03-06T12:24:00Z">
              <w:rPr>
                <w:rFonts w:ascii="Times New Roman" w:hAnsi="Times New Roman" w:cs="Times New Roman"/>
                <w:color w:val="000000" w:themeColor="text1"/>
              </w:rPr>
            </w:rPrChange>
          </w:rPr>
          <w:t>D</w:t>
        </w:r>
        <w:r>
          <w:rPr>
            <w:rFonts w:ascii="Times New Roman" w:hAnsi="Times New Roman" w:cs="Times New Roman"/>
            <w:color w:val="000000" w:themeColor="text1"/>
          </w:rPr>
          <w:t xml:space="preserve"> units</w:t>
        </w:r>
      </w:ins>
      <w:ins w:id="1588" w:author="Bo Shen" w:date="2023-03-06T12:23:00Z">
        <w:r>
          <w:rPr>
            <w:rFonts w:ascii="Times New Roman" w:hAnsi="Times New Roman" w:cs="Times New Roman"/>
            <w:color w:val="000000" w:themeColor="text1"/>
          </w:rPr>
          <w:t xml:space="preserve"> increase</w:t>
        </w:r>
      </w:ins>
      <w:ins w:id="1589" w:author="Microsoft Office User" w:date="2023-03-07T11:46:00Z">
        <w:r>
          <w:rPr>
            <w:rFonts w:ascii="Times New Roman" w:hAnsi="Times New Roman" w:cs="Times New Roman"/>
            <w:color w:val="000000" w:themeColor="text1"/>
          </w:rPr>
          <w:t>s</w:t>
        </w:r>
      </w:ins>
      <w:ins w:id="1590" w:author="Bo Shen" w:date="2023-03-06T12:24:00Z">
        <w:r>
          <w:rPr>
            <w:rFonts w:ascii="Times New Roman" w:hAnsi="Times New Roman" w:cs="Times New Roman"/>
            <w:color w:val="000000" w:themeColor="text1"/>
          </w:rPr>
          <w:t xml:space="preserve"> (</w:t>
        </w:r>
        <w:r w:rsidRPr="008A02A2">
          <w:rPr>
            <w:rFonts w:ascii="Times New Roman" w:hAnsi="Times New Roman" w:cs="Times New Roman"/>
            <w:b/>
            <w:bCs/>
            <w:color w:val="000000" w:themeColor="text1"/>
            <w:rPrChange w:id="1591" w:author="Bo Shen" w:date="2023-03-06T12:24:00Z">
              <w:rPr>
                <w:rFonts w:ascii="Times New Roman" w:hAnsi="Times New Roman" w:cs="Times New Roman"/>
                <w:color w:val="000000" w:themeColor="text1"/>
              </w:rPr>
            </w:rPrChange>
          </w:rPr>
          <w:t>Fig. 6H</w:t>
        </w:r>
        <w:r>
          <w:rPr>
            <w:rFonts w:ascii="Times New Roman" w:hAnsi="Times New Roman" w:cs="Times New Roman"/>
            <w:color w:val="000000" w:themeColor="text1"/>
          </w:rPr>
          <w:t xml:space="preserve">), the </w:t>
        </w:r>
        <w:r w:rsidRPr="00A85627">
          <w:rPr>
            <w:rFonts w:ascii="Times New Roman" w:hAnsi="Times New Roman" w:cs="Times New Roman"/>
            <w:i/>
            <w:iCs/>
            <w:color w:val="000000" w:themeColor="text1"/>
            <w:rPrChange w:id="1592" w:author="Bo Shen" w:date="2023-03-06T13:29:00Z">
              <w:rPr>
                <w:rFonts w:ascii="Times New Roman" w:hAnsi="Times New Roman" w:cs="Times New Roman"/>
                <w:color w:val="000000" w:themeColor="text1"/>
              </w:rPr>
            </w:rPrChange>
          </w:rPr>
          <w:t>G</w:t>
        </w:r>
        <w:r>
          <w:rPr>
            <w:rFonts w:ascii="Times New Roman" w:hAnsi="Times New Roman" w:cs="Times New Roman"/>
            <w:color w:val="000000" w:themeColor="text1"/>
          </w:rPr>
          <w:t xml:space="preserve"> activities start to decrease.</w:t>
        </w:r>
      </w:ins>
      <w:ins w:id="1593" w:author="Bo Shen" w:date="2023-03-06T13:42:00Z">
        <w:r>
          <w:rPr>
            <w:rFonts w:ascii="Times New Roman" w:hAnsi="Times New Roman" w:cs="Times New Roman"/>
            <w:color w:val="000000" w:themeColor="text1"/>
          </w:rPr>
          <w:t xml:space="preserve"> </w:t>
        </w:r>
      </w:ins>
      <w:ins w:id="1594" w:author="Microsoft Office User" w:date="2023-03-07T11:47:00Z">
        <w:r>
          <w:rPr>
            <w:rFonts w:ascii="Times New Roman" w:hAnsi="Times New Roman" w:cs="Times New Roman"/>
            <w:color w:val="000000" w:themeColor="text1"/>
          </w:rPr>
          <w:t>Near the time of choice</w:t>
        </w:r>
      </w:ins>
      <w:ins w:id="1595" w:author="Bo Shen" w:date="2023-03-06T13:42:00Z">
        <w:del w:id="1596" w:author="Microsoft Office User" w:date="2023-03-07T11:47:00Z">
          <w:r w:rsidDel="00C11A66">
            <w:rPr>
              <w:rFonts w:ascii="Times New Roman" w:hAnsi="Times New Roman" w:cs="Times New Roman"/>
              <w:color w:val="000000" w:themeColor="text1"/>
            </w:rPr>
            <w:delText>In the late stage</w:delText>
          </w:r>
        </w:del>
        <w:r>
          <w:rPr>
            <w:rFonts w:ascii="Times New Roman" w:hAnsi="Times New Roman" w:cs="Times New Roman"/>
            <w:color w:val="000000" w:themeColor="text1"/>
          </w:rPr>
          <w:t xml:space="preserve"> (dynamics sorted to </w:t>
        </w:r>
      </w:ins>
      <w:ins w:id="1597" w:author="Bo Shen" w:date="2023-03-06T14:06:00Z">
        <w:r>
          <w:rPr>
            <w:rFonts w:ascii="Times New Roman" w:hAnsi="Times New Roman" w:cs="Times New Roman"/>
            <w:color w:val="000000" w:themeColor="text1"/>
          </w:rPr>
          <w:t xml:space="preserve">the </w:t>
        </w:r>
      </w:ins>
      <w:ins w:id="1598" w:author="Bo Shen" w:date="2023-03-06T13:42:00Z">
        <w:r>
          <w:rPr>
            <w:rFonts w:ascii="Times New Roman" w:hAnsi="Times New Roman" w:cs="Times New Roman"/>
            <w:color w:val="000000" w:themeColor="text1"/>
          </w:rPr>
          <w:t xml:space="preserve">right in </w:t>
        </w:r>
        <w:r w:rsidRPr="00B25D60">
          <w:rPr>
            <w:rFonts w:ascii="Times New Roman" w:hAnsi="Times New Roman" w:cs="Times New Roman"/>
            <w:b/>
            <w:bCs/>
            <w:color w:val="000000" w:themeColor="text1"/>
          </w:rPr>
          <w:t>Fig. 6F</w:t>
        </w:r>
        <w:r>
          <w:rPr>
            <w:rFonts w:ascii="Times New Roman" w:hAnsi="Times New Roman" w:cs="Times New Roman"/>
            <w:color w:val="000000" w:themeColor="text1"/>
          </w:rPr>
          <w:t xml:space="preserve"> and</w:t>
        </w:r>
      </w:ins>
      <w:ins w:id="1599" w:author="Bo Shen" w:date="2023-03-06T13:56:00Z">
        <w:r>
          <w:rPr>
            <w:rFonts w:ascii="Times New Roman" w:hAnsi="Times New Roman" w:cs="Times New Roman"/>
            <w:color w:val="000000" w:themeColor="text1"/>
          </w:rPr>
          <w:t xml:space="preserve"> the</w:t>
        </w:r>
      </w:ins>
      <w:ins w:id="1600" w:author="Bo Shen" w:date="2023-03-06T13:42:00Z">
        <w:r>
          <w:rPr>
            <w:rFonts w:ascii="Times New Roman" w:hAnsi="Times New Roman" w:cs="Times New Roman"/>
            <w:color w:val="000000" w:themeColor="text1"/>
          </w:rPr>
          <w:t xml:space="preserve"> low</w:t>
        </w:r>
      </w:ins>
      <w:ins w:id="1601" w:author="Bo Shen" w:date="2023-03-06T13:43:00Z">
        <w:r>
          <w:rPr>
            <w:rFonts w:ascii="Times New Roman" w:hAnsi="Times New Roman" w:cs="Times New Roman"/>
            <w:color w:val="000000" w:themeColor="text1"/>
          </w:rPr>
          <w:t>er</w:t>
        </w:r>
      </w:ins>
      <w:ins w:id="1602" w:author="Bo Shen" w:date="2023-03-06T13:42:00Z">
        <w:r>
          <w:rPr>
            <w:rFonts w:ascii="Times New Roman" w:hAnsi="Times New Roman" w:cs="Times New Roman"/>
            <w:color w:val="000000" w:themeColor="text1"/>
          </w:rPr>
          <w:t xml:space="preserve"> panel in </w:t>
        </w:r>
        <w:r w:rsidRPr="00B25D60">
          <w:rPr>
            <w:rFonts w:ascii="Times New Roman" w:hAnsi="Times New Roman" w:cs="Times New Roman"/>
            <w:b/>
            <w:bCs/>
            <w:color w:val="000000" w:themeColor="text1"/>
          </w:rPr>
          <w:t>Fig. 6G</w:t>
        </w:r>
        <w:r>
          <w:rPr>
            <w:rFonts w:ascii="Times New Roman" w:hAnsi="Times New Roman" w:cs="Times New Roman"/>
            <w:color w:val="000000" w:themeColor="text1"/>
          </w:rPr>
          <w:t xml:space="preserve">), the </w:t>
        </w:r>
      </w:ins>
      <w:ins w:id="1603" w:author="Bo Shen" w:date="2023-03-06T13:43:00Z">
        <w:r>
          <w:rPr>
            <w:rFonts w:ascii="Times New Roman" w:hAnsi="Times New Roman" w:cs="Times New Roman"/>
            <w:color w:val="000000" w:themeColor="text1"/>
          </w:rPr>
          <w:t xml:space="preserve">chosen </w:t>
        </w:r>
        <w:r w:rsidRPr="001916DD">
          <w:rPr>
            <w:rFonts w:ascii="Times New Roman" w:hAnsi="Times New Roman" w:cs="Times New Roman"/>
            <w:i/>
            <w:iCs/>
            <w:color w:val="000000" w:themeColor="text1"/>
            <w:rPrChange w:id="1604" w:author="Bo Shen" w:date="2023-03-06T13:43:00Z">
              <w:rPr>
                <w:rFonts w:ascii="Times New Roman" w:hAnsi="Times New Roman" w:cs="Times New Roman"/>
                <w:color w:val="000000" w:themeColor="text1"/>
              </w:rPr>
            </w:rPrChange>
          </w:rPr>
          <w:t>G</w:t>
        </w:r>
        <w:r>
          <w:rPr>
            <w:rFonts w:ascii="Times New Roman" w:hAnsi="Times New Roman" w:cs="Times New Roman"/>
            <w:color w:val="000000" w:themeColor="text1"/>
          </w:rPr>
          <w:t xml:space="preserve"> units show lower activities than the unchosen </w:t>
        </w:r>
      </w:ins>
      <w:ins w:id="1605" w:author="Bo Shen" w:date="2023-03-06T13:57:00Z">
        <w:r>
          <w:rPr>
            <w:rFonts w:ascii="Times New Roman" w:hAnsi="Times New Roman" w:cs="Times New Roman"/>
            <w:color w:val="000000" w:themeColor="text1"/>
          </w:rPr>
          <w:t xml:space="preserve">side </w:t>
        </w:r>
      </w:ins>
      <w:ins w:id="1606" w:author="Bo Shen" w:date="2023-03-06T13:43:00Z">
        <w:r>
          <w:rPr>
            <w:rFonts w:ascii="Times New Roman" w:hAnsi="Times New Roman" w:cs="Times New Roman"/>
            <w:color w:val="000000" w:themeColor="text1"/>
          </w:rPr>
          <w:t xml:space="preserve">because of stronger inhibition from </w:t>
        </w:r>
        <w:r w:rsidRPr="001916DD">
          <w:rPr>
            <w:rFonts w:ascii="Times New Roman" w:hAnsi="Times New Roman" w:cs="Times New Roman"/>
            <w:i/>
            <w:iCs/>
            <w:color w:val="000000" w:themeColor="text1"/>
            <w:rPrChange w:id="1607" w:author="Bo Shen" w:date="2023-03-06T13:43:00Z">
              <w:rPr>
                <w:rFonts w:ascii="Times New Roman" w:hAnsi="Times New Roman" w:cs="Times New Roman"/>
                <w:color w:val="000000" w:themeColor="text1"/>
              </w:rPr>
            </w:rPrChange>
          </w:rPr>
          <w:t>D</w:t>
        </w:r>
      </w:ins>
      <w:ins w:id="1608" w:author="Bo Shen" w:date="2023-03-06T13:57:00Z">
        <w:r w:rsidRPr="00DE31CE">
          <w:rPr>
            <w:rFonts w:ascii="Times New Roman" w:hAnsi="Times New Roman" w:cs="Times New Roman"/>
            <w:color w:val="000000" w:themeColor="text1"/>
            <w:rPrChange w:id="1609" w:author="Bo Shen" w:date="2023-03-06T13:57:00Z">
              <w:rPr>
                <w:rFonts w:ascii="Times New Roman" w:hAnsi="Times New Roman" w:cs="Times New Roman"/>
                <w:i/>
                <w:iCs/>
                <w:color w:val="000000" w:themeColor="text1"/>
              </w:rPr>
            </w:rPrChange>
          </w:rPr>
          <w:t xml:space="preserve"> as an outcome of WTA competition</w:t>
        </w:r>
      </w:ins>
      <w:ins w:id="1610" w:author="Bo Shen" w:date="2023-03-06T13:43:00Z">
        <w:r>
          <w:rPr>
            <w:rFonts w:ascii="Times New Roman" w:hAnsi="Times New Roman" w:cs="Times New Roman"/>
            <w:color w:val="000000" w:themeColor="text1"/>
          </w:rPr>
          <w:t xml:space="preserve">. </w:t>
        </w:r>
      </w:ins>
      <w:ins w:id="1611" w:author="Bo Shen" w:date="2023-03-06T13:29:00Z">
        <w:del w:id="1612" w:author="Microsoft Office User" w:date="2023-03-07T11:54:00Z">
          <w:r w:rsidDel="00F34B90">
            <w:rPr>
              <w:rFonts w:ascii="Times New Roman" w:hAnsi="Times New Roman" w:cs="Times New Roman"/>
              <w:color w:val="000000" w:themeColor="text1"/>
            </w:rPr>
            <w:delText>The c</w:delText>
          </w:r>
        </w:del>
      </w:ins>
      <w:ins w:id="1613" w:author="Bo Shen" w:date="2023-03-06T13:30:00Z">
        <w:del w:id="1614" w:author="Microsoft Office User" w:date="2023-03-07T11:54:00Z">
          <w:r w:rsidDel="00F34B90">
            <w:rPr>
              <w:rFonts w:ascii="Times New Roman" w:hAnsi="Times New Roman" w:cs="Times New Roman"/>
              <w:color w:val="000000" w:themeColor="text1"/>
            </w:rPr>
            <w:delText xml:space="preserve">ompetition happens faster and takes </w:delText>
          </w:r>
        </w:del>
      </w:ins>
      <w:ins w:id="1615" w:author="Bo Shen" w:date="2023-03-06T13:31:00Z">
        <w:del w:id="1616" w:author="Microsoft Office User" w:date="2023-03-07T11:54:00Z">
          <w:r w:rsidDel="00F34B90">
            <w:rPr>
              <w:rFonts w:ascii="Times New Roman" w:hAnsi="Times New Roman" w:cs="Times New Roman"/>
              <w:color w:val="000000" w:themeColor="text1"/>
            </w:rPr>
            <w:delText>a</w:delText>
          </w:r>
        </w:del>
      </w:ins>
      <w:ins w:id="1617" w:author="Bo Shen" w:date="2023-03-06T13:30:00Z">
        <w:del w:id="1618" w:author="Microsoft Office User" w:date="2023-03-07T11:54:00Z">
          <w:r w:rsidDel="00F34B90">
            <w:rPr>
              <w:rFonts w:ascii="Times New Roman" w:hAnsi="Times New Roman" w:cs="Times New Roman"/>
              <w:color w:val="000000" w:themeColor="text1"/>
            </w:rPr>
            <w:delText xml:space="preserve"> short</w:delText>
          </w:r>
        </w:del>
      </w:ins>
      <w:ins w:id="1619" w:author="Bo Shen" w:date="2023-03-06T13:31:00Z">
        <w:del w:id="1620" w:author="Microsoft Office User" w:date="2023-03-07T11:54:00Z">
          <w:r w:rsidDel="00F34B90">
            <w:rPr>
              <w:rFonts w:ascii="Times New Roman" w:hAnsi="Times New Roman" w:cs="Times New Roman"/>
              <w:color w:val="000000" w:themeColor="text1"/>
            </w:rPr>
            <w:delText>er time</w:delText>
          </w:r>
        </w:del>
      </w:ins>
      <w:ins w:id="1621" w:author="Bo Shen" w:date="2023-03-06T13:57:00Z">
        <w:del w:id="1622" w:author="Microsoft Office User" w:date="2023-03-07T11:54:00Z">
          <w:r w:rsidDel="00F34B90">
            <w:rPr>
              <w:rFonts w:ascii="Times New Roman" w:hAnsi="Times New Roman" w:cs="Times New Roman"/>
              <w:color w:val="000000" w:themeColor="text1"/>
            </w:rPr>
            <w:delText xml:space="preserve"> to reach a decision</w:delText>
          </w:r>
        </w:del>
      </w:ins>
      <w:ins w:id="1623" w:author="Bo Shen" w:date="2023-03-06T14:07:00Z">
        <w:del w:id="1624" w:author="Microsoft Office User" w:date="2023-03-07T11:54:00Z">
          <w:r w:rsidRPr="00CE00D0" w:rsidDel="00F34B90">
            <w:rPr>
              <w:rFonts w:ascii="Times New Roman" w:hAnsi="Times New Roman" w:cs="Times New Roman"/>
              <w:color w:val="000000" w:themeColor="text1"/>
            </w:rPr>
            <w:delText xml:space="preserve"> </w:delText>
          </w:r>
          <w:r w:rsidDel="00F34B90">
            <w:rPr>
              <w:rFonts w:ascii="Times New Roman" w:hAnsi="Times New Roman" w:cs="Times New Roman"/>
              <w:color w:val="000000" w:themeColor="text1"/>
            </w:rPr>
            <w:delText>in the trials with higher coherence</w:delText>
          </w:r>
        </w:del>
      </w:ins>
      <w:ins w:id="1625" w:author="Bo Shen" w:date="2023-03-06T13:31:00Z">
        <w:del w:id="1626" w:author="Microsoft Office User" w:date="2023-03-07T11:54:00Z">
          <w:r w:rsidDel="00F34B90">
            <w:rPr>
              <w:rFonts w:ascii="Times New Roman" w:hAnsi="Times New Roman" w:cs="Times New Roman"/>
              <w:color w:val="000000" w:themeColor="text1"/>
            </w:rPr>
            <w:delText xml:space="preserve">. </w:delText>
          </w:r>
        </w:del>
      </w:ins>
      <w:ins w:id="1627" w:author="Bo Shen" w:date="2023-03-06T12:17:00Z">
        <w:del w:id="1628" w:author="Microsoft Office User" w:date="2023-03-07T11:54:00Z">
          <w:r w:rsidDel="00F34B90">
            <w:rPr>
              <w:rFonts w:ascii="Times New Roman" w:hAnsi="Times New Roman" w:cs="Times New Roman"/>
              <w:color w:val="000000" w:themeColor="text1"/>
            </w:rPr>
            <w:delText>The aggrega</w:delText>
          </w:r>
        </w:del>
      </w:ins>
      <w:ins w:id="1629" w:author="Bo Shen" w:date="2023-03-06T13:58:00Z">
        <w:del w:id="1630" w:author="Microsoft Office User" w:date="2023-03-07T11:54:00Z">
          <w:r w:rsidDel="00F34B90">
            <w:rPr>
              <w:rFonts w:ascii="Times New Roman" w:hAnsi="Times New Roman" w:cs="Times New Roman"/>
              <w:color w:val="000000" w:themeColor="text1"/>
            </w:rPr>
            <w:delText>ti</w:delText>
          </w:r>
        </w:del>
      </w:ins>
      <w:ins w:id="1631" w:author="Bo Shen" w:date="2023-03-06T12:24:00Z">
        <w:del w:id="1632" w:author="Microsoft Office User" w:date="2023-03-07T11:54:00Z">
          <w:r w:rsidDel="00F34B90">
            <w:rPr>
              <w:rFonts w:ascii="Times New Roman" w:hAnsi="Times New Roman" w:cs="Times New Roman"/>
              <w:color w:val="000000" w:themeColor="text1"/>
            </w:rPr>
            <w:delText>n</w:delText>
          </w:r>
        </w:del>
      </w:ins>
      <w:ins w:id="1633" w:author="Bo Shen" w:date="2023-03-06T13:58:00Z">
        <w:del w:id="1634" w:author="Microsoft Office User" w:date="2023-03-07T11:54:00Z">
          <w:r w:rsidDel="00F34B90">
            <w:rPr>
              <w:rFonts w:ascii="Times New Roman" w:hAnsi="Times New Roman" w:cs="Times New Roman"/>
              <w:color w:val="000000" w:themeColor="text1"/>
            </w:rPr>
            <w:delText>g</w:delText>
          </w:r>
        </w:del>
      </w:ins>
      <w:ins w:id="1635" w:author="Bo Shen" w:date="2023-03-06T12:24:00Z">
        <w:del w:id="1636" w:author="Microsoft Office User" w:date="2023-03-07T11:54:00Z">
          <w:r w:rsidDel="00F34B90">
            <w:rPr>
              <w:rFonts w:ascii="Times New Roman" w:hAnsi="Times New Roman" w:cs="Times New Roman"/>
              <w:color w:val="000000" w:themeColor="text1"/>
            </w:rPr>
            <w:delText xml:space="preserve"> method</w:delText>
          </w:r>
        </w:del>
      </w:ins>
      <w:ins w:id="1637" w:author="Bo Shen" w:date="2023-03-06T13:32:00Z">
        <w:del w:id="1638" w:author="Microsoft Office User" w:date="2023-03-07T11:54:00Z">
          <w:r w:rsidDel="00F34B90">
            <w:rPr>
              <w:rFonts w:ascii="Times New Roman" w:hAnsi="Times New Roman" w:cs="Times New Roman"/>
              <w:color w:val="000000" w:themeColor="text1"/>
            </w:rPr>
            <w:delText xml:space="preserve"> based on RT makes the pattern complicated</w:delText>
          </w:r>
        </w:del>
      </w:ins>
      <w:ins w:id="1639" w:author="Bo Shen" w:date="2023-03-06T13:44:00Z">
        <w:del w:id="1640" w:author="Microsoft Office User" w:date="2023-03-07T11:54:00Z">
          <w:r w:rsidDel="00F34B90">
            <w:rPr>
              <w:rFonts w:ascii="Times New Roman" w:hAnsi="Times New Roman" w:cs="Times New Roman"/>
              <w:color w:val="000000" w:themeColor="text1"/>
            </w:rPr>
            <w:delText xml:space="preserve"> </w:delText>
          </w:r>
        </w:del>
      </w:ins>
      <w:ins w:id="1641" w:author="Bo Shen" w:date="2023-03-06T13:32:00Z">
        <w:del w:id="1642" w:author="Microsoft Office User" w:date="2023-03-07T11:54:00Z">
          <w:r w:rsidDel="00F34B90">
            <w:rPr>
              <w:rFonts w:ascii="Times New Roman" w:hAnsi="Times New Roman" w:cs="Times New Roman"/>
              <w:color w:val="000000" w:themeColor="text1"/>
            </w:rPr>
            <w:delText xml:space="preserve">in </w:delText>
          </w:r>
        </w:del>
      </w:ins>
      <w:ins w:id="1643" w:author="Bo Shen" w:date="2023-03-06T13:59:00Z">
        <w:del w:id="1644" w:author="Microsoft Office User" w:date="2023-03-07T11:54:00Z">
          <w:r w:rsidDel="00F34B90">
            <w:rPr>
              <w:rFonts w:ascii="Times New Roman" w:hAnsi="Times New Roman" w:cs="Times New Roman"/>
              <w:color w:val="000000" w:themeColor="text1"/>
            </w:rPr>
            <w:delText xml:space="preserve">the coherence dependency of </w:delText>
          </w:r>
        </w:del>
      </w:ins>
      <w:ins w:id="1645" w:author="Bo Shen" w:date="2023-03-06T13:32:00Z">
        <w:del w:id="1646" w:author="Microsoft Office User" w:date="2023-03-07T11:54:00Z">
          <w:r w:rsidRPr="00646A2F" w:rsidDel="00F34B90">
            <w:rPr>
              <w:rFonts w:ascii="Times New Roman" w:hAnsi="Times New Roman" w:cs="Times New Roman"/>
              <w:b/>
              <w:bCs/>
              <w:color w:val="000000" w:themeColor="text1"/>
              <w:rPrChange w:id="1647" w:author="Bo Shen" w:date="2023-03-06T13:32:00Z">
                <w:rPr>
                  <w:rFonts w:ascii="Times New Roman" w:hAnsi="Times New Roman" w:cs="Times New Roman"/>
                  <w:color w:val="000000" w:themeColor="text1"/>
                </w:rPr>
              </w:rPrChange>
            </w:rPr>
            <w:delText>Fig. 6G</w:delText>
          </w:r>
          <w:r w:rsidDel="00F34B90">
            <w:rPr>
              <w:rFonts w:ascii="Times New Roman" w:hAnsi="Times New Roman" w:cs="Times New Roman"/>
              <w:color w:val="000000" w:themeColor="text1"/>
            </w:rPr>
            <w:delText xml:space="preserve">. </w:delText>
          </w:r>
        </w:del>
      </w:ins>
      <w:ins w:id="1648" w:author="Bo Shen" w:date="2023-03-06T13:33:00Z">
        <w:del w:id="1649" w:author="Microsoft Office User" w:date="2023-03-07T11:54:00Z">
          <w:r w:rsidDel="00F34B90">
            <w:rPr>
              <w:rFonts w:ascii="Times New Roman" w:hAnsi="Times New Roman" w:cs="Times New Roman"/>
              <w:color w:val="000000" w:themeColor="text1"/>
            </w:rPr>
            <w:delText xml:space="preserve">The chosen side </w:delText>
          </w:r>
        </w:del>
      </w:ins>
      <w:ins w:id="1650" w:author="Bo Shen" w:date="2023-03-06T13:59:00Z">
        <w:del w:id="1651" w:author="Microsoft Office User" w:date="2023-03-07T11:54:00Z">
          <w:r w:rsidDel="00F34B90">
            <w:rPr>
              <w:rFonts w:ascii="Times New Roman" w:hAnsi="Times New Roman" w:cs="Times New Roman"/>
              <w:color w:val="000000" w:themeColor="text1"/>
            </w:rPr>
            <w:delText xml:space="preserve">activities </w:delText>
          </w:r>
        </w:del>
      </w:ins>
      <w:ins w:id="1652" w:author="Bo Shen" w:date="2023-03-06T13:33:00Z">
        <w:del w:id="1653" w:author="Microsoft Office User" w:date="2023-03-07T11:54:00Z">
          <w:r w:rsidDel="00F34B90">
            <w:rPr>
              <w:rFonts w:ascii="Times New Roman" w:hAnsi="Times New Roman" w:cs="Times New Roman"/>
              <w:color w:val="000000" w:themeColor="text1"/>
            </w:rPr>
            <w:delText>mainta</w:delText>
          </w:r>
        </w:del>
      </w:ins>
      <w:ins w:id="1654" w:author="Bo Shen" w:date="2023-03-06T13:34:00Z">
        <w:del w:id="1655" w:author="Microsoft Office User" w:date="2023-03-07T11:54:00Z">
          <w:r w:rsidDel="00F34B90">
            <w:rPr>
              <w:rFonts w:ascii="Times New Roman" w:hAnsi="Times New Roman" w:cs="Times New Roman"/>
              <w:color w:val="000000" w:themeColor="text1"/>
            </w:rPr>
            <w:delText>in higher in the</w:delText>
          </w:r>
        </w:del>
      </w:ins>
      <w:ins w:id="1656" w:author="Bo Shen" w:date="2023-03-06T14:01:00Z">
        <w:del w:id="1657" w:author="Microsoft Office User" w:date="2023-03-07T11:54:00Z">
          <w:r w:rsidDel="00F34B90">
            <w:rPr>
              <w:rFonts w:ascii="Times New Roman" w:hAnsi="Times New Roman" w:cs="Times New Roman"/>
              <w:color w:val="000000" w:themeColor="text1"/>
            </w:rPr>
            <w:delText xml:space="preserve"> trials with</w:delText>
          </w:r>
        </w:del>
      </w:ins>
      <w:ins w:id="1658" w:author="Bo Shen" w:date="2023-03-06T13:34:00Z">
        <w:del w:id="1659" w:author="Microsoft Office User" w:date="2023-03-07T11:54:00Z">
          <w:r w:rsidDel="00F34B90">
            <w:rPr>
              <w:rFonts w:ascii="Times New Roman" w:hAnsi="Times New Roman" w:cs="Times New Roman"/>
              <w:color w:val="000000" w:themeColor="text1"/>
            </w:rPr>
            <w:delText xml:space="preserve"> higher coherence</w:delText>
          </w:r>
        </w:del>
      </w:ins>
      <w:ins w:id="1660" w:author="Bo Shen" w:date="2023-03-06T14:00:00Z">
        <w:del w:id="1661" w:author="Microsoft Office User" w:date="2023-03-07T11:54:00Z">
          <w:r w:rsidDel="00F34B90">
            <w:rPr>
              <w:rFonts w:ascii="Times New Roman" w:hAnsi="Times New Roman" w:cs="Times New Roman"/>
              <w:color w:val="000000" w:themeColor="text1"/>
            </w:rPr>
            <w:delText xml:space="preserve"> </w:delText>
          </w:r>
        </w:del>
      </w:ins>
      <w:ins w:id="1662" w:author="Bo Shen" w:date="2023-03-06T13:34:00Z">
        <w:del w:id="1663" w:author="Microsoft Office User" w:date="2023-03-07T11:54:00Z">
          <w:r w:rsidDel="00F34B90">
            <w:rPr>
              <w:rFonts w:ascii="Times New Roman" w:hAnsi="Times New Roman" w:cs="Times New Roman"/>
              <w:color w:val="000000" w:themeColor="text1"/>
            </w:rPr>
            <w:delText xml:space="preserve">because of shorter </w:delText>
          </w:r>
        </w:del>
      </w:ins>
      <w:ins w:id="1664" w:author="Bo Shen" w:date="2023-03-06T13:41:00Z">
        <w:del w:id="1665" w:author="Microsoft Office User" w:date="2023-03-07T11:54:00Z">
          <w:r w:rsidDel="00F34B90">
            <w:rPr>
              <w:rFonts w:ascii="Times New Roman" w:hAnsi="Times New Roman" w:cs="Times New Roman"/>
              <w:color w:val="000000" w:themeColor="text1"/>
            </w:rPr>
            <w:delText>duration</w:delText>
          </w:r>
        </w:del>
      </w:ins>
      <w:ins w:id="1666" w:author="Bo Shen" w:date="2023-03-06T13:34:00Z">
        <w:del w:id="1667" w:author="Microsoft Office User" w:date="2023-03-07T11:54:00Z">
          <w:r w:rsidDel="00F34B90">
            <w:rPr>
              <w:rFonts w:ascii="Times New Roman" w:hAnsi="Times New Roman" w:cs="Times New Roman"/>
              <w:color w:val="000000" w:themeColor="text1"/>
            </w:rPr>
            <w:delText xml:space="preserve"> of inhibition</w:delText>
          </w:r>
        </w:del>
      </w:ins>
      <w:ins w:id="1668" w:author="Bo Shen" w:date="2023-03-06T13:35:00Z">
        <w:del w:id="1669" w:author="Microsoft Office User" w:date="2023-03-07T11:54:00Z">
          <w:r w:rsidDel="00F34B90">
            <w:rPr>
              <w:rFonts w:ascii="Times New Roman" w:hAnsi="Times New Roman" w:cs="Times New Roman"/>
              <w:color w:val="000000" w:themeColor="text1"/>
            </w:rPr>
            <w:delText xml:space="preserve"> from </w:delText>
          </w:r>
          <w:r w:rsidRPr="00D81FF8" w:rsidDel="00F34B90">
            <w:rPr>
              <w:rFonts w:ascii="Times New Roman" w:hAnsi="Times New Roman" w:cs="Times New Roman"/>
              <w:i/>
              <w:iCs/>
              <w:color w:val="000000" w:themeColor="text1"/>
              <w:rPrChange w:id="1670" w:author="Bo Shen" w:date="2023-03-06T13:35:00Z">
                <w:rPr>
                  <w:rFonts w:ascii="Times New Roman" w:hAnsi="Times New Roman" w:cs="Times New Roman"/>
                  <w:color w:val="000000" w:themeColor="text1"/>
                </w:rPr>
              </w:rPrChange>
            </w:rPr>
            <w:delText>D</w:delText>
          </w:r>
          <w:r w:rsidDel="00F34B90">
            <w:rPr>
              <w:rFonts w:ascii="Times New Roman" w:hAnsi="Times New Roman" w:cs="Times New Roman"/>
              <w:color w:val="000000" w:themeColor="text1"/>
            </w:rPr>
            <w:delText xml:space="preserve"> to </w:delText>
          </w:r>
          <w:r w:rsidRPr="00D81FF8" w:rsidDel="00F34B90">
            <w:rPr>
              <w:rFonts w:ascii="Times New Roman" w:hAnsi="Times New Roman" w:cs="Times New Roman"/>
              <w:i/>
              <w:iCs/>
              <w:color w:val="000000" w:themeColor="text1"/>
              <w:rPrChange w:id="1671" w:author="Bo Shen" w:date="2023-03-06T13:35:00Z">
                <w:rPr>
                  <w:rFonts w:ascii="Times New Roman" w:hAnsi="Times New Roman" w:cs="Times New Roman"/>
                  <w:color w:val="000000" w:themeColor="text1"/>
                </w:rPr>
              </w:rPrChange>
            </w:rPr>
            <w:delText>G</w:delText>
          </w:r>
          <w:r w:rsidDel="00F34B90">
            <w:rPr>
              <w:rFonts w:ascii="Times New Roman" w:hAnsi="Times New Roman" w:cs="Times New Roman"/>
              <w:color w:val="000000" w:themeColor="text1"/>
            </w:rPr>
            <w:delText xml:space="preserve"> in those trials</w:delText>
          </w:r>
        </w:del>
      </w:ins>
      <w:ins w:id="1672" w:author="Bo Shen" w:date="2023-03-06T13:41:00Z">
        <w:del w:id="1673" w:author="Microsoft Office User" w:date="2023-03-07T11:54:00Z">
          <w:r w:rsidDel="00F34B90">
            <w:rPr>
              <w:rFonts w:ascii="Times New Roman" w:hAnsi="Times New Roman" w:cs="Times New Roman"/>
              <w:color w:val="000000" w:themeColor="text1"/>
            </w:rPr>
            <w:delText xml:space="preserve"> with shorter R</w:delText>
          </w:r>
        </w:del>
      </w:ins>
      <w:ins w:id="1674" w:author="Bo Shen" w:date="2023-03-06T13:42:00Z">
        <w:del w:id="1675" w:author="Microsoft Office User" w:date="2023-03-07T11:54:00Z">
          <w:r w:rsidDel="00F34B90">
            <w:rPr>
              <w:rFonts w:ascii="Times New Roman" w:hAnsi="Times New Roman" w:cs="Times New Roman"/>
              <w:color w:val="000000" w:themeColor="text1"/>
            </w:rPr>
            <w:delText>T</w:delText>
          </w:r>
        </w:del>
      </w:ins>
      <w:ins w:id="1676" w:author="Bo Shen" w:date="2023-03-06T13:35:00Z">
        <w:del w:id="1677" w:author="Microsoft Office User" w:date="2023-03-07T11:54:00Z">
          <w:r w:rsidDel="00F34B90">
            <w:rPr>
              <w:rFonts w:ascii="Times New Roman" w:hAnsi="Times New Roman" w:cs="Times New Roman"/>
              <w:color w:val="000000" w:themeColor="text1"/>
            </w:rPr>
            <w:delText xml:space="preserve"> (</w:delText>
          </w:r>
        </w:del>
      </w:ins>
      <w:ins w:id="1678" w:author="Bo Shen" w:date="2023-03-06T13:41:00Z">
        <w:del w:id="1679" w:author="Microsoft Office User" w:date="2023-03-07T11:54:00Z">
          <w:r w:rsidDel="00F34B90">
            <w:rPr>
              <w:rFonts w:ascii="Times New Roman" w:hAnsi="Times New Roman" w:cs="Times New Roman"/>
              <w:color w:val="000000" w:themeColor="text1"/>
            </w:rPr>
            <w:delText>indicated by arrow</w:delText>
          </w:r>
        </w:del>
      </w:ins>
      <w:ins w:id="1680" w:author="Bo Shen" w:date="2023-03-06T13:45:00Z">
        <w:del w:id="1681" w:author="Microsoft Office User" w:date="2023-03-07T11:54:00Z">
          <w:r w:rsidDel="00F34B90">
            <w:rPr>
              <w:rFonts w:ascii="Times New Roman" w:hAnsi="Times New Roman" w:cs="Times New Roman"/>
              <w:color w:val="000000" w:themeColor="text1"/>
            </w:rPr>
            <w:delText>s</w:delText>
          </w:r>
        </w:del>
      </w:ins>
      <w:ins w:id="1682" w:author="Bo Shen" w:date="2023-03-06T13:41:00Z">
        <w:del w:id="1683" w:author="Microsoft Office User" w:date="2023-03-07T11:54:00Z">
          <w:r w:rsidDel="00F34B90">
            <w:rPr>
              <w:rFonts w:ascii="Times New Roman" w:hAnsi="Times New Roman" w:cs="Times New Roman"/>
              <w:color w:val="000000" w:themeColor="text1"/>
            </w:rPr>
            <w:delText xml:space="preserve"> </w:delText>
          </w:r>
        </w:del>
      </w:ins>
      <w:ins w:id="1684" w:author="Bo Shen" w:date="2023-03-06T13:35:00Z">
        <w:del w:id="1685" w:author="Microsoft Office User" w:date="2023-03-07T11:54:00Z">
          <w:r w:rsidRPr="000F381E" w:rsidDel="00F34B90">
            <w:rPr>
              <w:rFonts w:ascii="Times New Roman" w:hAnsi="Times New Roman" w:cs="Times New Roman"/>
              <w:b/>
              <w:bCs/>
              <w:color w:val="000000" w:themeColor="text1"/>
              <w:rPrChange w:id="1686" w:author="Bo Shen" w:date="2023-03-06T13:41:00Z">
                <w:rPr>
                  <w:rFonts w:ascii="Times New Roman" w:hAnsi="Times New Roman" w:cs="Times New Roman"/>
                  <w:color w:val="000000" w:themeColor="text1"/>
                </w:rPr>
              </w:rPrChange>
            </w:rPr>
            <w:delText>a</w:delText>
          </w:r>
          <w:r w:rsidDel="00F34B90">
            <w:rPr>
              <w:rFonts w:ascii="Times New Roman" w:hAnsi="Times New Roman" w:cs="Times New Roman"/>
              <w:color w:val="000000" w:themeColor="text1"/>
            </w:rPr>
            <w:delText xml:space="preserve"> an</w:delText>
          </w:r>
        </w:del>
      </w:ins>
      <w:ins w:id="1687" w:author="Bo Shen" w:date="2023-03-06T13:38:00Z">
        <w:del w:id="1688" w:author="Microsoft Office User" w:date="2023-03-07T11:54:00Z">
          <w:r w:rsidDel="00F34B90">
            <w:rPr>
              <w:rFonts w:ascii="Times New Roman" w:hAnsi="Times New Roman" w:cs="Times New Roman"/>
              <w:color w:val="000000" w:themeColor="text1"/>
            </w:rPr>
            <w:delText>d</w:delText>
          </w:r>
        </w:del>
      </w:ins>
      <w:ins w:id="1689" w:author="Bo Shen" w:date="2023-03-06T13:41:00Z">
        <w:del w:id="1690" w:author="Microsoft Office User" w:date="2023-03-07T11:54:00Z">
          <w:r w:rsidDel="00F34B90">
            <w:rPr>
              <w:rFonts w:ascii="Times New Roman" w:hAnsi="Times New Roman" w:cs="Times New Roman"/>
              <w:color w:val="000000" w:themeColor="text1"/>
            </w:rPr>
            <w:delText xml:space="preserve"> </w:delText>
          </w:r>
        </w:del>
      </w:ins>
      <w:ins w:id="1691" w:author="Bo Shen" w:date="2023-03-06T13:35:00Z">
        <w:del w:id="1692" w:author="Microsoft Office User" w:date="2023-03-07T11:54:00Z">
          <w:r w:rsidRPr="000F381E" w:rsidDel="00F34B90">
            <w:rPr>
              <w:rFonts w:ascii="Times New Roman" w:hAnsi="Times New Roman" w:cs="Times New Roman"/>
              <w:b/>
              <w:bCs/>
              <w:color w:val="000000" w:themeColor="text1"/>
              <w:rPrChange w:id="1693" w:author="Bo Shen" w:date="2023-03-06T13:41:00Z">
                <w:rPr>
                  <w:rFonts w:ascii="Times New Roman" w:hAnsi="Times New Roman" w:cs="Times New Roman"/>
                  <w:color w:val="000000" w:themeColor="text1"/>
                </w:rPr>
              </w:rPrChange>
            </w:rPr>
            <w:delText>c</w:delText>
          </w:r>
          <w:r w:rsidDel="00F34B90">
            <w:rPr>
              <w:rFonts w:ascii="Times New Roman" w:hAnsi="Times New Roman" w:cs="Times New Roman"/>
              <w:color w:val="000000" w:themeColor="text1"/>
            </w:rPr>
            <w:delText>). The unchosen side</w:delText>
          </w:r>
        </w:del>
      </w:ins>
      <w:ins w:id="1694" w:author="Bo Shen" w:date="2023-03-06T13:45:00Z">
        <w:del w:id="1695" w:author="Microsoft Office User" w:date="2023-03-07T11:54:00Z">
          <w:r w:rsidDel="00F34B90">
            <w:rPr>
              <w:rFonts w:ascii="Times New Roman" w:hAnsi="Times New Roman" w:cs="Times New Roman"/>
              <w:color w:val="000000" w:themeColor="text1"/>
            </w:rPr>
            <w:delText xml:space="preserve"> in the early stage (arrow </w:delText>
          </w:r>
          <w:r w:rsidRPr="0095313F" w:rsidDel="00F34B90">
            <w:rPr>
              <w:rFonts w:ascii="Times New Roman" w:hAnsi="Times New Roman" w:cs="Times New Roman"/>
              <w:b/>
              <w:bCs/>
              <w:color w:val="000000" w:themeColor="text1"/>
              <w:rPrChange w:id="1696" w:author="Bo Shen" w:date="2023-03-06T13:45:00Z">
                <w:rPr>
                  <w:rFonts w:ascii="Times New Roman" w:hAnsi="Times New Roman" w:cs="Times New Roman"/>
                  <w:color w:val="000000" w:themeColor="text1"/>
                </w:rPr>
              </w:rPrChange>
            </w:rPr>
            <w:delText>b</w:delText>
          </w:r>
          <w:r w:rsidDel="00F34B90">
            <w:rPr>
              <w:rFonts w:ascii="Times New Roman" w:hAnsi="Times New Roman" w:cs="Times New Roman"/>
              <w:color w:val="000000" w:themeColor="text1"/>
            </w:rPr>
            <w:delText>)</w:delText>
          </w:r>
        </w:del>
      </w:ins>
      <w:ins w:id="1697" w:author="Bo Shen" w:date="2023-03-06T13:35:00Z">
        <w:del w:id="1698" w:author="Microsoft Office User" w:date="2023-03-07T11:54:00Z">
          <w:r w:rsidDel="00F34B90">
            <w:rPr>
              <w:rFonts w:ascii="Times New Roman" w:hAnsi="Times New Roman" w:cs="Times New Roman"/>
              <w:color w:val="000000" w:themeColor="text1"/>
            </w:rPr>
            <w:delText xml:space="preserve"> </w:delText>
          </w:r>
        </w:del>
      </w:ins>
      <w:ins w:id="1699" w:author="Bo Shen" w:date="2023-03-06T13:37:00Z">
        <w:del w:id="1700" w:author="Microsoft Office User" w:date="2023-03-07T11:54:00Z">
          <w:r w:rsidDel="00F34B90">
            <w:rPr>
              <w:rFonts w:ascii="Times New Roman" w:hAnsi="Times New Roman" w:cs="Times New Roman"/>
              <w:color w:val="000000" w:themeColor="text1"/>
            </w:rPr>
            <w:delText>show</w:delText>
          </w:r>
        </w:del>
      </w:ins>
      <w:ins w:id="1701" w:author="Bo Shen" w:date="2023-03-06T14:00:00Z">
        <w:del w:id="1702" w:author="Microsoft Office User" w:date="2023-03-07T11:54:00Z">
          <w:r w:rsidDel="00F34B90">
            <w:rPr>
              <w:rFonts w:ascii="Times New Roman" w:hAnsi="Times New Roman" w:cs="Times New Roman"/>
              <w:color w:val="000000" w:themeColor="text1"/>
            </w:rPr>
            <w:delText>s</w:delText>
          </w:r>
        </w:del>
      </w:ins>
      <w:ins w:id="1703" w:author="Bo Shen" w:date="2023-03-06T13:37:00Z">
        <w:del w:id="1704" w:author="Microsoft Office User" w:date="2023-03-07T11:54:00Z">
          <w:r w:rsidDel="00F34B90">
            <w:rPr>
              <w:rFonts w:ascii="Times New Roman" w:hAnsi="Times New Roman" w:cs="Times New Roman"/>
              <w:color w:val="000000" w:themeColor="text1"/>
            </w:rPr>
            <w:delText xml:space="preserve"> lower activities in the trials with higher coherence </w:delText>
          </w:r>
        </w:del>
      </w:ins>
      <w:ins w:id="1705" w:author="Bo Shen" w:date="2023-03-06T13:36:00Z">
        <w:del w:id="1706" w:author="Microsoft Office User" w:date="2023-03-07T11:54:00Z">
          <w:r w:rsidDel="00F34B90">
            <w:rPr>
              <w:rFonts w:ascii="Times New Roman" w:hAnsi="Times New Roman" w:cs="Times New Roman"/>
              <w:color w:val="000000" w:themeColor="text1"/>
            </w:rPr>
            <w:delText>because WTA happen</w:delText>
          </w:r>
        </w:del>
      </w:ins>
      <w:ins w:id="1707" w:author="Bo Shen" w:date="2023-03-06T13:47:00Z">
        <w:del w:id="1708" w:author="Microsoft Office User" w:date="2023-03-07T11:54:00Z">
          <w:r w:rsidDel="00F34B90">
            <w:rPr>
              <w:rFonts w:ascii="Times New Roman" w:hAnsi="Times New Roman" w:cs="Times New Roman"/>
              <w:color w:val="000000" w:themeColor="text1"/>
            </w:rPr>
            <w:delText>ed</w:delText>
          </w:r>
        </w:del>
      </w:ins>
      <w:ins w:id="1709" w:author="Bo Shen" w:date="2023-03-06T13:36:00Z">
        <w:del w:id="1710" w:author="Microsoft Office User" w:date="2023-03-07T11:54:00Z">
          <w:r w:rsidDel="00F34B90">
            <w:rPr>
              <w:rFonts w:ascii="Times New Roman" w:hAnsi="Times New Roman" w:cs="Times New Roman"/>
              <w:color w:val="000000" w:themeColor="text1"/>
            </w:rPr>
            <w:delText xml:space="preserve"> faster in th</w:delText>
          </w:r>
        </w:del>
      </w:ins>
      <w:ins w:id="1711" w:author="Bo Shen" w:date="2023-03-06T13:37:00Z">
        <w:del w:id="1712" w:author="Microsoft Office User" w:date="2023-03-07T11:54:00Z">
          <w:r w:rsidDel="00F34B90">
            <w:rPr>
              <w:rFonts w:ascii="Times New Roman" w:hAnsi="Times New Roman" w:cs="Times New Roman"/>
              <w:color w:val="000000" w:themeColor="text1"/>
            </w:rPr>
            <w:delText>ose</w:delText>
          </w:r>
        </w:del>
      </w:ins>
      <w:ins w:id="1713" w:author="Bo Shen" w:date="2023-03-06T13:36:00Z">
        <w:del w:id="1714" w:author="Microsoft Office User" w:date="2023-03-07T11:54:00Z">
          <w:r w:rsidDel="00F34B90">
            <w:rPr>
              <w:rFonts w:ascii="Times New Roman" w:hAnsi="Times New Roman" w:cs="Times New Roman"/>
              <w:color w:val="000000" w:themeColor="text1"/>
            </w:rPr>
            <w:delText xml:space="preserve"> trials</w:delText>
          </w:r>
        </w:del>
      </w:ins>
      <w:ins w:id="1715" w:author="Bo Shen" w:date="2023-03-06T13:38:00Z">
        <w:del w:id="1716" w:author="Microsoft Office User" w:date="2023-03-07T11:54:00Z">
          <w:r w:rsidDel="00F34B90">
            <w:rPr>
              <w:rFonts w:ascii="Times New Roman" w:hAnsi="Times New Roman" w:cs="Times New Roman"/>
              <w:color w:val="000000" w:themeColor="text1"/>
            </w:rPr>
            <w:delText xml:space="preserve"> </w:delText>
          </w:r>
        </w:del>
      </w:ins>
      <w:ins w:id="1717" w:author="Bo Shen" w:date="2023-03-06T13:39:00Z">
        <w:del w:id="1718" w:author="Microsoft Office User" w:date="2023-03-07T11:54:00Z">
          <w:r w:rsidDel="00F34B90">
            <w:rPr>
              <w:rFonts w:ascii="Times New Roman" w:hAnsi="Times New Roman" w:cs="Times New Roman"/>
              <w:color w:val="000000" w:themeColor="text1"/>
            </w:rPr>
            <w:delText xml:space="preserve">and </w:delText>
          </w:r>
        </w:del>
      </w:ins>
      <w:ins w:id="1719" w:author="Bo Shen" w:date="2023-03-06T13:38:00Z">
        <w:del w:id="1720" w:author="Microsoft Office User" w:date="2023-03-07T11:54:00Z">
          <w:r w:rsidDel="00F34B90">
            <w:rPr>
              <w:rFonts w:ascii="Times New Roman" w:hAnsi="Times New Roman" w:cs="Times New Roman"/>
              <w:color w:val="000000" w:themeColor="text1"/>
            </w:rPr>
            <w:delText xml:space="preserve">the </w:delText>
          </w:r>
          <w:r w:rsidRPr="006F3EC8" w:rsidDel="00F34B90">
            <w:rPr>
              <w:rFonts w:ascii="Times New Roman" w:hAnsi="Times New Roman" w:cs="Times New Roman"/>
              <w:i/>
              <w:iCs/>
              <w:color w:val="000000" w:themeColor="text1"/>
              <w:rPrChange w:id="1721" w:author="Bo Shen" w:date="2023-03-06T13:39:00Z">
                <w:rPr>
                  <w:rFonts w:ascii="Times New Roman" w:hAnsi="Times New Roman" w:cs="Times New Roman"/>
                  <w:color w:val="000000" w:themeColor="text1"/>
                </w:rPr>
              </w:rPrChange>
            </w:rPr>
            <w:delText>G</w:delText>
          </w:r>
          <w:r w:rsidDel="00F34B90">
            <w:rPr>
              <w:rFonts w:ascii="Times New Roman" w:hAnsi="Times New Roman" w:cs="Times New Roman"/>
              <w:color w:val="000000" w:themeColor="text1"/>
            </w:rPr>
            <w:delText xml:space="preserve"> unit</w:delText>
          </w:r>
        </w:del>
      </w:ins>
      <w:ins w:id="1722" w:author="Bo Shen" w:date="2023-03-06T13:46:00Z">
        <w:del w:id="1723" w:author="Microsoft Office User" w:date="2023-03-07T11:54:00Z">
          <w:r w:rsidDel="00F34B90">
            <w:rPr>
              <w:rFonts w:ascii="Times New Roman" w:hAnsi="Times New Roman" w:cs="Times New Roman"/>
              <w:color w:val="000000" w:themeColor="text1"/>
            </w:rPr>
            <w:delText>s</w:delText>
          </w:r>
        </w:del>
      </w:ins>
      <w:ins w:id="1724" w:author="Bo Shen" w:date="2023-03-06T13:39:00Z">
        <w:del w:id="1725" w:author="Microsoft Office User" w:date="2023-03-07T11:54:00Z">
          <w:r w:rsidDel="00F34B90">
            <w:rPr>
              <w:rFonts w:ascii="Times New Roman" w:hAnsi="Times New Roman" w:cs="Times New Roman"/>
              <w:color w:val="000000" w:themeColor="text1"/>
            </w:rPr>
            <w:delText xml:space="preserve"> </w:delText>
          </w:r>
        </w:del>
      </w:ins>
      <w:ins w:id="1726" w:author="Bo Shen" w:date="2023-03-06T14:08:00Z">
        <w:del w:id="1727" w:author="Microsoft Office User" w:date="2023-03-07T11:54:00Z">
          <w:r w:rsidDel="00F34B90">
            <w:rPr>
              <w:rFonts w:ascii="Times New Roman" w:hAnsi="Times New Roman" w:cs="Times New Roman"/>
              <w:color w:val="000000" w:themeColor="text1"/>
            </w:rPr>
            <w:delText>are</w:delText>
          </w:r>
        </w:del>
      </w:ins>
      <w:ins w:id="1728" w:author="Bo Shen" w:date="2023-03-06T13:46:00Z">
        <w:del w:id="1729" w:author="Microsoft Office User" w:date="2023-03-07T11:54:00Z">
          <w:r w:rsidDel="00F34B90">
            <w:rPr>
              <w:rFonts w:ascii="Times New Roman" w:hAnsi="Times New Roman" w:cs="Times New Roman"/>
              <w:color w:val="000000" w:themeColor="text1"/>
            </w:rPr>
            <w:delText xml:space="preserve"> </w:delText>
          </w:r>
        </w:del>
      </w:ins>
      <w:ins w:id="1730" w:author="Bo Shen" w:date="2023-03-06T13:39:00Z">
        <w:del w:id="1731" w:author="Microsoft Office User" w:date="2023-03-07T11:54:00Z">
          <w:r w:rsidDel="00F34B90">
            <w:rPr>
              <w:rFonts w:ascii="Times New Roman" w:hAnsi="Times New Roman" w:cs="Times New Roman"/>
              <w:color w:val="000000" w:themeColor="text1"/>
            </w:rPr>
            <w:delText>more rapidly</w:delText>
          </w:r>
        </w:del>
      </w:ins>
      <w:ins w:id="1732" w:author="Bo Shen" w:date="2023-03-06T13:38:00Z">
        <w:del w:id="1733" w:author="Microsoft Office User" w:date="2023-03-07T11:54:00Z">
          <w:r w:rsidDel="00F34B90">
            <w:rPr>
              <w:rFonts w:ascii="Times New Roman" w:hAnsi="Times New Roman" w:cs="Times New Roman"/>
              <w:color w:val="000000" w:themeColor="text1"/>
            </w:rPr>
            <w:delText xml:space="preserve"> inhibited</w:delText>
          </w:r>
        </w:del>
      </w:ins>
      <w:ins w:id="1734" w:author="Bo Shen" w:date="2023-03-06T13:39:00Z">
        <w:del w:id="1735" w:author="Microsoft Office User" w:date="2023-03-07T11:54:00Z">
          <w:r w:rsidDel="00F34B90">
            <w:rPr>
              <w:rFonts w:ascii="Times New Roman" w:hAnsi="Times New Roman" w:cs="Times New Roman"/>
              <w:color w:val="000000" w:themeColor="text1"/>
            </w:rPr>
            <w:delText xml:space="preserve"> by </w:delText>
          </w:r>
          <w:r w:rsidRPr="00114465" w:rsidDel="00F34B90">
            <w:rPr>
              <w:rFonts w:ascii="Times New Roman" w:hAnsi="Times New Roman" w:cs="Times New Roman"/>
              <w:i/>
              <w:iCs/>
              <w:color w:val="000000" w:themeColor="text1"/>
              <w:rPrChange w:id="1736" w:author="Bo Shen" w:date="2023-03-06T13:39:00Z">
                <w:rPr>
                  <w:rFonts w:ascii="Times New Roman" w:hAnsi="Times New Roman" w:cs="Times New Roman"/>
                  <w:color w:val="000000" w:themeColor="text1"/>
                </w:rPr>
              </w:rPrChange>
            </w:rPr>
            <w:delText>D</w:delText>
          </w:r>
        </w:del>
      </w:ins>
      <w:ins w:id="1737" w:author="Bo Shen" w:date="2023-03-06T13:37:00Z">
        <w:del w:id="1738" w:author="Microsoft Office User" w:date="2023-03-07T11:54:00Z">
          <w:r w:rsidDel="00F34B90">
            <w:rPr>
              <w:rFonts w:ascii="Times New Roman" w:hAnsi="Times New Roman" w:cs="Times New Roman"/>
              <w:color w:val="000000" w:themeColor="text1"/>
            </w:rPr>
            <w:delText xml:space="preserve"> (</w:delText>
          </w:r>
        </w:del>
      </w:ins>
      <w:ins w:id="1739" w:author="Bo Shen" w:date="2023-03-06T13:38:00Z">
        <w:del w:id="1740" w:author="Microsoft Office User" w:date="2023-03-07T11:54:00Z">
          <w:r w:rsidDel="00F34B90">
            <w:rPr>
              <w:rFonts w:ascii="Times New Roman" w:hAnsi="Times New Roman" w:cs="Times New Roman"/>
              <w:color w:val="000000" w:themeColor="text1"/>
            </w:rPr>
            <w:delText xml:space="preserve">arrow </w:delText>
          </w:r>
          <w:r w:rsidRPr="00114465" w:rsidDel="00F34B90">
            <w:rPr>
              <w:rFonts w:ascii="Times New Roman" w:hAnsi="Times New Roman" w:cs="Times New Roman"/>
              <w:b/>
              <w:bCs/>
              <w:color w:val="000000" w:themeColor="text1"/>
              <w:rPrChange w:id="1741" w:author="Bo Shen" w:date="2023-03-06T13:39:00Z">
                <w:rPr>
                  <w:rFonts w:ascii="Times New Roman" w:hAnsi="Times New Roman" w:cs="Times New Roman"/>
                  <w:color w:val="000000" w:themeColor="text1"/>
                </w:rPr>
              </w:rPrChange>
            </w:rPr>
            <w:delText>b</w:delText>
          </w:r>
          <w:r w:rsidDel="00F34B90">
            <w:rPr>
              <w:rFonts w:ascii="Times New Roman" w:hAnsi="Times New Roman" w:cs="Times New Roman"/>
              <w:color w:val="000000" w:themeColor="text1"/>
            </w:rPr>
            <w:delText>)</w:delText>
          </w:r>
        </w:del>
      </w:ins>
      <w:ins w:id="1742" w:author="Bo Shen" w:date="2023-03-06T13:37:00Z">
        <w:del w:id="1743" w:author="Microsoft Office User" w:date="2023-03-07T11:54:00Z">
          <w:r w:rsidDel="00F34B90">
            <w:rPr>
              <w:rFonts w:ascii="Times New Roman" w:hAnsi="Times New Roman" w:cs="Times New Roman"/>
              <w:color w:val="000000" w:themeColor="text1"/>
            </w:rPr>
            <w:delText>;</w:delText>
          </w:r>
        </w:del>
      </w:ins>
      <w:ins w:id="1744" w:author="Bo Shen" w:date="2023-03-06T13:48:00Z">
        <w:del w:id="1745" w:author="Microsoft Office User" w:date="2023-03-07T11:54:00Z">
          <w:r w:rsidDel="00F34B90">
            <w:rPr>
              <w:rFonts w:ascii="Times New Roman" w:hAnsi="Times New Roman" w:cs="Times New Roman"/>
              <w:color w:val="000000" w:themeColor="text1"/>
            </w:rPr>
            <w:delText xml:space="preserve"> whereas</w:delText>
          </w:r>
        </w:del>
      </w:ins>
      <w:ins w:id="1746" w:author="Bo Shen" w:date="2023-03-06T13:37:00Z">
        <w:del w:id="1747" w:author="Microsoft Office User" w:date="2023-03-07T11:54:00Z">
          <w:r w:rsidDel="00F34B90">
            <w:rPr>
              <w:rFonts w:ascii="Times New Roman" w:hAnsi="Times New Roman" w:cs="Times New Roman"/>
              <w:color w:val="000000" w:themeColor="text1"/>
            </w:rPr>
            <w:delText>,</w:delText>
          </w:r>
        </w:del>
      </w:ins>
      <w:ins w:id="1748" w:author="Bo Shen" w:date="2023-03-06T13:48:00Z">
        <w:del w:id="1749" w:author="Microsoft Office User" w:date="2023-03-07T11:54:00Z">
          <w:r w:rsidDel="00F34B90">
            <w:rPr>
              <w:rFonts w:ascii="Times New Roman" w:hAnsi="Times New Roman" w:cs="Times New Roman"/>
              <w:color w:val="000000" w:themeColor="text1"/>
            </w:rPr>
            <w:delText xml:space="preserve"> in the late stage, the unchosen side activities maintain higher in the </w:delText>
          </w:r>
        </w:del>
      </w:ins>
      <w:ins w:id="1750" w:author="Bo Shen" w:date="2023-03-06T13:49:00Z">
        <w:del w:id="1751" w:author="Microsoft Office User" w:date="2023-03-07T11:54:00Z">
          <w:r w:rsidDel="00F34B90">
            <w:rPr>
              <w:rFonts w:ascii="Times New Roman" w:hAnsi="Times New Roman" w:cs="Times New Roman"/>
              <w:color w:val="000000" w:themeColor="text1"/>
            </w:rPr>
            <w:delText xml:space="preserve">trials with higher coherence because of shorter duration </w:delText>
          </w:r>
        </w:del>
      </w:ins>
      <w:ins w:id="1752" w:author="Bo Shen" w:date="2023-03-06T13:50:00Z">
        <w:del w:id="1753" w:author="Microsoft Office User" w:date="2023-03-07T11:54:00Z">
          <w:r w:rsidDel="00F34B90">
            <w:rPr>
              <w:rFonts w:ascii="Times New Roman" w:hAnsi="Times New Roman" w:cs="Times New Roman"/>
              <w:color w:val="000000" w:themeColor="text1"/>
            </w:rPr>
            <w:delText>of WTA</w:delText>
          </w:r>
        </w:del>
      </w:ins>
      <w:ins w:id="1754" w:author="Bo Shen" w:date="2023-03-06T12:18:00Z">
        <w:del w:id="1755" w:author="Microsoft Office User" w:date="2023-03-07T11:54:00Z">
          <w:r w:rsidDel="00F34B90">
            <w:rPr>
              <w:rFonts w:ascii="Times New Roman" w:hAnsi="Times New Roman" w:cs="Times New Roman"/>
              <w:color w:val="000000" w:themeColor="text1"/>
            </w:rPr>
            <w:delText xml:space="preserve"> competition (arrow </w:delText>
          </w:r>
        </w:del>
      </w:ins>
      <w:ins w:id="1756" w:author="Bo Shen" w:date="2023-03-06T13:49:00Z">
        <w:del w:id="1757" w:author="Microsoft Office User" w:date="2023-03-07T11:54:00Z">
          <w:r w:rsidDel="00F34B90">
            <w:rPr>
              <w:rFonts w:ascii="Times New Roman" w:hAnsi="Times New Roman" w:cs="Times New Roman"/>
              <w:b/>
              <w:bCs/>
              <w:color w:val="000000" w:themeColor="text1"/>
            </w:rPr>
            <w:delText>d</w:delText>
          </w:r>
        </w:del>
      </w:ins>
      <w:ins w:id="1758" w:author="Bo Shen" w:date="2023-03-06T12:18:00Z">
        <w:del w:id="1759" w:author="Microsoft Office User" w:date="2023-03-07T11:54:00Z">
          <w:r w:rsidDel="00F34B90">
            <w:rPr>
              <w:rFonts w:ascii="Times New Roman" w:hAnsi="Times New Roman" w:cs="Times New Roman"/>
              <w:color w:val="000000" w:themeColor="text1"/>
            </w:rPr>
            <w:delText>)</w:delText>
          </w:r>
        </w:del>
      </w:ins>
      <w:ins w:id="1760" w:author="Bo Shen" w:date="2023-03-06T14:08:00Z">
        <w:del w:id="1761" w:author="Microsoft Office User" w:date="2023-03-07T11:54:00Z">
          <w:r w:rsidDel="00F34B90">
            <w:rPr>
              <w:rFonts w:ascii="Times New Roman" w:hAnsi="Times New Roman" w:cs="Times New Roman"/>
              <w:color w:val="000000" w:themeColor="text1"/>
            </w:rPr>
            <w:delText>:</w:delText>
          </w:r>
        </w:del>
      </w:ins>
      <w:ins w:id="1762" w:author="Bo Shen" w:date="2023-03-06T12:18:00Z">
        <w:del w:id="1763" w:author="Microsoft Office User" w:date="2023-03-07T11:54:00Z">
          <w:r w:rsidDel="00F34B90">
            <w:rPr>
              <w:rFonts w:ascii="Times New Roman" w:hAnsi="Times New Roman" w:cs="Times New Roman"/>
              <w:color w:val="000000" w:themeColor="text1"/>
            </w:rPr>
            <w:delText xml:space="preserve"> </w:delText>
          </w:r>
        </w:del>
      </w:ins>
      <w:ins w:id="1764" w:author="Bo Shen" w:date="2023-03-06T14:08:00Z">
        <w:del w:id="1765" w:author="Microsoft Office User" w:date="2023-03-07T11:54:00Z">
          <w:r w:rsidDel="00F34B90">
            <w:rPr>
              <w:rFonts w:ascii="Times New Roman" w:hAnsi="Times New Roman" w:cs="Times New Roman"/>
              <w:color w:val="000000" w:themeColor="text1"/>
            </w:rPr>
            <w:delText>t</w:delText>
          </w:r>
        </w:del>
      </w:ins>
      <w:ins w:id="1766" w:author="Bo Shen" w:date="2023-03-06T13:50:00Z">
        <w:del w:id="1767" w:author="Microsoft Office User" w:date="2023-03-07T11:54:00Z">
          <w:r w:rsidDel="00F34B90">
            <w:rPr>
              <w:rFonts w:ascii="Times New Roman" w:hAnsi="Times New Roman" w:cs="Times New Roman"/>
              <w:color w:val="000000" w:themeColor="text1"/>
            </w:rPr>
            <w:delText xml:space="preserve">he </w:delText>
          </w:r>
        </w:del>
      </w:ins>
      <w:ins w:id="1768" w:author="Bo Shen" w:date="2023-03-06T14:08:00Z">
        <w:del w:id="1769" w:author="Microsoft Office User" w:date="2023-03-07T11:54:00Z">
          <w:r w:rsidDel="00F34B90">
            <w:rPr>
              <w:rFonts w:ascii="Times New Roman" w:hAnsi="Times New Roman" w:cs="Times New Roman"/>
              <w:color w:val="000000" w:themeColor="text1"/>
            </w:rPr>
            <w:delText>twist</w:delText>
          </w:r>
        </w:del>
      </w:ins>
      <w:ins w:id="1770" w:author="Bo Shen" w:date="2023-03-06T14:09:00Z">
        <w:del w:id="1771" w:author="Microsoft Office User" w:date="2023-03-07T11:54:00Z">
          <w:r w:rsidDel="00F34B90">
            <w:rPr>
              <w:rFonts w:ascii="Times New Roman" w:hAnsi="Times New Roman" w:cs="Times New Roman"/>
              <w:color w:val="000000" w:themeColor="text1"/>
            </w:rPr>
            <w:delText xml:space="preserve"> shown</w:delText>
          </w:r>
        </w:del>
      </w:ins>
      <w:ins w:id="1772" w:author="Bo Shen" w:date="2023-03-06T14:08:00Z">
        <w:del w:id="1773" w:author="Microsoft Office User" w:date="2023-03-07T11:54:00Z">
          <w:r w:rsidDel="00F34B90">
            <w:rPr>
              <w:rFonts w:ascii="Times New Roman" w:hAnsi="Times New Roman" w:cs="Times New Roman"/>
              <w:color w:val="000000" w:themeColor="text1"/>
            </w:rPr>
            <w:delText xml:space="preserve"> </w:delText>
          </w:r>
        </w:del>
      </w:ins>
      <w:ins w:id="1774" w:author="Bo Shen" w:date="2023-03-06T14:09:00Z">
        <w:del w:id="1775" w:author="Microsoft Office User" w:date="2023-03-07T11:54:00Z">
          <w:r w:rsidDel="00F34B90">
            <w:rPr>
              <w:rFonts w:ascii="Times New Roman" w:hAnsi="Times New Roman" w:cs="Times New Roman"/>
              <w:color w:val="000000" w:themeColor="text1"/>
            </w:rPr>
            <w:delText>in</w:delText>
          </w:r>
        </w:del>
      </w:ins>
      <w:ins w:id="1776" w:author="Bo Shen" w:date="2023-03-06T14:02:00Z">
        <w:del w:id="1777" w:author="Microsoft Office User" w:date="2023-03-07T11:54:00Z">
          <w:r w:rsidDel="00F34B90">
            <w:rPr>
              <w:rFonts w:ascii="Times New Roman" w:hAnsi="Times New Roman" w:cs="Times New Roman"/>
              <w:color w:val="000000" w:themeColor="text1"/>
            </w:rPr>
            <w:delText xml:space="preserve"> the dynamics </w:delText>
          </w:r>
        </w:del>
      </w:ins>
      <w:ins w:id="1778" w:author="Bo Shen" w:date="2023-03-06T14:12:00Z">
        <w:del w:id="1779" w:author="Microsoft Office User" w:date="2023-03-07T11:54:00Z">
          <w:r w:rsidDel="00F34B90">
            <w:rPr>
              <w:rFonts w:ascii="Times New Roman" w:hAnsi="Times New Roman" w:cs="Times New Roman"/>
              <w:color w:val="000000" w:themeColor="text1"/>
            </w:rPr>
            <w:delText>across different coherence levels (</w:delText>
          </w:r>
        </w:del>
      </w:ins>
      <w:ins w:id="1780" w:author="Bo Shen" w:date="2023-03-06T14:13:00Z">
        <w:del w:id="1781" w:author="Microsoft Office User" w:date="2023-03-07T11:54:00Z">
          <w:r w:rsidDel="00F34B90">
            <w:rPr>
              <w:rFonts w:ascii="Times New Roman" w:hAnsi="Times New Roman" w:cs="Times New Roman"/>
              <w:color w:val="000000" w:themeColor="text1"/>
            </w:rPr>
            <w:delText xml:space="preserve">unchosen </w:delText>
          </w:r>
        </w:del>
      </w:ins>
      <w:ins w:id="1782" w:author="Bo Shen" w:date="2023-03-06T14:12:00Z">
        <w:del w:id="1783" w:author="Microsoft Office User" w:date="2023-03-07T11:54:00Z">
          <w:r w:rsidDel="00F34B90">
            <w:rPr>
              <w:rFonts w:ascii="Times New Roman" w:hAnsi="Times New Roman" w:cs="Times New Roman"/>
              <w:color w:val="000000" w:themeColor="text1"/>
            </w:rPr>
            <w:delText>dynami</w:delText>
          </w:r>
        </w:del>
      </w:ins>
      <w:ins w:id="1784" w:author="Bo Shen" w:date="2023-03-06T14:13:00Z">
        <w:del w:id="1785" w:author="Microsoft Office User" w:date="2023-03-07T11:54:00Z">
          <w:r w:rsidDel="00F34B90">
            <w:rPr>
              <w:rFonts w:ascii="Times New Roman" w:hAnsi="Times New Roman" w:cs="Times New Roman"/>
              <w:color w:val="000000" w:themeColor="text1"/>
            </w:rPr>
            <w:delText xml:space="preserve">cs </w:delText>
          </w:r>
        </w:del>
      </w:ins>
      <w:ins w:id="1786" w:author="Bo Shen" w:date="2023-03-06T14:02:00Z">
        <w:del w:id="1787" w:author="Microsoft Office User" w:date="2023-03-07T11:54:00Z">
          <w:r w:rsidDel="00F34B90">
            <w:rPr>
              <w:rFonts w:ascii="Times New Roman" w:hAnsi="Times New Roman" w:cs="Times New Roman"/>
              <w:color w:val="000000" w:themeColor="text1"/>
            </w:rPr>
            <w:delText xml:space="preserve">aligned to the right </w:delText>
          </w:r>
        </w:del>
      </w:ins>
      <w:ins w:id="1788" w:author="Bo Shen" w:date="2023-03-06T14:10:00Z">
        <w:del w:id="1789" w:author="Microsoft Office User" w:date="2023-03-07T11:54:00Z">
          <w:r w:rsidDel="00F34B90">
            <w:rPr>
              <w:rFonts w:ascii="Times New Roman" w:hAnsi="Times New Roman" w:cs="Times New Roman"/>
              <w:color w:val="000000" w:themeColor="text1"/>
            </w:rPr>
            <w:delText xml:space="preserve">in </w:delText>
          </w:r>
          <w:r w:rsidRPr="00A96A87" w:rsidDel="00F34B90">
            <w:rPr>
              <w:rFonts w:ascii="Times New Roman" w:hAnsi="Times New Roman" w:cs="Times New Roman"/>
              <w:b/>
              <w:bCs/>
              <w:color w:val="000000" w:themeColor="text1"/>
              <w:rPrChange w:id="1790" w:author="Bo Shen" w:date="2023-03-06T14:10:00Z">
                <w:rPr>
                  <w:rFonts w:ascii="Times New Roman" w:hAnsi="Times New Roman" w:cs="Times New Roman"/>
                  <w:color w:val="000000" w:themeColor="text1"/>
                </w:rPr>
              </w:rPrChange>
            </w:rPr>
            <w:delText>Fig. 6F</w:delText>
          </w:r>
        </w:del>
      </w:ins>
      <w:ins w:id="1791" w:author="Bo Shen" w:date="2023-03-06T14:12:00Z">
        <w:del w:id="1792" w:author="Microsoft Office User" w:date="2023-03-07T11:54:00Z">
          <w:r w:rsidRPr="00EE4091" w:rsidDel="00F34B90">
            <w:rPr>
              <w:rFonts w:ascii="Times New Roman" w:hAnsi="Times New Roman" w:cs="Times New Roman"/>
              <w:color w:val="000000" w:themeColor="text1"/>
              <w:rPrChange w:id="1793" w:author="Bo Shen" w:date="2023-03-06T14:13:00Z">
                <w:rPr>
                  <w:rFonts w:ascii="Times New Roman" w:hAnsi="Times New Roman" w:cs="Times New Roman"/>
                  <w:b/>
                  <w:bCs/>
                  <w:color w:val="000000" w:themeColor="text1"/>
                </w:rPr>
              </w:rPrChange>
            </w:rPr>
            <w:delText>)</w:delText>
          </w:r>
        </w:del>
      </w:ins>
      <w:ins w:id="1794" w:author="Bo Shen" w:date="2023-03-06T13:50:00Z">
        <w:del w:id="1795" w:author="Microsoft Office User" w:date="2023-03-07T11:54:00Z">
          <w:r w:rsidDel="00F34B90">
            <w:rPr>
              <w:rFonts w:ascii="Times New Roman" w:hAnsi="Times New Roman" w:cs="Times New Roman"/>
              <w:color w:val="000000" w:themeColor="text1"/>
            </w:rPr>
            <w:delText xml:space="preserve"> </w:delText>
          </w:r>
        </w:del>
      </w:ins>
      <w:ins w:id="1796" w:author="Bo Shen" w:date="2023-03-06T14:10:00Z">
        <w:del w:id="1797" w:author="Microsoft Office User" w:date="2023-03-07T11:54:00Z">
          <w:r w:rsidDel="00F34B90">
            <w:rPr>
              <w:rFonts w:ascii="Times New Roman" w:hAnsi="Times New Roman" w:cs="Times New Roman"/>
              <w:color w:val="000000" w:themeColor="text1"/>
            </w:rPr>
            <w:delText xml:space="preserve">reflects </w:delText>
          </w:r>
        </w:del>
      </w:ins>
      <w:ins w:id="1798" w:author="Bo Shen" w:date="2023-03-06T14:13:00Z">
        <w:del w:id="1799" w:author="Microsoft Office User" w:date="2023-03-07T11:54:00Z">
          <w:r w:rsidDel="00F34B90">
            <w:rPr>
              <w:rFonts w:ascii="Times New Roman" w:hAnsi="Times New Roman" w:cs="Times New Roman"/>
              <w:color w:val="000000" w:themeColor="text1"/>
            </w:rPr>
            <w:delText xml:space="preserve">such </w:delText>
          </w:r>
        </w:del>
      </w:ins>
      <w:ins w:id="1800" w:author="Bo Shen" w:date="2023-03-06T14:03:00Z">
        <w:del w:id="1801" w:author="Microsoft Office User" w:date="2023-03-07T11:54:00Z">
          <w:r w:rsidDel="00F34B90">
            <w:rPr>
              <w:rFonts w:ascii="Times New Roman" w:hAnsi="Times New Roman" w:cs="Times New Roman"/>
              <w:color w:val="000000" w:themeColor="text1"/>
            </w:rPr>
            <w:delText>impact</w:delText>
          </w:r>
        </w:del>
      </w:ins>
      <w:ins w:id="1802" w:author="Bo Shen" w:date="2023-03-06T14:14:00Z">
        <w:del w:id="1803" w:author="Microsoft Office User" w:date="2023-03-07T11:54:00Z">
          <w:r w:rsidDel="00F34B90">
            <w:rPr>
              <w:rFonts w:ascii="Times New Roman" w:hAnsi="Times New Roman" w:cs="Times New Roman"/>
              <w:color w:val="000000" w:themeColor="text1"/>
            </w:rPr>
            <w:delText>s</w:delText>
          </w:r>
        </w:del>
      </w:ins>
      <w:ins w:id="1804" w:author="Bo Shen" w:date="2023-03-06T14:03:00Z">
        <w:del w:id="1805" w:author="Microsoft Office User" w:date="2023-03-07T11:54:00Z">
          <w:r w:rsidDel="00F34B90">
            <w:rPr>
              <w:rFonts w:ascii="Times New Roman" w:hAnsi="Times New Roman" w:cs="Times New Roman"/>
              <w:color w:val="000000" w:themeColor="text1"/>
            </w:rPr>
            <w:delText xml:space="preserve"> </w:delText>
          </w:r>
        </w:del>
      </w:ins>
      <w:ins w:id="1806" w:author="Bo Shen" w:date="2023-03-06T14:14:00Z">
        <w:del w:id="1807" w:author="Microsoft Office User" w:date="2023-03-07T11:54:00Z">
          <w:r w:rsidDel="00F34B90">
            <w:rPr>
              <w:rFonts w:ascii="Times New Roman" w:hAnsi="Times New Roman" w:cs="Times New Roman"/>
              <w:color w:val="000000" w:themeColor="text1"/>
            </w:rPr>
            <w:delText>from</w:delText>
          </w:r>
        </w:del>
      </w:ins>
      <w:ins w:id="1808" w:author="Bo Shen" w:date="2023-03-06T14:11:00Z">
        <w:del w:id="1809" w:author="Microsoft Office User" w:date="2023-03-07T11:54:00Z">
          <w:r w:rsidDel="00F34B90">
            <w:rPr>
              <w:rFonts w:ascii="Times New Roman" w:hAnsi="Times New Roman" w:cs="Times New Roman"/>
              <w:color w:val="000000" w:themeColor="text1"/>
            </w:rPr>
            <w:delText xml:space="preserve"> </w:delText>
          </w:r>
        </w:del>
      </w:ins>
      <w:ins w:id="1810" w:author="Bo Shen" w:date="2023-03-06T14:16:00Z">
        <w:del w:id="1811" w:author="Microsoft Office User" w:date="2023-03-07T11:54:00Z">
          <w:r w:rsidDel="00F34B90">
            <w:rPr>
              <w:rFonts w:ascii="Times New Roman" w:hAnsi="Times New Roman" w:cs="Times New Roman"/>
              <w:color w:val="000000" w:themeColor="text1"/>
            </w:rPr>
            <w:delText xml:space="preserve">the </w:delText>
          </w:r>
        </w:del>
      </w:ins>
      <w:ins w:id="1812" w:author="Bo Shen" w:date="2023-03-06T13:50:00Z">
        <w:del w:id="1813" w:author="Microsoft Office User" w:date="2023-03-07T11:54:00Z">
          <w:r w:rsidDel="00F34B90">
            <w:rPr>
              <w:rFonts w:ascii="Times New Roman" w:hAnsi="Times New Roman" w:cs="Times New Roman"/>
              <w:color w:val="000000" w:themeColor="text1"/>
            </w:rPr>
            <w:delText>competition</w:delText>
          </w:r>
        </w:del>
      </w:ins>
      <w:ins w:id="1814" w:author="Bo Shen" w:date="2023-03-06T14:03:00Z">
        <w:del w:id="1815" w:author="Microsoft Office User" w:date="2023-03-07T11:54:00Z">
          <w:r w:rsidDel="00F34B90">
            <w:rPr>
              <w:rFonts w:ascii="Times New Roman" w:hAnsi="Times New Roman" w:cs="Times New Roman"/>
              <w:color w:val="000000" w:themeColor="text1"/>
            </w:rPr>
            <w:delText xml:space="preserve"> </w:delText>
          </w:r>
        </w:del>
      </w:ins>
      <w:ins w:id="1816" w:author="Bo Shen" w:date="2023-03-06T14:11:00Z">
        <w:del w:id="1817" w:author="Microsoft Office User" w:date="2023-03-07T11:54:00Z">
          <w:r w:rsidDel="00F34B90">
            <w:rPr>
              <w:rFonts w:ascii="Times New Roman" w:hAnsi="Times New Roman" w:cs="Times New Roman"/>
              <w:color w:val="000000" w:themeColor="text1"/>
            </w:rPr>
            <w:delText>speed</w:delText>
          </w:r>
        </w:del>
      </w:ins>
      <w:ins w:id="1818" w:author="Bo Shen" w:date="2023-03-06T14:15:00Z">
        <w:del w:id="1819" w:author="Microsoft Office User" w:date="2023-03-07T11:54:00Z">
          <w:r w:rsidDel="00F34B90">
            <w:rPr>
              <w:rFonts w:ascii="Times New Roman" w:hAnsi="Times New Roman" w:cs="Times New Roman"/>
              <w:color w:val="000000" w:themeColor="text1"/>
            </w:rPr>
            <w:delText>s</w:delText>
          </w:r>
        </w:del>
      </w:ins>
      <w:ins w:id="1820" w:author="Bo Shen" w:date="2023-03-06T14:11:00Z">
        <w:del w:id="1821" w:author="Microsoft Office User" w:date="2023-03-07T11:54:00Z">
          <w:r w:rsidDel="00F34B90">
            <w:rPr>
              <w:rFonts w:ascii="Times New Roman" w:hAnsi="Times New Roman" w:cs="Times New Roman"/>
              <w:color w:val="000000" w:themeColor="text1"/>
            </w:rPr>
            <w:delText xml:space="preserve"> and the competition durations</w:delText>
          </w:r>
        </w:del>
      </w:ins>
      <w:ins w:id="1822" w:author="Bo Shen" w:date="2023-03-06T14:04:00Z">
        <w:del w:id="1823" w:author="Microsoft Office User" w:date="2023-03-07T11:54:00Z">
          <w:r w:rsidDel="00F34B90">
            <w:rPr>
              <w:rFonts w:ascii="Times New Roman" w:hAnsi="Times New Roman" w:cs="Times New Roman"/>
              <w:color w:val="000000" w:themeColor="text1"/>
            </w:rPr>
            <w:delText xml:space="preserve"> </w:delText>
          </w:r>
        </w:del>
      </w:ins>
      <w:ins w:id="1824" w:author="Bo Shen" w:date="2023-03-06T14:15:00Z">
        <w:del w:id="1825" w:author="Microsoft Office User" w:date="2023-03-07T11:54:00Z">
          <w:r w:rsidDel="00F34B90">
            <w:rPr>
              <w:rFonts w:ascii="Times New Roman" w:hAnsi="Times New Roman" w:cs="Times New Roman"/>
              <w:color w:val="000000" w:themeColor="text1"/>
            </w:rPr>
            <w:delText>waning and the waxing over time, respectively</w:delText>
          </w:r>
        </w:del>
      </w:ins>
      <w:ins w:id="1826" w:author="Bo Shen" w:date="2023-03-06T14:16:00Z">
        <w:del w:id="1827" w:author="Microsoft Office User" w:date="2023-03-07T11:54:00Z">
          <w:r w:rsidDel="00F34B90">
            <w:rPr>
              <w:rFonts w:ascii="Times New Roman" w:hAnsi="Times New Roman" w:cs="Times New Roman"/>
              <w:color w:val="000000" w:themeColor="text1"/>
            </w:rPr>
            <w:delText>.</w:delText>
          </w:r>
        </w:del>
      </w:ins>
      <w:ins w:id="1828" w:author="Bo Shen" w:date="2023-03-06T14:17:00Z">
        <w:del w:id="1829" w:author="Microsoft Office User" w:date="2023-03-07T11:54:00Z">
          <w:r w:rsidDel="00F34B90">
            <w:rPr>
              <w:rFonts w:ascii="Times New Roman" w:hAnsi="Times New Roman" w:cs="Times New Roman"/>
              <w:color w:val="000000" w:themeColor="text1"/>
            </w:rPr>
            <w:delText xml:space="preserve"> </w:delText>
          </w:r>
        </w:del>
        <w:r>
          <w:rPr>
            <w:rFonts w:ascii="Times New Roman" w:hAnsi="Times New Roman" w:cs="Times New Roman"/>
            <w:color w:val="000000" w:themeColor="text1"/>
          </w:rPr>
          <w:t xml:space="preserve">The dynamics of </w:t>
        </w:r>
        <w:r w:rsidRPr="00FB20F6">
          <w:rPr>
            <w:rFonts w:ascii="Times New Roman" w:hAnsi="Times New Roman" w:cs="Times New Roman"/>
            <w:i/>
            <w:iCs/>
            <w:color w:val="000000" w:themeColor="text1"/>
            <w:rPrChange w:id="1830" w:author="Bo Shen" w:date="2023-03-06T14:17:00Z">
              <w:rPr>
                <w:rFonts w:ascii="Times New Roman" w:hAnsi="Times New Roman" w:cs="Times New Roman"/>
                <w:color w:val="000000" w:themeColor="text1"/>
              </w:rPr>
            </w:rPrChange>
          </w:rPr>
          <w:t>D</w:t>
        </w:r>
        <w:r>
          <w:rPr>
            <w:rFonts w:ascii="Times New Roman" w:hAnsi="Times New Roman" w:cs="Times New Roman"/>
            <w:color w:val="000000" w:themeColor="text1"/>
          </w:rPr>
          <w:t xml:space="preserve"> units </w:t>
        </w:r>
      </w:ins>
      <w:ins w:id="1831" w:author="Bo Shen" w:date="2023-03-06T14:18:00Z">
        <w:r>
          <w:rPr>
            <w:rFonts w:ascii="Times New Roman" w:hAnsi="Times New Roman" w:cs="Times New Roman"/>
            <w:color w:val="000000" w:themeColor="text1"/>
          </w:rPr>
          <w:t xml:space="preserve">rapidly </w:t>
        </w:r>
      </w:ins>
      <w:ins w:id="1832" w:author="Bo Shen" w:date="2023-03-06T14:17:00Z">
        <w:r>
          <w:rPr>
            <w:rFonts w:ascii="Times New Roman" w:hAnsi="Times New Roman" w:cs="Times New Roman"/>
            <w:color w:val="000000" w:themeColor="text1"/>
          </w:rPr>
          <w:t>increase</w:t>
        </w:r>
      </w:ins>
      <w:ins w:id="1833" w:author="Bo Shen" w:date="2023-03-06T14:18:00Z">
        <w:r>
          <w:rPr>
            <w:rFonts w:ascii="Times New Roman" w:hAnsi="Times New Roman" w:cs="Times New Roman"/>
            <w:color w:val="000000" w:themeColor="text1"/>
          </w:rPr>
          <w:t xml:space="preserve"> in the early stage</w:t>
        </w:r>
      </w:ins>
      <w:ins w:id="1834" w:author="Microsoft Office User" w:date="2023-03-07T11:55:00Z">
        <w:r>
          <w:rPr>
            <w:rFonts w:ascii="Times New Roman" w:hAnsi="Times New Roman" w:cs="Times New Roman"/>
            <w:color w:val="000000" w:themeColor="text1"/>
          </w:rPr>
          <w:t xml:space="preserve">, driven by excitatory </w:t>
        </w:r>
        <w:r>
          <w:rPr>
            <w:rFonts w:ascii="Times New Roman" w:hAnsi="Times New Roman" w:cs="Times New Roman"/>
            <w:i/>
            <w:iCs/>
            <w:color w:val="000000" w:themeColor="text1"/>
          </w:rPr>
          <w:t>R</w:t>
        </w:r>
        <w:r w:rsidRPr="00F34B90">
          <w:rPr>
            <w:rFonts w:ascii="Times New Roman" w:hAnsi="Times New Roman" w:cs="Times New Roman"/>
            <w:color w:val="000000" w:themeColor="text1"/>
            <w:rPrChange w:id="1835" w:author="Microsoft Office User" w:date="2023-03-07T11:55:00Z">
              <w:rPr>
                <w:rFonts w:ascii="Times New Roman" w:hAnsi="Times New Roman" w:cs="Times New Roman"/>
                <w:i/>
                <w:iCs/>
                <w:color w:val="000000" w:themeColor="text1"/>
              </w:rPr>
            </w:rPrChange>
          </w:rPr>
          <w:t xml:space="preserve"> unit activity</w:t>
        </w:r>
        <w:r>
          <w:rPr>
            <w:rFonts w:ascii="Times New Roman" w:hAnsi="Times New Roman" w:cs="Times New Roman"/>
            <w:i/>
            <w:iCs/>
            <w:color w:val="000000" w:themeColor="text1"/>
          </w:rPr>
          <w:t xml:space="preserve"> </w:t>
        </w:r>
      </w:ins>
      <w:ins w:id="1836" w:author="Bo Shen" w:date="2023-03-06T14:18:00Z">
        <w:del w:id="1837" w:author="Microsoft Office User" w:date="2023-03-07T11:55:00Z">
          <w:r w:rsidDel="00F34B90">
            <w:rPr>
              <w:rFonts w:ascii="Times New Roman" w:hAnsi="Times New Roman" w:cs="Times New Roman"/>
              <w:color w:val="000000" w:themeColor="text1"/>
            </w:rPr>
            <w:delText xml:space="preserve"> </w:delText>
          </w:r>
        </w:del>
        <w:r>
          <w:rPr>
            <w:rFonts w:ascii="Times New Roman" w:hAnsi="Times New Roman" w:cs="Times New Roman"/>
            <w:color w:val="000000" w:themeColor="text1"/>
          </w:rPr>
          <w:t>(</w:t>
        </w:r>
      </w:ins>
      <w:ins w:id="1838" w:author="Bo Shen" w:date="2023-03-06T14:22:00Z">
        <w:r>
          <w:rPr>
            <w:rFonts w:ascii="Times New Roman" w:hAnsi="Times New Roman" w:cs="Times New Roman"/>
            <w:color w:val="000000" w:themeColor="text1"/>
          </w:rPr>
          <w:t>d</w:t>
        </w:r>
      </w:ins>
      <w:ins w:id="1839" w:author="Bo Shen" w:date="2023-03-06T14:23:00Z">
        <w:r>
          <w:rPr>
            <w:rFonts w:ascii="Times New Roman" w:hAnsi="Times New Roman" w:cs="Times New Roman"/>
            <w:color w:val="000000" w:themeColor="text1"/>
          </w:rPr>
          <w:t xml:space="preserve">ynamics </w:t>
        </w:r>
      </w:ins>
      <w:ins w:id="1840" w:author="Bo Shen" w:date="2023-03-06T14:18:00Z">
        <w:r>
          <w:rPr>
            <w:rFonts w:ascii="Times New Roman" w:hAnsi="Times New Roman" w:cs="Times New Roman"/>
            <w:color w:val="000000" w:themeColor="text1"/>
          </w:rPr>
          <w:t xml:space="preserve">sorted to the left in </w:t>
        </w:r>
        <w:r w:rsidRPr="00A94787">
          <w:rPr>
            <w:rFonts w:ascii="Times New Roman" w:hAnsi="Times New Roman" w:cs="Times New Roman"/>
            <w:b/>
            <w:bCs/>
            <w:color w:val="000000" w:themeColor="text1"/>
            <w:rPrChange w:id="1841" w:author="Bo Shen" w:date="2023-03-06T14:18:00Z">
              <w:rPr>
                <w:rFonts w:ascii="Times New Roman" w:hAnsi="Times New Roman" w:cs="Times New Roman"/>
                <w:color w:val="000000" w:themeColor="text1"/>
              </w:rPr>
            </w:rPrChange>
          </w:rPr>
          <w:t>Fig. 6H</w:t>
        </w:r>
        <w:r>
          <w:rPr>
            <w:rFonts w:ascii="Times New Roman" w:hAnsi="Times New Roman" w:cs="Times New Roman"/>
            <w:color w:val="000000" w:themeColor="text1"/>
          </w:rPr>
          <w:t xml:space="preserve">). </w:t>
        </w:r>
        <w:del w:id="1842" w:author="Microsoft Office User" w:date="2023-03-07T12:44:00Z">
          <w:r w:rsidDel="00916354">
            <w:rPr>
              <w:rFonts w:ascii="Times New Roman" w:hAnsi="Times New Roman" w:cs="Times New Roman"/>
              <w:color w:val="000000" w:themeColor="text1"/>
            </w:rPr>
            <w:delText>The chosen side activities show weak</w:delText>
          </w:r>
        </w:del>
      </w:ins>
      <w:ins w:id="1843" w:author="Bo Shen" w:date="2023-03-06T14:19:00Z">
        <w:del w:id="1844" w:author="Microsoft Office User" w:date="2023-03-07T12:44:00Z">
          <w:r w:rsidDel="00916354">
            <w:rPr>
              <w:rFonts w:ascii="Times New Roman" w:hAnsi="Times New Roman" w:cs="Times New Roman"/>
              <w:color w:val="000000" w:themeColor="text1"/>
            </w:rPr>
            <w:delText xml:space="preserve"> coherence dependency</w:delText>
          </w:r>
        </w:del>
      </w:ins>
      <w:ins w:id="1845" w:author="Bo Shen" w:date="2023-03-06T14:20:00Z">
        <w:del w:id="1846" w:author="Microsoft Office User" w:date="2023-03-07T12:44:00Z">
          <w:r w:rsidDel="00916354">
            <w:rPr>
              <w:rFonts w:ascii="Times New Roman" w:hAnsi="Times New Roman" w:cs="Times New Roman"/>
              <w:color w:val="000000" w:themeColor="text1"/>
            </w:rPr>
            <w:delText xml:space="preserve"> (arrow </w:delText>
          </w:r>
          <w:r w:rsidRPr="00EE1F6B" w:rsidDel="00916354">
            <w:rPr>
              <w:rFonts w:ascii="Times New Roman" w:hAnsi="Times New Roman" w:cs="Times New Roman"/>
              <w:b/>
              <w:bCs/>
              <w:color w:val="000000" w:themeColor="text1"/>
              <w:rPrChange w:id="1847" w:author="Bo Shen" w:date="2023-03-06T14:20:00Z">
                <w:rPr>
                  <w:rFonts w:ascii="Times New Roman" w:hAnsi="Times New Roman" w:cs="Times New Roman"/>
                  <w:color w:val="000000" w:themeColor="text1"/>
                </w:rPr>
              </w:rPrChange>
            </w:rPr>
            <w:delText>a</w:delText>
          </w:r>
          <w:r w:rsidDel="00916354">
            <w:rPr>
              <w:rFonts w:ascii="Times New Roman" w:hAnsi="Times New Roman" w:cs="Times New Roman"/>
              <w:color w:val="000000" w:themeColor="text1"/>
            </w:rPr>
            <w:delText xml:space="preserve">, </w:delText>
          </w:r>
          <w:r w:rsidRPr="00EE1F6B" w:rsidDel="00916354">
            <w:rPr>
              <w:rFonts w:ascii="Times New Roman" w:hAnsi="Times New Roman" w:cs="Times New Roman"/>
              <w:b/>
              <w:bCs/>
              <w:color w:val="000000" w:themeColor="text1"/>
              <w:rPrChange w:id="1848" w:author="Bo Shen" w:date="2023-03-06T14:20:00Z">
                <w:rPr>
                  <w:rFonts w:ascii="Times New Roman" w:hAnsi="Times New Roman" w:cs="Times New Roman"/>
                  <w:color w:val="000000" w:themeColor="text1"/>
                </w:rPr>
              </w:rPrChange>
            </w:rPr>
            <w:delText>Fig. 6I</w:delText>
          </w:r>
          <w:r w:rsidDel="00916354">
            <w:rPr>
              <w:rFonts w:ascii="Times New Roman" w:hAnsi="Times New Roman" w:cs="Times New Roman"/>
              <w:color w:val="000000" w:themeColor="text1"/>
            </w:rPr>
            <w:delText>)</w:delText>
          </w:r>
        </w:del>
      </w:ins>
      <w:ins w:id="1849" w:author="Bo Shen" w:date="2023-03-06T14:19:00Z">
        <w:del w:id="1850" w:author="Microsoft Office User" w:date="2023-03-07T12:44:00Z">
          <w:r w:rsidDel="00916354">
            <w:rPr>
              <w:rFonts w:ascii="Times New Roman" w:hAnsi="Times New Roman" w:cs="Times New Roman"/>
              <w:color w:val="000000" w:themeColor="text1"/>
            </w:rPr>
            <w:delText xml:space="preserve"> because of the aggregating method</w:delText>
          </w:r>
        </w:del>
      </w:ins>
      <w:ins w:id="1851" w:author="Bo Shen" w:date="2023-03-06T14:27:00Z">
        <w:del w:id="1852" w:author="Microsoft Office User" w:date="2023-03-07T12:44:00Z">
          <w:r w:rsidDel="00916354">
            <w:rPr>
              <w:rFonts w:ascii="Times New Roman" w:hAnsi="Times New Roman" w:cs="Times New Roman"/>
              <w:color w:val="000000" w:themeColor="text1"/>
            </w:rPr>
            <w:delText>. S</w:delText>
          </w:r>
        </w:del>
      </w:ins>
      <w:ins w:id="1853" w:author="Bo Shen" w:date="2023-03-06T14:24:00Z">
        <w:del w:id="1854" w:author="Microsoft Office User" w:date="2023-03-07T12:44:00Z">
          <w:r w:rsidDel="00916354">
            <w:rPr>
              <w:rFonts w:ascii="Times New Roman" w:hAnsi="Times New Roman" w:cs="Times New Roman"/>
              <w:color w:val="000000" w:themeColor="text1"/>
            </w:rPr>
            <w:delText xml:space="preserve">tronger </w:delText>
          </w:r>
        </w:del>
      </w:ins>
      <w:ins w:id="1855" w:author="Bo Shen" w:date="2023-03-06T14:25:00Z">
        <w:del w:id="1856" w:author="Microsoft Office User" w:date="2023-03-07T12:44:00Z">
          <w:r w:rsidDel="00916354">
            <w:rPr>
              <w:rFonts w:ascii="Times New Roman" w:hAnsi="Times New Roman" w:cs="Times New Roman"/>
              <w:color w:val="000000" w:themeColor="text1"/>
            </w:rPr>
            <w:delText>competition</w:delText>
          </w:r>
        </w:del>
      </w:ins>
      <w:ins w:id="1857" w:author="Bo Shen" w:date="2023-03-06T14:26:00Z">
        <w:del w:id="1858" w:author="Microsoft Office User" w:date="2023-03-07T12:44:00Z">
          <w:r w:rsidDel="00916354">
            <w:rPr>
              <w:rFonts w:ascii="Times New Roman" w:hAnsi="Times New Roman" w:cs="Times New Roman"/>
              <w:color w:val="000000" w:themeColor="text1"/>
            </w:rPr>
            <w:delText xml:space="preserve"> in high-coherence trials </w:delText>
          </w:r>
        </w:del>
      </w:ins>
      <w:ins w:id="1859" w:author="Bo Shen" w:date="2023-03-06T14:29:00Z">
        <w:del w:id="1860" w:author="Microsoft Office User" w:date="2023-03-07T12:44:00Z">
          <w:r w:rsidDel="00916354">
            <w:rPr>
              <w:rFonts w:ascii="Times New Roman" w:hAnsi="Times New Roman" w:cs="Times New Roman"/>
              <w:color w:val="000000" w:themeColor="text1"/>
            </w:rPr>
            <w:delText>boosts</w:delText>
          </w:r>
        </w:del>
      </w:ins>
      <w:ins w:id="1861" w:author="Bo Shen" w:date="2023-03-06T14:26:00Z">
        <w:del w:id="1862" w:author="Microsoft Office User" w:date="2023-03-07T12:44:00Z">
          <w:r w:rsidDel="00916354">
            <w:rPr>
              <w:rFonts w:ascii="Times New Roman" w:hAnsi="Times New Roman" w:cs="Times New Roman"/>
              <w:color w:val="000000" w:themeColor="text1"/>
            </w:rPr>
            <w:delText xml:space="preserve"> the chosen side activity </w:delText>
          </w:r>
        </w:del>
      </w:ins>
      <w:ins w:id="1863" w:author="Bo Shen" w:date="2023-03-06T14:27:00Z">
        <w:del w:id="1864" w:author="Microsoft Office User" w:date="2023-03-07T12:44:00Z">
          <w:r w:rsidDel="00916354">
            <w:rPr>
              <w:rFonts w:ascii="Times New Roman" w:hAnsi="Times New Roman" w:cs="Times New Roman"/>
              <w:color w:val="000000" w:themeColor="text1"/>
            </w:rPr>
            <w:delText>more rap</w:delText>
          </w:r>
        </w:del>
      </w:ins>
      <w:ins w:id="1865" w:author="Bo Shen" w:date="2023-03-06T14:28:00Z">
        <w:del w:id="1866" w:author="Microsoft Office User" w:date="2023-03-07T12:44:00Z">
          <w:r w:rsidDel="00916354">
            <w:rPr>
              <w:rFonts w:ascii="Times New Roman" w:hAnsi="Times New Roman" w:cs="Times New Roman"/>
              <w:color w:val="000000" w:themeColor="text1"/>
            </w:rPr>
            <w:delText>idly</w:delText>
          </w:r>
        </w:del>
      </w:ins>
      <w:ins w:id="1867" w:author="Bo Shen" w:date="2023-03-06T14:25:00Z">
        <w:del w:id="1868" w:author="Microsoft Office User" w:date="2023-03-07T12:44:00Z">
          <w:r w:rsidDel="00916354">
            <w:rPr>
              <w:rFonts w:ascii="Times New Roman" w:hAnsi="Times New Roman" w:cs="Times New Roman"/>
              <w:color w:val="000000" w:themeColor="text1"/>
            </w:rPr>
            <w:delText xml:space="preserve"> but</w:delText>
          </w:r>
        </w:del>
      </w:ins>
      <w:ins w:id="1869" w:author="Bo Shen" w:date="2023-03-06T14:27:00Z">
        <w:del w:id="1870" w:author="Microsoft Office User" w:date="2023-03-07T12:44:00Z">
          <w:r w:rsidDel="00916354">
            <w:rPr>
              <w:rFonts w:ascii="Times New Roman" w:hAnsi="Times New Roman" w:cs="Times New Roman"/>
              <w:color w:val="000000" w:themeColor="text1"/>
            </w:rPr>
            <w:delText xml:space="preserve"> those trials are</w:delText>
          </w:r>
        </w:del>
      </w:ins>
      <w:ins w:id="1871" w:author="Bo Shen" w:date="2023-03-06T14:25:00Z">
        <w:del w:id="1872" w:author="Microsoft Office User" w:date="2023-03-07T12:44:00Z">
          <w:r w:rsidDel="00916354">
            <w:rPr>
              <w:rFonts w:ascii="Times New Roman" w:hAnsi="Times New Roman" w:cs="Times New Roman"/>
              <w:color w:val="000000" w:themeColor="text1"/>
            </w:rPr>
            <w:delText xml:space="preserve"> </w:delText>
          </w:r>
        </w:del>
      </w:ins>
      <w:ins w:id="1873" w:author="Bo Shen" w:date="2023-03-06T14:27:00Z">
        <w:del w:id="1874" w:author="Microsoft Office User" w:date="2023-03-07T12:44:00Z">
          <w:r w:rsidDel="00916354">
            <w:rPr>
              <w:rFonts w:ascii="Times New Roman" w:hAnsi="Times New Roman" w:cs="Times New Roman"/>
              <w:color w:val="000000" w:themeColor="text1"/>
            </w:rPr>
            <w:delText xml:space="preserve">also the trials with </w:delText>
          </w:r>
        </w:del>
      </w:ins>
      <w:ins w:id="1875" w:author="Bo Shen" w:date="2023-03-06T14:19:00Z">
        <w:del w:id="1876" w:author="Microsoft Office User" w:date="2023-03-07T12:44:00Z">
          <w:r w:rsidDel="00916354">
            <w:rPr>
              <w:rFonts w:ascii="Times New Roman" w:hAnsi="Times New Roman" w:cs="Times New Roman"/>
              <w:color w:val="000000" w:themeColor="text1"/>
            </w:rPr>
            <w:delText>shorter durations of disinhibition</w:delText>
          </w:r>
        </w:del>
      </w:ins>
      <w:ins w:id="1877" w:author="Bo Shen" w:date="2023-03-06T14:29:00Z">
        <w:del w:id="1878" w:author="Microsoft Office User" w:date="2023-03-07T12:44:00Z">
          <w:r w:rsidDel="00916354">
            <w:rPr>
              <w:rFonts w:ascii="Times New Roman" w:hAnsi="Times New Roman" w:cs="Times New Roman"/>
              <w:color w:val="000000" w:themeColor="text1"/>
            </w:rPr>
            <w:delText xml:space="preserve">. When aggregating </w:delText>
          </w:r>
        </w:del>
      </w:ins>
      <w:ins w:id="1879" w:author="Bo Shen" w:date="2023-03-06T14:30:00Z">
        <w:del w:id="1880" w:author="Microsoft Office User" w:date="2023-03-07T12:44:00Z">
          <w:r w:rsidDel="00916354">
            <w:rPr>
              <w:rFonts w:ascii="Times New Roman" w:hAnsi="Times New Roman" w:cs="Times New Roman"/>
              <w:color w:val="000000" w:themeColor="text1"/>
            </w:rPr>
            <w:delText>based on RTs,</w:delText>
          </w:r>
        </w:del>
      </w:ins>
      <w:ins w:id="1881" w:author="Bo Shen" w:date="2023-03-06T14:28:00Z">
        <w:del w:id="1882" w:author="Microsoft Office User" w:date="2023-03-07T12:44:00Z">
          <w:r w:rsidDel="00916354">
            <w:rPr>
              <w:rFonts w:ascii="Times New Roman" w:hAnsi="Times New Roman" w:cs="Times New Roman"/>
              <w:color w:val="000000" w:themeColor="text1"/>
            </w:rPr>
            <w:delText xml:space="preserve"> the coherence dependency </w:delText>
          </w:r>
        </w:del>
      </w:ins>
      <w:ins w:id="1883" w:author="Bo Shen" w:date="2023-03-06T14:30:00Z">
        <w:del w:id="1884" w:author="Microsoft Office User" w:date="2023-03-07T12:44:00Z">
          <w:r w:rsidDel="00916354">
            <w:rPr>
              <w:rFonts w:ascii="Times New Roman" w:hAnsi="Times New Roman" w:cs="Times New Roman"/>
              <w:color w:val="000000" w:themeColor="text1"/>
            </w:rPr>
            <w:delText xml:space="preserve">becomes </w:delText>
          </w:r>
        </w:del>
      </w:ins>
      <w:ins w:id="1885" w:author="Bo Shen" w:date="2023-03-06T14:28:00Z">
        <w:del w:id="1886" w:author="Microsoft Office User" w:date="2023-03-07T12:44:00Z">
          <w:r w:rsidDel="00916354">
            <w:rPr>
              <w:rFonts w:ascii="Times New Roman" w:hAnsi="Times New Roman" w:cs="Times New Roman"/>
              <w:color w:val="000000" w:themeColor="text1"/>
            </w:rPr>
            <w:delText>weak.</w:delText>
          </w:r>
        </w:del>
      </w:ins>
      <w:ins w:id="1887" w:author="Bo Shen" w:date="2023-03-06T14:20:00Z">
        <w:del w:id="1888" w:author="Microsoft Office User" w:date="2023-03-07T12:44:00Z">
          <w:r w:rsidDel="00916354">
            <w:rPr>
              <w:rFonts w:ascii="Times New Roman" w:hAnsi="Times New Roman" w:cs="Times New Roman"/>
              <w:color w:val="000000" w:themeColor="text1"/>
            </w:rPr>
            <w:delText xml:space="preserve"> </w:delText>
          </w:r>
        </w:del>
      </w:ins>
      <w:ins w:id="1889" w:author="Bo Shen" w:date="2023-03-06T14:22:00Z">
        <w:del w:id="1890" w:author="Microsoft Office User" w:date="2023-03-07T12:44:00Z">
          <w:r w:rsidDel="00916354">
            <w:rPr>
              <w:rFonts w:ascii="Times New Roman" w:hAnsi="Times New Roman" w:cs="Times New Roman"/>
              <w:color w:val="000000" w:themeColor="text1"/>
            </w:rPr>
            <w:delText>While,</w:delText>
          </w:r>
        </w:del>
      </w:ins>
      <w:ins w:id="1891" w:author="Bo Shen" w:date="2023-03-06T14:32:00Z">
        <w:del w:id="1892" w:author="Microsoft Office User" w:date="2023-03-07T12:44:00Z">
          <w:r w:rsidDel="00916354">
            <w:rPr>
              <w:rFonts w:ascii="Times New Roman" w:hAnsi="Times New Roman" w:cs="Times New Roman"/>
              <w:color w:val="000000" w:themeColor="text1"/>
            </w:rPr>
            <w:delText xml:space="preserve"> </w:delText>
          </w:r>
        </w:del>
      </w:ins>
      <w:ins w:id="1893" w:author="Bo Shen" w:date="2023-03-06T14:21:00Z">
        <w:del w:id="1894" w:author="Microsoft Office User" w:date="2023-03-07T12:44:00Z">
          <w:r w:rsidDel="00916354">
            <w:rPr>
              <w:rFonts w:ascii="Times New Roman" w:hAnsi="Times New Roman" w:cs="Times New Roman"/>
              <w:color w:val="000000" w:themeColor="text1"/>
            </w:rPr>
            <w:delText>the unchosen side</w:delText>
          </w:r>
        </w:del>
      </w:ins>
      <w:ins w:id="1895" w:author="Bo Shen" w:date="2023-03-06T14:32:00Z">
        <w:del w:id="1896" w:author="Microsoft Office User" w:date="2023-03-07T12:44:00Z">
          <w:r w:rsidDel="00916354">
            <w:rPr>
              <w:rFonts w:ascii="Times New Roman" w:hAnsi="Times New Roman" w:cs="Times New Roman"/>
              <w:color w:val="000000" w:themeColor="text1"/>
            </w:rPr>
            <w:delText xml:space="preserve"> </w:delText>
          </w:r>
        </w:del>
      </w:ins>
      <w:ins w:id="1897" w:author="Bo Shen" w:date="2023-03-06T14:33:00Z">
        <w:del w:id="1898" w:author="Microsoft Office User" w:date="2023-03-07T12:44:00Z">
          <w:r w:rsidDel="00916354">
            <w:rPr>
              <w:rFonts w:ascii="Times New Roman" w:hAnsi="Times New Roman" w:cs="Times New Roman"/>
              <w:color w:val="000000" w:themeColor="text1"/>
            </w:rPr>
            <w:delText xml:space="preserve">activities </w:delText>
          </w:r>
        </w:del>
      </w:ins>
      <w:ins w:id="1899" w:author="Bo Shen" w:date="2023-03-06T14:32:00Z">
        <w:del w:id="1900" w:author="Microsoft Office User" w:date="2023-03-07T12:44:00Z">
          <w:r w:rsidDel="00916354">
            <w:rPr>
              <w:rFonts w:ascii="Times New Roman" w:hAnsi="Times New Roman" w:cs="Times New Roman"/>
              <w:color w:val="000000" w:themeColor="text1"/>
            </w:rPr>
            <w:delText xml:space="preserve">preserve the trends of decreasing with input </w:delText>
          </w:r>
        </w:del>
      </w:ins>
      <w:ins w:id="1901" w:author="Bo Shen" w:date="2023-03-06T14:33:00Z">
        <w:del w:id="1902" w:author="Microsoft Office User" w:date="2023-03-07T12:44:00Z">
          <w:r w:rsidDel="00916354">
            <w:rPr>
              <w:rFonts w:ascii="Times New Roman" w:hAnsi="Times New Roman" w:cs="Times New Roman"/>
              <w:color w:val="000000" w:themeColor="text1"/>
            </w:rPr>
            <w:delText>coherence</w:delText>
          </w:r>
        </w:del>
      </w:ins>
      <w:ins w:id="1903" w:author="Bo Shen" w:date="2023-03-06T14:22:00Z">
        <w:del w:id="1904" w:author="Microsoft Office User" w:date="2023-03-07T12:44:00Z">
          <w:r w:rsidDel="00916354">
            <w:rPr>
              <w:rFonts w:ascii="Times New Roman" w:hAnsi="Times New Roman" w:cs="Times New Roman"/>
              <w:color w:val="000000" w:themeColor="text1"/>
            </w:rPr>
            <w:delText xml:space="preserve"> (arrow </w:delText>
          </w:r>
          <w:r w:rsidRPr="00997669" w:rsidDel="00916354">
            <w:rPr>
              <w:rFonts w:ascii="Times New Roman" w:hAnsi="Times New Roman" w:cs="Times New Roman"/>
              <w:b/>
              <w:bCs/>
              <w:color w:val="000000" w:themeColor="text1"/>
              <w:rPrChange w:id="1905" w:author="Bo Shen" w:date="2023-03-06T14:22:00Z">
                <w:rPr>
                  <w:rFonts w:ascii="Times New Roman" w:hAnsi="Times New Roman" w:cs="Times New Roman"/>
                  <w:color w:val="000000" w:themeColor="text1"/>
                </w:rPr>
              </w:rPrChange>
            </w:rPr>
            <w:delText>b</w:delText>
          </w:r>
          <w:r w:rsidDel="00916354">
            <w:rPr>
              <w:rFonts w:ascii="Times New Roman" w:hAnsi="Times New Roman" w:cs="Times New Roman"/>
              <w:color w:val="000000" w:themeColor="text1"/>
            </w:rPr>
            <w:delText xml:space="preserve">, </w:delText>
          </w:r>
          <w:r w:rsidRPr="00997669" w:rsidDel="00916354">
            <w:rPr>
              <w:rFonts w:ascii="Times New Roman" w:hAnsi="Times New Roman" w:cs="Times New Roman"/>
              <w:b/>
              <w:bCs/>
              <w:color w:val="000000" w:themeColor="text1"/>
              <w:rPrChange w:id="1906" w:author="Bo Shen" w:date="2023-03-06T14:22:00Z">
                <w:rPr>
                  <w:rFonts w:ascii="Times New Roman" w:hAnsi="Times New Roman" w:cs="Times New Roman"/>
                  <w:color w:val="000000" w:themeColor="text1"/>
                </w:rPr>
              </w:rPrChange>
            </w:rPr>
            <w:delText>Fig. 6I</w:delText>
          </w:r>
          <w:r w:rsidDel="00916354">
            <w:rPr>
              <w:rFonts w:ascii="Times New Roman" w:hAnsi="Times New Roman" w:cs="Times New Roman"/>
              <w:color w:val="000000" w:themeColor="text1"/>
            </w:rPr>
            <w:delText>)</w:delText>
          </w:r>
        </w:del>
      </w:ins>
      <w:ins w:id="1907" w:author="Bo Shen" w:date="2023-03-06T14:26:00Z">
        <w:del w:id="1908" w:author="Microsoft Office User" w:date="2023-03-07T12:44:00Z">
          <w:r w:rsidDel="00916354">
            <w:rPr>
              <w:rFonts w:ascii="Times New Roman" w:hAnsi="Times New Roman" w:cs="Times New Roman"/>
              <w:color w:val="000000" w:themeColor="text1"/>
            </w:rPr>
            <w:delText xml:space="preserve"> since </w:delText>
          </w:r>
        </w:del>
      </w:ins>
      <w:ins w:id="1909" w:author="Bo Shen" w:date="2023-03-06T14:31:00Z">
        <w:del w:id="1910" w:author="Microsoft Office User" w:date="2023-03-07T12:44:00Z">
          <w:r w:rsidDel="00916354">
            <w:rPr>
              <w:rFonts w:ascii="Times New Roman" w:hAnsi="Times New Roman" w:cs="Times New Roman"/>
              <w:color w:val="000000" w:themeColor="text1"/>
            </w:rPr>
            <w:delText>the unchosen side activit</w:delText>
          </w:r>
        </w:del>
      </w:ins>
      <w:ins w:id="1911" w:author="Bo Shen" w:date="2023-03-06T14:33:00Z">
        <w:del w:id="1912" w:author="Microsoft Office User" w:date="2023-03-07T12:44:00Z">
          <w:r w:rsidDel="00916354">
            <w:rPr>
              <w:rFonts w:ascii="Times New Roman" w:hAnsi="Times New Roman" w:cs="Times New Roman"/>
              <w:color w:val="000000" w:themeColor="text1"/>
            </w:rPr>
            <w:delText>ies</w:delText>
          </w:r>
        </w:del>
      </w:ins>
      <w:ins w:id="1913" w:author="Bo Shen" w:date="2023-03-06T14:31:00Z">
        <w:del w:id="1914" w:author="Microsoft Office User" w:date="2023-03-07T12:44:00Z">
          <w:r w:rsidDel="00916354">
            <w:rPr>
              <w:rFonts w:ascii="Times New Roman" w:hAnsi="Times New Roman" w:cs="Times New Roman"/>
              <w:color w:val="000000" w:themeColor="text1"/>
            </w:rPr>
            <w:delText xml:space="preserve"> increase</w:delText>
          </w:r>
        </w:del>
      </w:ins>
      <w:ins w:id="1915" w:author="Bo Shen" w:date="2023-03-06T14:32:00Z">
        <w:del w:id="1916" w:author="Microsoft Office User" w:date="2023-03-07T12:44:00Z">
          <w:r w:rsidDel="00916354">
            <w:rPr>
              <w:rFonts w:ascii="Times New Roman" w:hAnsi="Times New Roman" w:cs="Times New Roman"/>
              <w:color w:val="000000" w:themeColor="text1"/>
            </w:rPr>
            <w:delText xml:space="preserve"> slower and </w:delText>
          </w:r>
        </w:del>
      </w:ins>
      <w:ins w:id="1917" w:author="Bo Shen" w:date="2023-03-06T14:33:00Z">
        <w:del w:id="1918" w:author="Microsoft Office User" w:date="2023-03-07T12:44:00Z">
          <w:r w:rsidDel="00916354">
            <w:rPr>
              <w:rFonts w:ascii="Times New Roman" w:hAnsi="Times New Roman" w:cs="Times New Roman"/>
              <w:color w:val="000000" w:themeColor="text1"/>
            </w:rPr>
            <w:delText>terminated</w:delText>
          </w:r>
        </w:del>
      </w:ins>
      <w:ins w:id="1919" w:author="Bo Shen" w:date="2023-03-06T14:32:00Z">
        <w:del w:id="1920" w:author="Microsoft Office User" w:date="2023-03-07T12:44:00Z">
          <w:r w:rsidDel="00916354">
            <w:rPr>
              <w:rFonts w:ascii="Times New Roman" w:hAnsi="Times New Roman" w:cs="Times New Roman"/>
              <w:color w:val="000000" w:themeColor="text1"/>
            </w:rPr>
            <w:delText xml:space="preserve"> earlier in the trials with higher coherence. </w:delText>
          </w:r>
        </w:del>
      </w:ins>
      <w:ins w:id="1921" w:author="Bo Shen" w:date="2023-03-06T14:23:00Z">
        <w:r>
          <w:rPr>
            <w:rFonts w:ascii="Times New Roman" w:hAnsi="Times New Roman" w:cs="Times New Roman"/>
            <w:color w:val="000000" w:themeColor="text1"/>
          </w:rPr>
          <w:t>Dynamics i</w:t>
        </w:r>
      </w:ins>
      <w:ins w:id="1922" w:author="Bo Shen" w:date="2023-03-06T14:22:00Z">
        <w:r>
          <w:rPr>
            <w:rFonts w:ascii="Times New Roman" w:hAnsi="Times New Roman" w:cs="Times New Roman"/>
            <w:color w:val="000000" w:themeColor="text1"/>
          </w:rPr>
          <w:t>n the late stage (</w:t>
        </w:r>
      </w:ins>
      <w:ins w:id="1923" w:author="Bo Shen" w:date="2023-03-06T14:23:00Z">
        <w:r>
          <w:rPr>
            <w:rFonts w:ascii="Times New Roman" w:hAnsi="Times New Roman" w:cs="Times New Roman"/>
            <w:color w:val="000000" w:themeColor="text1"/>
          </w:rPr>
          <w:t xml:space="preserve">dynamics sorted to the right in </w:t>
        </w:r>
        <w:r w:rsidRPr="00631F42">
          <w:rPr>
            <w:rFonts w:ascii="Times New Roman" w:hAnsi="Times New Roman" w:cs="Times New Roman"/>
            <w:b/>
            <w:bCs/>
            <w:color w:val="000000" w:themeColor="text1"/>
            <w:rPrChange w:id="1924" w:author="Bo Shen" w:date="2023-03-06T14:23:00Z">
              <w:rPr>
                <w:rFonts w:ascii="Times New Roman" w:hAnsi="Times New Roman" w:cs="Times New Roman"/>
                <w:color w:val="000000" w:themeColor="text1"/>
              </w:rPr>
            </w:rPrChange>
          </w:rPr>
          <w:t>Fig. 6H</w:t>
        </w:r>
      </w:ins>
      <w:ins w:id="1925" w:author="Bo Shen" w:date="2023-03-06T14:22:00Z">
        <w:r>
          <w:rPr>
            <w:rFonts w:ascii="Times New Roman" w:hAnsi="Times New Roman" w:cs="Times New Roman"/>
            <w:color w:val="000000" w:themeColor="text1"/>
          </w:rPr>
          <w:t>)</w:t>
        </w:r>
      </w:ins>
      <w:ins w:id="1926" w:author="Bo Shen" w:date="2023-03-06T14:23:00Z">
        <w:r>
          <w:rPr>
            <w:rFonts w:ascii="Times New Roman" w:hAnsi="Times New Roman" w:cs="Times New Roman"/>
            <w:color w:val="000000" w:themeColor="text1"/>
          </w:rPr>
          <w:t xml:space="preserve"> shows higher activities in the chosen side than the unchosen side</w:t>
        </w:r>
      </w:ins>
      <w:ins w:id="1927" w:author="Bo Shen" w:date="2023-03-06T14:24:00Z">
        <w:r>
          <w:rPr>
            <w:rFonts w:ascii="Times New Roman" w:hAnsi="Times New Roman" w:cs="Times New Roman"/>
            <w:color w:val="000000" w:themeColor="text1"/>
          </w:rPr>
          <w:t xml:space="preserve"> as an outcome of WTA competition. </w:t>
        </w:r>
      </w:ins>
      <w:ins w:id="1928" w:author="Microsoft Office User" w:date="2023-03-07T12:45:00Z">
        <w:r>
          <w:rPr>
            <w:rFonts w:ascii="Times New Roman" w:hAnsi="Times New Roman" w:cs="Times New Roman"/>
            <w:color w:val="000000" w:themeColor="text1"/>
          </w:rPr>
          <w:t>Both types of interneurons show different time</w:t>
        </w:r>
      </w:ins>
      <w:ins w:id="1929" w:author="Microsoft Office User" w:date="2023-03-07T12:46:00Z">
        <w:r>
          <w:rPr>
            <w:rFonts w:ascii="Times New Roman" w:hAnsi="Times New Roman" w:cs="Times New Roman"/>
            <w:color w:val="000000" w:themeColor="text1"/>
          </w:rPr>
          <w:t>-dependent patterns of coherence-dependence that likely reflect the complex dynamics of the system and RT-based data aggregation methods (</w:t>
        </w:r>
        <w:r w:rsidRPr="00916354">
          <w:rPr>
            <w:rFonts w:ascii="Times New Roman" w:hAnsi="Times New Roman" w:cs="Times New Roman"/>
            <w:b/>
            <w:bCs/>
            <w:color w:val="000000" w:themeColor="text1"/>
            <w:rPrChange w:id="1930" w:author="Microsoft Office User" w:date="2023-03-07T12:47:00Z">
              <w:rPr>
                <w:rFonts w:ascii="Times New Roman" w:hAnsi="Times New Roman" w:cs="Times New Roman"/>
                <w:color w:val="000000" w:themeColor="text1"/>
              </w:rPr>
            </w:rPrChange>
          </w:rPr>
          <w:t>Fi</w:t>
        </w:r>
      </w:ins>
      <w:ins w:id="1931" w:author="Microsoft Office User" w:date="2023-03-07T12:47:00Z">
        <w:r>
          <w:rPr>
            <w:rFonts w:ascii="Times New Roman" w:hAnsi="Times New Roman" w:cs="Times New Roman"/>
            <w:b/>
            <w:bCs/>
            <w:color w:val="000000" w:themeColor="text1"/>
          </w:rPr>
          <w:t>g</w:t>
        </w:r>
      </w:ins>
      <w:ins w:id="1932" w:author="Microsoft Office User" w:date="2023-03-07T12:46:00Z">
        <w:r w:rsidRPr="00916354">
          <w:rPr>
            <w:rFonts w:ascii="Times New Roman" w:hAnsi="Times New Roman" w:cs="Times New Roman"/>
            <w:b/>
            <w:bCs/>
            <w:color w:val="000000" w:themeColor="text1"/>
            <w:rPrChange w:id="1933" w:author="Microsoft Office User" w:date="2023-03-07T12:47:00Z">
              <w:rPr>
                <w:rFonts w:ascii="Times New Roman" w:hAnsi="Times New Roman" w:cs="Times New Roman"/>
                <w:color w:val="000000" w:themeColor="text1"/>
              </w:rPr>
            </w:rPrChange>
          </w:rPr>
          <w:t>. 6</w:t>
        </w:r>
      </w:ins>
      <w:ins w:id="1934" w:author="Microsoft Office User" w:date="2023-03-07T12:47:00Z">
        <w:r w:rsidRPr="00916354">
          <w:rPr>
            <w:rFonts w:ascii="Times New Roman" w:hAnsi="Times New Roman" w:cs="Times New Roman"/>
            <w:b/>
            <w:bCs/>
            <w:color w:val="000000" w:themeColor="text1"/>
            <w:rPrChange w:id="1935" w:author="Microsoft Office User" w:date="2023-03-07T12:47:00Z">
              <w:rPr>
                <w:rFonts w:ascii="Times New Roman" w:hAnsi="Times New Roman" w:cs="Times New Roman"/>
                <w:color w:val="000000" w:themeColor="text1"/>
              </w:rPr>
            </w:rPrChange>
          </w:rPr>
          <w:t>G</w:t>
        </w:r>
        <w:r w:rsidRPr="00495A41">
          <w:rPr>
            <w:rFonts w:ascii="Times New Roman" w:hAnsi="Times New Roman" w:cs="Times New Roman"/>
            <w:color w:val="000000" w:themeColor="text1"/>
            <w:rPrChange w:id="1936" w:author="Bo Shen" w:date="2023-03-07T14:41:00Z">
              <w:rPr>
                <w:rFonts w:ascii="Times New Roman" w:hAnsi="Times New Roman" w:cs="Times New Roman"/>
                <w:b/>
                <w:bCs/>
                <w:color w:val="000000" w:themeColor="text1"/>
              </w:rPr>
            </w:rPrChange>
          </w:rPr>
          <w:t>,</w:t>
        </w:r>
      </w:ins>
      <w:ins w:id="1937" w:author="Bo Shen" w:date="2023-03-07T14:41:00Z">
        <w:r>
          <w:rPr>
            <w:rFonts w:ascii="Times New Roman" w:hAnsi="Times New Roman" w:cs="Times New Roman"/>
            <w:color w:val="000000" w:themeColor="text1"/>
          </w:rPr>
          <w:t xml:space="preserve"> </w:t>
        </w:r>
      </w:ins>
      <w:ins w:id="1938" w:author="Microsoft Office User" w:date="2023-03-07T12:47:00Z">
        <w:r>
          <w:rPr>
            <w:rFonts w:ascii="Times New Roman" w:hAnsi="Times New Roman" w:cs="Times New Roman"/>
            <w:b/>
            <w:bCs/>
            <w:color w:val="000000" w:themeColor="text1"/>
          </w:rPr>
          <w:t>H</w:t>
        </w:r>
        <w:r>
          <w:rPr>
            <w:rFonts w:ascii="Times New Roman" w:hAnsi="Times New Roman" w:cs="Times New Roman"/>
            <w:color w:val="000000" w:themeColor="text1"/>
          </w:rPr>
          <w:t>)</w:t>
        </w:r>
      </w:ins>
      <w:ins w:id="1939" w:author="Microsoft Office User" w:date="2023-03-07T12:46:00Z">
        <w:r>
          <w:rPr>
            <w:rFonts w:ascii="Times New Roman" w:hAnsi="Times New Roman" w:cs="Times New Roman"/>
            <w:color w:val="000000" w:themeColor="text1"/>
          </w:rPr>
          <w:t xml:space="preserve">. </w:t>
        </w:r>
      </w:ins>
      <w:ins w:id="1940" w:author="Microsoft Office User" w:date="2023-03-07T12:47:00Z">
        <w:r>
          <w:rPr>
            <w:rFonts w:ascii="Times New Roman" w:hAnsi="Times New Roman" w:cs="Times New Roman"/>
            <w:color w:val="000000" w:themeColor="text1"/>
          </w:rPr>
          <w:t xml:space="preserve">While the activity of different interneuron subtypes </w:t>
        </w:r>
      </w:ins>
      <w:ins w:id="1941" w:author="Microsoft Office User" w:date="2023-03-07T12:48:00Z">
        <w:r>
          <w:rPr>
            <w:rFonts w:ascii="Times New Roman" w:hAnsi="Times New Roman" w:cs="Times New Roman"/>
            <w:color w:val="000000" w:themeColor="text1"/>
          </w:rPr>
          <w:t xml:space="preserve">have not been widely recorded in decision tasks, </w:t>
        </w:r>
      </w:ins>
      <w:ins w:id="1942" w:author="Bo Shen" w:date="2023-03-06T14:24:00Z">
        <w:del w:id="1943" w:author="Microsoft Office User" w:date="2023-03-07T12:45:00Z">
          <w:r w:rsidDel="00916354">
            <w:rPr>
              <w:rFonts w:ascii="Times New Roman" w:hAnsi="Times New Roman" w:cs="Times New Roman"/>
              <w:color w:val="000000" w:themeColor="text1"/>
            </w:rPr>
            <w:delText xml:space="preserve">The coherence dependency </w:delText>
          </w:r>
        </w:del>
      </w:ins>
      <w:ins w:id="1944" w:author="Bo Shen" w:date="2023-03-06T14:33:00Z">
        <w:del w:id="1945" w:author="Microsoft Office User" w:date="2023-03-07T12:45:00Z">
          <w:r w:rsidDel="00916354">
            <w:rPr>
              <w:rFonts w:ascii="Times New Roman" w:hAnsi="Times New Roman" w:cs="Times New Roman"/>
              <w:color w:val="000000" w:themeColor="text1"/>
            </w:rPr>
            <w:delText>m</w:delText>
          </w:r>
        </w:del>
      </w:ins>
      <w:ins w:id="1946" w:author="Bo Shen" w:date="2023-03-06T14:34:00Z">
        <w:del w:id="1947" w:author="Microsoft Office User" w:date="2023-03-07T12:45:00Z">
          <w:r w:rsidDel="00916354">
            <w:rPr>
              <w:rFonts w:ascii="Times New Roman" w:hAnsi="Times New Roman" w:cs="Times New Roman"/>
              <w:color w:val="000000" w:themeColor="text1"/>
            </w:rPr>
            <w:delText>ai</w:delText>
          </w:r>
        </w:del>
      </w:ins>
      <w:ins w:id="1948" w:author="Bo Shen" w:date="2023-03-06T14:33:00Z">
        <w:del w:id="1949" w:author="Microsoft Office User" w:date="2023-03-07T12:45:00Z">
          <w:r w:rsidDel="00916354">
            <w:rPr>
              <w:rFonts w:ascii="Times New Roman" w:hAnsi="Times New Roman" w:cs="Times New Roman"/>
              <w:color w:val="000000" w:themeColor="text1"/>
            </w:rPr>
            <w:delText>nly reflect</w:delText>
          </w:r>
        </w:del>
      </w:ins>
      <w:ins w:id="1950" w:author="Bo Shen" w:date="2023-03-06T14:34:00Z">
        <w:del w:id="1951" w:author="Microsoft Office User" w:date="2023-03-07T12:45:00Z">
          <w:r w:rsidDel="00916354">
            <w:rPr>
              <w:rFonts w:ascii="Times New Roman" w:hAnsi="Times New Roman" w:cs="Times New Roman"/>
              <w:color w:val="000000" w:themeColor="text1"/>
            </w:rPr>
            <w:delText>s</w:delText>
          </w:r>
        </w:del>
      </w:ins>
      <w:ins w:id="1952" w:author="Bo Shen" w:date="2023-03-06T14:33:00Z">
        <w:del w:id="1953" w:author="Microsoft Office User" w:date="2023-03-07T12:45:00Z">
          <w:r w:rsidDel="00916354">
            <w:rPr>
              <w:rFonts w:ascii="Times New Roman" w:hAnsi="Times New Roman" w:cs="Times New Roman"/>
              <w:color w:val="000000" w:themeColor="text1"/>
            </w:rPr>
            <w:delText xml:space="preserve"> </w:delText>
          </w:r>
        </w:del>
      </w:ins>
      <w:ins w:id="1954" w:author="Bo Shen" w:date="2023-03-06T14:34:00Z">
        <w:del w:id="1955" w:author="Microsoft Office User" w:date="2023-03-07T12:45:00Z">
          <w:r w:rsidDel="00916354">
            <w:rPr>
              <w:rFonts w:ascii="Times New Roman" w:hAnsi="Times New Roman" w:cs="Times New Roman"/>
              <w:color w:val="000000" w:themeColor="text1"/>
            </w:rPr>
            <w:delText>the duration of competition, in which the trials with higher coherence terminated earlier</w:delText>
          </w:r>
        </w:del>
      </w:ins>
      <w:ins w:id="1956" w:author="Bo Shen" w:date="2023-03-06T14:35:00Z">
        <w:del w:id="1957" w:author="Microsoft Office User" w:date="2023-03-07T12:45:00Z">
          <w:r w:rsidDel="00916354">
            <w:rPr>
              <w:rFonts w:ascii="Times New Roman" w:hAnsi="Times New Roman" w:cs="Times New Roman"/>
              <w:color w:val="000000" w:themeColor="text1"/>
            </w:rPr>
            <w:delText xml:space="preserve"> so that has lower </w:delText>
          </w:r>
          <w:r w:rsidRPr="002B4741" w:rsidDel="00916354">
            <w:rPr>
              <w:rFonts w:ascii="Times New Roman" w:hAnsi="Times New Roman" w:cs="Times New Roman"/>
              <w:i/>
              <w:iCs/>
              <w:color w:val="000000" w:themeColor="text1"/>
              <w:rPrChange w:id="1958" w:author="Bo Shen" w:date="2023-03-06T14:35:00Z">
                <w:rPr>
                  <w:rFonts w:ascii="Times New Roman" w:hAnsi="Times New Roman" w:cs="Times New Roman"/>
                  <w:color w:val="000000" w:themeColor="text1"/>
                </w:rPr>
              </w:rPrChange>
            </w:rPr>
            <w:delText>D</w:delText>
          </w:r>
          <w:r w:rsidDel="00916354">
            <w:rPr>
              <w:rFonts w:ascii="Times New Roman" w:hAnsi="Times New Roman" w:cs="Times New Roman"/>
              <w:color w:val="000000" w:themeColor="text1"/>
            </w:rPr>
            <w:delText xml:space="preserve"> activities (arrows </w:delText>
          </w:r>
          <w:r w:rsidRPr="00AD72E6" w:rsidDel="00916354">
            <w:rPr>
              <w:rFonts w:ascii="Times New Roman" w:hAnsi="Times New Roman" w:cs="Times New Roman"/>
              <w:b/>
              <w:bCs/>
              <w:color w:val="000000" w:themeColor="text1"/>
              <w:rPrChange w:id="1959" w:author="Bo Shen" w:date="2023-03-06T14:35:00Z">
                <w:rPr>
                  <w:rFonts w:ascii="Times New Roman" w:hAnsi="Times New Roman" w:cs="Times New Roman"/>
                  <w:color w:val="000000" w:themeColor="text1"/>
                </w:rPr>
              </w:rPrChange>
            </w:rPr>
            <w:delText>c</w:delText>
          </w:r>
          <w:r w:rsidDel="00916354">
            <w:rPr>
              <w:rFonts w:ascii="Times New Roman" w:hAnsi="Times New Roman" w:cs="Times New Roman"/>
              <w:color w:val="000000" w:themeColor="text1"/>
            </w:rPr>
            <w:delText xml:space="preserve"> and </w:delText>
          </w:r>
          <w:r w:rsidRPr="00AD72E6" w:rsidDel="00916354">
            <w:rPr>
              <w:rFonts w:ascii="Times New Roman" w:hAnsi="Times New Roman" w:cs="Times New Roman"/>
              <w:b/>
              <w:bCs/>
              <w:color w:val="000000" w:themeColor="text1"/>
              <w:rPrChange w:id="1960" w:author="Bo Shen" w:date="2023-03-06T14:35:00Z">
                <w:rPr>
                  <w:rFonts w:ascii="Times New Roman" w:hAnsi="Times New Roman" w:cs="Times New Roman"/>
                  <w:color w:val="000000" w:themeColor="text1"/>
                </w:rPr>
              </w:rPrChange>
            </w:rPr>
            <w:delText>d</w:delText>
          </w:r>
          <w:r w:rsidDel="00916354">
            <w:rPr>
              <w:rFonts w:ascii="Times New Roman" w:hAnsi="Times New Roman" w:cs="Times New Roman"/>
              <w:color w:val="000000" w:themeColor="text1"/>
            </w:rPr>
            <w:delText xml:space="preserve">, </w:delText>
          </w:r>
          <w:r w:rsidRPr="00543437" w:rsidDel="00916354">
            <w:rPr>
              <w:rFonts w:ascii="Times New Roman" w:hAnsi="Times New Roman" w:cs="Times New Roman"/>
              <w:b/>
              <w:bCs/>
              <w:color w:val="000000" w:themeColor="text1"/>
              <w:rPrChange w:id="1961" w:author="Bo Shen" w:date="2023-03-06T14:35:00Z">
                <w:rPr>
                  <w:rFonts w:ascii="Times New Roman" w:hAnsi="Times New Roman" w:cs="Times New Roman"/>
                  <w:color w:val="000000" w:themeColor="text1"/>
                </w:rPr>
              </w:rPrChange>
            </w:rPr>
            <w:delText>Fig. 6I</w:delText>
          </w:r>
          <w:r w:rsidDel="00916354">
            <w:rPr>
              <w:rFonts w:ascii="Times New Roman" w:hAnsi="Times New Roman" w:cs="Times New Roman"/>
              <w:color w:val="000000" w:themeColor="text1"/>
            </w:rPr>
            <w:delText>).</w:delText>
          </w:r>
        </w:del>
      </w:ins>
      <w:ins w:id="1962" w:author="Bo Shen" w:date="2023-03-06T14:36:00Z">
        <w:del w:id="1963" w:author="Microsoft Office User" w:date="2023-03-07T12:45:00Z">
          <w:r w:rsidDel="00916354">
            <w:rPr>
              <w:rFonts w:ascii="Times New Roman" w:hAnsi="Times New Roman" w:cs="Times New Roman"/>
              <w:color w:val="000000" w:themeColor="text1"/>
            </w:rPr>
            <w:delText xml:space="preserve"> </w:delText>
          </w:r>
        </w:del>
      </w:ins>
      <w:ins w:id="1964" w:author="Microsoft Office User" w:date="2023-03-07T12:48:00Z">
        <w:r>
          <w:rPr>
            <w:rFonts w:ascii="Times New Roman" w:hAnsi="Times New Roman" w:cs="Times New Roman"/>
            <w:color w:val="000000" w:themeColor="text1"/>
          </w:rPr>
          <w:t>t</w:t>
        </w:r>
      </w:ins>
      <w:ins w:id="1965" w:author="Bo Shen" w:date="2023-03-06T14:41:00Z">
        <w:del w:id="1966" w:author="Microsoft Office User" w:date="2023-03-07T12:48:00Z">
          <w:r w:rsidDel="00916354">
            <w:rPr>
              <w:rFonts w:ascii="Times New Roman" w:hAnsi="Times New Roman" w:cs="Times New Roman"/>
              <w:color w:val="000000" w:themeColor="text1"/>
            </w:rPr>
            <w:delText>T</w:delText>
          </w:r>
        </w:del>
      </w:ins>
      <w:ins w:id="1967" w:author="Bo Shen" w:date="2023-03-06T14:37:00Z">
        <w:r>
          <w:rPr>
            <w:rFonts w:ascii="Times New Roman" w:hAnsi="Times New Roman" w:cs="Times New Roman"/>
            <w:color w:val="000000" w:themeColor="text1"/>
          </w:rPr>
          <w:t>he</w:t>
        </w:r>
      </w:ins>
      <w:ins w:id="1968" w:author="Bo Shen" w:date="2023-03-06T14:41:00Z">
        <w:r>
          <w:rPr>
            <w:rFonts w:ascii="Times New Roman" w:hAnsi="Times New Roman" w:cs="Times New Roman"/>
            <w:color w:val="000000" w:themeColor="text1"/>
          </w:rPr>
          <w:t>se</w:t>
        </w:r>
      </w:ins>
      <w:ins w:id="1969" w:author="Bo Shen" w:date="2023-03-06T14:37:00Z">
        <w:r>
          <w:rPr>
            <w:rFonts w:ascii="Times New Roman" w:hAnsi="Times New Roman" w:cs="Times New Roman"/>
            <w:color w:val="000000" w:themeColor="text1"/>
          </w:rPr>
          <w:t xml:space="preserve"> </w:t>
        </w:r>
      </w:ins>
      <w:ins w:id="1970" w:author="Bo Shen" w:date="2023-03-06T14:41:00Z">
        <w:r>
          <w:rPr>
            <w:rFonts w:ascii="Times New Roman" w:hAnsi="Times New Roman" w:cs="Times New Roman"/>
            <w:color w:val="000000" w:themeColor="text1"/>
          </w:rPr>
          <w:t>new</w:t>
        </w:r>
      </w:ins>
      <w:ins w:id="1971" w:author="Bo Shen" w:date="2023-03-06T14:37:00Z">
        <w:r>
          <w:rPr>
            <w:rFonts w:ascii="Times New Roman" w:hAnsi="Times New Roman" w:cs="Times New Roman"/>
            <w:color w:val="000000" w:themeColor="text1"/>
          </w:rPr>
          <w:t xml:space="preserve"> </w:t>
        </w:r>
      </w:ins>
      <w:ins w:id="1972" w:author="Microsoft Office User" w:date="2023-03-07T12:48:00Z">
        <w:r>
          <w:rPr>
            <w:rFonts w:ascii="Times New Roman" w:hAnsi="Times New Roman" w:cs="Times New Roman"/>
            <w:color w:val="000000" w:themeColor="text1"/>
          </w:rPr>
          <w:t xml:space="preserve">LDDM </w:t>
        </w:r>
      </w:ins>
      <w:ins w:id="1973" w:author="Bo Shen" w:date="2023-03-06T14:37:00Z">
        <w:r>
          <w:rPr>
            <w:rFonts w:ascii="Times New Roman" w:hAnsi="Times New Roman" w:cs="Times New Roman"/>
            <w:color w:val="000000" w:themeColor="text1"/>
          </w:rPr>
          <w:t>predict</w:t>
        </w:r>
      </w:ins>
      <w:ins w:id="1974" w:author="Bo Shen" w:date="2023-03-06T14:38:00Z">
        <w:r>
          <w:rPr>
            <w:rFonts w:ascii="Times New Roman" w:hAnsi="Times New Roman" w:cs="Times New Roman"/>
            <w:color w:val="000000" w:themeColor="text1"/>
          </w:rPr>
          <w:t>ion</w:t>
        </w:r>
      </w:ins>
      <w:ins w:id="1975" w:author="Bo Shen" w:date="2023-03-06T14:41:00Z">
        <w:r>
          <w:rPr>
            <w:rFonts w:ascii="Times New Roman" w:hAnsi="Times New Roman" w:cs="Times New Roman"/>
            <w:color w:val="000000" w:themeColor="text1"/>
          </w:rPr>
          <w:t>s</w:t>
        </w:r>
      </w:ins>
      <w:ins w:id="1976" w:author="Bo Shen" w:date="2023-03-06T14:37:00Z">
        <w:r>
          <w:rPr>
            <w:rFonts w:ascii="Times New Roman" w:hAnsi="Times New Roman" w:cs="Times New Roman"/>
            <w:color w:val="000000" w:themeColor="text1"/>
          </w:rPr>
          <w:t xml:space="preserve"> </w:t>
        </w:r>
      </w:ins>
      <w:ins w:id="1977" w:author="Microsoft Office User" w:date="2023-03-07T12:48:00Z">
        <w:r>
          <w:rPr>
            <w:rFonts w:ascii="Times New Roman" w:hAnsi="Times New Roman" w:cs="Times New Roman"/>
            <w:color w:val="000000" w:themeColor="text1"/>
          </w:rPr>
          <w:t>provide a testbed for future empirical and theoretical investigations.</w:t>
        </w:r>
      </w:ins>
      <w:ins w:id="1978" w:author="Bo Shen" w:date="2023-03-06T14:39:00Z">
        <w:del w:id="1979" w:author="Microsoft Office User" w:date="2023-03-07T12:48:00Z">
          <w:r w:rsidDel="00916354">
            <w:rPr>
              <w:rFonts w:ascii="Times New Roman" w:hAnsi="Times New Roman" w:cs="Times New Roman"/>
              <w:color w:val="000000" w:themeColor="text1"/>
            </w:rPr>
            <w:delText xml:space="preserve">distinguish the dynamics of different populations of interneurons </w:delText>
          </w:r>
        </w:del>
      </w:ins>
      <w:ins w:id="1980" w:author="Bo Shen" w:date="2023-03-06T14:40:00Z">
        <w:del w:id="1981" w:author="Microsoft Office User" w:date="2023-03-07T12:48:00Z">
          <w:r w:rsidDel="00916354">
            <w:rPr>
              <w:rFonts w:ascii="Times New Roman" w:hAnsi="Times New Roman" w:cs="Times New Roman"/>
              <w:color w:val="000000" w:themeColor="text1"/>
            </w:rPr>
            <w:delText>under a commonly used strategy of data aggregation</w:delText>
          </w:r>
        </w:del>
      </w:ins>
      <w:ins w:id="1982" w:author="Bo Shen" w:date="2023-03-06T14:41:00Z">
        <w:del w:id="1983" w:author="Microsoft Office User" w:date="2023-03-07T12:48:00Z">
          <w:r w:rsidDel="00916354">
            <w:rPr>
              <w:rFonts w:ascii="Times New Roman" w:hAnsi="Times New Roman" w:cs="Times New Roman"/>
              <w:color w:val="000000" w:themeColor="text1"/>
            </w:rPr>
            <w:delText xml:space="preserve"> based on RT</w:delText>
          </w:r>
        </w:del>
      </w:ins>
      <w:ins w:id="1984" w:author="Bo Shen" w:date="2023-03-06T14:37:00Z">
        <w:del w:id="1985" w:author="Microsoft Office User" w:date="2023-03-07T12:48:00Z">
          <w:r w:rsidDel="00916354">
            <w:rPr>
              <w:rFonts w:ascii="Times New Roman" w:hAnsi="Times New Roman" w:cs="Times New Roman"/>
              <w:color w:val="000000" w:themeColor="text1"/>
            </w:rPr>
            <w:delText>.</w:delText>
          </w:r>
        </w:del>
      </w:ins>
    </w:p>
    <w:p w14:paraId="36449420" w14:textId="77777777" w:rsidR="003F037C" w:rsidRDefault="003F037C" w:rsidP="006D6557">
      <w:pPr>
        <w:spacing w:line="480" w:lineRule="auto"/>
        <w:jc w:val="center"/>
        <w:rPr>
          <w:ins w:id="1986" w:author="Bo Shen" w:date="2023-03-06T11:10:00Z"/>
          <w:rFonts w:ascii="Times New Roman" w:hAnsi="Times New Roman" w:cs="Times New Roman"/>
          <w:color w:val="000000" w:themeColor="text1"/>
          <w:lang w:eastAsia="zh-TW"/>
        </w:rPr>
      </w:pPr>
    </w:p>
    <w:p w14:paraId="7FF34E09" w14:textId="77777777" w:rsidR="003F037C" w:rsidRDefault="003F037C" w:rsidP="006D6557">
      <w:pPr>
        <w:spacing w:line="480" w:lineRule="auto"/>
        <w:jc w:val="center"/>
        <w:rPr>
          <w:rFonts w:ascii="Times New Roman" w:hAnsi="Times New Roman" w:cs="Times New Roman"/>
          <w:color w:val="000000" w:themeColor="text1"/>
          <w:lang w:eastAsia="zh-TW"/>
        </w:rPr>
      </w:pPr>
      <w:r>
        <w:rPr>
          <w:rFonts w:ascii="Times New Roman" w:hAnsi="Times New Roman" w:cs="Times New Roman"/>
          <w:color w:val="000000" w:themeColor="text1"/>
          <w:lang w:eastAsia="zh-TW"/>
        </w:rPr>
        <w:lastRenderedPageBreak/>
        <w:t xml:space="preserve">[Insert </w:t>
      </w:r>
      <w:r w:rsidRPr="009E1D2C">
        <w:rPr>
          <w:rFonts w:ascii="Times New Roman" w:hAnsi="Times New Roman" w:cs="Times New Roman"/>
          <w:b/>
          <w:bCs/>
          <w:color w:val="000000" w:themeColor="text1"/>
          <w:lang w:eastAsia="zh-TW"/>
        </w:rPr>
        <w:t xml:space="preserve">Figure 6 </w:t>
      </w:r>
      <w:r>
        <w:rPr>
          <w:rFonts w:ascii="Times New Roman" w:hAnsi="Times New Roman" w:cs="Times New Roman"/>
          <w:color w:val="000000" w:themeColor="text1"/>
          <w:lang w:eastAsia="zh-TW"/>
        </w:rPr>
        <w:t>about here]</w:t>
      </w:r>
    </w:p>
    <w:p w14:paraId="3405BB3D" w14:textId="77777777" w:rsidR="003F037C" w:rsidRDefault="003F037C" w:rsidP="006D6557">
      <w:pPr>
        <w:spacing w:line="480" w:lineRule="auto"/>
        <w:jc w:val="center"/>
        <w:rPr>
          <w:rFonts w:ascii="Times New Roman" w:hAnsi="Times New Roman" w:cs="Times New Roman"/>
          <w:color w:val="000000" w:themeColor="text1"/>
          <w:lang w:eastAsia="zh-TW"/>
        </w:rPr>
      </w:pPr>
      <w:r>
        <w:rPr>
          <w:rFonts w:ascii="Times New Roman" w:hAnsi="Times New Roman" w:cs="Times New Roman"/>
          <w:color w:val="000000" w:themeColor="text1"/>
          <w:lang w:eastAsia="zh-TW"/>
        </w:rPr>
        <w:t xml:space="preserve">[Insert </w:t>
      </w:r>
      <w:r w:rsidRPr="009E1D2C">
        <w:rPr>
          <w:rFonts w:ascii="Times New Roman" w:hAnsi="Times New Roman" w:cs="Times New Roman"/>
          <w:b/>
          <w:bCs/>
          <w:color w:val="000000" w:themeColor="text1"/>
          <w:lang w:eastAsia="zh-TW"/>
        </w:rPr>
        <w:t>Figure 6-figure supplement 1</w:t>
      </w:r>
      <w:r>
        <w:rPr>
          <w:rFonts w:ascii="Times New Roman" w:hAnsi="Times New Roman" w:cs="Times New Roman"/>
          <w:color w:val="000000" w:themeColor="text1"/>
          <w:lang w:eastAsia="zh-TW"/>
        </w:rPr>
        <w:t xml:space="preserve"> about here]</w:t>
      </w:r>
    </w:p>
    <w:p w14:paraId="5AECD253" w14:textId="77777777" w:rsidR="003F037C" w:rsidRDefault="003F037C" w:rsidP="006D6557">
      <w:pPr>
        <w:spacing w:line="480" w:lineRule="auto"/>
        <w:jc w:val="center"/>
        <w:rPr>
          <w:rFonts w:ascii="Times New Roman" w:hAnsi="Times New Roman" w:cs="Times New Roman"/>
          <w:color w:val="000000" w:themeColor="text1"/>
          <w:lang w:eastAsia="zh-TW"/>
        </w:rPr>
      </w:pPr>
      <w:r>
        <w:rPr>
          <w:rFonts w:ascii="Times New Roman" w:hAnsi="Times New Roman" w:cs="Times New Roman"/>
          <w:color w:val="000000" w:themeColor="text1"/>
          <w:lang w:eastAsia="zh-TW"/>
        </w:rPr>
        <w:t xml:space="preserve">[Insert </w:t>
      </w:r>
      <w:r w:rsidRPr="009E1D2C">
        <w:rPr>
          <w:rFonts w:ascii="Times New Roman" w:hAnsi="Times New Roman" w:cs="Times New Roman"/>
          <w:b/>
          <w:bCs/>
          <w:color w:val="000000" w:themeColor="text1"/>
          <w:lang w:eastAsia="zh-TW"/>
        </w:rPr>
        <w:t>Figure 6-figure supplement 2</w:t>
      </w:r>
      <w:r>
        <w:rPr>
          <w:rFonts w:ascii="Times New Roman" w:hAnsi="Times New Roman" w:cs="Times New Roman"/>
          <w:color w:val="000000" w:themeColor="text1"/>
          <w:lang w:eastAsia="zh-TW"/>
        </w:rPr>
        <w:t xml:space="preserve"> about here]</w:t>
      </w:r>
    </w:p>
    <w:p w14:paraId="4A4D98B6" w14:textId="77777777" w:rsidR="003F037C" w:rsidRDefault="003F037C" w:rsidP="006D6557">
      <w:pPr>
        <w:spacing w:line="480" w:lineRule="auto"/>
        <w:jc w:val="center"/>
        <w:rPr>
          <w:rFonts w:ascii="Times New Roman" w:hAnsi="Times New Roman" w:cs="Times New Roman"/>
          <w:color w:val="000000" w:themeColor="text1"/>
          <w:lang w:eastAsia="zh-TW"/>
        </w:rPr>
      </w:pPr>
      <w:r>
        <w:rPr>
          <w:rFonts w:ascii="Times New Roman" w:hAnsi="Times New Roman" w:cs="Times New Roman"/>
          <w:color w:val="000000" w:themeColor="text1"/>
          <w:lang w:eastAsia="zh-TW"/>
        </w:rPr>
        <w:t xml:space="preserve">[Insert </w:t>
      </w:r>
      <w:r w:rsidRPr="009E1D2C">
        <w:rPr>
          <w:rFonts w:ascii="Times New Roman" w:hAnsi="Times New Roman" w:cs="Times New Roman"/>
          <w:b/>
          <w:bCs/>
          <w:color w:val="000000" w:themeColor="text1"/>
          <w:lang w:eastAsia="zh-TW"/>
        </w:rPr>
        <w:t>Figure 6-figure supplement 3</w:t>
      </w:r>
      <w:r>
        <w:rPr>
          <w:rFonts w:ascii="Times New Roman" w:hAnsi="Times New Roman" w:cs="Times New Roman"/>
          <w:color w:val="000000" w:themeColor="text1"/>
          <w:lang w:eastAsia="zh-TW"/>
        </w:rPr>
        <w:t xml:space="preserve"> about here]</w:t>
      </w:r>
    </w:p>
    <w:p w14:paraId="1DE860CD" w14:textId="77777777" w:rsidR="003F037C" w:rsidRDefault="003F037C" w:rsidP="006D6557">
      <w:pPr>
        <w:spacing w:line="480" w:lineRule="auto"/>
        <w:jc w:val="center"/>
        <w:rPr>
          <w:rFonts w:ascii="Times New Roman" w:hAnsi="Times New Roman" w:cs="Times New Roman"/>
          <w:color w:val="000000" w:themeColor="text1"/>
          <w:lang w:eastAsia="zh-TW"/>
        </w:rPr>
      </w:pPr>
      <w:r>
        <w:rPr>
          <w:rFonts w:ascii="Times New Roman" w:hAnsi="Times New Roman" w:cs="Times New Roman"/>
          <w:color w:val="000000" w:themeColor="text1"/>
          <w:lang w:eastAsia="zh-TW"/>
        </w:rPr>
        <w:t xml:space="preserve">[Insert </w:t>
      </w:r>
      <w:r w:rsidRPr="009E1D2C">
        <w:rPr>
          <w:rFonts w:ascii="Times New Roman" w:hAnsi="Times New Roman" w:cs="Times New Roman"/>
          <w:b/>
          <w:bCs/>
          <w:color w:val="000000" w:themeColor="text1"/>
          <w:lang w:eastAsia="zh-TW"/>
        </w:rPr>
        <w:t>Figure 6-figure supplement 4</w:t>
      </w:r>
      <w:r>
        <w:rPr>
          <w:rFonts w:ascii="Times New Roman" w:hAnsi="Times New Roman" w:cs="Times New Roman"/>
          <w:color w:val="000000" w:themeColor="text1"/>
          <w:lang w:eastAsia="zh-TW"/>
        </w:rPr>
        <w:t xml:space="preserve"> about here]</w:t>
      </w:r>
    </w:p>
    <w:p w14:paraId="76D6546A" w14:textId="77777777" w:rsidR="003F037C" w:rsidRDefault="003F037C" w:rsidP="006D6557">
      <w:pPr>
        <w:spacing w:line="480" w:lineRule="auto"/>
        <w:jc w:val="center"/>
        <w:rPr>
          <w:rFonts w:ascii="Times New Roman" w:hAnsi="Times New Roman" w:cs="Times New Roman"/>
          <w:color w:val="000000" w:themeColor="text1"/>
          <w:lang w:eastAsia="zh-TW"/>
        </w:rPr>
      </w:pPr>
      <w:r>
        <w:rPr>
          <w:rFonts w:ascii="Times New Roman" w:hAnsi="Times New Roman" w:cs="Times New Roman"/>
          <w:color w:val="000000" w:themeColor="text1"/>
          <w:lang w:eastAsia="zh-TW"/>
        </w:rPr>
        <w:t xml:space="preserve">[Insert </w:t>
      </w:r>
      <w:r w:rsidRPr="009E1D2C">
        <w:rPr>
          <w:rFonts w:ascii="Times New Roman" w:hAnsi="Times New Roman" w:cs="Times New Roman"/>
          <w:b/>
          <w:bCs/>
          <w:color w:val="000000" w:themeColor="text1"/>
          <w:lang w:eastAsia="zh-TW"/>
        </w:rPr>
        <w:t>Figure 6-figure supplement 5</w:t>
      </w:r>
      <w:r>
        <w:rPr>
          <w:rFonts w:ascii="Times New Roman" w:hAnsi="Times New Roman" w:cs="Times New Roman"/>
          <w:color w:val="000000" w:themeColor="text1"/>
          <w:lang w:eastAsia="zh-TW"/>
        </w:rPr>
        <w:t xml:space="preserve"> about here]</w:t>
      </w:r>
    </w:p>
    <w:p w14:paraId="17714C57" w14:textId="77777777" w:rsidR="003F037C" w:rsidRDefault="003F037C" w:rsidP="006D6557">
      <w:pPr>
        <w:spacing w:line="480" w:lineRule="auto"/>
        <w:jc w:val="both"/>
        <w:rPr>
          <w:ins w:id="1987" w:author="Bo Shen" w:date="2023-03-06T11:11:00Z"/>
          <w:rFonts w:ascii="Times New Roman" w:hAnsi="Times New Roman" w:cs="Times New Roman"/>
          <w:color w:val="000000" w:themeColor="text1"/>
          <w:lang w:eastAsia="zh-TW"/>
        </w:rPr>
      </w:pPr>
    </w:p>
    <w:p w14:paraId="708A5362" w14:textId="77777777" w:rsidR="003F037C" w:rsidDel="00133CB3" w:rsidRDefault="003F037C" w:rsidP="006D6557">
      <w:pPr>
        <w:spacing w:line="480" w:lineRule="auto"/>
        <w:jc w:val="both"/>
        <w:rPr>
          <w:del w:id="1988" w:author="Bo Shen" w:date="2023-03-06T14:42:00Z"/>
          <w:rFonts w:ascii="Times New Roman" w:hAnsi="Times New Roman" w:cs="Times New Roman"/>
          <w:color w:val="000000" w:themeColor="text1"/>
          <w:lang w:eastAsia="zh-TW"/>
        </w:rPr>
      </w:pPr>
    </w:p>
    <w:p w14:paraId="05ADD622" w14:textId="77777777" w:rsidR="003F037C" w:rsidRDefault="003F037C" w:rsidP="00886C3F">
      <w:pPr>
        <w:spacing w:line="480" w:lineRule="auto"/>
        <w:jc w:val="both"/>
        <w:rPr>
          <w:ins w:id="1989" w:author="Bo Shen" w:date="2023-03-06T11:16:00Z"/>
          <w:rFonts w:ascii="Times New Roman" w:hAnsi="Times New Roman" w:cs="Times New Roman"/>
          <w:i/>
          <w:color w:val="000000" w:themeColor="text1"/>
        </w:rPr>
      </w:pPr>
    </w:p>
    <w:p w14:paraId="78FC8FD2" w14:textId="77777777" w:rsidR="003F037C" w:rsidRPr="00FB47C2" w:rsidRDefault="003F037C" w:rsidP="008D453F">
      <w:pPr>
        <w:pStyle w:val="Heading4"/>
        <w:rPr>
          <w:rPrChange w:id="1990" w:author="Bo Shen" w:date="2023-03-06T11:11:00Z">
            <w:rPr>
              <w:rFonts w:cs="Times New Roman"/>
              <w:i w:val="0"/>
            </w:rPr>
          </w:rPrChange>
        </w:rPr>
      </w:pPr>
      <w:r w:rsidRPr="0060258A">
        <w:t>The LDDM integrates normalized value coding and WTA choices</w:t>
      </w:r>
    </w:p>
    <w:p w14:paraId="0C265158" w14:textId="77777777" w:rsidR="003F037C" w:rsidRPr="0060258A" w:rsidRDefault="003F037C" w:rsidP="00886C3F">
      <w:pPr>
        <w:spacing w:line="480" w:lineRule="auto"/>
        <w:jc w:val="both"/>
        <w:rPr>
          <w:rFonts w:ascii="Times New Roman" w:hAnsi="Times New Roman" w:cs="Times New Roman"/>
          <w:color w:val="000000" w:themeColor="text1"/>
        </w:rPr>
      </w:pPr>
    </w:p>
    <w:p w14:paraId="350B5FBB" w14:textId="77777777" w:rsidR="003F037C" w:rsidRPr="0060258A" w:rsidRDefault="003F037C" w:rsidP="000F5F38">
      <w:pPr>
        <w:spacing w:line="480" w:lineRule="auto"/>
        <w:jc w:val="both"/>
        <w:rPr>
          <w:rFonts w:ascii="Times New Roman" w:hAnsi="Times New Roman" w:cs="Times New Roman"/>
          <w:color w:val="000000" w:themeColor="text1"/>
        </w:rPr>
      </w:pPr>
      <w:r w:rsidRPr="0060258A">
        <w:rPr>
          <w:rFonts w:ascii="Times New Roman" w:hAnsi="Times New Roman" w:cs="Times New Roman"/>
          <w:color w:val="000000" w:themeColor="text1"/>
        </w:rPr>
        <w:t>While the LDDM separately replicates normalized value coding and WTA dynamics shown in different empirical studies, a key distinguishing feature of the LDDM is that it can capture both phenomena within a single experimental context. Numerous studies using the random-dot motion paradigm show two stages of dynamics: target (action) representation during the pre-motion stage and WTA selection after the go cue following motion stimuli</w:t>
      </w:r>
      <w:ins w:id="1991" w:author="Bo Shen" w:date="2023-01-25T14:51: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{"citationID":"yAuk6Wjs","properties":{"formattedCitation":"(Churchland et al., 2008; Rorie et al., 2010)","plainCitation":"(Churchland et al., 2008; Rorie et al., 2010)","noteIndex":0},"citationItems":[{"id":274,"uris":["http://zotero.org/users/6345545/items/8WGDRKKC"],"itemData":{"id":274,"type":"article-journal","abstract":"Single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T."}],"issued":{"date-parts":[["2010",2,19]]}}},{"id":372,"uris":["http://zotero.org/users/6345545/items/CUJ2PP3B"],"itemData":{"id":372,"type":"article-journal","container-title":"Nature Neuroscience","DOI":"10.1038/nn.2123","ISSN":"1097-6256, 1546-1726","issue":"6","journalAbbreviation":"Nat Neurosci","language":"en","page":"693-702","source":"DOI.org (Crossref)","title":"Decision-making with multiple alternatives","volume":"11","author":[{"family":"Churchland","given":"Anne K"},{"family":"Kiani","given":"Roozbeh"},{"family":"Shadlen","given":"Michael N."}],"issued":{"date-parts":[["2008",6]]}}}],"schema":"https://github.com/citation-style-language/schema/raw/master/csl-citation.json"}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(Churchland et al., 2008; Rorie et al., 2010)</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Neural activity in the pre-motion stage shows a characteristic phasic-sustained dynamic to the presentation of visual cues; rather than purely sensory information, activity during this stage reflects the magnitude and probability of reward associated with the visual cues</w:t>
      </w:r>
      <w:ins w:id="1992" w:author="Bo Shen" w:date="2023-01-25T14:51: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{"citationID":"QYXSFkQR","properties":{"formattedCitation":"(Rorie et al., 2010)","plainCitation":"(Rorie et al., 2010)","noteIndex":0},"citationItems":[{"id":274,"uris":["http://zotero.org/users/6345545/items/8WGDRKKC"],"itemData":{"id":274,"type":"article-journal","abstract":"Single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(Rorie et al., 2010)</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After the go cue, WTA dynamics reflects an integration of motion information and implements a transition from initial value coding to a categorical coding of choice in the late stage of decision</w:t>
      </w:r>
      <w:ins w:id="1993" w:author="Bo Shen" w:date="2023-02-03T11:38: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{"citationID":"WD9aJO3X","properties":{"formattedCitation":"(Churchland et al., 2008; Ding &amp; Gold, 2010; Kiani et al., 2008; Roitman &amp; Shadlen, 2002; Rorie et al., 2010; Shadlen &amp; Newsome, 2001)","plainCitation":"(Churchland et al., 2008; Ding &amp; Gold, 2010; Kiani et al., 2008; Roitman &amp; Shadlen, 2002; Rorie et al., 2010; Shadlen &amp; Newsome, 2001)","noteIndex":0},"citationItems":[{"id":375,"uris":["http://zotero.org/users/6345545/items/AA8WYIGZ"],"itemData":{"id":375,"type":"article-journal","container-title":"The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T."}],"issued":{"date-parts":[["2010",2,19]]}}},{"id":377,"uris":["http://zotero.org/users/6345545/items/QVQZ8DUX"],"itemData":{"id":377,"type":"article-journal","abstract":"We recorded the activity of single neurons in the posterior parietal cortex (area LIP) of two rhesus monkeys while they discriminated the direction of motion in random-dot visual stimuli. The visual task was similar to a motion discrimination task that has been used in previous investigations of motion-sensitive regions of the extrastriate cortex. The monkeys were trained to decide whether the direction of motion was toward one of two choice targets that appeared on either side of the random-dot stimulus. At the end of the trial, the monkeys reported their direction judgment by making an eye movement to the appropriate target. We studied neurons in LIP that exhibited spatially selective persistent activity during delayed saccadic eye movement tasks. These neurons are thought to carry high-level signals appropriate for identifying salient visual targets and for guiding saccadic eye movements. We arranged the motion discrimination task so that one of the choice targets was in the LIP neuron's response field (RF) while the other target was positioned well away from the RF. During motion viewing, neurons in LIP altered their firing rate in a manner that predicted the saccadic eye movement that the monkey would make at the end of the trial. The activity thus predicted the monkey's judgment of motion direction. This predictive activity began early in the motion-viewing period and became increasingly reliable as the monkey viewed the random-dot motion. The neural activity predicted the monkey's direction judgment on both easy and difficult trials (strong and weak motion), whether or not the judgment was correct. In addition, the timing and magnitude of the response was affected by the strength of the motion signal in the stimulus. When the direction of motion was toward the RF, stronger motion led to larger neural responses earlier in the motion-viewing period. When motion was away from the RF, stronger motion led to greater suppression of ongoing activity. Thus the activity of single neurons in area LIP reflects both the direction of an impending gaze shift and the quality of the sensory information that instructs such a response. The time course of the neural response suggests that LIP accumulates sensory signals relevant to the selection of a target for an eye movement.","container-title":"Journal of Neurophysiology","DOI":"10.1152/jn.2001.86.4.1916","ISSN":"0022-3077, 1522-1598","issue":"4","journalAbbreviation":"Journal of Neurophysiology","language":"en","page":"1916-1936","source":"DOI.org (Crossref)","title":"Neural Basis of a Perceptual Decision in the Parietal Cortex (Area LIP) of the Rhesus Monkey","volume":"86","author":[{"family":"Shadlen","given":"Michael N."},{"family":"Newsome","given":"William T."}],"issued":{"date-parts":[["2001",10,1]]}}},{"id":372,"uris":["http://zotero.org/users/6345545/items/CUJ2PP3B"],"itemData":{"id":372,"type":"article-journal","container-title":"Nature Neuroscience","DOI":"10.1038/nn.2123","ISSN":"1097-6256, 1546-1726","issue":"6","journalAbbreviation":"Nat Neurosci","language":"en","page":"693-702","source":"DOI.org (Crossref)","title":"Decision-making with multiple alternatives","volume":"11","author":[{"family":"Churchland","given":"Anne K"},{"family":"Kiani","given":"Roozbeh"},{"family":"Shadlen","given":"Michael N."}],"issued":{"date-parts":[["2008",6]]}}},{"id":715,"uris":["http://zotero.org/users/6345545/items/2L8AS27B"],"itemData":{"id":715,"type":"article-journal","abstract":"Decisions about sensory stimuli are often based on an accumulation of evidence in time. When subjects control stimulus duration, the decision terminates when the accumulated evidence reaches a criterion level. Under many natural circumstances and in many laboratory settings, the environment, rather than the subject, controls the stimulus duration. In these settings, it is generally assumed that subjects commit to a choice at the end of the stimulus stream. Indeed, failure to benefit from the full stream of information is interpreted as a sign of imperfect accumulation or memory leak. Contrary to these assumptions, we show that monkeys performing a direction discrimination task commit to a choice when the accumulated evidence reaches a threshold level (or bound), sometimes long before the end of stimulus. This bounded accumulation of evidence is reflected in the activity of neurons in the lateral intraparietal cortex. Thus, the readout of visual cortex embraces a termination rule to limit processing even when potentially useful information is available.","container-title":"Journal of Neuroscience","DOI":"10.1523/JNEUROSCI.4761-07.2008","ISSN":"0270-6474, 1529-2401","issue":"12","journalAbbreviation":"J. Neurosci.","language":"en","license":"Copyright © 2008 Society for Neuroscience 0270-6474/08/283017-13$15.00/0","note":"publisher: Society for Neuroscience\nsection: Articles\nPMID: 18354005","page":"3017-3029","source":"www.jneurosci.org","title":"Bounded Integration in Parietal Cortex Underlies Decisions Even When Viewing Duration Is Dictated by the Environment","volume":"28","author":[{"family":"Kiani","given":"Roozbeh"},{"family":"Hanks","given":"Timothy D."},{"family":"Shadlen","given":"Michael N."}],"issued":{"date-parts":[["2008",3,19]]}}},{"id":3923,"uris":["http://zotero.org/users/6345545/items/LUSMLP4U"],"itemData":{"id":3923,"type":"article-journal","abstract":"Perceptual decision making is a complex process that requires multiple computations, including the accumulation of sensory evidence and an ongoing evaluation of the accumulation process to use for prediction and adjustment. Implementing these computations likely involves interactions among many brain regions. For perceptual decisions linked to oculomotor actions, neural correlates of sensory evidence accumulation have been identified in several cortical areas, including the frontal eye field and lateral intraparietal area, and one of their direct, subcortical targets, the superior colliculus. These structures are also connected indirectly, via the basal ganglia. The basal ganglia pathway has been theorized to contribute to perceptual decision making, but the nature of this contribution has yet to be examined directly. Here we show that in monkeys performing a reaction-time visual motion direction-discrimination task, neurons in a primary input structure of the basal ganglia, the caudate nucleus, encode three aspects of decision making: evidence accumulation, evaluation, and choice biases. These results indicate that the basal ganglia pathway can provide important signals to influence and assess perceptual decisions that guide oculomotor behavior.","container-title":"Journal of Neuroscience","DOI":"10.1523/JNEUROSCI.2894-10.2010","ISSN":"0270-6474, 1529-2401","issue":"47","journalAbbreviation":"J. Neurosci.","language":"en","license":"Copyright © 2010 the authors 0270-6474/10/3015747-13$15.00/0","note":"publisher: Society for Neuroscience\nsection: Articles\nPMID: 21106814","page":"15747-15759","source":"www.jneurosci.org","title":"Caudate Encodes Multiple Computations for Perceptual Decisions","volume":"30","author":[{"family":"Ding","given":"Long"},{"family":"Gold","given":"Joshua I."}],"issued":{"date-parts":[["2010",11,24]]}}}],"schema":"https://github.com/citation-style-language/schema/raw/master/csl-citation.json"}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(Churchland et al., 2008; Ding &amp; Gold, 2010; Kiani et al., 2008; Roitman &amp; Shadlen, 2002; Rorie et al., 2010; Shadlen &amp; Newsome, 2001)</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Studies of economic choice show a similar set of dynamics, a context dependent valuation followed, after a go-cue, by a shift to WTA</w:t>
      </w:r>
      <w:ins w:id="1994" w:author="Bo Shen" w:date="2023-02-03T11:38: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{"citationID":"vtdCaJhV","properties":{"formattedCitation":"(Louie et al., 2011, 2014; Louie &amp; Glimcher, 2010; Pastor-Bernier &amp; Cisek, 2011; Sugrue et al., 2004)","plainCitation":"(Louie et al., 2011, 2014; Louie &amp; Glimcher, 2010; Pastor-Bernier &amp; Cisek, 2011; Sugrue et al., 2004)","noteIndex":0},"citationItems":[{"id":626,"uris":["http://zotero.org/users/6345545/items/JBM23G32"],"itemData":{"id":626,"type":"article-journal","abstract":"It has been proposed that whenever an animal faces several action choices, their neural representations are processed in parallel in frontoparietal cortex and compete in a manner biased by any factor relevant to the decision. We tested this hypothesis by recording single-unit activity in dorsal premotor cortex (PMd) while a monkey performed two delayed center-out reaching tasks. In the one-target task, a single target was presented and its border style indicated its reward value. The two-target task was the same except two targets were presented and the value of each was varied. During the delay period of the one-target task, directionally tuned PMd activity showed no modulation with value. In contrast, during the two-target task, the same neurons showed strong effects of the value associated with their preferred target, always in relation to the value of the other target. Furthermore, the competition between action choices was strongest when targets were furthest apart. This angular distance effect appeared in neural activity as soon as cells became tuned, while modulation by relative value appeared much later. All of these findings can be reproduced by a computational model which suggests that decisions between actions are made through a biased competition taking place within a sensorimotor map of potential actions.","container-title":"Journal of Neuroscience","DOI":"10.1523/JNEUROSCI.5681-10.2011","ISSN":"0270-6474, 1529-2401","issue":"19","journalAbbreviation":"J. Neurosci.","language":"en","license":"Copyright © 2011 the authors 0270-6474/11/317083-06$15.00/0","note":"publisher: Society for Neuroscience\nsection: Brief Communications\nPMID: 21562270","page":"7083-7088","source":"www.jneurosci.org","title":"Neural Correlates of Biased Competition in Premotor Cortex","volume":"31","author":[{"family":"Pastor-Bernier","given":"Alexandre"},{"family":"Cisek","given":"Paul"}],"issued":{"date-parts":[["2011",5,11]]}}},{"id":587,"uris":["http://zotero.org/users/6345545/items/W99QQYTL"],"itemData":{"id":587,"type":"article-journal","abstract":"The mathematical formulations used to study the neurophysiological signals governing choice behavior fall under one of two major theoretical frameworks: “choice probability” or “subjective value.” These two formulations represent behavioral quantities closely tied to the decision process, but it is unknown whether one of these variables, or both, dominates the neural mechanisms that mediate choice. Value and choice probability are difficult to distinguish in practice, because higher-valued options are chosen more frequently in free-choice tasks. This distinction is particularly relevant for sensorimotor areas such as parietal cortex, where both value information and motor signals related to choice have been observed. We recorded the activity of neurons in the lateral intraparietal area while monkeys performed an intertemporal choice task for rewards differing in delay to reinforcement. Here we show that the activity of parietal neurons is precisely correlated with the individual-specific discounted value of delayed rewards, with peak subjective value modulation occurring early in task trials. In contrast, late in the decision process these same neurons transition to encode the selected action. When directly compared, the strong delay-related modulation early during decision making is driven by subjective value rather than the monkey's probability of choice. These findings show that in addition to information about gains, parietal cortex also incorporates information about delay into a precise physiological correlate of economic value functions, independent of the probability of choice.","container-title":"Journal of Neuroscience","DOI":"10.1523/JNEUROSCI.5742-09.2010","ISSN":"0270-6474, 1529-2401","issue":"16","journalAbbreviation":"J. Neurosci.","language":"en","license":"Copyright © 2010 the authors 0270-6474/10/305498-10$15.00/0","note":"publisher: Society for Neuroscience\nsection: Articles\nPMID: 20410103","page":"5498-5507","source":"www.jneurosci.org","title":"Separating Value from Choice: Delay Discounting Activity in the Lateral Intraparietal Area","title-short":"Separating Value from Choice","volume":"30","author":[{"family":"Louie","given":"Kenway"},{"family":"Glimcher","given":"Paul W."}],"issued":{"date-parts":[["2010",4,21]]}}},{"id":630,"uris":["http://zotero.org/users/6345545/items/RVLCU76F"],"itemData":{"id":630,"type":"article-journal","abstract":"Psychologists and economists have long appreciated the contribution of reward history and expectation to decision-making. Yet we know little about how specific histories of choice and reward lead to an internal representation of the “value” of possible actions. We approached this problem through an integrated application of behavioral, computational, and physiological techniques. Monkeys were placed in a dynamic foraging environment in which they had to track the changing values of alternative choices through time. In this context, the monkeys' foraging behavior provided a window into their subjective valuation. We found that a simple model based on reward history can duplicate this behavior and that neurons in the parietal cortex represent the relative value of competing actions predicted by this model.\nCertain brain neurons code for the comparative perceived value of paired alternatives between which monkeys choose when performing a task.\nCertain brain neurons code for the comparative perceived value of paired alternatives between which monkeys choose when performing a task.","container-title":"Science","DOI":"10.1126/science.1094765","ISSN":"0036-8075, 1095-9203","issue":"5678","language":"en","license":"American Association for the Advancement of Science","note":"publisher: American Association for the Advancement of Science\nsection: Research Article\nPMID: 15205529","page":"1782-1787","source":"science.sciencemag.org","title":"Matching Behavior and the Representation of Value in the Parietal Cortex","volume":"304","author":[{"family":"Sugrue","given":"Leo P."},{"family":"Corrado","given":"Greg S."},{"family":"Newsome","given":"William T."}],"issued":{"date-parts":[["2004",6,18]]}}},{"id":342,"uris":["http://zotero.org/users/6345545/items/FIVLPZPC"],"itemData":{"id":342,"type":"article-journal","container-title":"Journal of Neuroscience","DOI":"10.1523/JNEUROSCI.1237-11.2011","ISSN":"0270-6474, 1529-2401","issue":"29","journalAbbreviation":"Journal of Neuroscience","language":"en","page":"10627-10639","source":"DOI.org (Crossref)","title":"Reward Value-Based Gain Control: Divisive Normalization in Parietal Cortex","title-short":"Reward Value-Based Gain Control","volume":"31","author":[{"family":"Louie","given":"Kenway"},{"family":"Grattan","given":"L. E."},{"family":"Glimcher","given":"P. W."}],"issued":{"date-parts":[["2011",7,20]]}}},{"id":343,"uris":["http://zotero.org/users/6345545/items/H8ELMSVM"],"itemData":{"id":343,"type":"article-journal","container-title":"Journal of Neuroscience","DOI":"10.1523/JNEUROSCI.2851-14.2014","ISSN":"0270-6474, 1529-2401","issue":"48","journalAbbreviation":"Journal of Neuroscience","language":"en","page":"16046-16057","source":"DOI.org (Crossref)","title":"Dynamic Divisive Normalization Predicts Time-Varying Value Coding in Decision-Related Circuits","volume":"34","author":[{"family":"Louie","given":"Kenway"},{"family":"LoFaro","given":"T."},{"family":"Webb","given":"R."},{"family":"Glimcher","given":"P. W."}],"issued":{"date-parts":[["2014",11,26]]}}}],"schema":"https://github.com/citation-style-language/schema/raw/master/csl-citation.json"}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 xml:space="preserve">(Louie et al., </w:t>
      </w:r>
      <w:r>
        <w:rPr>
          <w:rFonts w:ascii="Times New Roman" w:hAnsi="Times New Roman" w:cs="Times New Roman"/>
          <w:color w:val="000000" w:themeColor="text1"/>
        </w:rPr>
        <w:lastRenderedPageBreak/>
        <w:t>2011, 2014; Louie &amp; Glimcher, 2010; Pastor-Bernier &amp; Cisek, 2011; Sugrue et al., 2004)</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Interestingly, the number of alternatives affects the neural dynamics during both representation and choice</w:t>
      </w:r>
      <w:ins w:id="1995" w:author="Bo Shen" w:date="2023-02-03T11:38: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{"citationID":"oLfuC4x1","properties":{"formattedCitation":"(Basso &amp; Wurtz, 1997, 1998; Churchland et al., 2008)","plainCitation":"(Basso &amp; Wurtz, 1997, 1998; Churchland et al., 2008)","noteIndex":0},"citationItems":[{"id":372,"uris":["http://zotero.org/users/6345545/items/CUJ2PP3B"],"itemData":{"id":372,"type":"article-journal","container-title":"Nature Neuroscience","DOI":"10.1038/nn.2123","ISSN":"1097-6256, 1546-1726","issue":"6","journalAbbreviation":"Nat Neurosci","language":"en","page":"693-702","source":"DOI.org (Crossref)","title":"Decision-making with multiple alternatives","volume":"11","author":[{"family":"Churchland","given":"Anne K"},{"family":"Kiani","given":"Roozbeh"},{"family":"Shadlen","given":"Michael N."}],"issued":{"date-parts":[["2008",6]]}}},{"id":3902,"uris":["http://zotero.org/users/6345545/items/BMYHPUL6"],"itemData":{"id":3902,"type":"article-journal","container-title":"Nature","DOI":"10.1038/37975","ISSN":"1476-4687","issue":"6646","language":"en","license":"1997 Macmillan Magazines Ltd.","note":"number: 6646\npublisher: Nature Publishing Group","page":"66-69","source":"www.nature.com","title":"Modulation of neuronal activity by target uncertainty","volume":"389","author":[{"family":"Basso","given":"Michele A."},{"family":"Wurtz","given":"Robert H."}],"issued":{"date-parts":[["1997",9]]}}},{"id":3905,"uris":["http://zotero.org/users/6345545/items/7GBIDQKP"],"itemData":{"id":3905,"type":"article-journal","abstract":"Complex visual scenes require that a target for an impending saccadic eye movement be selected from a larger number of possible targets. We investigated whether changing the probability that a visual stimulus would be selected as the target for a saccade altered activity of monkey superior colliculus (SC) neurons in two experiments. First, we changed the number of possible targets on each trial. Second, we kept the visual display constant and presented a single saccade target repeatedly so that target probability was established over time. Buildup neurons in the SC, those with delay period activity, showed a consistent reduction in activity as the probability of the saccade decreased, independent of the visual stimulus configuration. Other SC neurons, fixation and burst, were largely unaffected by the changes in saccade target probability. Because we had monkeys making saccades to many locations within the visual field, we could examine activity associated with saccades outside of the movement field of neurons. We found the activity of buildup neurons to be similar across the SC, before the target was identified, and reduced when the number of possible targets increased. The results of our experiments are consistent with a role for this activity in establishing a motor set. We found, consistent with this interpretation, that the activity of these neurons was predictive of the latency of a saccadic eye movement and not other saccade parameters such as end point or peak velocity.","container-title":"Journal of Neuroscience","DOI":"10.1523/JNEUROSCI.18-18-07519.1998","ISSN":"0270-6474, 1529-2401","issue":"18","journalAbbreviation":"J. Neurosci.","language":"en","license":"Copyright © 1998 Society for Neuroscience","note":"publisher: Society for Neuroscience\nsection: ARTICLE\nPMID: 9736670","page":"7519-7534","source":"www.jneurosci.org","title":"Modulation of Neuronal Activity in Superior Colliculus by Changes in Target Probability","volume":"18","author":[{"family":"Basso","given":"Michele A."},{"family":"Wurtz","given":"Robert H."}],"issued":{"date-parts":[["1998",9,15]]}}}],"schema":"https://github.com/citation-style-language/schema/raw/master/csl-citation.json"}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(Basso &amp; Wurtz, 1997, 1998; Churchland et al., 2008)</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When the choice set is expanded from two options to four options, early representational activity is lower during pre-motion dynamics (</w:t>
      </w:r>
      <w:r w:rsidRPr="0060258A">
        <w:rPr>
          <w:rFonts w:ascii="Times New Roman" w:hAnsi="Times New Roman" w:cs="Times New Roman"/>
          <w:b/>
          <w:color w:val="000000" w:themeColor="text1"/>
        </w:rPr>
        <w:t>Fig. 7A</w:t>
      </w:r>
      <w:r w:rsidRPr="0060258A">
        <w:rPr>
          <w:rFonts w:ascii="Times New Roman" w:hAnsi="Times New Roman" w:cs="Times New Roman"/>
          <w:color w:val="000000" w:themeColor="text1"/>
        </w:rPr>
        <w:t>) and the speed of WTA dynamics slows after motion onset (</w:t>
      </w:r>
      <w:r w:rsidRPr="0060258A">
        <w:rPr>
          <w:rFonts w:ascii="Times New Roman" w:hAnsi="Times New Roman" w:cs="Times New Roman"/>
          <w:b/>
          <w:color w:val="000000" w:themeColor="text1"/>
        </w:rPr>
        <w:t>Fig. 7C</w:t>
      </w:r>
      <w:r w:rsidRPr="0060258A">
        <w:rPr>
          <w:rFonts w:ascii="Times New Roman" w:hAnsi="Times New Roman" w:cs="Times New Roman"/>
          <w:color w:val="000000" w:themeColor="text1"/>
        </w:rPr>
        <w:t xml:space="preserve">). </w:t>
      </w:r>
    </w:p>
    <w:p w14:paraId="10645CB5" w14:textId="77777777" w:rsidR="003F037C" w:rsidRPr="0060258A" w:rsidRDefault="003F037C" w:rsidP="00886C3F">
      <w:pPr>
        <w:spacing w:line="480" w:lineRule="auto"/>
        <w:jc w:val="both"/>
        <w:rPr>
          <w:rFonts w:ascii="Times New Roman" w:hAnsi="Times New Roman" w:cs="Times New Roman"/>
          <w:color w:val="000000" w:themeColor="text1"/>
        </w:rPr>
      </w:pPr>
    </w:p>
    <w:p w14:paraId="75454213" w14:textId="77777777" w:rsidR="003F037C" w:rsidRDefault="003F037C" w:rsidP="00886C3F">
      <w:pPr>
        <w:spacing w:line="480" w:lineRule="auto"/>
        <w:jc w:val="both"/>
        <w:rPr>
          <w:rFonts w:ascii="Times New Roman" w:hAnsi="Times New Roman" w:cs="Times New Roman"/>
          <w:color w:val="000000" w:themeColor="text1"/>
        </w:rPr>
      </w:pPr>
      <w:r w:rsidRPr="0060258A">
        <w:rPr>
          <w:rFonts w:ascii="Times New Roman" w:hAnsi="Times New Roman" w:cs="Times New Roman"/>
          <w:color w:val="000000" w:themeColor="text1"/>
        </w:rPr>
        <w:t xml:space="preserve">Accordingly, in this section we examined whether the LDDM replicates the impact of the number of alternatives on both early and late empirical neural dynamics during both the representation phases and the WTA phases observed in real neurons. Under four (versus two) alternatives, LDDM R unit activity during the representation stage decreases because of increased recurrent inhibition, driven by multiple contextual inputs (left side in </w:t>
      </w:r>
      <w:r w:rsidRPr="0060258A">
        <w:rPr>
          <w:rFonts w:ascii="Times New Roman" w:hAnsi="Times New Roman" w:cs="Times New Roman"/>
          <w:b/>
          <w:color w:val="000000" w:themeColor="text1"/>
        </w:rPr>
        <w:t>Fig. 7D</w:t>
      </w:r>
      <w:r w:rsidRPr="0060258A">
        <w:rPr>
          <w:rFonts w:ascii="Times New Roman" w:hAnsi="Times New Roman" w:cs="Times New Roman"/>
          <w:color w:val="000000" w:themeColor="text1"/>
        </w:rPr>
        <w:t>). Similarly, the ramping speed after motion onset and disinhibition decreases in the 4-alternative (versus the 2-alternative) condition, despite identical parameters (</w:t>
      </w:r>
      <w:r w:rsidRPr="0060258A">
        <w:rPr>
          <w:rFonts w:ascii="Times New Roman" w:hAnsi="Times New Roman" w:cs="Times New Roman"/>
          <w:b/>
          <w:color w:val="000000" w:themeColor="text1"/>
        </w:rPr>
        <w:t>Fig. 7E</w:t>
      </w:r>
      <w:r w:rsidRPr="0060258A">
        <w:rPr>
          <w:rFonts w:ascii="Times New Roman" w:hAnsi="Times New Roman" w:cs="Times New Roman"/>
          <w:color w:val="000000" w:themeColor="text1"/>
        </w:rPr>
        <w:t>). These results highlight the LDDM as a potential mechanism of integrating normalized value coding and WTA competition within a single circuit architecture.</w:t>
      </w:r>
    </w:p>
    <w:p w14:paraId="7D04C730" w14:textId="77777777" w:rsidR="003F037C" w:rsidRDefault="003F037C" w:rsidP="006D6557">
      <w:pPr>
        <w:spacing w:line="480" w:lineRule="auto"/>
        <w:jc w:val="center"/>
        <w:rPr>
          <w:ins w:id="1996" w:author="Bo Shen" w:date="2023-03-06T11:10:00Z"/>
          <w:rFonts w:ascii="Times New Roman" w:hAnsi="Times New Roman" w:cs="Times New Roman"/>
          <w:color w:val="000000" w:themeColor="text1"/>
          <w:lang w:eastAsia="zh-TW"/>
        </w:rPr>
      </w:pPr>
    </w:p>
    <w:p w14:paraId="3B5A790B" w14:textId="77777777" w:rsidR="003F037C" w:rsidRDefault="003F037C" w:rsidP="006D6557">
      <w:pPr>
        <w:spacing w:line="480" w:lineRule="auto"/>
        <w:jc w:val="center"/>
        <w:rPr>
          <w:rFonts w:ascii="Times New Roman" w:hAnsi="Times New Roman" w:cs="Times New Roman"/>
          <w:color w:val="000000" w:themeColor="text1"/>
          <w:lang w:eastAsia="zh-TW"/>
        </w:rPr>
      </w:pPr>
      <w:r>
        <w:rPr>
          <w:rFonts w:ascii="Times New Roman" w:hAnsi="Times New Roman" w:cs="Times New Roman"/>
          <w:color w:val="000000" w:themeColor="text1"/>
          <w:lang w:eastAsia="zh-TW"/>
        </w:rPr>
        <w:t xml:space="preserve">[Insert </w:t>
      </w:r>
      <w:r w:rsidRPr="00D8249A">
        <w:rPr>
          <w:rFonts w:ascii="Times New Roman" w:hAnsi="Times New Roman" w:cs="Times New Roman"/>
          <w:b/>
          <w:bCs/>
          <w:color w:val="000000" w:themeColor="text1"/>
          <w:lang w:eastAsia="zh-TW"/>
        </w:rPr>
        <w:t>Figure 7</w:t>
      </w:r>
      <w:r>
        <w:rPr>
          <w:rFonts w:ascii="Times New Roman" w:hAnsi="Times New Roman" w:cs="Times New Roman"/>
          <w:color w:val="000000" w:themeColor="text1"/>
          <w:lang w:eastAsia="zh-TW"/>
        </w:rPr>
        <w:t xml:space="preserve"> about here]</w:t>
      </w:r>
    </w:p>
    <w:p w14:paraId="18E27789" w14:textId="77777777" w:rsidR="003F037C" w:rsidRDefault="003F037C" w:rsidP="00886C3F">
      <w:pPr>
        <w:spacing w:line="480" w:lineRule="auto"/>
        <w:jc w:val="both"/>
        <w:rPr>
          <w:ins w:id="1997" w:author="Bo Shen" w:date="2023-03-06T11:13:00Z"/>
          <w:rFonts w:ascii="Times New Roman" w:hAnsi="Times New Roman" w:cs="Times New Roman"/>
          <w:color w:val="000000" w:themeColor="text1"/>
        </w:rPr>
      </w:pPr>
    </w:p>
    <w:p w14:paraId="431082C2" w14:textId="77777777" w:rsidR="003F037C" w:rsidRPr="0060258A" w:rsidRDefault="003F037C" w:rsidP="00886C3F">
      <w:pPr>
        <w:spacing w:line="480" w:lineRule="auto"/>
        <w:jc w:val="both"/>
        <w:rPr>
          <w:rFonts w:ascii="Times New Roman" w:hAnsi="Times New Roman" w:cs="Times New Roman"/>
          <w:color w:val="000000" w:themeColor="text1"/>
        </w:rPr>
      </w:pPr>
    </w:p>
    <w:p w14:paraId="6B752AF5" w14:textId="77777777" w:rsidR="003F037C" w:rsidRPr="0060258A" w:rsidDel="00EE6E85" w:rsidRDefault="003F037C">
      <w:pPr>
        <w:pStyle w:val="Heading4"/>
        <w:rPr>
          <w:del w:id="1998" w:author="Bo Shen" w:date="2023-03-06T11:12:00Z"/>
        </w:rPr>
        <w:pPrChange w:id="1999" w:author="Bo Shen" w:date="2023-03-07T19:44:00Z">
          <w:pPr>
            <w:spacing w:line="480" w:lineRule="auto"/>
            <w:jc w:val="center"/>
          </w:pPr>
        </w:pPrChange>
      </w:pPr>
      <w:del w:id="2000" w:author="Bo Shen" w:date="2023-03-06T11:12:00Z">
        <w:r w:rsidRPr="0060258A" w:rsidDel="00EE6E85">
          <w:br w:type="page"/>
        </w:r>
      </w:del>
    </w:p>
    <w:p w14:paraId="08FDFB15" w14:textId="77777777" w:rsidR="003F037C" w:rsidRPr="0060258A" w:rsidRDefault="003F037C">
      <w:pPr>
        <w:pStyle w:val="Heading4"/>
        <w:pPrChange w:id="2001" w:author="Bo Shen" w:date="2023-03-07T19:44:00Z">
          <w:pPr>
            <w:spacing w:line="480" w:lineRule="auto"/>
            <w:jc w:val="both"/>
          </w:pPr>
        </w:pPrChange>
      </w:pPr>
      <w:ins w:id="2002" w:author="Bo Shen" w:date="2023-01-23T18:32:00Z">
        <w:del w:id="2003" w:author="Microsoft Office User" w:date="2023-03-03T11:55:00Z">
          <w:r w:rsidDel="005255C4">
            <w:delText>L</w:delText>
          </w:r>
          <w:r w:rsidRPr="002244C7" w:rsidDel="005255C4">
            <w:delText>ine-attractor</w:delText>
          </w:r>
        </w:del>
      </w:ins>
      <w:ins w:id="2004" w:author="Microsoft Office User" w:date="2023-03-03T11:55:00Z">
        <w:r>
          <w:t xml:space="preserve">Disinhibition controls </w:t>
        </w:r>
      </w:ins>
      <w:ins w:id="2005" w:author="Microsoft Office User" w:date="2023-03-03T11:56:00Z">
        <w:r>
          <w:t>point versus line attractor</w:t>
        </w:r>
      </w:ins>
      <w:ins w:id="2006" w:author="Microsoft Office User" w:date="2023-03-03T11:55:00Z">
        <w:r>
          <w:t xml:space="preserve"> dyn</w:t>
        </w:r>
      </w:ins>
      <w:ins w:id="2007" w:author="Microsoft Office User" w:date="2023-03-03T11:56:00Z">
        <w:r>
          <w:t>a</w:t>
        </w:r>
      </w:ins>
      <w:ins w:id="2008" w:author="Microsoft Office User" w:date="2023-03-03T11:55:00Z">
        <w:r>
          <w:t xml:space="preserve">mics </w:t>
        </w:r>
      </w:ins>
      <w:ins w:id="2009" w:author="Microsoft Office User" w:date="2023-03-03T11:56:00Z">
        <w:r>
          <w:t>in</w:t>
        </w:r>
      </w:ins>
      <w:ins w:id="2010" w:author="Microsoft Office User" w:date="2023-03-03T11:55:00Z">
        <w:r>
          <w:t xml:space="preserve"> </w:t>
        </w:r>
      </w:ins>
      <w:del w:id="2011" w:author="Bo Shen" w:date="2023-01-23T18:32:00Z">
        <w:r w:rsidRPr="0060258A" w:rsidDel="009926BB">
          <w:delText>A novel form of</w:delText>
        </w:r>
      </w:del>
      <w:del w:id="2012" w:author="Microsoft Office User" w:date="2023-03-03T11:55:00Z">
        <w:r w:rsidRPr="0060258A" w:rsidDel="005255C4">
          <w:delText xml:space="preserve"> </w:delText>
        </w:r>
      </w:del>
      <w:r w:rsidRPr="0060258A">
        <w:t>persistent activity</w:t>
      </w:r>
    </w:p>
    <w:p w14:paraId="129614B2" w14:textId="77777777" w:rsidR="003F037C" w:rsidRPr="0060258A" w:rsidRDefault="003F037C" w:rsidP="00886C3F">
      <w:pPr>
        <w:spacing w:line="480" w:lineRule="auto"/>
        <w:jc w:val="both"/>
        <w:rPr>
          <w:rFonts w:ascii="Times New Roman" w:hAnsi="Times New Roman" w:cs="Times New Roman"/>
          <w:i/>
          <w:color w:val="000000" w:themeColor="text1"/>
        </w:rPr>
      </w:pPr>
    </w:p>
    <w:p w14:paraId="22A4AFC1" w14:textId="0F3F5BD9" w:rsidR="003F037C" w:rsidRPr="0060258A" w:rsidRDefault="003F037C" w:rsidP="0072724B">
      <w:pPr>
        <w:spacing w:line="480" w:lineRule="auto"/>
        <w:jc w:val="both"/>
        <w:rPr>
          <w:rFonts w:ascii="Times New Roman" w:hAnsi="Times New Roman" w:cs="Times New Roman"/>
          <w:color w:val="000000" w:themeColor="text1"/>
          <w:highlight w:val="yellow"/>
        </w:rPr>
      </w:pPr>
      <w:r w:rsidRPr="0060258A">
        <w:rPr>
          <w:rFonts w:ascii="Times New Roman" w:hAnsi="Times New Roman" w:cs="Times New Roman"/>
          <w:color w:val="000000" w:themeColor="text1"/>
        </w:rPr>
        <w:t>We next examine implications of the local disinhibition architecture for another characteristic of decision-related neural firing: persistent activity. In cortical areas such as parietal</w:t>
      </w:r>
      <w:ins w:id="2013" w:author="Bo Shen" w:date="2023-02-03T11:37: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{"citationID":"2xuMnu8Q","properties":{"formattedCitation":"(Kiani et al., 2008, 2014; Kiani &amp; Shadlen, 2009; Roitman &amp; Shadlen, 2002; Shadlen &amp; Newsome, 2001)","plainCitation":"(Kiani et al., 2008, 2014; Kiani &amp; Shadlen, 2009; Roitman &amp; Shadlen, 2002; Shadlen &amp; Newsome, 2001)","noteIndex":0},"citationItems":[{"id":715,"uris":["http://zotero.org/users/6345545/items/2L8AS27B"],"itemData":{"id":715,"type":"article-journal","abstract":"Decisions about sensory stimuli are often based on an accumulation of evidence in time. When subjects control stimulus duration, the decision terminates when the accumulated evidence reaches a criterion level. Under many natural circumstances and in many laboratory settings, the environment, rather than the subject, controls the stimulus duration. In these settings, it is generally assumed that subjects commit to a choice at the end of the stimulus stream. Indeed, failure to benefit from the full stream of information is interpreted as a sign of imperfect accumulation or memory leak. Contrary to these assumptions, we show that monkeys performing a direction discrimination task commit to a choice when the accumulated evidence reaches a threshold level (or bound), sometimes long before the end of stimulus. This bounded accumulation of evidence is reflected in the activity of neurons in the lateral intraparietal cortex. Thus, the readout of visual cortex embraces a termination rule to limit processing even when potentially useful information is available.","container-title":"Journal of Neuroscience","DOI":"10.1523/JNEUROSCI.4761-07.2008","ISSN":"0270-6474, 1529-2401","issue":"12","journalAbbreviation":"J. Neurosci.","language":"en","license":"Copyright © 2008 Society for Neuroscience 0270-6474/08/283017-13$15.00/0","note":"publisher: Society for Neuroscience\nsection: Articles\nPMID: 18354005","page":"3017-3029","source":"www.jneurosci.org","title":"Bounded Integration in Parietal Cortex Underlies Decisions Even When Viewing Duration Is Dictated by the Environment","volume":"28","author":[{"family":"Kiani","given":"Roozbeh"},{"family":"Hanks","given":"Timothy D."},{"family":"Shadlen","given":"Michael N."}],"issued":{"date-parts":[["2008",3,19]]}}},{"id":899,"uris":["http://zotero.org/users/6345545/items/D82FH4TD"],"itemData":{"id":899,"type":"article-journal","abstract":"Decision making is a complex process in which different sources of information are combined into a decision variable (DV) that guides action [1, 2]. Neurophysiological studies have typically sought insight into the dynamics of the decision-making process and its neural mechanisms through statistical analysis of large numbers of trials from sequentially recorded single neurons or small groups of neurons [3, 4, 5, 6]. However, detecting and analyzing the DV on individual trials has been challenging [7]. Here we show that by recording simultaneously from hundreds of units in prearcuate gyrus of macaque monkeys performing a direction discrimination task, we can predict the monkey’s choices with high accuracy and decode DV dynamically as the decision unfolds on individual trials. This advance enabled us to study changes of mind (CoMs) that occasionally happen before the final commitment to a decision [8, 9, 10]. On individual trials, the decoded DV varied significantly over time and occasionally changed its sign, identifying a potential CoM. Interrogating the system by random stopping of the decision-making process during the delay period after stimulus presentation confirmed the validity of identified CoMs. Importantly, the properties of the candidate CoMs also conformed to expectations based on prior theoretical and behavioral studies [8]: they were more likely to go from an incorrect to a correct choice, they were more likely for weak and intermediate stimuli than for strong stimuli, and they were more likely earlier in the trial. We suggest that simultaneous recording of large neural populations provides a good estimate of DV and explains idiosyncratic aspects of the decision-making process that were inaccessible before.","container-title":"Current Biology","DOI":"10.1016/j.cub.2014.05.049","ISSN":"0960-9822","issue":"13","journalAbbreviation":"Current Biology","language":"en","page":"1542-1547","source":"ScienceDirect","title":"Dynamics of Neural Population Responses in Prefrontal Cortex Indicate Changes of Mind on Single Trials","volume":"24","author":[{"family":"Kiani","given":"Roozbeh"},{"family":"Cueva","given":"Christopher J."},{"family":"Reppas","given":"John B."},{"family":"Newsome","given":"William T."}],"issued":{"date-parts":[["2014",7,7]]}}},{"id":889,"uris":["http://zotero.org/users/6345545/items/LZVDWMZC"],"itemData":{"id":889,"type":"article-journal","abstract":"Decisive Monkeys\nDecision-making is a central theme in current research in cognitive neuroscience. Behavioral protocols have provided an entry into explorations of the neural processes that underlie decision-making. Empirical studies have provided support for a diffusion model in which information accumulates over time until a threshold is reached, with noisiness in the inputs related to decision errors. Kiani and Shadlen (p. 759) developed a behavioral task to study choice certainty and identified the corresponding neuronal representations in monkeys. The monkeys were allowed to choose to opt out of an uncertain, higher reward choice in favor of a certain, lower payoff. The same neurons that encoded the information used to make a choice also encoded the extent of certainty, which in humans would be described as the degree of confidence in one's decision.\nThe degree of confidence in a decision provides a graded and probabilistic assessment of expected outcome. Although neural mechanisms of perceptual decisions have been studied extensively in primates, little is known about the mechanisms underlying choice certainty. We have shown that the same neurons that represent formation of a decision encode certainty about the decision. Rhesus monkeys made decisions about the direction of moving random dots, spanning a range of difficulties. They were rewarded for correct decisions. On some trials, after viewing the stimulus, the monkeys could opt out of the direction decision for a small but certain reward. Monkeys exercised this option in a manner that revealed their degree of certainty. Neurons in parietal cortex represented formation of the direction decision and the degree of certainty underlying the decision to opt out.\nNeurons in the primate parietal cortex encode information required to make a decision and also the certainty of that choice.\nNeurons in the primate parietal cortex encode information required to make a decision and also the certainty of that choice.","container-title":"Science","DOI":"10.1126/science.1169405","ISSN":"0036-8075, 1095-9203","issue":"5928","language":"en","license":"Copyright © 2009, American Association for the Advancement of Science","note":"publisher: American Association for the Advancement of Science\nsection: Research Article\nPMID: 19423820","page":"759-764","source":"science.sciencemag.org","title":"Representation of Confidence Associated with a Decision by Neurons in the Parietal Cortex","volume":"324","author":[{"family":"Kiani","given":"Roozbeh"},{"family":"Shadlen","given":"Michael N."}],"issued":{"date-parts":[["2009",5,8]]}}},{"id":375,"uris":["http://zotero.org/users/6345545/items/AA8WYIGZ"],"itemData":{"id":375,"type":"article-journal","container-title":"The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N."}],"issued":{"date-parts":[["2002",11,1]]}}},{"id":377,"uris":["http://zotero.org/users/6345545/items/QVQZ8DUX"],"itemData":{"id":377,"type":"article-journal","abstract":"We recorded the activity of single neurons in the posterior parietal cortex (area LIP) of two rhesus monkeys while they discriminated the direction of motion in random-dot visual stimuli. The visual task was similar to a motion discrimination task that has been used in previous investigations of motion-sensitive regions of the extrastriate cortex. The monkeys were trained to decide whether the direction of motion was toward one of two choice targets that appeared on either side of the random-dot stimulus. At the end of the trial, the monkeys reported their direction judgment by making an eye movement to the appropriate target. We studied neurons in LIP that exhibited spatially selective persistent activity during delayed saccadic eye movement tasks. These neurons are thought to carry high-level signals appropriate for identifying salient visual targets and for guiding saccadic eye movements. We arranged the motion discrimination task so that one of the choice targets was in the LIP neuron's response field (RF) while the other target was positioned well away from the RF. During motion viewing, neurons in LIP altered their firing rate in a manner that predicted the saccadic eye movement that the monkey would make at the end of the trial. The activity thus predicted the monkey's judgment of motion direction. This predictive activity began early in the motion-viewing period and became increasingly reliable as the monkey viewed the random-dot motion. The neural activity predicted the monkey's direction judgment on both easy and difficult trials (strong and weak motion), whether or not the judgment was correct. In addition, the timing and magnitude of the response was affected by the strength of the motion signal in the stimulus. When the direction of motion was toward the RF, stronger motion led to larger neural responses earlier in the motion-viewing period. When motion was away from the RF, stronger motion led to greater suppression of ongoing activity. Thus the activity of single neurons in area LIP reflects both the direction of an impending gaze shift and the quality of the sensory information that instructs such a response. The time course of the neural response suggests that LIP accumulates sensory signals relevant to the selection of a target for an eye movement.","container-title":"Journal of Neurophysiology","DOI":"10.1152/jn.2001.86.4.1916","ISSN":"0022-3077, 1522-1598","issue":"4","journalAbbreviation":"Journal of Neurophysiology","language":"en","page":"1916-1936","source":"DOI.org (Crossref)","title":"Neural Basis of a Perceptual Decision in the Parietal Cortex (Area LIP) of the Rhesus Monkey","volume":"86","author":[{"family":"Shadlen","given":"Michael N."},{"family":"Newsome","given":"William T."}],"issued":{"date-parts":[["2001",10,1]]}}}],"schema":"https://github.com/citation-style-language/schema/raw/master/csl-citation.json"}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(Kiani et al., 2008, 2014; Kiani &amp; Shadlen, 2009; Roitman &amp; Shadlen, 2002; Shadlen &amp; Newsome, 2001)</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lastRenderedPageBreak/>
        <w:t>prefrontal</w:t>
      </w:r>
      <w:ins w:id="2014" w:author="Bo Shen" w:date="2023-02-03T11:37: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{"citationID":"gvey2Mlw","properties":{"formattedCitation":"(Funahashi et al., 1989; Fuster &amp; Alexander, 1971; Goldman-Rakic, 1995; Rigotti et al., 2013)","plainCitation":"(Funahashi et al., 1989; Fuster &amp; Alexander, 1971; Goldman-Rakic, 1995; Rigotti et al., 2013)","noteIndex":0},"citationItems":[{"id":3106,"uris":["http://zotero.org/users/6345545/items/ESDLEM2D"],"itemData":{"id":3106,"type":"article-journal","abstract":"1. An oculomotor delayed-response task was used to examine the spatial memory functions of neurons in primate prefrontal cortex. Monkeys were trained to fixate a central spot during a brief presentation (0.5 s) of a peripheral cue and throughout a subsequent delay period (1-6 s), and then, upon the extinction of the fixation target, to make a saccadic eye movement to where the cue had been presented. Cues were usually presented in one of eight different locations separated by 45 degrees. This task thus requires monkeys to direct their gaze to the location of a remembered visual cue, controls the retinal coordinates of the visual cues, controls the monkey's oculomotor behavior during the delay period, and also allows precise measurement of the timing and direction of the relevant behavioral responses. 2. Recordings were obtained from 288 neurons in the prefrontal cortex within and surrounding the principal sulcus (PS) while monkeys performed this task. An additional 31 neurons in the frontal eye fields (FEF) region within and near the anterior bank of the arcuate sulcus were also studied. 3. Of the 288 PS neurons, 170 exhibited task-related activity during at least one phase of this task and, of these, 87 showed significant excitation or inhibition of activity during the delay period relative to activity during the intertrial interval. 4. Delay period activity was classified as directional for 79% of these 87 neurons in that significant responses only occurred following cues located over a certain range of visual field directions and were weak or absent for other cue directions. The remaining 21% were omnidirectional, i.e., showed comparable delay period activity for all visual field locations tested. Directional preferences, or lack thereof, were maintained across different delay intervals (1-6 s). 5. For 50 of the 87 PS neurons, activity during the delay period was significantly elevated above the neuron's spontaneous rate for at least one cue location; for the remaining 37 neurons only inhibitory delay period activity was seen. Nearly all (92%) neurons with excitatory delay period activity were directional and few (8%) were omnidirectional. Most (62%) neurons with purely inhibitory delay period activity were directional, but a substantial minority (38%) was omnidirectional. 6. Fifteen of the neurons with excitatory directional delay period activity also had significant inhibitory delay period activity for other cue directions. These inhibitory responses were usually strongest for, or centered about, cue directions roughly opposite those optimal for excitatory responses.(ABSTRACT TRUNCATED AT 400 WORDS)","container-title":"Journal of Neurophysiology","DOI":"10.1152/jn.1989.61.2.331","ISSN":"0022-3077","issue":"2","note":"publisher: American Physiological Society","page":"331-349","source":"journals.physiology.org (Atypon)","title":"Mnemonic coding of visual space in the monkey's dorsolateral prefrontal cortex","volume":"61","author":[{"family":"Funahashi","given":"S."},{"family":"Bruce","given":"C. J."},{"family":"Goldman-Rakic","given":"P. S."}],"issued":{"date-parts":[["1989",2,1]]}}},{"id":3103,"uris":["http://zotero.org/users/6345545/items/SWLYBRRY"],"itemData":{"id":3103,"type":"article-journal","abstract":"Nerve cells in the mlonkey's prefrontal cortex and nucleuis medialis dorsalis of the thalamus show chaanges of firing frequiency associated with the performance of a delayed response test. Most cells increase firing during the cue presentation period or at the beginning of the ensuing delay; spike discharge highler than that in intertrial periods is present in somne cells throughoult the delay. These changes are interpreted as suggestive evidence of a role of frontothalamnzic circiuits ill the attentive process involved in short-termti inieniory.","container-title":"Science","DOI":"10.1126/science.173.3997.652","ISSN":"0036-8075, 1095-9203","issue":"3997","journalAbbreviation":"Science","language":"en","page":"652-654","source":"DOI.org (Crossref)","title":"Neuron Activity Related to Short-Term Memory","volume":"173","author":[{"family":"Fuster","given":"J. M."},{"family":"Alexander","given":"G. E."}],"issued":{"date-parts":[["1971",8,13]]}}},{"id":3941,"uris":["http://zotero.org/users/6345545/items/ZN6YXX3D"],"itemData":{"id":3941,"type":"article-journal","container-title":"Neuron","DOI":"10.1016/0896-6273(95)90304-6","ISSN":"0896-6273","issue":"3","journalAbbreviation":"Neuron","language":"en","page":"477-485","source":"ScienceDirect","title":"Cellular basis of working memory","volume":"14","author":[{"family":"Goldman-Rakic","given":"P. S"}],"issued":{"date-parts":[["1995",3,1]]}}},{"id":3944,"uris":["http://zotero.org/users/6345545/items/E82DTAHB"],"itemData":{"id":3944,"type":"article-journal","abstract":"Single-neuron activity in the prefrontal cortex (PFC) is tuned to mixtures of multiple task-related aspects. Such mixed selectivity is highly heterogeneous, seemingly disordered and therefore difficult to interpret. We analysed the neural activity recorded in monkeys during an object sequence memory task to identify a role of mixed selectivity in subserving the cognitive functions ascribed to the PFC. We show that mixed selectivity neurons encode distributed information about all task-relevant aspects. Each aspect can be decoded from the population of neurons even when single-cell selectivity to that aspect is eliminated. Moreover, mixed selectivity offers a significant computational advantage over specialized responses in terms of the repertoire of input–output functions implementable by readout neurons. This advantage originates from the highly diverse nonlinear selectivity to mixtures of task-relevant variables, a signature of high-dimensional neural representations. Crucially, this dimensionality is predictive of animal behaviour as it collapses in error trials. Our findings recommend a shift of focus for future studies from neurons that have easily interpretable response tuning to the widely observed, but rarely analysed, mixed selectivity neurons.","container-title":"Nature","DOI":"10.1038/nature12160","ISSN":"1476-4687","issue":"7451","language":"en","license":"2013 Nature Publishing Group, a division of Macmillan Publishers Limited. All Rights Reserved.","note":"number: 7451\npublisher: Nature Publishing Group","page":"585-590","source":"www.nature.com","title":"The importance of mixed selectivity in complex cognitive tasks","volume":"497","author":[{"family":"Rigotti","given":"Mattia"},{"family":"Barak","given":"Omri"},{"family":"Warden","given":"Melissa R."},{"family":"Wang","given":"Xiao-Jing"},{"family":"Daw","given":"Nathaniel D."},{"family":"Miller","given":"Earl K."},{"family":"Fusi","given":"Stefano"}],"issued":{"date-parts":[["2013",5]]}}}],"schema":"https://github.com/citation-style-language/schema/raw/master/csl-citation.json"}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(Funahashi et al., 1989; Fuster &amp; Alexander, 1971; Goldman-Rakic, 1995; Rigotti et al., 2013)</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and premotor cortices</w:t>
      </w:r>
      <w:ins w:id="2015" w:author="Bo Shen" w:date="2023-02-03T11:37: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{"citationID":"bSvsLD54","properties":{"formattedCitation":"(Pastor-Bernier &amp; Cisek, 2011)","plainCitation":"(Pastor-Bernier &amp; Cisek, 2011)","noteIndex":0},"citationItems":[{"id":626,"uris":["http://zotero.org/users/6345545/items/JBM23G32"],"itemData":{"id":626,"type":"article-journal","abstract":"It has been proposed that whenever an animal faces several action choices, their neural representations are processed in parallel in frontoparietal cortex and compete in a manner biased by any factor relevant to the decision. We tested this hypothesis by recording single-unit activity in dorsal premotor cortex (PMd) while a monkey performed two delayed center-out reaching tasks. In the one-target task, a single target was presented and its border style indicated its reward value. The two-target task was the same except two targets were presented and the value of each was varied. During the delay period of the one-target task, directionally tuned PMd activity showed no modulation with value. In contrast, during the two-target task, the same neurons showed strong effects of the value associated with their preferred target, always in relation to the value of the other target. Furthermore, the competition between action choices was strongest when targets were furthest apart. This angular distance effect appeared in neural activity as soon as cells became tuned, while modulation by relative value appeared much later. All of these findings can be reproduced by a computational model which suggests that decisions between actions are made through a biased competition taking place within a sensorimotor map of potential actions.","container-title":"Journal of Neuroscience","DOI":"10.1523/JNEUROSCI.5681-10.2011","ISSN":"0270-6474, 1529-2401","issue":"19","journalAbbreviation":"J. Neurosci.","language":"en","license":"Copyright © 2011 the authors 0270-6474/11/317083-06$15.00/0","note":"publisher: Society for Neuroscience\nsection: Brief Communications\nPMID: 21562270","page":"7083-7088","source":"www.jneurosci.org","title":"Neural Correlates of Biased Competition in Premotor Cortex","volume":"31","author":[{"family":"Pastor-Bernier","given":"Alexandre"},{"family":"Cisek","given":"Paul"}],"issued":{"date-parts":[["2011",5,11]]}}}],"schema":"https://github.com/citation-style-language/schema/raw/master/csl-citation.json"}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(Pastor-Bernier &amp; Cisek, 2011)</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neurons show elevated firing in the absence of stimulus-driven input over intervals of seconds; such persistent activity is thought to underlie working memory and enable decisions based on internally maintained information. In RNMs, recurrent excitation and feedback inhibition preserve categorical choice information after input withdrawal because of point-attractor dynamics</w:t>
      </w:r>
      <w:ins w:id="2016" w:author="Bo Shen" w:date="2023-02-03T11:37: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sidR="00EA1839">
        <w:rPr>
          <w:rFonts w:ascii="Times New Roman" w:hAnsi="Times New Roman" w:cs="Times New Roman"/>
          <w:color w:val="000000" w:themeColor="text1"/>
        </w:rPr>
        <w:instrText xml:space="preserve"> ADDIN ZOTERO_ITEM CSL_CITATION {"citationID":"fFdUmhWw","properties":{"formattedCitation":"(Furman &amp; Wang, 2008; X.-J. Wang, 2002; Wong &amp; Wang, 2006)","plainCitation":"(Furman &amp; Wang, 2008; X.-J. Wang, 2002; Wong &amp; Wang, 2006)","noteIndex":0},"citationItems":[{"id":356,"uris":["http://zotero.org/users/6345545/items/PNJTRKTT"],"itemData":{"id":356,"type":"article-journal","abstract":"Decision making with several choice options is central to cognition. To elucidate the neural mechanisms of such decisions, we investigated a recurrent cortical circuit model in which ﬂuctuating spiking neural dynamics underlie trial-by-trial stochastic decisions. The model encodes a continuous analog stimulus feature and is thus applicable to multiple-choice decisions. Importantly, the continuous network captures similarity between alternatives and possible overlaps in their neural representation. Model simulations accounted for behavioral as well as single-unit neurophysiological data from a recent monkey experiment and revealed testable predictions about the patterns of error rate as a function of the similarity between the correct and actual choices. We also found that the similarity and number of options affect speed and accuracy of responses. A mechanism is proposed for ﬂexible control of speed-accuracy tradeoff, based on a simple top-down signal to the decision circuit that may vary nonmonotonically with the number of choice alternatives.","container-title":"Neuron","DOI":"10.1016/j.neuron.2008.12.003","ISSN":"08966273","issue":"6","journalAbbreviation":"Neuron","language":"en","page":"1153-1168","source":"DOI.org (Crossref)","title":"Similarity Effect and Optimal Control of Multiple-Choice Decision Making","volume":"60","author":[{"family":"Furman","given":"Moran"},{"family":"Wang","given":"Xiao-Jing"}],"issued":{"date-parts":[["2008",12]]}}},{"id":359,"uris":["http://zotero.org/users/6345545/items/AEKIVEH9"],"itemData":{"id":359,"type":"article-journal","abstract":"Recent physiological studies of alert primates have revealed cortical neural correlates of key steps in a perceptual decision-making process. To elucidate synaptic mechanisms of decision making, I investigated a biophysically realistic cortical network model for a visual discrimination experiment. In the model, slow recurrent excitation and feedback inhibition produce attractor dynamics that amplify the difference between conflicting inputs and generates a binary choice. The model is shown to account for salient characteristics of the observed decision-correlated neural activity, as well as the animal’s psychometric function and reaction times. These results suggest that recurrent excitation mediated by NMDA receptors provides a candidate cellular mechanism for the slow time integration of sensory stimuli and the formation of categorical choices in a decision-making neocortical network.","container-title":"Neuron","DOI":"10.1016/S0896-6273(02)01092-9","ISSN":"08966273","issue":"5","journalAbbreviation":"Neuron","language":"en","page":"955-968","source":"DOI.org (Crossref)","title":"Probabilistic Decision Making by Slow Reverberation in Cortical Circuits","volume":"36","author":[{"family":"Wang","given":"Xiao-Jing"}],"issued":{"date-parts":[["2002",12]]}}},{"id":52,"uris":["http://zotero.org/users/6345545/items/W5B2KD2G"],"itemData":{"id":52,"type":"article-journal","abstract":"Recent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Neurosci.","language":"en","license":"Copyright © 2006 Society for Neuroscience 0270-6474/06/261314-15$15.00/0","note":"PMID: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instrText>
      </w:r>
      <w:r w:rsidRPr="0060258A">
        <w:rPr>
          <w:rFonts w:ascii="Times New Roman" w:hAnsi="Times New Roman" w:cs="Times New Roman"/>
          <w:color w:val="000000" w:themeColor="text1"/>
        </w:rPr>
        <w:fldChar w:fldCharType="separate"/>
      </w:r>
      <w:r w:rsidR="00EA1839">
        <w:rPr>
          <w:rFonts w:ascii="Times New Roman" w:hAnsi="Times New Roman" w:cs="Times New Roman"/>
          <w:color w:val="000000" w:themeColor="text1"/>
        </w:rPr>
        <w:t>(Furman &amp; Wang, 2008; X.-J. Wang, 2002; Wong &amp; Wang, 2006)</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Here, we answer two questions: does the LDDM generate persistent activity, and how does this persistent activity differ from that in standard RNMs? </w:t>
      </w:r>
    </w:p>
    <w:p w14:paraId="22F756B5" w14:textId="77777777" w:rsidR="003F037C" w:rsidRPr="0060258A" w:rsidRDefault="003F037C" w:rsidP="0072724B">
      <w:pPr>
        <w:spacing w:line="480" w:lineRule="auto"/>
        <w:jc w:val="both"/>
        <w:rPr>
          <w:rFonts w:ascii="Times New Roman" w:hAnsi="Times New Roman" w:cs="Times New Roman"/>
          <w:b/>
          <w:color w:val="000000" w:themeColor="text1"/>
        </w:rPr>
      </w:pPr>
    </w:p>
    <w:p w14:paraId="05C61E32" w14:textId="77777777" w:rsidR="003F037C" w:rsidRPr="0060258A" w:rsidRDefault="003F037C" w:rsidP="0072724B">
      <w:pPr>
        <w:spacing w:line="480" w:lineRule="auto"/>
        <w:jc w:val="both"/>
        <w:rPr>
          <w:rFonts w:ascii="Times New Roman" w:hAnsi="Times New Roman" w:cs="Times New Roman"/>
          <w:color w:val="000000" w:themeColor="text1"/>
        </w:rPr>
      </w:pPr>
      <w:r w:rsidRPr="0060258A">
        <w:rPr>
          <w:rFonts w:ascii="Times New Roman" w:hAnsi="Times New Roman" w:cs="Times New Roman"/>
          <w:color w:val="000000" w:themeColor="text1"/>
        </w:rPr>
        <w:t>We found that the LDDM can generate two distinct forms of persistent activity, controlled by the state of disinhibition.</w:t>
      </w:r>
      <w:r w:rsidRPr="0060258A">
        <w:rPr>
          <w:rFonts w:ascii="Times New Roman" w:hAnsi="Times New Roman" w:cs="Times New Roman"/>
          <w:b/>
          <w:color w:val="000000" w:themeColor="text1"/>
        </w:rPr>
        <w:t xml:space="preserve"> Fig. 8A</w:t>
      </w:r>
      <w:r w:rsidRPr="0060258A">
        <w:rPr>
          <w:rFonts w:ascii="Times New Roman" w:hAnsi="Times New Roman" w:cs="Times New Roman"/>
          <w:color w:val="000000" w:themeColor="text1"/>
        </w:rPr>
        <w:t xml:space="preserve"> shows example dynamics of two </w:t>
      </w:r>
      <w:r w:rsidRPr="0060258A">
        <w:rPr>
          <w:rFonts w:ascii="Times New Roman" w:hAnsi="Times New Roman" w:cs="Times New Roman"/>
          <w:i/>
          <w:color w:val="000000" w:themeColor="text1"/>
        </w:rPr>
        <w:t>R</w:t>
      </w:r>
      <w:r w:rsidRPr="0060258A">
        <w:rPr>
          <w:rFonts w:ascii="Times New Roman" w:hAnsi="Times New Roman" w:cs="Times New Roman"/>
          <w:color w:val="000000" w:themeColor="text1"/>
        </w:rPr>
        <w:t xml:space="preserve"> units before and after withdrawal of inputs while disinhibition is silent. Following input withdrawal, network activity decreases but still preserves elevated firing rates, governed by the self-excitation parameter </w:t>
      </w:r>
      <m:oMath>
        <m:r>
          <w:rPr>
            <w:rFonts w:ascii="Cambria Math" w:hAnsi="Cambria Math" w:cs="Times New Roman"/>
            <w:color w:val="000000" w:themeColor="text1"/>
          </w:rPr>
          <m:t>α</m:t>
        </m:r>
      </m:oMath>
      <w:r w:rsidRPr="0060258A">
        <w:rPr>
          <w:rFonts w:ascii="Times New Roman" w:hAnsi="Times New Roman" w:cs="Times New Roman"/>
          <w:color w:val="000000" w:themeColor="text1"/>
        </w:rPr>
        <w:t xml:space="preserve"> (the network loses elevated activity when </w:t>
      </w:r>
      <m:oMath>
        <m:r>
          <w:rPr>
            <w:rFonts w:ascii="Cambria Math" w:hAnsi="Cambria Math" w:cs="Times New Roman"/>
            <w:color w:val="000000" w:themeColor="text1"/>
          </w:rPr>
          <m:t>α≤1</m:t>
        </m:r>
        <m:r>
          <w:ins w:id="2017" w:author="Bo Shen" w:date="2023-02-03T11:39:00Z">
            <w:rPr>
              <w:rFonts w:ascii="Cambria Math" w:hAnsi="Cambria Math" w:cs="Times New Roman"/>
              <w:color w:val="000000" w:themeColor="text1"/>
            </w:rPr>
            <m:t>+</m:t>
          </w:ins>
        </m:r>
        <m:sSub>
          <m:sSubPr>
            <m:ctrlPr>
              <w:ins w:id="2018" w:author="Bo Shen" w:date="2023-02-03T11:39:00Z">
                <w:rPr>
                  <w:rFonts w:ascii="Cambria Math" w:hAnsi="Cambria Math" w:cs="Times New Roman"/>
                  <w:i/>
                  <w:color w:val="000000" w:themeColor="text1"/>
                </w:rPr>
              </w:ins>
            </m:ctrlPr>
          </m:sSubPr>
          <m:e>
            <m:r>
              <w:ins w:id="2019" w:author="Microsoft Office User" w:date="2023-03-03T11:57:00Z">
                <w:rPr>
                  <w:rFonts w:ascii="Cambria Math" w:hAnsi="Cambria Math" w:cs="Times New Roman"/>
                  <w:color w:val="000000" w:themeColor="text1"/>
                </w:rPr>
                <m:t>B</m:t>
              </w:ins>
            </m:r>
            <m:r>
              <w:ins w:id="2020" w:author="Bo Shen" w:date="2023-02-03T11:39:00Z">
                <w:del w:id="2021" w:author="Microsoft Office User" w:date="2023-03-03T11:57:00Z">
                  <w:rPr>
                    <w:rFonts w:ascii="Cambria Math" w:hAnsi="Cambria Math" w:cs="Times New Roman"/>
                    <w:color w:val="000000" w:themeColor="text1"/>
                  </w:rPr>
                  <m:t>G</m:t>
                </w:del>
              </w:ins>
            </m:r>
          </m:e>
          <m:sub>
            <m:r>
              <w:ins w:id="2022" w:author="Microsoft Office User" w:date="2023-03-03T11:57:00Z">
                <w:rPr>
                  <w:rFonts w:ascii="Cambria Math" w:hAnsi="Cambria Math" w:cs="Times New Roman"/>
                  <w:color w:val="000000" w:themeColor="text1"/>
                </w:rPr>
                <m:t>G</m:t>
              </w:ins>
            </m:r>
            <m:r>
              <w:ins w:id="2023" w:author="Bo Shen" w:date="2023-02-03T11:39:00Z">
                <w:del w:id="2024" w:author="Microsoft Office User" w:date="2023-03-03T11:57:00Z">
                  <w:rPr>
                    <w:rFonts w:ascii="Cambria Math" w:hAnsi="Cambria Math" w:cs="Times New Roman"/>
                    <w:color w:val="000000" w:themeColor="text1"/>
                  </w:rPr>
                  <m:t>0</m:t>
                </w:del>
              </w:ins>
            </m:r>
          </m:sub>
        </m:sSub>
      </m:oMath>
      <w:r w:rsidRPr="0060258A">
        <w:rPr>
          <w:rFonts w:ascii="Times New Roman" w:hAnsi="Times New Roman" w:cs="Times New Roman"/>
          <w:color w:val="000000" w:themeColor="text1"/>
        </w:rPr>
        <w:t xml:space="preserve">). The persistent activity ratio between </w:t>
      </w:r>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bscript"/>
        </w:rPr>
        <w:t>1</w:t>
      </w:r>
      <w:r w:rsidRPr="0060258A">
        <w:rPr>
          <w:rFonts w:ascii="Times New Roman" w:hAnsi="Times New Roman" w:cs="Times New Roman"/>
          <w:color w:val="000000" w:themeColor="text1"/>
        </w:rPr>
        <w:t xml:space="preserve"> and </w:t>
      </w:r>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bscript"/>
        </w:rPr>
        <w:t>2</w:t>
      </w:r>
      <w:r w:rsidRPr="0060258A">
        <w:rPr>
          <w:rFonts w:ascii="Times New Roman" w:hAnsi="Times New Roman" w:cs="Times New Roman"/>
          <w:color w:val="000000" w:themeColor="text1"/>
        </w:rPr>
        <w:t xml:space="preserve"> preserves the ratio between the input values </w:t>
      </w:r>
      <w:r w:rsidRPr="0060258A">
        <w:rPr>
          <w:rFonts w:ascii="Times New Roman" w:hAnsi="Times New Roman" w:cs="Times New Roman"/>
          <w:i/>
          <w:color w:val="000000" w:themeColor="text1"/>
        </w:rPr>
        <w:t>V</w:t>
      </w:r>
      <w:r w:rsidRPr="0060258A">
        <w:rPr>
          <w:rFonts w:ascii="Times New Roman" w:hAnsi="Times New Roman" w:cs="Times New Roman"/>
          <w:i/>
          <w:color w:val="000000" w:themeColor="text1"/>
          <w:vertAlign w:val="subscript"/>
        </w:rPr>
        <w:t>1</w:t>
      </w:r>
      <w:r w:rsidRPr="0060258A">
        <w:rPr>
          <w:rFonts w:ascii="Times New Roman" w:hAnsi="Times New Roman" w:cs="Times New Roman"/>
          <w:color w:val="000000" w:themeColor="text1"/>
        </w:rPr>
        <w:t xml:space="preserve"> and </w:t>
      </w:r>
      <w:r w:rsidRPr="0060258A">
        <w:rPr>
          <w:rFonts w:ascii="Times New Roman" w:hAnsi="Times New Roman" w:cs="Times New Roman"/>
          <w:i/>
          <w:color w:val="000000" w:themeColor="text1"/>
        </w:rPr>
        <w:t>V</w:t>
      </w:r>
      <w:r w:rsidRPr="0060258A">
        <w:rPr>
          <w:rFonts w:ascii="Times New Roman" w:hAnsi="Times New Roman" w:cs="Times New Roman"/>
          <w:i/>
          <w:color w:val="000000" w:themeColor="text1"/>
          <w:vertAlign w:val="subscript"/>
        </w:rPr>
        <w:t>2</w:t>
      </w:r>
      <w:r w:rsidRPr="0060258A">
        <w:rPr>
          <w:rFonts w:ascii="Times New Roman" w:hAnsi="Times New Roman" w:cs="Times New Roman"/>
          <w:color w:val="000000" w:themeColor="text1"/>
        </w:rPr>
        <w:t xml:space="preserve">, in contrast to RNMs which only preserve categorical information about the largest value (see </w:t>
      </w:r>
      <w:r w:rsidRPr="00D502D3">
        <w:rPr>
          <w:rFonts w:ascii="Times New Roman" w:hAnsi="Times New Roman" w:cs="Times New Roman"/>
          <w:b/>
          <w:color w:val="000000" w:themeColor="text1"/>
        </w:rPr>
        <w:t>Fig. 8-figure supplement 1</w:t>
      </w:r>
      <w:r>
        <w:rPr>
          <w:rFonts w:ascii="Times New Roman" w:hAnsi="Times New Roman" w:cs="Times New Roman"/>
          <w:color w:val="000000" w:themeColor="text1"/>
        </w:rPr>
        <w:t xml:space="preserve"> and </w:t>
      </w:r>
      <w:r w:rsidRPr="00D502D3">
        <w:rPr>
          <w:rFonts w:ascii="Times New Roman" w:hAnsi="Times New Roman" w:cs="Times New Roman"/>
          <w:b/>
          <w:color w:val="000000" w:themeColor="text1"/>
        </w:rPr>
        <w:t>Methods</w:t>
      </w:r>
      <w:r>
        <w:rPr>
          <w:rFonts w:ascii="Times New Roman" w:hAnsi="Times New Roman" w:cs="Times New Roman"/>
          <w:b/>
          <w:color w:val="000000" w:themeColor="text1"/>
        </w:rPr>
        <w:t xml:space="preserve"> </w:t>
      </w:r>
      <w:bookmarkStart w:id="2025" w:name="_Toc101170402"/>
      <w:r w:rsidRPr="00EC6C76">
        <w:rPr>
          <w:rFonts w:ascii="Times New Roman" w:hAnsi="Times New Roman" w:cs="Times New Roman"/>
          <w:i/>
          <w:color w:val="000000" w:themeColor="text1"/>
        </w:rPr>
        <w:t>Analysis for persistent activity</w:t>
      </w:r>
      <w:bookmarkEnd w:id="2025"/>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t xml:space="preserve">for </w:t>
      </w:r>
      <w:r>
        <w:rPr>
          <w:rFonts w:ascii="Times New Roman" w:hAnsi="Times New Roman" w:cs="Times New Roman"/>
          <w:color w:val="000000" w:themeColor="text1"/>
        </w:rPr>
        <w:t xml:space="preserve">mathematical </w:t>
      </w:r>
      <w:r w:rsidRPr="0060258A">
        <w:rPr>
          <w:rFonts w:ascii="Times New Roman" w:hAnsi="Times New Roman" w:cs="Times New Roman"/>
          <w:color w:val="000000" w:themeColor="text1"/>
        </w:rPr>
        <w:t>proof). Phase</w:t>
      </w:r>
      <w:ins w:id="2026" w:author="Bo Shen" w:date="2023-02-13T11:45:00Z">
        <w:r>
          <w:rPr>
            <w:rFonts w:ascii="Times New Roman" w:hAnsi="Times New Roman" w:cs="Times New Roman"/>
            <w:color w:val="000000" w:themeColor="text1"/>
          </w:rPr>
          <w:t xml:space="preserve"> </w:t>
        </w:r>
      </w:ins>
      <w:del w:id="2027" w:author="Bo Shen" w:date="2023-02-13T11:45:00Z">
        <w:r w:rsidRPr="0060258A" w:rsidDel="003C4C48">
          <w:rPr>
            <w:rFonts w:ascii="Times New Roman" w:hAnsi="Times New Roman" w:cs="Times New Roman"/>
            <w:color w:val="000000" w:themeColor="text1"/>
          </w:rPr>
          <w:delText>-</w:delText>
        </w:r>
      </w:del>
      <w:r w:rsidRPr="0060258A">
        <w:rPr>
          <w:rFonts w:ascii="Times New Roman" w:hAnsi="Times New Roman" w:cs="Times New Roman"/>
          <w:color w:val="000000" w:themeColor="text1"/>
        </w:rPr>
        <w:t>plane analysis suggests that relative value coding in persistent activity arises from a line-attractor dynamic in the network during the inactivation of disinhibition, unlike point-attractor dynamics in the RNM (</w:t>
      </w:r>
      <w:r w:rsidRPr="0060258A">
        <w:rPr>
          <w:rFonts w:ascii="Times New Roman" w:hAnsi="Times New Roman" w:cs="Times New Roman"/>
          <w:b/>
          <w:color w:val="000000" w:themeColor="text1"/>
        </w:rPr>
        <w:t>Fig. 8B</w:t>
      </w:r>
      <w:r w:rsidRPr="0060258A">
        <w:rPr>
          <w:rFonts w:ascii="Times New Roman" w:hAnsi="Times New Roman" w:cs="Times New Roman"/>
          <w:color w:val="000000" w:themeColor="text1"/>
        </w:rPr>
        <w:t>). Like other line-attractor models of persistent activity that store continuous-valued information</w:t>
      </w:r>
      <w:ins w:id="2028" w:author="Bo Shen" w:date="2023-02-03T11:37: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{"citationID":"CnsmQvdX","properties":{"formattedCitation":"(Burak &amp; Fiete, 2009; Compte, 2000; Ganguli et al., 2008; Seung, 1996)","plainCitation":"(Burak &amp; Fiete, 2009; Compte, 2000; Ganguli et al., 2008; Seung, 1996)","noteIndex":0},"citationItems":[{"id":143,"uris":["http://zotero.org/users/6345545/items/ZNT4ECRM"],"itemData":{"id":143,"type":"article-journal","container-title":"Cerebral Cortex","DOI":"10.1093/cercor/10.9.910","ISSN":"14602199","issue":"9","language":"en","page":"910-923","source":"DOI.org (Crossref)","title":"Synaptic Mechanisms and Network Dynamics Underlying Spatial Working Memory in a Cortical Network Model","volume":"10","author":[{"family":"Compte","given":"A."}],"issued":{"date-parts":[["2000",9,1]]}}},{"id":5299,"uris":["http://zotero.org/users/6345545/items/9EQPCXVM"],"itemData":{"id":5299,"type":"article-journal","abstract":"To perform nontrivial, real-time computations on a sensory input stream, biological systems must retain a short-term memory trace of their recent inputs. It has been proposed that generic high-dimensional dynamical systems could retain a memory trace for past inputs in their current state. This raises important questions about the fundamental limits of such memory traces and the properties required of dynamical systems to achieve these limits. We address these issues by applying Fisher information theory to dynamical systems driven by time-dependent signals corrupted by noise. We introduce the Fisher Memory Curve (FMC) as a measure of the signal-to-noise ratio (SNR) embedded in the dynamical state relative to the input SNR. The integrated FMC indicates the total memory capacity. We apply this theory to linear neuronal networks and show that the capacity of networks with normal connectivity matrices is exactly 1 and that of any network of N neurons is, at most, N. A nonnormal network achieving this bound is subject to stringent design constraints: It must have a hidden feedforward architecture that superlinearly amplifies its input for a time of order N, and the input connectivity must optimally match this architecture. The memory capacity of networks subject to saturating nonlinearities is further limited, and cannot exceed\n              \n                \n                  \n                    \n                      N\n                    \n                  \n                \n              \n              . This limit can be realized by feedforward structures with divergent fan out that distributes the signal across neurons, thereby avoiding saturation. We illustrate the generality of the theory by showing that memory in fluid systems can be sustained by transient nonnormal amplification due to convective instability or the onset of turbulence.","container-title":"Proceedings of the National Academy of Sciences","DOI":"10.1073/pnas.0804451105","ISSN":"0027-8424, 1091-6490","issue":"48","journalAbbreviation":"Proc. Natl. Acad. Sci. U.S.A.","language":"en","page":"18970-18975","source":"DOI.org (Crossref)","title":"Memory traces in dynamical systems","volume":"105","author":[{"family":"Ganguli","given":"Surya"},{"family":"Huh","given":"Dongsung"},{"family":"Sompolinsky","given":"Haim"}],"issued":{"date-parts":[["2008",12,2]]}}},{"id":5177,"uris":["http://zotero.org/users/6345545/items/JWLHQ7KT"],"itemData":{"id":5177,"type":"article-journal","abstract":"The brain can hold the eyes still because it stores a memory of eye position. The brain’s memory of horizontal eye position appears to be represented by persistent neural activity in a network known as the neural integrator, which is localized in the brainstem and cerebellum. Existing experimental data are reinterpreted as evidence for an ‘‘attractor hypothesis’’ that the persistent patterns of activity observed in this network form an attractive line of fixed points in its state space. Line attractor dynamics can be produced in linear or nonlinear neural networks by learning mechanisms that precisely tune positive feedback.","container-title":"Proceedings of the National Academy of Sciences","DOI":"10.1073/pnas.93.23.13339","ISSN":"0027-8424, 1091-6490","issue":"23","journalAbbreviation":"Proceedings of the National Academy of Sciences","language":"en","page":"13339-13344","source":"DOI.org (Crossref)","title":"How the brain keeps the eyes still","volume":"93","author":[{"family":"Seung","given":"H. S."}],"issued":{"date-parts":[["1996",11,12]]}}},{"id":5394,"uris":["http://zotero.org/users/6345545/items/FJSRXLUR"],"itemData":{"id":5394,"type":"article-journal","abstract":"Grid cells in the rat entorhinal cortex display strikingly regular firing responses to the animal's position in 2-D space and have been hypothesized to form the neural substrate for dead-reckoning. However, errors accumulate rapidly when velocity inputs are integrated in existing models of grid cell activity. To produce grid-cell-like responses, these models would require frequent resets triggered by external sensory cues. Such inadequacies, shared by various models, cast doubt on the dead-reckoning potential of the grid cell system. Here we focus on the question of accurate path integration, specifically in continuous attractor models of grid cell activity. We show, in contrast to previous models, that continuous attractor models can generate regular triangular grid responses, based on inputs that encode only the rat's velocity and heading direction. We consider the role of the network boundary in the integration performance of the network and show that both periodic and aperiodic networks are capable of accurate path integration, despite important differences in their attractor manifolds. We quantify the rate at which errors in the velocity integration accumulate as a function of network size and intrinsic noise within the network. With a plausible range of parameters and the inclusion of spike variability, our model networks can accurately integrate velocity inputs over a maximum of </w:instrText>
      </w:r>
      <w:r>
        <w:rPr>
          <w:rFonts w:ascii="Cambria Math" w:hAnsi="Cambria Math" w:cs="Cambria Math"/>
          <w:color w:val="000000" w:themeColor="text1"/>
        </w:rPr>
        <w:instrText>∼</w:instrText>
      </w:r>
      <w:r>
        <w:rPr>
          <w:rFonts w:ascii="Times New Roman" w:hAnsi="Times New Roman" w:cs="Times New Roman"/>
          <w:color w:val="000000" w:themeColor="text1"/>
        </w:rPr>
        <w:instrText xml:space="preserve">10–100 meters and </w:instrText>
      </w:r>
      <w:r>
        <w:rPr>
          <w:rFonts w:ascii="Cambria Math" w:hAnsi="Cambria Math" w:cs="Cambria Math"/>
          <w:color w:val="000000" w:themeColor="text1"/>
        </w:rPr>
        <w:instrText>∼</w:instrText>
      </w:r>
      <w:r>
        <w:rPr>
          <w:rFonts w:ascii="Times New Roman" w:hAnsi="Times New Roman" w:cs="Times New Roman"/>
          <w:color w:val="000000" w:themeColor="text1"/>
        </w:rPr>
        <w:instrText xml:space="preserve">1–10 minutes. These findings form a proof-of-concept that continuous attractor dynamics may underlie velocity integration in the dorsolateral medial entorhinal cortex. The simulations also generate pertinent upper bounds on the accuracy of integration that may be achieved by continuous attractor dynamics in the grid cell network. We suggest experiments to test the continuous attractor model and differentiate it from models in which single cells establish their responses independently of each other.","container-title":"PLOS Computational Biology","DOI":"10.1371/journal.pcbi.1000291","ISSN":"1553-7358","issue":"2","journalAbbreviation":"PLOS Computational Biology","language":"en","note":"publisher: Public Library of Science","page":"e1000291","source":"PLoS Journals","title":"Accurate Path Integration in Continuous Attractor Network Models of Grid Cells","volume":"5","author":[{"family":"Burak","given":"Yoram"},{"family":"Fiete","given":"Ila R."}],"issued":{"date-parts":[["2009",2,20]]}}}],"schema":"https://github.com/citation-style-language/schema/raw/master/csl-citation.json"}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(Burak &amp; Fiete, 2009; Compte, 2000; Ganguli et al., 2008; Seung, 1996)</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an unbiased coding of the input ratio requires perfectly balanced gain control weights from </w:t>
      </w:r>
      <w:r w:rsidRPr="0060258A">
        <w:rPr>
          <w:rFonts w:ascii="Times New Roman" w:hAnsi="Times New Roman" w:cs="Times New Roman"/>
          <w:i/>
          <w:color w:val="000000" w:themeColor="text1"/>
        </w:rPr>
        <w:t>G</w:t>
      </w:r>
      <w:r w:rsidRPr="0060258A">
        <w:rPr>
          <w:rFonts w:ascii="Times New Roman" w:hAnsi="Times New Roman" w:cs="Times New Roman"/>
          <w:color w:val="000000" w:themeColor="text1"/>
        </w:rPr>
        <w:t xml:space="preserve"> to </w:t>
      </w:r>
      <w:r w:rsidRPr="0060258A">
        <w:rPr>
          <w:rFonts w:ascii="Times New Roman" w:hAnsi="Times New Roman" w:cs="Times New Roman"/>
          <w:i/>
          <w:color w:val="000000" w:themeColor="text1"/>
        </w:rPr>
        <w:t>R</w:t>
      </w:r>
      <w:r w:rsidRPr="0060258A">
        <w:rPr>
          <w:rFonts w:ascii="Times New Roman" w:hAnsi="Times New Roman" w:cs="Times New Roman"/>
          <w:color w:val="000000" w:themeColor="text1"/>
        </w:rPr>
        <w:t>. Unbalanced weights will result in distorted coding of the input ratio and graded coding of the inputs will decay over time (</w:t>
      </w:r>
      <w:r w:rsidRPr="00D502D3">
        <w:rPr>
          <w:rFonts w:ascii="Times New Roman" w:hAnsi="Times New Roman" w:cs="Times New Roman"/>
          <w:b/>
          <w:color w:val="000000" w:themeColor="text1"/>
        </w:rPr>
        <w:t>Fig</w:t>
      </w:r>
      <w:r>
        <w:rPr>
          <w:rFonts w:ascii="Times New Roman" w:hAnsi="Times New Roman" w:cs="Times New Roman"/>
          <w:b/>
          <w:color w:val="000000" w:themeColor="text1"/>
        </w:rPr>
        <w:t>s</w:t>
      </w:r>
      <w:r w:rsidRPr="00D502D3">
        <w:rPr>
          <w:rFonts w:ascii="Times New Roman" w:hAnsi="Times New Roman" w:cs="Times New Roman"/>
          <w:b/>
          <w:color w:val="000000" w:themeColor="text1"/>
        </w:rPr>
        <w:t xml:space="preserve">. 8-figure </w:t>
      </w:r>
      <w:r w:rsidRPr="00D502D3">
        <w:rPr>
          <w:rFonts w:ascii="Times New Roman" w:hAnsi="Times New Roman" w:cs="Times New Roman"/>
          <w:b/>
          <w:color w:val="000000" w:themeColor="text1"/>
        </w:rPr>
        <w:lastRenderedPageBreak/>
        <w:t>supplement 1</w:t>
      </w:r>
      <w:r>
        <w:rPr>
          <w:rFonts w:ascii="Times New Roman" w:hAnsi="Times New Roman" w:cs="Times New Roman"/>
          <w:b/>
          <w:color w:val="000000" w:themeColor="text1"/>
        </w:rPr>
        <w:t xml:space="preserve">D </w:t>
      </w:r>
      <w:r w:rsidRPr="0037013F">
        <w:rPr>
          <w:rFonts w:ascii="Times New Roman" w:hAnsi="Times New Roman" w:cs="Times New Roman"/>
          <w:color w:val="000000" w:themeColor="text1"/>
        </w:rPr>
        <w:t>and</w:t>
      </w:r>
      <w:r>
        <w:rPr>
          <w:rFonts w:ascii="Times New Roman" w:hAnsi="Times New Roman" w:cs="Times New Roman"/>
          <w:b/>
          <w:color w:val="000000" w:themeColor="text1"/>
        </w:rPr>
        <w:t xml:space="preserve"> E</w:t>
      </w:r>
      <w:r w:rsidRPr="0060258A">
        <w:rPr>
          <w:rFonts w:ascii="Times New Roman" w:hAnsi="Times New Roman" w:cs="Times New Roman"/>
          <w:color w:val="000000" w:themeColor="text1"/>
        </w:rPr>
        <w:t xml:space="preserve">). For perfectly balanced weights, the line attractor state is vulnerable to noise perturbation. A small perturbation can easily drive the activity to drift on the line of attractors, with the summed value of </w:t>
      </w:r>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bscript"/>
        </w:rPr>
        <w:t>1</w:t>
      </w:r>
      <w:r w:rsidRPr="0060258A">
        <w:rPr>
          <w:rFonts w:ascii="Times New Roman" w:hAnsi="Times New Roman" w:cs="Times New Roman"/>
          <w:color w:val="000000" w:themeColor="text1"/>
        </w:rPr>
        <w:t xml:space="preserve"> and </w:t>
      </w:r>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bscript"/>
        </w:rPr>
        <w:t>2</w:t>
      </w:r>
      <w:r w:rsidRPr="0060258A">
        <w:rPr>
          <w:rFonts w:ascii="Times New Roman" w:hAnsi="Times New Roman" w:cs="Times New Roman"/>
          <w:color w:val="000000" w:themeColor="text1"/>
        </w:rPr>
        <w:t xml:space="preserve"> as a constant (</w:t>
      </w:r>
      <m:oMath>
        <m:f>
          <m:fPr>
            <m:ctrlPr>
              <w:rPr>
                <w:rFonts w:ascii="Cambria Math" w:hAnsi="Cambria Math" w:cs="Times New Roman"/>
                <w:color w:val="000000" w:themeColor="text1"/>
              </w:rPr>
            </m:ctrlPr>
          </m:fPr>
          <m:num>
            <m:r>
              <w:rPr>
                <w:rFonts w:ascii="Cambria Math" w:hAnsi="Cambria Math" w:cs="Times New Roman"/>
                <w:color w:val="000000" w:themeColor="text1"/>
              </w:rPr>
              <m:t>α</m:t>
            </m:r>
            <m:r>
              <m:rPr>
                <m:sty m:val="p"/>
              </m:rPr>
              <w:rPr>
                <w:rFonts w:ascii="Cambria Math" w:hAnsi="Cambria Math" w:cs="Times New Roman"/>
                <w:color w:val="000000" w:themeColor="text1"/>
              </w:rPr>
              <m:t>-1</m:t>
            </m:r>
            <m:r>
              <w:ins w:id="2029" w:author="Bo Shen" w:date="2023-02-03T11:56:00Z">
                <m:rPr>
                  <m:sty m:val="p"/>
                </m:rPr>
                <w:rPr>
                  <w:rFonts w:ascii="Cambria Math" w:hAnsi="Cambria Math" w:cs="Times New Roman"/>
                  <w:color w:val="000000" w:themeColor="text1"/>
                </w:rPr>
                <m:t>-</m:t>
              </w:ins>
            </m:r>
            <m:sSub>
              <m:sSubPr>
                <m:ctrlPr>
                  <w:ins w:id="2030" w:author="Bo Shen" w:date="2023-03-03T17:42:00Z">
                    <w:rPr>
                      <w:rFonts w:ascii="Cambria Math" w:hAnsi="Cambria Math" w:cs="Times New Roman"/>
                      <w:i/>
                      <w:iCs/>
                      <w:color w:val="000000" w:themeColor="text1"/>
                    </w:rPr>
                  </w:ins>
                </m:ctrlPr>
              </m:sSubPr>
              <m:e>
                <m:r>
                  <w:ins w:id="2031" w:author="Bo Shen" w:date="2023-03-03T17:42:00Z">
                    <w:rPr>
                      <w:rFonts w:ascii="Cambria Math" w:hAnsi="Cambria Math" w:cs="Times New Roman"/>
                      <w:color w:val="000000" w:themeColor="text1"/>
                    </w:rPr>
                    <m:t>B</m:t>
                  </w:ins>
                </m:r>
                <m:ctrlPr>
                  <w:ins w:id="2032" w:author="Bo Shen" w:date="2023-03-03T17:42:00Z">
                    <w:rPr>
                      <w:rFonts w:ascii="Cambria Math" w:hAnsi="Cambria Math" w:cs="Times New Roman"/>
                      <w:color w:val="000000" w:themeColor="text1"/>
                    </w:rPr>
                  </w:ins>
                </m:ctrlPr>
              </m:e>
              <m:sub>
                <m:r>
                  <w:ins w:id="2033" w:author="Bo Shen" w:date="2023-03-03T17:42:00Z">
                    <w:rPr>
                      <w:rFonts w:ascii="Cambria Math" w:hAnsi="Cambria Math" w:cs="Times New Roman"/>
                      <w:color w:val="000000" w:themeColor="text1"/>
                    </w:rPr>
                    <m:t>G</m:t>
                  </w:ins>
                </m:r>
              </m:sub>
            </m:sSub>
          </m:num>
          <m:den>
            <m:r>
              <w:rPr>
                <w:rFonts w:ascii="Cambria Math" w:hAnsi="Cambria Math" w:cs="Times New Roman"/>
                <w:color w:val="000000" w:themeColor="text1"/>
              </w:rPr>
              <m:t>ω</m:t>
            </m:r>
          </m:den>
        </m:f>
      </m:oMath>
      <w:r w:rsidRPr="0060258A">
        <w:rPr>
          <w:rFonts w:ascii="Times New Roman" w:hAnsi="Times New Roman" w:cs="Times New Roman"/>
          <w:color w:val="000000" w:themeColor="text1"/>
        </w:rPr>
        <w:t xml:space="preserve">). The preserved ratio between </w:t>
      </w:r>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bscript"/>
        </w:rPr>
        <w:t>1</w:t>
      </w:r>
      <w:r w:rsidRPr="0060258A">
        <w:rPr>
          <w:rFonts w:ascii="Times New Roman" w:hAnsi="Times New Roman" w:cs="Times New Roman"/>
          <w:color w:val="000000" w:themeColor="text1"/>
        </w:rPr>
        <w:t xml:space="preserve"> and </w:t>
      </w:r>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bscript"/>
        </w:rPr>
        <w:t>2</w:t>
      </w:r>
      <w:r w:rsidRPr="0060258A">
        <w:rPr>
          <w:rFonts w:ascii="Times New Roman" w:hAnsi="Times New Roman" w:cs="Times New Roman"/>
          <w:color w:val="000000" w:themeColor="text1"/>
        </w:rPr>
        <w:t xml:space="preserve"> drifts stochastically over time, similar to the prediction of other line-attractor circuits and consistent with behavioral and neural variability related to working memory</w:t>
      </w:r>
      <w:ins w:id="2034" w:author="Bo Shen" w:date="2023-02-03T11:56: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{"citationID":"b9vdBqMQ","properties":{"formattedCitation":"(Seung, 1996; Wimmer et al., 2014)","plainCitation":"(Seung, 1996; Wimmer et al., 2014)","noteIndex":0},"citationItems":[{"id":5177,"uris":["http://zotero.org/users/6345545/items/JWLHQ7KT"],"itemData":{"id":5177,"type":"article-journal","abstract":"The brain can hold the eyes still because it stores a memory of eye position. The brain’s memory of horizontal eye position appears to be represented by persistent neural activity in a network known as the neural integrator, which is localized in the brainstem and cerebellum. Existing experimental data are reinterpreted as evidence for an ‘‘attractor hypothesis’’ that the persistent patterns of activity observed in this network form an attractive line of fixed points in its state space. Line attractor dynamics can be produced in linear or nonlinear neural networks by learning mechanisms that precisely tune positive feedback.","container-title":"Proceedings of the National Academy of Sciences","DOI":"10.1073/pnas.93.23.13339","ISSN":"0027-8424, 1091-6490","issue":"23","journalAbbreviation":"Proceedings of the National Academy of Sciences","language":"en","page":"13339-13344","source":"DOI.org (Crossref)","title":"How the brain keeps the eyes still","volume":"93","author":[{"family":"Seung","given":"H. S."}],"issued":{"date-parts":[["1996",11,12]]}}},{"id":5310,"uris":["http://zotero.org/users/6345545/items/ZFEFSYRH"],"itemData":{"id":5310,"type":"article-journal","abstract":"The authors use monkey electrophysiology data to test a “bump attractor” computational model. Their findings reinforce persistent activity as a basis for spatial working memory, provide evidence for a continuous prefrontal representation of memorized space, and offer experimental support for bump attractor dynamics mediating cognitive tasks in the cortex.","container-title":"Nature Neuroscience","DOI":"10.1038/nn.3645","ISSN":"1546-1726","issue":"3","journalAbbreviation":"Nat Neurosci","language":"en","license":"2014 Nature Publishing Group, a division of Macmillan Publishers Limited. All Rights Reserved.","note":"number: 3\npublisher: Nature Publishing Group","page":"431-439","source":"www.nature.com","title":"Bump attractor dynamics in prefrontal cortex explains behavioral precision in spatial working memory","volume":"17","author":[{"family":"Wimmer","given":"Klaus"},{"family":"Nykamp","given":"Duane Q."},{"family":"Constantinidis","given":"Christos"},{"family":"Compte","given":"Albert"}],"issued":{"date-parts":[["2014",3]]}}}],"schema":"https://github.com/citation-style-language/schema/raw/master/csl-citation.json"}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(Seung, 1996; Wimmer et al., 2014)</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w:t>
      </w:r>
    </w:p>
    <w:p w14:paraId="1C811FBC" w14:textId="77777777" w:rsidR="003F037C" w:rsidRPr="0060258A" w:rsidRDefault="003F037C" w:rsidP="007217B8">
      <w:pPr>
        <w:spacing w:line="480" w:lineRule="auto"/>
        <w:jc w:val="both"/>
        <w:rPr>
          <w:rFonts w:ascii="Times New Roman" w:hAnsi="Times New Roman" w:cs="Times New Roman"/>
          <w:color w:val="000000" w:themeColor="text1"/>
        </w:rPr>
      </w:pPr>
    </w:p>
    <w:p w14:paraId="20AB3249" w14:textId="77777777" w:rsidR="003F037C" w:rsidRPr="0060258A" w:rsidRDefault="003F037C" w:rsidP="007217B8">
      <w:pPr>
        <w:spacing w:line="480" w:lineRule="auto"/>
        <w:jc w:val="both"/>
        <w:rPr>
          <w:rFonts w:ascii="Times New Roman" w:hAnsi="Times New Roman" w:cs="Times New Roman"/>
          <w:color w:val="000000" w:themeColor="text1"/>
        </w:rPr>
      </w:pPr>
      <w:r w:rsidRPr="0060258A">
        <w:rPr>
          <w:rFonts w:ascii="Times New Roman" w:hAnsi="Times New Roman" w:cs="Times New Roman"/>
          <w:color w:val="000000" w:themeColor="text1"/>
        </w:rPr>
        <w:t xml:space="preserve">However, a line attractor is not the only state that the LDDM predicts. If disinhibition is activated during the delay interval, the network switches to a point attractor dynamic (see </w:t>
      </w:r>
      <w:r w:rsidRPr="00D502D3">
        <w:rPr>
          <w:rFonts w:ascii="Times New Roman" w:hAnsi="Times New Roman" w:cs="Times New Roman"/>
          <w:b/>
          <w:color w:val="000000" w:themeColor="text1"/>
        </w:rPr>
        <w:t>Fig</w:t>
      </w:r>
      <w:r>
        <w:rPr>
          <w:rFonts w:ascii="Times New Roman" w:hAnsi="Times New Roman" w:cs="Times New Roman"/>
          <w:b/>
          <w:color w:val="000000" w:themeColor="text1"/>
        </w:rPr>
        <w:t>s</w:t>
      </w:r>
      <w:r w:rsidRPr="00D502D3">
        <w:rPr>
          <w:rFonts w:ascii="Times New Roman" w:hAnsi="Times New Roman" w:cs="Times New Roman"/>
          <w:b/>
          <w:color w:val="000000" w:themeColor="text1"/>
        </w:rPr>
        <w:t xml:space="preserve">. 8-figure supplement </w:t>
      </w:r>
      <w:r>
        <w:rPr>
          <w:rFonts w:ascii="Times New Roman" w:hAnsi="Times New Roman" w:cs="Times New Roman"/>
          <w:b/>
          <w:color w:val="000000" w:themeColor="text1"/>
        </w:rPr>
        <w:t>2</w:t>
      </w:r>
      <w:r w:rsidRPr="0060258A">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and </w:t>
      </w:r>
      <w:r w:rsidRPr="00D502D3">
        <w:rPr>
          <w:rFonts w:ascii="Times New Roman" w:hAnsi="Times New Roman" w:cs="Times New Roman"/>
          <w:b/>
          <w:color w:val="000000" w:themeColor="text1"/>
        </w:rPr>
        <w:t>Methods</w:t>
      </w:r>
      <w:r>
        <w:rPr>
          <w:rFonts w:ascii="Times New Roman" w:hAnsi="Times New Roman" w:cs="Times New Roman"/>
          <w:b/>
          <w:color w:val="000000" w:themeColor="text1"/>
        </w:rPr>
        <w:t xml:space="preserve"> </w:t>
      </w:r>
      <w:r w:rsidRPr="00EC6C76">
        <w:rPr>
          <w:rFonts w:ascii="Times New Roman" w:hAnsi="Times New Roman" w:cs="Times New Roman"/>
          <w:i/>
          <w:color w:val="000000" w:themeColor="text1"/>
        </w:rPr>
        <w:t>Analysis for persistent activity</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t xml:space="preserve">for </w:t>
      </w:r>
      <w:r>
        <w:rPr>
          <w:rFonts w:ascii="Times New Roman" w:hAnsi="Times New Roman" w:cs="Times New Roman"/>
          <w:color w:val="000000" w:themeColor="text1"/>
        </w:rPr>
        <w:t xml:space="preserve">mathematical </w:t>
      </w:r>
      <w:r w:rsidRPr="0060258A">
        <w:rPr>
          <w:rFonts w:ascii="Times New Roman" w:hAnsi="Times New Roman" w:cs="Times New Roman"/>
          <w:color w:val="000000" w:themeColor="text1"/>
        </w:rPr>
        <w:t xml:space="preserve">proof). </w:t>
      </w:r>
      <w:r w:rsidRPr="0060258A">
        <w:rPr>
          <w:rFonts w:ascii="Times New Roman" w:hAnsi="Times New Roman" w:cs="Times New Roman"/>
          <w:b/>
          <w:color w:val="000000" w:themeColor="text1"/>
        </w:rPr>
        <w:t>Fig. 8D</w:t>
      </w:r>
      <w:r w:rsidRPr="0060258A">
        <w:rPr>
          <w:rFonts w:ascii="Times New Roman" w:hAnsi="Times New Roman" w:cs="Times New Roman"/>
          <w:color w:val="000000" w:themeColor="text1"/>
        </w:rPr>
        <w:t xml:space="preserve"> shows example dynamics of two </w:t>
      </w:r>
      <w:r w:rsidRPr="0060258A">
        <w:rPr>
          <w:rFonts w:ascii="Times New Roman" w:hAnsi="Times New Roman" w:cs="Times New Roman"/>
          <w:i/>
          <w:color w:val="000000" w:themeColor="text1"/>
        </w:rPr>
        <w:t>R</w:t>
      </w:r>
      <w:r w:rsidRPr="0060258A">
        <w:rPr>
          <w:rFonts w:ascii="Times New Roman" w:hAnsi="Times New Roman" w:cs="Times New Roman"/>
          <w:color w:val="000000" w:themeColor="text1"/>
        </w:rPr>
        <w:t xml:space="preserve"> units before and after withdrawal of inputs. Disinhibition drives a competition between the two </w:t>
      </w:r>
      <w:r w:rsidRPr="0060258A">
        <w:rPr>
          <w:rFonts w:ascii="Times New Roman" w:hAnsi="Times New Roman" w:cs="Times New Roman"/>
          <w:i/>
          <w:color w:val="000000" w:themeColor="text1"/>
        </w:rPr>
        <w:t>R</w:t>
      </w:r>
      <w:r w:rsidRPr="0060258A">
        <w:rPr>
          <w:rFonts w:ascii="Times New Roman" w:hAnsi="Times New Roman" w:cs="Times New Roman"/>
          <w:color w:val="000000" w:themeColor="text1"/>
        </w:rPr>
        <w:t xml:space="preserve"> units, resulting in a switch between graded coding of the input ratio to a categorical coding of the largest value (</w:t>
      </w:r>
      <m:oMath>
        <m:r>
          <w:rPr>
            <w:rFonts w:ascii="Cambria Math" w:hAnsi="Cambria Math" w:cs="Times New Roman"/>
            <w:color w:val="000000" w:themeColor="text1"/>
          </w:rPr>
          <m:t>β=.4</m:t>
        </m:r>
      </m:oMath>
      <w:r w:rsidRPr="0060258A">
        <w:rPr>
          <w:rFonts w:ascii="Times New Roman" w:hAnsi="Times New Roman" w:cs="Times New Roman"/>
          <w:color w:val="000000" w:themeColor="text1"/>
        </w:rPr>
        <w:t xml:space="preserve"> in visualization). Interestingly, a transition of coded information from input values to categorical information has been widely observed in firing rates in decision related regions, such as LIP and superior colliculus, during the delay period of decision making</w:t>
      </w:r>
      <w:ins w:id="2035" w:author="Bo Shen" w:date="2023-02-03T11:57: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{"citationID":"iHOt15pR","properties":{"formattedCitation":"(Rorie et al., 2010; Shadlen &amp; Newsome, 2001; B. Zhang et al., 2021)","plainCitation":"(Rorie et al., 2010; Shadlen &amp; Newsome, 2001; B. Zhang et al., 2021)","noteIndex":0},"citationItems":[{"id":274,"uris":["http://zotero.org/users/6345545/items/8WGDRKKC"],"itemData":{"id":274,"type":"article-journal","abstract":"Single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T."}],"issued":{"date-parts":[["2010",2,19]]}}},{"id":377,"uris":["http://zotero.org/users/6345545/items/QVQZ8DUX"],"itemData":{"id":377,"type":"article-journal","abstract":"We recorded the activity of single neurons in the posterior parietal cortex (area LIP) of two rhesus monkeys while they discriminated the direction of motion in random-dot visual stimuli. The visual task was similar to a motion discrimination task that has been used in previous investigations of motion-sensitive regions of the extrastriate cortex. The monkeys were trained to decide whether the direction of motion was toward one of two choice targets that appeared on either side of the random-dot stimulus. At the end of the trial, the monkeys reported their direction judgment by making an eye movement to the appropriate target. We studied neurons in LIP that exhibited spatially selective persistent activity during delayed saccadic eye movement tasks. These neurons are thought to carry high-level signals appropriate for identifying salient visual targets and for guiding saccadic eye movements. We arranged the motion discrimination task so that one of the choice targets was in the LIP neuron's response field (RF) while the other target was positioned well away from the RF. During motion viewing, neurons in LIP altered their firing rate in a manner that predicted the saccadic eye movement that the monkey would make at the end of the trial. The activity thus predicted the monkey's judgment of motion direction. This predictive activity began early in the motion-viewing period and became increasingly reliable as the monkey viewed the random-dot motion. The neural activity predicted the monkey's direction judgment on both easy and difficult trials (strong and weak motion), whether or not the judgment was correct. In addition, the timing and magnitude of the response was affected by the strength of the motion signal in the stimulus. When the direction of motion was toward the RF, stronger motion led to larger neural responses earlier in the motion-viewing period. When motion was away from the RF, stronger motion led to greater suppression of ongoing activity. Thus the activity of single neurons in area LIP reflects both the direction of an impending gaze shift and the quality of the sensory information that instructs such a response. The time course of the neural response suggests that LIP accumulates sensory signals relevant to the selection of a target for an eye movement.","container-title":"Journal of Neurophysiology","DOI":"10.1152/jn.2001.86.4.1916","ISSN":"0022-3077, 1522-1598","issue":"4","journalAbbreviation":"Journal of Neurophysiology","language":"en","page":"1916-1936","source":"DOI.org (Crossref)","title":"Neural Basis of a Perceptual Decision in the Parietal Cortex (Area LIP) of the Rhesus Monkey","volume":"86","author":[{"family":"Shadlen","given":"Michael N."},{"family":"Newsome","given":"William T."}],"issued":{"date-parts":[["2001",10,1]]}}},{"id":4330,"uris":["http://zotero.org/users/6345545/items/X8AKI399"],"itemData":{"id":4330,"type":"article-journal","abstract":"Value-based decision making involves choosing from multiple options with different values. Despite extensive studies on value representation in various brain regions, the neural mechanism for how multiple value options are converted to motor actions remains unclear. To study this, we developed a multi-value foraging task with varying menu of items in non-human primates using eye movements that dissociates value and choice, and conducted electrophysiological recording in the midbrain superior colliculus (SC). SC neurons encoded “absolute” value, independent of available options, during late fixation. In addition, SC neurons also represent value threshold, modulated by available options, different from conventional motor threshold. Electrical stimulation of SC neurons biased choices in a manner predicted by the difference between the value representation and the value threshold. These results reveal a neural mechanism directly transforming absolute values to categorical choices within SC, supporting highly efficient value-based decision making critical for real-world economic behaviors.","container-title":"Nature Communications","DOI":"10.1038/s41467-021-23747-z","ISSN":"2041-1723","issue":"1","journalAbbreviation":"Nat Commun","language":"en","license":"2021 The Author(s)","note":"Bandiera_abtest: a\nCc_license_type: cc_by\nCg_type: Nature Research Journals\nnumber: 1\nPrimary_atype: Research\npublisher: Nature Publishing Group\nSubject_term: Decision;Reward;Superior colliculus\nSubject_term_id: decision;reward;superior-colliculus","page":"3410","source":"www.nature.com","title":"Transforming absolute value to categorical choice in primate superior colliculus during value-based decision making","volume":"12","author":[{"family":"Zhang","given":"Beizhen"},{"family":"Kan","given":"Janis Ying Ying"},{"family":"Yang","given":"Mingpo"},{"family":"Wang","given":"Xiaochun"},{"family":"Tu","given":"Jiahao"},{"family":"Dorris","given":"Michael Christopher"}],"issued":{"date-parts":[["2021",6,7]]}}}],"schema":"https://github.com/citation-style-language/schema/raw/master/csl-citation.json"}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(Rorie et al., 2010; Shadlen &amp; Newsome, 2001; B. Zhang et al., 2021)</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The point attractor predicted by the circuit under disinhibition (</w:t>
      </w:r>
      <w:r w:rsidRPr="0060258A">
        <w:rPr>
          <w:rFonts w:ascii="Times New Roman" w:hAnsi="Times New Roman" w:cs="Times New Roman"/>
          <w:b/>
          <w:color w:val="000000" w:themeColor="text1"/>
        </w:rPr>
        <w:t>Fig. 8E</w:t>
      </w:r>
      <w:r w:rsidRPr="0060258A">
        <w:rPr>
          <w:rFonts w:ascii="Times New Roman" w:hAnsi="Times New Roman" w:cs="Times New Roman"/>
          <w:color w:val="000000" w:themeColor="text1"/>
        </w:rPr>
        <w:t>) is highly tolerable to perturbations compared to the line attractor, and choice performance over long delays may require a switch from the value coding to the categorical regimes. As a plausible biological mechanism for mediating top-down control, disinhibition may gate such a transition without changing the network architecture.</w:t>
      </w:r>
    </w:p>
    <w:p w14:paraId="62B4DCD4" w14:textId="77777777" w:rsidR="003F037C" w:rsidRPr="0060258A" w:rsidRDefault="003F037C" w:rsidP="007217B8">
      <w:pPr>
        <w:spacing w:line="480" w:lineRule="auto"/>
        <w:jc w:val="both"/>
        <w:rPr>
          <w:rFonts w:ascii="Times New Roman" w:hAnsi="Times New Roman" w:cs="Times New Roman"/>
          <w:color w:val="000000" w:themeColor="text1"/>
        </w:rPr>
      </w:pPr>
    </w:p>
    <w:p w14:paraId="4F88A7B4" w14:textId="77777777" w:rsidR="003F037C" w:rsidRDefault="003F037C" w:rsidP="00B26F88">
      <w:pPr>
        <w:spacing w:line="480" w:lineRule="auto"/>
        <w:jc w:val="both"/>
        <w:rPr>
          <w:rFonts w:ascii="Times New Roman" w:hAnsi="Times New Roman" w:cs="Times New Roman"/>
          <w:color w:val="000000" w:themeColor="text1"/>
        </w:rPr>
      </w:pPr>
      <w:r w:rsidRPr="0060258A">
        <w:rPr>
          <w:rFonts w:ascii="Times New Roman" w:hAnsi="Times New Roman" w:cs="Times New Roman"/>
          <w:color w:val="000000" w:themeColor="text1"/>
        </w:rPr>
        <w:lastRenderedPageBreak/>
        <w:t xml:space="preserve">The LDDM can be easily expanded to multiple alternatives. Here we show an example of a 5-alternative case, with 5 sets of option-specific </w:t>
      </w:r>
      <w:r w:rsidRPr="0060258A">
        <w:rPr>
          <w:rFonts w:ascii="Times New Roman" w:hAnsi="Times New Roman" w:cs="Times New Roman"/>
          <w:i/>
          <w:color w:val="000000" w:themeColor="text1"/>
        </w:rPr>
        <w:t>R</w:t>
      </w:r>
      <w:r w:rsidRPr="0060258A">
        <w:rPr>
          <w:rFonts w:ascii="Times New Roman" w:hAnsi="Times New Roman" w:cs="Times New Roman"/>
          <w:color w:val="000000" w:themeColor="text1"/>
        </w:rPr>
        <w:t>-</w:t>
      </w:r>
      <w:r w:rsidRPr="0060258A">
        <w:rPr>
          <w:rFonts w:ascii="Times New Roman" w:hAnsi="Times New Roman" w:cs="Times New Roman"/>
          <w:i/>
          <w:color w:val="000000" w:themeColor="text1"/>
        </w:rPr>
        <w:t>G</w:t>
      </w:r>
      <w:r w:rsidRPr="0060258A">
        <w:rPr>
          <w:rFonts w:ascii="Times New Roman" w:hAnsi="Times New Roman" w:cs="Times New Roman"/>
          <w:color w:val="000000" w:themeColor="text1"/>
        </w:rPr>
        <w:t>-</w:t>
      </w:r>
      <w:r w:rsidRPr="0060258A">
        <w:rPr>
          <w:rFonts w:ascii="Times New Roman" w:hAnsi="Times New Roman" w:cs="Times New Roman"/>
          <w:i/>
          <w:color w:val="000000" w:themeColor="text1"/>
        </w:rPr>
        <w:t>D</w:t>
      </w:r>
      <w:r w:rsidRPr="0060258A">
        <w:rPr>
          <w:rFonts w:ascii="Times New Roman" w:hAnsi="Times New Roman" w:cs="Times New Roman"/>
          <w:color w:val="000000" w:themeColor="text1"/>
        </w:rPr>
        <w:t xml:space="preserve"> units. A line attractor network with silent disinhibition (</w:t>
      </w:r>
      <w:r w:rsidRPr="0060258A">
        <w:rPr>
          <w:rFonts w:ascii="Times New Roman" w:hAnsi="Times New Roman" w:cs="Times New Roman"/>
          <w:b/>
          <w:color w:val="000000" w:themeColor="text1"/>
        </w:rPr>
        <w:t>Fig. 8C</w:t>
      </w:r>
      <w:r w:rsidRPr="0060258A">
        <w:rPr>
          <w:rFonts w:ascii="Times New Roman" w:hAnsi="Times New Roman" w:cs="Times New Roman"/>
          <w:color w:val="000000" w:themeColor="text1"/>
        </w:rPr>
        <w:t>, right) is able to retain input value information of the 5 items simultaneously in the network. Due to normalization, the neural activity representing each alternative decreases with the total number of alternatives, with the summed value as a constant (</w:t>
      </w:r>
      <m:oMath>
        <m:nary>
          <m:naryPr>
            <m:chr m:val="∑"/>
            <m:limLoc m:val="subSup"/>
            <m:ctrlPr>
              <w:rPr>
                <w:rFonts w:ascii="Cambria Math" w:hAnsi="Cambria Math" w:cs="Times New Roman"/>
                <w:i/>
                <w:color w:val="000000" w:themeColor="text1"/>
              </w:rPr>
            </m:ctrlPr>
          </m:naryPr>
          <m:sub>
            <m:r>
              <w:rPr>
                <w:rFonts w:ascii="Cambria Math" w:hAnsi="Cambria Math" w:cs="Times New Roman"/>
                <w:color w:val="000000" w:themeColor="text1"/>
              </w:rPr>
              <m:t>1</m:t>
            </m:r>
          </m:sub>
          <m:sup>
            <m:r>
              <w:rPr>
                <w:rFonts w:ascii="Cambria Math" w:hAnsi="Cambria Math" w:cs="Times New Roman"/>
                <w:color w:val="000000" w:themeColor="text1"/>
              </w:rPr>
              <m:t>N</m:t>
            </m:r>
          </m:sup>
          <m:e>
            <m:sSub>
              <m:sSubPr>
                <m:ctrlPr>
                  <w:rPr>
                    <w:rFonts w:ascii="Cambria Math" w:hAnsi="Cambria Math" w:cs="Times New Roman"/>
                    <w:i/>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i</m:t>
                </m:r>
              </m:sub>
            </m:sSub>
          </m:e>
        </m:nary>
        <m:r>
          <w:rPr>
            <w:rFonts w:ascii="Cambria Math" w:hAnsi="Cambria Math" w:cs="Times New Roman"/>
            <w:color w:val="000000" w:themeColor="text1"/>
          </w:rPr>
          <m:t>=</m:t>
        </m:r>
        <m:f>
          <m:fPr>
            <m:ctrlPr>
              <w:rPr>
                <w:rFonts w:ascii="Cambria Math" w:hAnsi="Cambria Math" w:cs="Times New Roman"/>
                <w:color w:val="000000" w:themeColor="text1"/>
              </w:rPr>
            </m:ctrlPr>
          </m:fPr>
          <m:num>
            <m:r>
              <w:rPr>
                <w:rFonts w:ascii="Cambria Math" w:hAnsi="Cambria Math" w:cs="Times New Roman"/>
                <w:color w:val="000000" w:themeColor="text1"/>
              </w:rPr>
              <m:t>α</m:t>
            </m:r>
            <m:r>
              <m:rPr>
                <m:sty m:val="p"/>
              </m:rPr>
              <w:rPr>
                <w:rFonts w:ascii="Cambria Math" w:hAnsi="Cambria Math" w:cs="Times New Roman"/>
                <w:color w:val="000000" w:themeColor="text1"/>
              </w:rPr>
              <m:t>-1</m:t>
            </m:r>
            <m:r>
              <w:ins w:id="2036" w:author="Bo Shen" w:date="2023-02-03T11:57:00Z">
                <m:rPr>
                  <m:sty m:val="p"/>
                </m:rPr>
                <w:rPr>
                  <w:rFonts w:ascii="Cambria Math" w:hAnsi="Cambria Math" w:cs="Times New Roman"/>
                  <w:color w:val="000000" w:themeColor="text1"/>
                </w:rPr>
                <m:t>-</m:t>
              </w:ins>
            </m:r>
            <m:sSub>
              <m:sSubPr>
                <m:ctrlPr>
                  <w:ins w:id="2037" w:author="Bo Shen" w:date="2023-03-03T17:41:00Z">
                    <w:rPr>
                      <w:rFonts w:ascii="Cambria Math" w:hAnsi="Cambria Math" w:cs="Times New Roman"/>
                      <w:i/>
                      <w:iCs/>
                      <w:color w:val="000000" w:themeColor="text1"/>
                    </w:rPr>
                  </w:ins>
                </m:ctrlPr>
              </m:sSubPr>
              <m:e>
                <m:r>
                  <w:ins w:id="2038" w:author="Bo Shen" w:date="2023-03-03T17:41:00Z">
                    <w:rPr>
                      <w:rFonts w:ascii="Cambria Math" w:hAnsi="Cambria Math" w:cs="Times New Roman"/>
                      <w:color w:val="000000" w:themeColor="text1"/>
                    </w:rPr>
                    <m:t>B</m:t>
                  </w:ins>
                </m:r>
              </m:e>
              <m:sub>
                <m:r>
                  <w:ins w:id="2039" w:author="Bo Shen" w:date="2023-03-03T17:41:00Z">
                    <w:rPr>
                      <w:rFonts w:ascii="Cambria Math" w:hAnsi="Cambria Math" w:cs="Times New Roman"/>
                      <w:color w:val="000000" w:themeColor="text1"/>
                    </w:rPr>
                    <m:t>G</m:t>
                  </w:ins>
                </m:r>
              </m:sub>
            </m:sSub>
          </m:num>
          <m:den>
            <m:r>
              <w:rPr>
                <w:rFonts w:ascii="Cambria Math" w:hAnsi="Cambria Math" w:cs="Times New Roman"/>
                <w:color w:val="000000" w:themeColor="text1"/>
              </w:rPr>
              <m:t>ω</m:t>
            </m:r>
          </m:den>
        </m:f>
      </m:oMath>
      <w:r w:rsidRPr="0060258A">
        <w:rPr>
          <w:rFonts w:ascii="Times New Roman" w:hAnsi="Times New Roman" w:cs="Times New Roman"/>
          <w:color w:val="000000" w:themeColor="text1"/>
        </w:rPr>
        <w:t>), leading to a lower signal-to-noise ratio when coding more items; this set-size effect may be related to WM memory span constraints</w:t>
      </w:r>
      <w:ins w:id="2040" w:author="Bo Shen" w:date="2023-02-03T11:57: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{"citationID":"eTgm3rI8","properties":{"formattedCitation":"(Cowan, 2010, 2016; Engle, 2001, 2002; Oberauer et al., 2016)","plainCitation":"(Cowan, 2010, 2016; Engle, 2001, 2002; Oberauer et al., 2016)","noteIndex":0},"citationItems":[{"id":3767,"uris":["http://zotero.org/users/6345545/items/CT72EUMS"],"itemData":{"id":3767,"type":"article-journal","abstract":"Working memory storage capacity is important because cognitive tasks can be completed only with sufficient ability to hold information as it is processed. The ability to repeat information depends on task demands but can be distinguished from a more constant, underlying mechanism: a central memory store limited to 3 to 5 meaningful items for young adults. I discuss why this central limit is important, how it can be observed, how it differs among individuals, and why it may exist.","container-title":"Current Directions in Psychological Science","DOI":"10.1177/0963721409359277","ISSN":"0963-7214","issue":"1","journalAbbreviation":"Curr Dir Psychol Sci","language":"en","note":"publisher: SAGE Publications Inc","page":"51-57","source":"SAGE Journals","title":"The Magical Mystery Four: How Is Working Memory Capacity Limited, and Why?","title-short":"The Magical Mystery Four","volume":"19","author":[{"family":"Cowan","given":"Nelson"}],"issued":{"date-parts":[["2010",2,1]]}}},{"id":3758,"uris":["http://zotero.org/users/6345545/items/LSK22TQA"],"itemData":{"id":3758,"type":"book","abstract":"The idea of one's memory \"filling up\" is a humorous misconception of how memory in general is thought to work; it actually has no capacity limit. However, the idea of a \"full brain\" makes more sense with reference to working memory, which is the limited amount of information a person can hold temporarily in an especially accessible form for use in the completion of almost any challenging cognitive task. This groundbreaking book explains the evidence supporting Cowan's theoretical proposal about working memory capacity, and compares it to competing perspectives. Cognitive psychologists profoundly disagree on how working memory is limited: whether by the number of units that can be retained (and, if so, what kind of units and how many), the types of interfering material, the time that has elapsed, some combination of these mechanisms, or none of them. The book assesses these hypotheses and examines explanations of why capacity limits occur, including vivid biological, cognitive, and evolutionary accounts. The book concludes with a discussion of the practical importance of capacity limits in daily life. This 10th anniversary Classic Edition will continue to be accessible to a wide range of readers and serve as an invaluable reference for all memory researchers.","ISBN":"978-1-317-23238-4","language":"en","note":"Google-Books-ID: AjL7CwAAQBAJ","number-of-pages":"239","publisher":"Psychology Press","source":"Google Books","title":"Working Memory Capacity: Classic Edition","title-short":"Working Memory Capacity","author":[{"family":"Cowan","given":"Nelson"}],"issued":{"date-parts":[["2016",4,14]]}}},{"id":3761,"uris":["http://zotero.org/users/6345545/items/MWDDASYQ"],"itemData":{"id":3761,"type":"chapter","container-title":"The nature of remembering: Essays in honor of Robert G. Crowder.","event-place":"Washington","ISBN":"978-1-55798-750-1","language":"en","note":"DOI: 10.1037/10394-016","page":"297-314","publisher":"American Psychological Association","publisher-place":"Washington","source":"DOI.org (Crossref)","title":"What is working memory capacity?","URL":"http://content.apa.org/books/10394-016","editor":[{"family":"Roediger","given":"Henry L."},{"family":"Nairne","given":"James S."},{"family":"Neath","given":"Ian"},{"family":"Surprenant","given":"Aimée M."}],"author":[{"family":"Engle","given":"Randall W."}],"accessed":{"date-parts":[["2021",3,10]]},"issued":{"date-parts":[["2001"]]}}},{"id":3762,"uris":["http://zotero.org/users/6345545/items/A6XJ62VI"],"itemData":{"id":3762,"type":"article-journal","abstract":"Performance on measures of working memory (WM) capacity predicts performance on a wide range of real-world cognitive tasks. I review the idea that WM capacity (a) is separable from short-term memory, (b) is an important component of general fluid intelligence, and (c) represents a domain-free limitation in ability to control attention. Studies show that individual differences in WM capacity are reflected in performance on antisaccade, Stroop, and dichotic-listening tasks. WM capacity, or executive attention, is most important under conditions in which interference leads to retrieval of response tendencies that conflict with the current task.","container-title":"Current Directions in Psychological Science","DOI":"10.1111/1467-8721.00160","ISSN":"0963-7214","issue":"1","journalAbbreviation":"Curr Dir Psychol Sci","language":"en","note":"publisher: SAGE Publications Inc","page":"19-23","source":"SAGE Journals","title":"Working Memory Capacity as Executive Attention","volume":"11","author":[{"family":"Engle","given":"Randall W."}],"issued":{"date-parts":[["2002",2,1]]}}},{"id":3733,"uris":["http://zotero.org/users/6345545/items/XGK6AIML"],"itemData":{"id":3733,"type":"article-journal","abstract":"We review the evidence for the 3 principal theoretical contenders that vie to explain why and how working memory (WM) capacity is limited. We examine the possibility that capacity limitations arise from temporal decay; we examine whether they might reflect a limitation in cognitive resources; and we ask whether capacity might be limited because of mutual interference of representations in WM. We evaluate each hypothesis against a common set of findings reflecting the capacity limit: The set-size effect and its modulation by domain-specificity and heterogeneity of the memory set; the effects of unfilled retention intervals and of distractor processing in the retention interval; and the pattern of correlates of WM tests. We conclude that—at least for verbal memoranda—a decay explanation is untenable. A resource-based view remains tenable but has difficulty accommodating several findings. The interference approach has its own set of difficulties but accounts best for the set of findings, and therefore, appears to present the most promising approach for future development.","container-title":"Psychological Bulletin","DOI":"10.1037/bul0000046","ISSN":"1939-1455, 0033-2909","issue":"7","journalAbbreviation":"Psychological Bulletin","language":"en","page":"758-799","source":"DOI.org (Crossref)","title":"What limits working memory capacity?","volume":"142","author":[{"family":"Oberauer","given":"Klaus"},{"family":"Farrell","given":"Simon"},{"family":"Jarrold","given":"Christopher"},{"family":"Lewandowsky","given":"Stephan"}],"issued":{"date-parts":[["2016"]]}}}],"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(Cowan, 2010, 2016; Engle, 2001, 2002; Oberauer et al., 2016)</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When disinhibition is active, the LDDM exhibits a point attractor (</w:t>
      </w:r>
      <w:r w:rsidRPr="0060258A">
        <w:rPr>
          <w:rFonts w:ascii="Times New Roman" w:hAnsi="Times New Roman" w:cs="Times New Roman"/>
          <w:b/>
          <w:color w:val="000000" w:themeColor="text1"/>
        </w:rPr>
        <w:t>Fig. 8F</w:t>
      </w:r>
      <w:r w:rsidRPr="0060258A">
        <w:rPr>
          <w:rFonts w:ascii="Times New Roman" w:hAnsi="Times New Roman" w:cs="Times New Roman"/>
          <w:color w:val="000000" w:themeColor="text1"/>
        </w:rPr>
        <w:t>, right), and the network only holds the information of the largest item as a categorical code during persistent activity.</w:t>
      </w:r>
    </w:p>
    <w:p w14:paraId="48967371" w14:textId="77777777" w:rsidR="003F037C" w:rsidRDefault="003F037C" w:rsidP="0054148B">
      <w:pPr>
        <w:spacing w:line="480" w:lineRule="auto"/>
        <w:jc w:val="center"/>
        <w:rPr>
          <w:ins w:id="2041" w:author="Bo Shen" w:date="2023-03-06T11:10:00Z"/>
          <w:rFonts w:ascii="Times New Roman" w:hAnsi="Times New Roman" w:cs="Times New Roman"/>
          <w:color w:val="000000" w:themeColor="text1"/>
        </w:rPr>
      </w:pPr>
    </w:p>
    <w:p w14:paraId="4ED781BA" w14:textId="77777777" w:rsidR="003F037C" w:rsidRDefault="003F037C" w:rsidP="0054148B">
      <w:pPr>
        <w:spacing w:line="480" w:lineRule="auto"/>
        <w:jc w:val="center"/>
        <w:rPr>
          <w:rFonts w:ascii="Times New Roman" w:hAnsi="Times New Roman" w:cs="Times New Roman"/>
          <w:color w:val="000000" w:themeColor="text1"/>
        </w:rPr>
      </w:pPr>
      <w:r>
        <w:rPr>
          <w:rFonts w:ascii="Times New Roman" w:hAnsi="Times New Roman" w:cs="Times New Roman"/>
          <w:color w:val="000000" w:themeColor="text1"/>
        </w:rPr>
        <w:t xml:space="preserve">[Insert </w:t>
      </w:r>
      <w:r w:rsidRPr="00D8249A">
        <w:rPr>
          <w:rFonts w:ascii="Times New Roman" w:hAnsi="Times New Roman" w:cs="Times New Roman"/>
          <w:b/>
          <w:bCs/>
          <w:color w:val="000000" w:themeColor="text1"/>
        </w:rPr>
        <w:t>Figure 8</w:t>
      </w:r>
      <w:r>
        <w:rPr>
          <w:rFonts w:ascii="Times New Roman" w:hAnsi="Times New Roman" w:cs="Times New Roman"/>
          <w:color w:val="000000" w:themeColor="text1"/>
        </w:rPr>
        <w:t xml:space="preserve"> about here]</w:t>
      </w:r>
    </w:p>
    <w:p w14:paraId="3C98A7F1" w14:textId="77777777" w:rsidR="003F037C" w:rsidRDefault="003F037C" w:rsidP="0054148B">
      <w:pPr>
        <w:spacing w:line="480" w:lineRule="auto"/>
        <w:jc w:val="center"/>
        <w:rPr>
          <w:rFonts w:ascii="Times New Roman" w:hAnsi="Times New Roman" w:cs="Times New Roman"/>
          <w:color w:val="000000" w:themeColor="text1"/>
        </w:rPr>
      </w:pPr>
      <w:r>
        <w:rPr>
          <w:rFonts w:ascii="Times New Roman" w:hAnsi="Times New Roman" w:cs="Times New Roman"/>
          <w:color w:val="000000" w:themeColor="text1"/>
        </w:rPr>
        <w:t xml:space="preserve">[Insert </w:t>
      </w:r>
      <w:r w:rsidRPr="00D8249A">
        <w:rPr>
          <w:rFonts w:ascii="Times New Roman" w:hAnsi="Times New Roman" w:cs="Times New Roman"/>
          <w:b/>
          <w:bCs/>
          <w:color w:val="000000" w:themeColor="text1"/>
        </w:rPr>
        <w:t>Figure 8-figure supplement 1</w:t>
      </w:r>
      <w:r>
        <w:rPr>
          <w:rFonts w:ascii="Times New Roman" w:hAnsi="Times New Roman" w:cs="Times New Roman"/>
          <w:color w:val="000000" w:themeColor="text1"/>
        </w:rPr>
        <w:t xml:space="preserve"> about here]</w:t>
      </w:r>
    </w:p>
    <w:p w14:paraId="476FAD8E" w14:textId="77777777" w:rsidR="003F037C" w:rsidRPr="0060258A" w:rsidRDefault="003F037C" w:rsidP="0054148B">
      <w:pPr>
        <w:spacing w:line="480" w:lineRule="auto"/>
        <w:jc w:val="center"/>
        <w:rPr>
          <w:rFonts w:ascii="Times New Roman" w:hAnsi="Times New Roman" w:cs="Times New Roman"/>
          <w:color w:val="000000" w:themeColor="text1"/>
        </w:rPr>
      </w:pPr>
      <w:r>
        <w:rPr>
          <w:rFonts w:ascii="Times New Roman" w:hAnsi="Times New Roman" w:cs="Times New Roman"/>
          <w:color w:val="000000" w:themeColor="text1"/>
        </w:rPr>
        <w:t xml:space="preserve">[Insert </w:t>
      </w:r>
      <w:r w:rsidRPr="00D8249A">
        <w:rPr>
          <w:rFonts w:ascii="Times New Roman" w:hAnsi="Times New Roman" w:cs="Times New Roman"/>
          <w:b/>
          <w:bCs/>
          <w:color w:val="000000" w:themeColor="text1"/>
        </w:rPr>
        <w:t>Figure 8-figure supplement 2</w:t>
      </w:r>
      <w:r>
        <w:rPr>
          <w:rFonts w:ascii="Times New Roman" w:hAnsi="Times New Roman" w:cs="Times New Roman"/>
          <w:color w:val="000000" w:themeColor="text1"/>
        </w:rPr>
        <w:t xml:space="preserve"> about here]</w:t>
      </w:r>
    </w:p>
    <w:p w14:paraId="2261F4BC" w14:textId="77777777" w:rsidR="003F037C" w:rsidRDefault="003F037C" w:rsidP="00B26F88">
      <w:pPr>
        <w:spacing w:line="480" w:lineRule="auto"/>
        <w:jc w:val="both"/>
        <w:rPr>
          <w:ins w:id="2042" w:author="Bo Shen" w:date="2023-03-06T11:10:00Z"/>
          <w:rFonts w:ascii="Times New Roman" w:hAnsi="Times New Roman" w:cs="Times New Roman"/>
          <w:color w:val="000000" w:themeColor="text1"/>
        </w:rPr>
      </w:pPr>
    </w:p>
    <w:p w14:paraId="22F6831A" w14:textId="77777777" w:rsidR="003F037C" w:rsidRDefault="003F037C" w:rsidP="00B26F88">
      <w:pPr>
        <w:spacing w:line="480" w:lineRule="auto"/>
        <w:jc w:val="both"/>
        <w:rPr>
          <w:rFonts w:ascii="Times New Roman" w:hAnsi="Times New Roman" w:cs="Times New Roman"/>
          <w:color w:val="000000" w:themeColor="text1"/>
        </w:rPr>
      </w:pPr>
    </w:p>
    <w:p w14:paraId="661035C3" w14:textId="77777777" w:rsidR="003F037C" w:rsidRPr="0054148B" w:rsidRDefault="003F037C" w:rsidP="008D453F">
      <w:pPr>
        <w:pStyle w:val="Heading4"/>
      </w:pPr>
      <w:del w:id="2043" w:author="Bo Shen" w:date="2023-03-06T11:13:00Z">
        <w:r w:rsidRPr="0060258A" w:rsidDel="009D03D9">
          <w:br w:type="page"/>
        </w:r>
      </w:del>
      <w:r w:rsidRPr="0060258A">
        <w:t>Gated disinhibition provides top-down control of choice dynamics</w:t>
      </w:r>
    </w:p>
    <w:p w14:paraId="16EB7852" w14:textId="77777777" w:rsidR="003F037C" w:rsidRPr="0060258A" w:rsidRDefault="003F037C" w:rsidP="00886C3F">
      <w:pPr>
        <w:spacing w:line="480" w:lineRule="auto"/>
        <w:jc w:val="both"/>
        <w:rPr>
          <w:rFonts w:ascii="Times New Roman" w:hAnsi="Times New Roman" w:cs="Times New Roman"/>
          <w:bCs/>
          <w:color w:val="000000" w:themeColor="text1"/>
        </w:rPr>
      </w:pPr>
    </w:p>
    <w:p w14:paraId="6273ACA4" w14:textId="1B885144" w:rsidR="003F037C" w:rsidRDefault="003F037C" w:rsidP="00886C3F">
      <w:pPr>
        <w:spacing w:line="480" w:lineRule="auto"/>
        <w:jc w:val="both"/>
        <w:rPr>
          <w:rFonts w:ascii="Times New Roman" w:hAnsi="Times New Roman" w:cs="Times New Roman"/>
          <w:bCs/>
          <w:color w:val="000000" w:themeColor="text1"/>
        </w:rPr>
      </w:pPr>
      <w:r w:rsidRPr="0060258A">
        <w:rPr>
          <w:rFonts w:ascii="Times New Roman" w:hAnsi="Times New Roman" w:cs="Times New Roman"/>
          <w:bCs/>
          <w:color w:val="000000" w:themeColor="text1"/>
        </w:rPr>
        <w:t>In addition to its crucial role in generating WTA competition, local disinhibition provides an intrinsic mechanism for top-down control of choice dynamics. Decision circuits show remarkable flexibility in timing, with similar neurophysiological data recorded in a variety of task paradigms: in addition to reaction-time tasks, in which subjects can choose at any time immediately after onset of stimulus, decision-rela</w:t>
      </w:r>
      <w:r w:rsidRPr="0060258A">
        <w:rPr>
          <w:rFonts w:ascii="Times New Roman" w:hAnsi="Times New Roman" w:cs="Times New Roman"/>
          <w:bCs/>
          <w:color w:val="000000" w:themeColor="text1"/>
        </w:rPr>
        <w:softHyphen/>
        <w:t>ted neural activity has been widely studie</w:t>
      </w:r>
      <w:r w:rsidRPr="0060258A">
        <w:rPr>
          <w:rFonts w:ascii="Times New Roman" w:hAnsi="Times New Roman" w:cs="Times New Roman" w:hint="eastAsia"/>
          <w:bCs/>
          <w:color w:val="000000" w:themeColor="text1"/>
        </w:rPr>
        <w:t>d</w:t>
      </w:r>
      <w:r w:rsidRPr="0060258A">
        <w:rPr>
          <w:rFonts w:ascii="Times New Roman" w:hAnsi="Times New Roman" w:cs="Times New Roman"/>
          <w:bCs/>
          <w:color w:val="000000" w:themeColor="text1"/>
        </w:rPr>
        <w:t xml:space="preserve"> in fixed-duration and delayed-response tasks. In fixed-duration tasks, subjects are required to withhold selection of an action </w:t>
      </w:r>
      <w:r w:rsidRPr="0060258A">
        <w:rPr>
          <w:rFonts w:ascii="Times New Roman" w:hAnsi="Times New Roman" w:cs="Times New Roman"/>
          <w:bCs/>
          <w:color w:val="000000" w:themeColor="text1"/>
        </w:rPr>
        <w:lastRenderedPageBreak/>
        <w:t>until an instruction signal. Neural activity prior to the instruction signal reflects value information, for example about  reward characteristics</w:t>
      </w:r>
      <w:ins w:id="2044" w:author="Bo Shen" w:date="2023-02-03T12:01:00Z">
        <w:r>
          <w:rPr>
            <w:rFonts w:ascii="Times New Roman" w:hAnsi="Times New Roman" w:cs="Times New Roman"/>
            <w:bCs/>
            <w:color w:val="000000" w:themeColor="text1"/>
          </w:rPr>
          <w:t xml:space="preserve"> </w:t>
        </w:r>
      </w:ins>
      <w:r w:rsidRPr="0060258A">
        <w:rPr>
          <w:rFonts w:ascii="Times New Roman" w:hAnsi="Times New Roman" w:cs="Times New Roman"/>
          <w:bCs/>
          <w:color w:val="000000" w:themeColor="text1"/>
        </w:rPr>
        <w:fldChar w:fldCharType="begin"/>
      </w:r>
      <w:r>
        <w:rPr>
          <w:rFonts w:ascii="Times New Roman" w:hAnsi="Times New Roman" w:cs="Times New Roman"/>
          <w:bCs/>
          <w:color w:val="000000" w:themeColor="text1"/>
        </w:rPr>
        <w:instrText xml:space="preserve"> ADDIN ZOTERO_ITEM CSL_CITATION {"citationID":"WXEdJ5Vo","properties":{"formattedCitation":"(Dorris &amp; Glimcher, 2004; Louie et al., 2011; Platt &amp; Glimcher, 1999; Sugrue et al., 2004; Watanabe, 1996)","plainCitation":"(Dorris &amp; Glimcher, 2004; Louie et al., 2011; Platt &amp; Glimcher, 1999; Sugrue et al., 2004; Watanabe, 1996)","noteIndex":0},"citationItems":[{"id":614,"uris":["http://zotero.org/users/6345545/items/GFJC68SC"],"itemData":{"id":614,"type":"article-journal","abstract":"Behavioral studies suggest that making a decision involves representing the overall desirability of all available actions and then selecting that action that is most desirable. Physiological studies have proposed that neurons in the parietal cortex play a role in selecting movements for execution. To test the hypothesis that these parietal neurons encode the subjective desirability of making particular movements, we exploited Nash's game theoretic equilibrium, during which the subjective desirability of multiple actions should be equal for human players. Behavior measured during a strategic game suggests that monkeys' choices, like those of humans, are guided by subjective desirability. Under these conditions, activity in the parietal cortex was correlated with the relative subjective desirability of actions irrespective of the specific combination of reward magnitude, reward probability, and response probability associated with each action. These observations may help place many recent findings regarding the posterior parietal cortex into a common conceptual framework.","container-title":"Neuron","DOI":"10.1016/j.neuron.2004.09.009","ISSN":"0896-6273","issue":"2","journalAbbreviation":"Neuron","language":"en","page":"365-378","source":"ScienceDirect","title":"Activity in Posterior Parietal Cortex Is Correlated with the Relative Subjective Desirability of Action","volume":"44","author":[{"family":"Dorris","given":"Michael C."},{"family":"Glimcher","given":"Paul W."}],"issued":{"date-parts":[["2004",10,14]]}}},{"id":342,"uris":["http://zotero.org/users/6345545/items/FIVLPZPC"],"itemData":{"id":342,"type":"article-journal","container-title":"Journal of Neuroscience","DOI":"10.1523/JNEUROSCI.1237-11.2011","ISSN":"0270-6474, 1529-2401","issue":"29","journalAbbreviation":"Journal of Neuroscience","language":"en","page":"10627-10639","source":"DOI.org (Crossref)","title":"Reward Value-Based Gain Control: Divisive Normalization in Parietal Cortex","title-short":"Reward Value-Based Gain Control","volume":"31","author":[{"family":"Louie","given":"Kenway"},{"family":"Grattan","given":"L. E."},{"family":"Glimcher","given":"P. W."}],"issued":{"date-parts":[["2011",7,20]]}}},{"id":344,"uris":["http://zotero.org/users/6345545/items/2T7KXNSC"],"itemData":{"id":344,"type":"article-journal","container-title":"Nature","DOI":"10.1038/22268","ISSN":"0028-0836, 1476-4687","issue":"6741","journalAbbreviation":"Nature","language":"en","page":"233-238","source":"DOI.org (Crossref)","title":"Neural correlates of decision variables in parietal cortex","volume":"400","author":[{"family":"Platt","given":"Michael L."},{"family":"Glimcher","given":"Paul W."}],"issued":{"date-parts":[["1999",7]]}}},{"id":630,"uris":["http://zotero.org/users/6345545/items/RVLCU76F"],"itemData":{"id":630,"type":"article-journal","abstract":"Psychologists and economists have long appreciated the contribution of reward history and expectation to decision-making. Yet we know little about how specific histories of choice and reward lead to an internal representation of the “value” of possible actions. We approached this problem through an integrated application of behavioral, computational, and physiological techniques. Monkeys were placed in a dynamic foraging environment in which they had to track the changing values of alternative choices through time. In this context, the monkeys' foraging behavior provided a window into their subjective valuation. We found that a simple model based on reward history can duplicate this behavior and that neurons in the parietal cortex represent the relative value of competing actions predicted by this model.\nCertain brain neurons code for the comparative perceived value of paired alternatives between which monkeys choose when performing a task.\nCertain brain neurons code for the comparative perceived value of paired alternatives between which monkeys choose when performing a task.","container-title":"Science","DOI":"10.1126/science.1094765","ISSN":"0036-8075, 1095-9203","issue":"5678","language":"en","license":"American Association for the Advancement of Science","note":"publisher: American Association for the Advancement of Science\nsection: Research Article\nPMID: 15205529","page":"1782-1787","source":"science.sciencemag.org","title":"Matching Behavior and the Representation of Value in the Parietal Cortex","volume":"304","author":[{"family":"Sugrue","given":"Leo P."},{"family":"Corrado","given":"Greg S."},{"family":"Newsome","given":"William T."}],"issued":{"date-parts":[["2004",6,18]]}}},{"id":549,"uris":["http://zotero.org/users/6345545/items/TRA2MR2A"],"itemData":{"id":549,"type":"article-journal","language":"en","page":"4","source":"Zotero","title":"Reward expectancy in primate prefrontal neurons","volume":"382","author":[{"family":"Watanabe","given":"Masataka"}],"issued":{"date-parts":[["1996"]]}}}],"schema":"https://github.com/citation-style-language/schema/raw/master/csl-citation.json"} </w:instrText>
      </w:r>
      <w:r w:rsidRPr="0060258A">
        <w:rPr>
          <w:rFonts w:ascii="Times New Roman" w:hAnsi="Times New Roman" w:cs="Times New Roman"/>
          <w:bCs/>
          <w:color w:val="000000" w:themeColor="text1"/>
        </w:rPr>
        <w:fldChar w:fldCharType="separate"/>
      </w:r>
      <w:r>
        <w:rPr>
          <w:rFonts w:ascii="Times New Roman" w:hAnsi="Times New Roman" w:cs="Times New Roman"/>
          <w:color w:val="000000" w:themeColor="text1"/>
        </w:rPr>
        <w:t>(Dorris &amp; Glimcher, 2004; Louie et al., 2011; Platt &amp; Glimcher, 1999; Sugrue et al., 2004; Watanabe, 1996)</w:t>
      </w:r>
      <w:r w:rsidRPr="0060258A">
        <w:rPr>
          <w:rFonts w:ascii="Times New Roman" w:hAnsi="Times New Roman" w:cs="Times New Roman"/>
          <w:bCs/>
          <w:color w:val="000000" w:themeColor="text1"/>
        </w:rPr>
        <w:fldChar w:fldCharType="end"/>
      </w:r>
      <w:r w:rsidRPr="0060258A">
        <w:rPr>
          <w:rFonts w:ascii="Times New Roman" w:hAnsi="Times New Roman" w:cs="Times New Roman"/>
          <w:bCs/>
          <w:color w:val="000000" w:themeColor="text1"/>
        </w:rPr>
        <w:t xml:space="preserve"> or accumulating perceptual evidence</w:t>
      </w:r>
      <w:ins w:id="2045" w:author="Bo Shen" w:date="2023-02-03T12:01:00Z">
        <w:r>
          <w:rPr>
            <w:rFonts w:ascii="Times New Roman" w:hAnsi="Times New Roman" w:cs="Times New Roman"/>
            <w:bCs/>
            <w:color w:val="000000" w:themeColor="text1"/>
          </w:rPr>
          <w:t xml:space="preserve"> </w:t>
        </w:r>
      </w:ins>
      <w:r w:rsidRPr="0060258A">
        <w:rPr>
          <w:rFonts w:ascii="Times New Roman" w:hAnsi="Times New Roman" w:cs="Times New Roman"/>
          <w:bCs/>
          <w:color w:val="000000" w:themeColor="text1"/>
        </w:rPr>
        <w:fldChar w:fldCharType="begin"/>
      </w:r>
      <w:r w:rsidR="00EA1839">
        <w:rPr>
          <w:rFonts w:ascii="Times New Roman" w:hAnsi="Times New Roman" w:cs="Times New Roman"/>
          <w:bCs/>
          <w:color w:val="000000" w:themeColor="text1"/>
        </w:rPr>
        <w:instrText xml:space="preserve"> ADDIN ZOTERO_ITEM CSL_CITATION {"citationID":"e3cadENg","properties":{"formattedCitation":"(Kiani et al., 2008, 2014; Kiani &amp; Shadlen, 2009; J.-N. Kim &amp; Shadlen, 1999; Roitman &amp; Shadlen, 2002; Rorie et al., 2010; Shadlen &amp; Newsome, 2001)","plainCitation":"(Kiani et al., 2008, 2014; Kiani &amp; Shadlen, 2009; J.-N. Kim &amp; Shadlen, 1999; Roitman &amp; Shadlen, 2002; Rorie et al., 2010; Shadlen &amp; Newsome, 2001)","noteIndex":0},"citationItems":[{"id":715,"uris":["http://zotero.org/users/6345545/items/2L8AS27B"],"itemData":{"id":715,"type":"article-journal","abstract":"Decisions about sensory stimuli are often based on an accumulation of evidence in time. When subjects control stimulus duration, the decision terminates when the accumulated evidence reaches a criterion level. Under many natural circumstances and in many laboratory settings, the environment, rather than the subject, controls the stimulus duration. In these settings, it is generally assumed that subjects commit to a choice at the end of the stimulus stream. Indeed, failure to benefit from the full stream of information is interpreted as a sign of imperfect accumulation or memory leak. Contrary to these assumptions, we show that monkeys performing a direction discrimination task commit to a choice when the accumulated evidence reaches a threshold level (or bound), sometimes long before the end of stimulus. This bounded accumulation of evidence is reflected in the activity of neurons in the lateral intraparietal cortex. Thus, the readout of visual cortex embraces a termination rule to limit processing even when potentially useful information is available.","container-title":"Journal of Neuroscience","DOI":"10.1523/JNEUROSCI.4761-07.2008","ISSN":"0270-6474, 1529-2401","issue":"12","journalAbbreviation":"J. Neurosci.","language":"en","license":"Copyright © 2008 Society for Neuroscience 0270-6474/08/283017-13$15.00/0","note":"publisher: Society for Neuroscience\nsection: Articles\nPMID: 18354005","page":"3017-3029","source":"www.jneurosci.org","title":"Bounded Integration in Parietal Cortex Underlies Decisions Even When Viewing Duration Is Dictated by the Environment","volume":"28","author":[{"family":"Kiani","given":"Roozbeh"},{"family":"Hanks","given":"Timothy D."},{"family":"Shadlen","given":"Michael N."}],"issued":{"date-parts":[["2008",3,19]]}}},{"id":899,"uris":["http://zotero.org/users/6345545/items/D82FH4TD"],"itemData":{"id":899,"type":"article-journal","abstract":"Decision making is a complex process in which different sources of information are combined into a decision variable (DV) that guides action [1, 2]. Neurophysiological studies have typically sought insight into the dynamics of the decision-making process and its neural mechanisms through statistical analysis of large numbers of trials from sequentially recorded single neurons or small groups of neurons [3, 4, 5, 6]. However, detecting and analyzing the DV on individual trials has been challenging [7]. Here we show that by recording simultaneously from hundreds of units in prearcuate gyrus of macaque monkeys performing a direction discrimination task, we can predict the monkey’s choices with high accuracy and decode DV dynamically as the decision unfolds on individual trials. This advance enabled us to study changes of mind (CoMs) that occasionally happen before the final commitment to a decision [8, 9, 10]. On individual trials, the decoded DV varied significantly over time and occasionally changed its sign, identifying a potential CoM. Interrogating the system by random stopping of the decision-making process during the delay period after stimulus presentation confirmed the validity of identified CoMs. Importantly, the properties of the candidate CoMs also conformed to expectations based on prior theoretical and behavioral studies [8]: they were more likely to go from an incorrect to a correct choice, they were more likely for weak and intermediate stimuli than for strong stimuli, and they were more likely earlier in the trial. We suggest that simultaneous recording of large neural populations provides a good estimate of DV and explains idiosyncratic aspects of the decision-making process that were inaccessible before.","container-title":"Current Biology","DOI":"10.1016/j.cub.2014.05.049","ISSN":"0960-9822","issue":"13","journalAbbreviation":"Current Biology","language":"en","page":"1542-1547","source":"ScienceDirect","title":"Dynamics of Neural Population Responses in Prefrontal Cortex Indicate Changes of Mind on Single Trials","volume":"24","author":[{"family":"Kiani","given":"Roozbeh"},{"family":"Cueva","given":"Christopher J."},{"family":"Reppas","given":"John B."},{"family":"Newsome","given":"William T."}],"issued":{"date-parts":[["2014",7,7]]}}},{"id":889,"uris":["http://zotero.org/users/6345545/items/LZVDWMZC"],"itemData":{"id":889,"type":"article-journal","abstract":"Decisive Monkeys\nDecision-making is a central theme in current research in cognitive neuroscience. Behavioral protocols have provided an entry into explorations of the neural processes that underlie decision-making. Empirical studies have provided support for a diffusion model in which information accumulates over time until a threshold is reached, with noisiness in the inputs related to decision errors. Kiani and Shadlen (p. 759) developed a behavioral task to study choice certainty and identified the corresponding neuronal representations in monkeys. The monkeys were allowed to choose to opt out of an uncertain, higher reward choice in favor of a certain, lower payoff. The same neurons that encoded the information used to make a choice also encoded the extent of certainty, which in humans would be described as the degree of confidence in one's decision.\nThe degree of confidence in a decision provides a graded and probabilistic assessment of expected outcome. Although neural mechanisms of perceptual decisions have been studied extensively in primates, little is known about the mechanisms underlying choice certainty. We have shown that the same neurons that represent formation of a decision encode certainty about the decision. Rhesus monkeys made decisions about the direction of moving random dots, spanning a range of difficulties. They were rewarded for correct decisions. On some trials, after viewing the stimulus, the monkeys could opt out of the direction decision for a small but certain reward. Monkeys exercised this option in a manner that revealed their degree of certainty. Neurons in parietal cortex represented formation of the direction decision and the degree of certainty underlying the decision to opt out.\nNeurons in the primate parietal cortex encode information required to make a decision and also the certainty of that choice.\nNeurons in the primate parietal cortex encode information required to make a decision and also the certainty of that choice.","container-title":"Science","DOI":"10.1126/science.1169405","ISSN":"0036-8075, 1095-9203","issue":"5928","language":"en","license":"Copyright © 2009, American Association for the Advancement of Science","note":"publisher: American Association for the Advancement of Science\nsection: Research Article\nPMID: 19423820","page":"759-764","source":"science.sciencemag.org","title":"Representation of Confidence Associated with a Decision by Neurons in the Parietal Cortex","volume":"324","author":[{"family":"Kiani","given":"Roozbeh"},{"family":"Shadlen","given":"Michael N."}],"issued":{"date-parts":[["2009",5,8]]}}},{"id":538,"uris":["http://zotero.org/users/6345545/items/IRNYGYI2"],"itemData":{"id":538,"type":"article-journal","abstract":"To make a visual discrimination, the brain must extract relevant information from the retina, represent appropriate variables in the visual cortex and read out this representation to decide which of two or more alternatives is more likely. We recorded from neurons in the dorsolateral prefrontal cortex (areas 8 and 46) of the rhesus monkey while it performed a motion discrimination task. The monkey indicated its judgment of direction by making appropriate eye movements. As the monkey viewed the motion stimulus, the neural response predicted the monkey's subsequent gaze shift, hence its judgment of direction. The response comprised a mixture of high–level oculomotor signals and weaker visual sensory signals that reflected the strength and direction of motion. This combination of sensory integration and motor planning could reflect the conversion of visual motion information into a categorical decision about direction and thus give insight into the neural computations behind a simple cognitive act.","container-title":"Nature Neuroscience","DOI":"10.1038/5739","ISSN":"1546-1726","issue":"2","language":"en","license":"1999 Nature America Inc.","note":"number: 2\npublisher: Nature Publishing Group","page":"176-185","source":"www.nature.com","title":"Neural correlates of a decision in the dorsolateral prefrontal cortex of the macaque","volume":"2","author":[{"family":"Kim","given":"Jong-Nam"},{"family":"Shadlen","given":"Michael N."}],"issued":{"date-parts":[["1999",2]]}}},{"id":375,"uris":["http://zotero.org/users/6345545/items/AA8WYIGZ"],"itemData":{"id":375,"type":"article-journal","container-title":"The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T."}],"issued":{"date-parts":[["2010",2,19]]}}},{"id":377,"uris":["http://zotero.org/users/6345545/items/QVQZ8DUX"],"itemData":{"id":377,"type":"article-journal","abstract":"We recorded the activity of single neurons in the posterior parietal cortex (area LIP) of two rhesus monkeys while they discriminated the direction of motion in random-dot visual stimuli. The visual task was similar to a motion discrimination task that has been used in previous investigations of motion-sensitive regions of the extrastriate cortex. The monkeys were trained to decide whether the direction of motion was toward one of two choice targets that appeared on either side of the random-dot stimulus. At the end of the trial, the monkeys reported their direction judgment by making an eye movement to the appropriate target. We studied neurons in LIP that exhibited spatially selective persistent activity during delayed saccadic eye movement tasks. These neurons are thought to carry high-level signals appropriate for identifying salient visual targets and for guiding saccadic eye movements. We arranged the motion discrimination task so that one of the choice targets was in the LIP neuron's response field (RF) while the other target was positioned well away from the RF. During motion viewing, neurons in LIP altered their firing rate in a manner that predicted the saccadic eye movement that the monkey would make at the end of the trial. The activity thus predicted the monkey's judgment of motion direction. This predictive activity began early in the motion-viewing period and became increasingly reliable as the monkey viewed the random-dot motion. The neural activity predicted the monkey's direction judgment on both easy and difficult trials (strong and weak motion), whether or not the judgment was correct. In addition, the timing and magnitude of the response was affected by the strength of the motion signal in the stimulus. When the direction of motion was toward the RF, stronger motion led to larger neural responses earlier in the motion-viewing period. When motion was away from the RF, stronger motion led to greater suppression of ongoing activity. Thus the activity of single neurons in area LIP reflects both the direction of an impending gaze shift and the quality of the sensory information that instructs such a response. The time course of the neural response suggests that LIP accumulates sensory signals relevant to the selection of a target for an eye movement.","container-title":"Journal of Neurophysiology","DOI":"10.1152/jn.2001.86.4.1916","ISSN":"0022-3077, 1522-1598","issue":"4","journalAbbreviation":"Journal of Neurophysiology","language":"en","page":"1916-1936","source":"DOI.org (Crossref)","title":"Neural Basis of a Perceptual Decision in the Parietal Cortex (Area LIP) of the Rhesus Monkey","volume":"86","author":[{"family":"Shadlen","given":"Michael N."},{"family":"Newsome","given":"William T."}],"issued":{"date-parts":[["2001",10,1]]}}}],"schema":"https://github.com/citation-style-language/schema/raw/master/csl-citation.json"} </w:instrText>
      </w:r>
      <w:r w:rsidRPr="0060258A">
        <w:rPr>
          <w:rFonts w:ascii="Times New Roman" w:hAnsi="Times New Roman" w:cs="Times New Roman"/>
          <w:bCs/>
          <w:color w:val="000000" w:themeColor="text1"/>
        </w:rPr>
        <w:fldChar w:fldCharType="separate"/>
      </w:r>
      <w:r w:rsidR="00EA1839">
        <w:rPr>
          <w:rFonts w:ascii="Times New Roman" w:hAnsi="Times New Roman" w:cs="Times New Roman"/>
          <w:color w:val="000000" w:themeColor="text1"/>
        </w:rPr>
        <w:t>(Kiani et al., 2008, 2014; Kiani &amp; Shadlen, 2009; J.-N. Kim &amp; Shadlen, 1999; Roitman &amp; Shadlen, 2002; Rorie et al., 2010; Shadlen &amp; Newsome, 2001)</w:t>
      </w:r>
      <w:r w:rsidRPr="0060258A">
        <w:rPr>
          <w:rFonts w:ascii="Times New Roman" w:hAnsi="Times New Roman" w:cs="Times New Roman"/>
          <w:bCs/>
          <w:color w:val="000000" w:themeColor="text1"/>
        </w:rPr>
        <w:fldChar w:fldCharType="end"/>
      </w:r>
      <w:r w:rsidRPr="0060258A">
        <w:rPr>
          <w:rFonts w:ascii="Times New Roman" w:hAnsi="Times New Roman" w:cs="Times New Roman"/>
          <w:bCs/>
          <w:color w:val="000000" w:themeColor="text1"/>
        </w:rPr>
        <w:t>; however, this activity never fully diverges or reaches the decision threshold until after the instruction cue, suggesting a gating of the selection process. In delayed-response (working memory) tasks, subjects must postpone selection for an interval that includes both stimulus presentation and an additional subsequent interval after the stimulus is withdrawn. As in fixed-duration tasks, neural activity in delayed-response tasks typically carries decision–related information (across both the stimulus and delay periods) but WTA selection – and behavioral choice – is withheld until the instruction cue is given</w:t>
      </w:r>
      <w:ins w:id="2046" w:author="Bo Shen" w:date="2023-02-03T12:02:00Z">
        <w:r>
          <w:rPr>
            <w:rFonts w:ascii="Times New Roman" w:hAnsi="Times New Roman" w:cs="Times New Roman"/>
            <w:bCs/>
            <w:color w:val="000000" w:themeColor="text1"/>
          </w:rPr>
          <w:t xml:space="preserve"> </w:t>
        </w:r>
      </w:ins>
      <w:r w:rsidRPr="0060258A">
        <w:rPr>
          <w:rFonts w:ascii="Times New Roman" w:hAnsi="Times New Roman" w:cs="Times New Roman"/>
          <w:bCs/>
          <w:color w:val="000000" w:themeColor="text1"/>
        </w:rPr>
        <w:fldChar w:fldCharType="begin"/>
      </w:r>
      <w:r w:rsidR="00EA1839">
        <w:rPr>
          <w:rFonts w:ascii="Times New Roman" w:hAnsi="Times New Roman" w:cs="Times New Roman"/>
          <w:bCs/>
          <w:color w:val="000000" w:themeColor="text1"/>
        </w:rPr>
        <w:instrText xml:space="preserve"> ADDIN ZOTERO_ITEM CSL_CITATION {"citationID":"3p3agB0T","properties":{"formattedCitation":"(Kiani et al., 2008, 2014; Kiani &amp; Shadlen, 2009; J.-N. Kim &amp; Shadlen, 1999; Roitman &amp; Shadlen, 2002; Shadlen &amp; Newsome, 2001)","plainCitation":"(Kiani et al., 2008, 2014; Kiani &amp; Shadlen, 2009; J.-N. Kim &amp; Shadlen, 1999; Roitman &amp; Shadlen, 2002; Shadlen &amp; Newsome, 2001)","noteIndex":0},"citationItems":[{"id":715,"uris":["http://zotero.org/users/6345545/items/2L8AS27B"],"itemData":{"id":715,"type":"article-journal","abstract":"Decisions about sensory stimuli are often based on an accumulation of evidence in time. When subjects control stimulus duration, the decision terminates when the accumulated evidence reaches a criterion level. Under many natural circumstances and in many laboratory settings, the environment, rather than the subject, controls the stimulus duration. In these settings, it is generally assumed that subjects commit to a choice at the end of the stimulus stream. Indeed, failure to benefit from the full stream of information is interpreted as a sign of imperfect accumulation or memory leak. Contrary to these assumptions, we show that monkeys performing a direction discrimination task commit to a choice when the accumulated evidence reaches a threshold level (or bound), sometimes long before the end of stimulus. This bounded accumulation of evidence is reflected in the activity of neurons in the lateral intraparietal cortex. Thus, the readout of visual cortex embraces a termination rule to limit processing even when potentially useful information is available.","container-title":"Journal of Neuroscience","DOI":"10.1523/JNEUROSCI.4761-07.2008","ISSN":"0270-6474, 1529-2401","issue":"12","journalAbbreviation":"J. Neurosci.","language":"en","license":"Copyright © 2008 Society for Neuroscience 0270-6474/08/283017-13$15.00/0","note":"publisher: Society for Neuroscience\nsection: Articles\nPMID: 18354005","page":"3017-3029","source":"www.jneurosci.org","title":"Bounded Integration in Parietal Cortex Underlies Decisions Even When Viewing Duration Is Dictated by the Environment","volume":"28","author":[{"family":"Kiani","given":"Roozbeh"},{"family":"Hanks","given":"Timothy D."},{"family":"Shadlen","given":"Michael N."}],"issued":{"date-parts":[["2008",3,19]]}}},{"id":899,"uris":["http://zotero.org/users/6345545/items/D82FH4TD"],"itemData":{"id":899,"type":"article-journal","abstract":"Decision making is a complex process in which different sources of information are combined into a decision variable (DV) that guides action [1, 2]. Neurophysiological studies have typically sought insight into the dynamics of the decision-making process and its neural mechanisms through statistical analysis of large numbers of trials from sequentially recorded single neurons or small groups of neurons [3, 4, 5, 6]. However, detecting and analyzing the DV on individual trials has been challenging [7]. Here we show that by recording simultaneously from hundreds of units in prearcuate gyrus of macaque monkeys performing a direction discrimination task, we can predict the monkey’s choices with high accuracy and decode DV dynamically as the decision unfolds on individual trials. This advance enabled us to study changes of mind (CoMs) that occasionally happen before the final commitment to a decision [8, 9, 10]. On individual trials, the decoded DV varied significantly over time and occasionally changed its sign, identifying a potential CoM. Interrogating the system by random stopping of the decision-making process during the delay period after stimulus presentation confirmed the validity of identified CoMs. Importantly, the properties of the candidate CoMs also conformed to expectations based on prior theoretical and behavioral studies [8]: they were more likely to go from an incorrect to a correct choice, they were more likely for weak and intermediate stimuli than for strong stimuli, and they were more likely earlier in the trial. We suggest that simultaneous recording of large neural populations provides a good estimate of DV and explains idiosyncratic aspects of the decision-making process that were inaccessible before.","container-title":"Current Biology","DOI":"10.1016/j.cub.2014.05.049","ISSN":"0960-9822","issue":"13","journalAbbreviation":"Current Biology","language":"en","page":"1542-1547","source":"ScienceDirect","title":"Dynamics of Neural Population Responses in Prefrontal Cortex Indicate Changes of Mind on Single Trials","volume":"24","author":[{"family":"Kiani","given":"Roozbeh"},{"family":"Cueva","given":"Christopher J."},{"family":"Reppas","given":"John B."},{"family":"Newsome","given":"William T."}],"issued":{"date-parts":[["2014",7,7]]}}},{"id":889,"uris":["http://zotero.org/users/6345545/items/LZVDWMZC"],"itemData":{"id":889,"type":"article-journal","abstract":"Decisive Monkeys\nDecision-making is a central theme in current research in cognitive neuroscience. Behavioral protocols have provided an entry into explorations of the neural processes that underlie decision-making. Empirical studies have provided support for a diffusion model in which information accumulates over time until a threshold is reached, with noisiness in the inputs related to decision errors. Kiani and Shadlen (p. 759) developed a behavioral task to study choice certainty and identified the corresponding neuronal representations in monkeys. The monkeys were allowed to choose to opt out of an uncertain, higher reward choice in favor of a certain, lower payoff. The same neurons that encoded the information used to make a choice also encoded the extent of certainty, which in humans would be described as the degree of confidence in one's decision.\nThe degree of confidence in a decision provides a graded and probabilistic assessment of expected outcome. Although neural mechanisms of perceptual decisions have been studied extensively in primates, little is known about the mechanisms underlying choice certainty. We have shown that the same neurons that represent formation of a decision encode certainty about the decision. Rhesus monkeys made decisions about the direction of moving random dots, spanning a range of difficulties. They were rewarded for correct decisions. On some trials, after viewing the stimulus, the monkeys could opt out of the direction decision for a small but certain reward. Monkeys exercised this option in a manner that revealed their degree of certainty. Neurons in parietal cortex represented formation of the direction decision and the degree of certainty underlying the decision to opt out.\nNeurons in the primate parietal cortex encode information required to make a decision and also the certainty of that choice.\nNeurons in the primate parietal cortex encode information required to make a decision and also the certainty of that choice.","container-title":"Science","DOI":"10.1126/science.1169405","ISSN":"0036-8075, 1095-9203","issue":"5928","language":"en","license":"Copyright © 2009, American Association for the Advancement of Science","note":"publisher: American Association for the Advancement of Science\nsection: Research Article\nPMID: 19423820","page":"759-764","source":"science.sciencemag.org","title":"Representation of Confidence Associated with a Decision by Neurons in the Parietal Cortex","volume":"324","author":[{"family":"Kiani","given":"Roozbeh"},{"family":"Shadlen","given":"Michael N."}],"issued":{"date-parts":[["2009",5,8]]}}},{"id":538,"uris":["http://zotero.org/users/6345545/items/IRNYGYI2"],"itemData":{"id":538,"type":"article-journal","abstract":"To make a visual discrimination, the brain must extract relevant information from the retina, represent appropriate variables in the visual cortex and read out this representation to decide which of two or more alternatives is more likely. We recorded from neurons in the dorsolateral prefrontal cortex (areas 8 and 46) of the rhesus monkey while it performed a motion discrimination task. The monkey indicated its judgment of direction by making appropriate eye movements. As the monkey viewed the motion stimulus, the neural response predicted the monkey's subsequent gaze shift, hence its judgment of direction. The response comprised a mixture of high–level oculomotor signals and weaker visual sensory signals that reflected the strength and direction of motion. This combination of sensory integration and motor planning could reflect the conversion of visual motion information into a categorical decision about direction and thus give insight into the neural computations behind a simple cognitive act.","container-title":"Nature Neuroscience","DOI":"10.1038/5739","ISSN":"1546-1726","issue":"2","language":"en","license":"1999 Nature America Inc.","note":"number: 2\npublisher: Nature Publishing Group","page":"176-185","source":"www.nature.com","title":"Neural correlates of a decision in the dorsolateral prefrontal cortex of the macaque","volume":"2","author":[{"family":"Kim","given":"Jong-Nam"},{"family":"Shadlen","given":"Michael N."}],"issued":{"date-parts":[["1999",2]]}}},{"id":375,"uris":["http://zotero.org/users/6345545/items/AA8WYIGZ"],"itemData":{"id":375,"type":"article-journal","container-title":"The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N."}],"issued":{"date-parts":[["2002",11,1]]}}},{"id":377,"uris":["http://zotero.org/users/6345545/items/QVQZ8DUX"],"itemData":{"id":377,"type":"article-journal","abstract":"We recorded the activity of single neurons in the posterior parietal cortex (area LIP) of two rhesus monkeys while they discriminated the direction of motion in random-dot visual stimuli. The visual task was similar to a motion discrimination task that has been used in previous investigations of motion-sensitive regions of the extrastriate cortex. The monkeys were trained to decide whether the direction of motion was toward one of two choice targets that appeared on either side of the random-dot stimulus. At the end of the trial, the monkeys reported their direction judgment by making an eye movement to the appropriate target. We studied neurons in LIP that exhibited spatially selective persistent activity during delayed saccadic eye movement tasks. These neurons are thought to carry high-level signals appropriate for identifying salient visual targets and for guiding saccadic eye movements. We arranged the motion discrimination task so that one of the choice targets was in the LIP neuron's response field (RF) while the other target was positioned well away from the RF. During motion viewing, neurons in LIP altered their firing rate in a manner that predicted the saccadic eye movement that the monkey would make at the end of the trial. The activity thus predicted the monkey's judgment of motion direction. This predictive activity began early in the motion-viewing period and became increasingly reliable as the monkey viewed the random-dot motion. The neural activity predicted the monkey's direction judgment on both easy and difficult trials (strong and weak motion), whether or not the judgment was correct. In addition, the timing and magnitude of the response was affected by the strength of the motion signal in the stimulus. When the direction of motion was toward the RF, stronger motion led to larger neural responses earlier in the motion-viewing period. When motion was away from the RF, stronger motion led to greater suppression of ongoing activity. Thus the activity of single neurons in area LIP reflects both the direction of an impending gaze shift and the quality of the sensory information that instructs such a response. The time course of the neural response suggests that LIP accumulates sensory signals relevant to the selection of a target for an eye movement.","container-title":"Journal of Neurophysiology","DOI":"10.1152/jn.2001.86.4.1916","ISSN":"0022-3077, 1522-1598","issue":"4","journalAbbreviation":"Journal of Neurophysiology","language":"en","page":"1916-1936","source":"DOI.org (Crossref)","title":"Neural Basis of a Perceptual Decision in the Parietal Cortex (Area LIP) of the Rhesus Monkey","volume":"86","author":[{"family":"Shadlen","given":"Michael N."},{"family":"Newsome","given":"William T."}],"issued":{"date-parts":[["2001",10,1]]}}}],"schema":"https://github.com/citation-style-language/schema/raw/master/csl-citation.json"} </w:instrText>
      </w:r>
      <w:r w:rsidRPr="0060258A">
        <w:rPr>
          <w:rFonts w:ascii="Times New Roman" w:hAnsi="Times New Roman" w:cs="Times New Roman"/>
          <w:bCs/>
          <w:color w:val="000000" w:themeColor="text1"/>
        </w:rPr>
        <w:fldChar w:fldCharType="separate"/>
      </w:r>
      <w:r w:rsidR="00EA1839">
        <w:rPr>
          <w:rFonts w:ascii="Times New Roman" w:hAnsi="Times New Roman" w:cs="Times New Roman"/>
          <w:color w:val="000000" w:themeColor="text1"/>
        </w:rPr>
        <w:t>(Kiani et al., 2008, 2014; Kiani &amp; Shadlen, 2009; J.-N. Kim &amp; Shadlen, 1999; Roitman &amp; Shadlen, 2002; Shadlen &amp; Newsome, 2001)</w:t>
      </w:r>
      <w:r w:rsidRPr="0060258A">
        <w:rPr>
          <w:rFonts w:ascii="Times New Roman" w:hAnsi="Times New Roman" w:cs="Times New Roman"/>
          <w:bCs/>
          <w:color w:val="000000" w:themeColor="text1"/>
        </w:rPr>
        <w:fldChar w:fldCharType="end"/>
      </w:r>
      <w:r w:rsidRPr="0060258A">
        <w:rPr>
          <w:rFonts w:ascii="Times New Roman" w:hAnsi="Times New Roman" w:cs="Times New Roman"/>
          <w:bCs/>
          <w:color w:val="000000" w:themeColor="text1"/>
        </w:rPr>
        <w:t>. Thus, biological decision circuits are able to evaluate choice options while selectively initiating the WTA selection process with variable context-dependent timing.</w:t>
      </w:r>
    </w:p>
    <w:p w14:paraId="0AB2FB07" w14:textId="77777777" w:rsidR="003F037C" w:rsidRDefault="003F037C" w:rsidP="00A13D77">
      <w:pPr>
        <w:spacing w:line="480" w:lineRule="auto"/>
        <w:jc w:val="center"/>
        <w:rPr>
          <w:ins w:id="2047" w:author="Bo Shen" w:date="2023-03-06T11:11:00Z"/>
          <w:rFonts w:ascii="Times New Roman" w:hAnsi="Times New Roman" w:cs="Times New Roman"/>
          <w:bCs/>
          <w:color w:val="000000" w:themeColor="text1"/>
        </w:rPr>
      </w:pPr>
    </w:p>
    <w:p w14:paraId="0F550128" w14:textId="77777777" w:rsidR="003F037C" w:rsidRPr="0060258A" w:rsidRDefault="003F037C" w:rsidP="00A13D77">
      <w:pPr>
        <w:spacing w:line="480" w:lineRule="auto"/>
        <w:jc w:val="center"/>
        <w:rPr>
          <w:rFonts w:ascii="Times New Roman" w:hAnsi="Times New Roman" w:cs="Times New Roman"/>
          <w:bCs/>
          <w:color w:val="000000" w:themeColor="text1"/>
        </w:rPr>
      </w:pPr>
      <w:r>
        <w:rPr>
          <w:rFonts w:ascii="Times New Roman" w:hAnsi="Times New Roman" w:cs="Times New Roman"/>
          <w:bCs/>
          <w:color w:val="000000" w:themeColor="text1"/>
        </w:rPr>
        <w:t xml:space="preserve">[Insert </w:t>
      </w:r>
      <w:r w:rsidRPr="00D8249A">
        <w:rPr>
          <w:rFonts w:ascii="Times New Roman" w:hAnsi="Times New Roman" w:cs="Times New Roman"/>
          <w:b/>
          <w:color w:val="000000" w:themeColor="text1"/>
        </w:rPr>
        <w:t>Figure 9</w:t>
      </w:r>
      <w:r>
        <w:rPr>
          <w:rFonts w:ascii="Times New Roman" w:hAnsi="Times New Roman" w:cs="Times New Roman"/>
          <w:bCs/>
          <w:color w:val="000000" w:themeColor="text1"/>
        </w:rPr>
        <w:t xml:space="preserve"> about here]</w:t>
      </w:r>
    </w:p>
    <w:p w14:paraId="4B1A0531" w14:textId="77777777" w:rsidR="003F037C" w:rsidRPr="0060258A" w:rsidRDefault="003F037C" w:rsidP="00886C3F">
      <w:pPr>
        <w:spacing w:line="480" w:lineRule="auto"/>
        <w:jc w:val="both"/>
        <w:rPr>
          <w:rFonts w:ascii="Times New Roman" w:hAnsi="Times New Roman" w:cs="Times New Roman"/>
          <w:bCs/>
          <w:color w:val="000000" w:themeColor="text1"/>
        </w:rPr>
      </w:pPr>
    </w:p>
    <w:p w14:paraId="40460257" w14:textId="77777777" w:rsidR="003F037C" w:rsidRPr="0060258A" w:rsidDel="00352626" w:rsidRDefault="003F037C">
      <w:pPr>
        <w:rPr>
          <w:del w:id="2048" w:author="Bo Shen" w:date="2023-02-03T12:04:00Z"/>
          <w:rFonts w:ascii="Times New Roman" w:hAnsi="Times New Roman" w:cs="Times New Roman"/>
          <w:bCs/>
          <w:color w:val="000000" w:themeColor="text1"/>
        </w:rPr>
      </w:pPr>
      <w:del w:id="2049" w:author="Bo Shen" w:date="2023-02-03T12:04:00Z">
        <w:r w:rsidRPr="0060258A" w:rsidDel="00352626">
          <w:rPr>
            <w:rFonts w:ascii="Times New Roman" w:hAnsi="Times New Roman" w:cs="Times New Roman"/>
            <w:bCs/>
            <w:color w:val="000000" w:themeColor="text1"/>
          </w:rPr>
          <w:br w:type="page"/>
        </w:r>
      </w:del>
    </w:p>
    <w:p w14:paraId="58D49FC4" w14:textId="77777777" w:rsidR="003F037C" w:rsidRPr="0060258A" w:rsidRDefault="003F037C" w:rsidP="00352626">
      <w:pPr>
        <w:spacing w:line="480" w:lineRule="auto"/>
        <w:jc w:val="both"/>
        <w:rPr>
          <w:rFonts w:ascii="Times New Roman" w:hAnsi="Times New Roman" w:cs="Times New Roman"/>
          <w:bCs/>
          <w:color w:val="000000" w:themeColor="text1"/>
        </w:rPr>
      </w:pPr>
      <w:r w:rsidRPr="0060258A">
        <w:rPr>
          <w:rFonts w:ascii="Times New Roman" w:hAnsi="Times New Roman" w:cs="Times New Roman"/>
          <w:bCs/>
          <w:color w:val="000000" w:themeColor="text1"/>
        </w:rPr>
        <w:t xml:space="preserve">How neural circuits implement dynamic control of selection – and </w:t>
      </w:r>
      <w:del w:id="2050" w:author="Bo Shen" w:date="2023-02-03T12:22:00Z">
        <w:r w:rsidRPr="0060258A" w:rsidDel="00614578">
          <w:rPr>
            <w:rFonts w:ascii="Times New Roman" w:hAnsi="Times New Roman" w:cs="Times New Roman"/>
            <w:bCs/>
            <w:color w:val="000000" w:themeColor="text1"/>
          </w:rPr>
          <w:delText xml:space="preserve">a </w:delText>
        </w:r>
      </w:del>
      <w:r w:rsidRPr="0060258A">
        <w:rPr>
          <w:rFonts w:ascii="Times New Roman" w:hAnsi="Times New Roman" w:cs="Times New Roman"/>
          <w:bCs/>
          <w:color w:val="000000" w:themeColor="text1"/>
        </w:rPr>
        <w:t xml:space="preserve">temporal separation of evaluation and WTA choice – is largely unaddressed in current decision models. In RNM models, neural activity is driven by attractor dynamics; option evaluation and the selection process cannot be disambiguated, and WTA competition is not under top-down control. Here, we examine how the timing of a dynamic top-down control signal – modulating the strength of disinhibition via long-range inputs and neuromodulation – allows the LDDM to capture neural activity in different </w:t>
      </w:r>
      <w:r w:rsidRPr="0060258A">
        <w:rPr>
          <w:rFonts w:ascii="Times New Roman" w:hAnsi="Times New Roman" w:cs="Times New Roman"/>
          <w:bCs/>
          <w:color w:val="000000" w:themeColor="text1"/>
        </w:rPr>
        <w:lastRenderedPageBreak/>
        <w:t xml:space="preserve">task paradigms. In these simulations, disinhibition is activated when the instruction </w:t>
      </w:r>
      <w:proofErr w:type="gramStart"/>
      <w:r w:rsidRPr="0060258A">
        <w:rPr>
          <w:rFonts w:ascii="Times New Roman" w:hAnsi="Times New Roman" w:cs="Times New Roman"/>
          <w:bCs/>
          <w:color w:val="000000" w:themeColor="text1"/>
        </w:rPr>
        <w:t>cue</w:t>
      </w:r>
      <w:proofErr w:type="gramEnd"/>
      <w:r w:rsidRPr="0060258A">
        <w:rPr>
          <w:rFonts w:ascii="Times New Roman" w:hAnsi="Times New Roman" w:cs="Times New Roman"/>
          <w:bCs/>
          <w:color w:val="000000" w:themeColor="text1"/>
        </w:rPr>
        <w:t xml:space="preserve"> to choose is presented. </w:t>
      </w:r>
      <w:r w:rsidRPr="0060258A">
        <w:rPr>
          <w:rFonts w:ascii="Times New Roman" w:hAnsi="Times New Roman" w:cs="Times New Roman"/>
          <w:b/>
          <w:bCs/>
          <w:color w:val="000000" w:themeColor="text1"/>
        </w:rPr>
        <w:t>Fig. 9A</w:t>
      </w:r>
      <w:r w:rsidRPr="0060258A">
        <w:rPr>
          <w:rFonts w:ascii="Times New Roman" w:hAnsi="Times New Roman" w:cs="Times New Roman"/>
          <w:bCs/>
          <w:color w:val="000000" w:themeColor="text1"/>
        </w:rPr>
        <w:t xml:space="preserve"> shows LDDM activity in a reaction-time task, a standard paradigm in perceptual decision-making</w:t>
      </w:r>
      <w:ins w:id="2051" w:author="Bo Shen" w:date="2023-02-03T12:22:00Z">
        <w:r>
          <w:rPr>
            <w:rFonts w:ascii="Times New Roman" w:hAnsi="Times New Roman" w:cs="Times New Roman"/>
            <w:bCs/>
            <w:color w:val="000000" w:themeColor="text1"/>
          </w:rPr>
          <w:t xml:space="preserve"> </w:t>
        </w:r>
      </w:ins>
      <w:r w:rsidRPr="0060258A">
        <w:rPr>
          <w:rFonts w:ascii="Times New Roman" w:hAnsi="Times New Roman" w:cs="Times New Roman"/>
          <w:bCs/>
          <w:color w:val="000000" w:themeColor="text1"/>
        </w:rPr>
        <w:fldChar w:fldCharType="begin"/>
      </w:r>
      <w:r>
        <w:rPr>
          <w:rFonts w:ascii="Times New Roman" w:hAnsi="Times New Roman" w:cs="Times New Roman"/>
          <w:bCs/>
          <w:color w:val="000000" w:themeColor="text1"/>
        </w:rPr>
        <w:instrText xml:space="preserve"> ADDIN ZOTERO_ITEM CSL_CITATION {"citationID":"86OP7K66","properties":{"formattedCitation":"(Churchland et al., 2008; Roitman &amp; Shadlen, 2002)","plainCitation":"(Churchland et al., 2008; Roitman &amp; Shadlen, 2002)","noteIndex":0},"citationItems":[{"id":375,"uris":["http://zotero.org/users/6345545/items/AA8WYIGZ"],"itemData":{"id":375,"type":"article-journal","container-title":"The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N."}],"issued":{"date-parts":[["2002",11,1]]}}},{"id":372,"uris":["http://zotero.org/users/6345545/items/CUJ2PP3B"],"itemData":{"id":372,"type":"article-journal","container-title":"Nature Neuroscience","DOI":"10.1038/nn.2123","ISSN":"1097-6256, 1546-1726","issue":"6","journalAbbreviation":"Nat Neurosci","language":"en","page":"693-702","source":"DOI.org (Crossref)","title":"Decision-making with multiple alternatives","volume":"11","author":[{"family":"Churchland","given":"Anne K"},{"family":"Kiani","given":"Roozbeh"},{"family":"Shadlen","given":"Michael N."}],"issued":{"date-parts":[["2008",6]]}}}],"schema":"https://github.com/citation-style-language/schema/raw/master/csl-citation.json"} </w:instrText>
      </w:r>
      <w:r w:rsidRPr="0060258A">
        <w:rPr>
          <w:rFonts w:ascii="Times New Roman" w:hAnsi="Times New Roman" w:cs="Times New Roman"/>
          <w:bCs/>
          <w:color w:val="000000" w:themeColor="text1"/>
        </w:rPr>
        <w:fldChar w:fldCharType="separate"/>
      </w:r>
      <w:r>
        <w:rPr>
          <w:rFonts w:ascii="Times New Roman" w:hAnsi="Times New Roman" w:cs="Times New Roman"/>
          <w:color w:val="000000" w:themeColor="text1"/>
        </w:rPr>
        <w:t>(Churchland et al., 2008; Roitman &amp; Shadlen, 2002)</w:t>
      </w:r>
      <w:r w:rsidRPr="0060258A">
        <w:rPr>
          <w:rFonts w:ascii="Times New Roman" w:hAnsi="Times New Roman" w:cs="Times New Roman"/>
          <w:bCs/>
          <w:color w:val="000000" w:themeColor="text1"/>
        </w:rPr>
        <w:fldChar w:fldCharType="end"/>
      </w:r>
      <w:r w:rsidRPr="0060258A">
        <w:rPr>
          <w:rFonts w:ascii="Times New Roman" w:hAnsi="Times New Roman" w:cs="Times New Roman"/>
          <w:bCs/>
          <w:color w:val="000000" w:themeColor="text1"/>
        </w:rPr>
        <w:t>. As in prior analyses (</w:t>
      </w:r>
      <w:r w:rsidRPr="0060258A">
        <w:rPr>
          <w:rFonts w:ascii="Times New Roman" w:hAnsi="Times New Roman" w:cs="Times New Roman"/>
          <w:b/>
          <w:bCs/>
          <w:color w:val="000000" w:themeColor="text1"/>
        </w:rPr>
        <w:t>Figs. 5</w:t>
      </w:r>
      <w:r w:rsidRPr="0060258A">
        <w:rPr>
          <w:rFonts w:ascii="Times New Roman" w:hAnsi="Times New Roman" w:cs="Times New Roman"/>
          <w:bCs/>
          <w:color w:val="000000" w:themeColor="text1"/>
        </w:rPr>
        <w:t xml:space="preserve"> and </w:t>
      </w:r>
      <w:r w:rsidRPr="0060258A">
        <w:rPr>
          <w:rFonts w:ascii="Times New Roman" w:hAnsi="Times New Roman" w:cs="Times New Roman"/>
          <w:b/>
          <w:bCs/>
          <w:color w:val="000000" w:themeColor="text1"/>
        </w:rPr>
        <w:t>6</w:t>
      </w:r>
      <w:r w:rsidRPr="0060258A">
        <w:rPr>
          <w:rFonts w:ascii="Times New Roman" w:hAnsi="Times New Roman" w:cs="Times New Roman"/>
          <w:bCs/>
          <w:color w:val="000000" w:themeColor="text1"/>
        </w:rPr>
        <w:t xml:space="preserve">), LDDM </w:t>
      </w:r>
      <w:r w:rsidRPr="0060258A">
        <w:rPr>
          <w:rFonts w:ascii="Times New Roman" w:hAnsi="Times New Roman" w:cs="Times New Roman"/>
          <w:bCs/>
          <w:i/>
          <w:color w:val="000000" w:themeColor="text1"/>
        </w:rPr>
        <w:t>R</w:t>
      </w:r>
      <w:r w:rsidRPr="0060258A">
        <w:rPr>
          <w:rFonts w:ascii="Times New Roman" w:hAnsi="Times New Roman" w:cs="Times New Roman"/>
          <w:bCs/>
          <w:color w:val="000000" w:themeColor="text1"/>
        </w:rPr>
        <w:t xml:space="preserve"> units show simultaneous evaluation (coherence-dependent ramping) and WTA selection (rise to threshold) processes, driven by an immediate activation of disinhibition at motion stimulus onset.</w:t>
      </w:r>
    </w:p>
    <w:p w14:paraId="70020C13" w14:textId="77777777" w:rsidR="003F037C" w:rsidRPr="0060258A" w:rsidRDefault="003F037C">
      <w:pPr>
        <w:spacing w:line="480" w:lineRule="auto"/>
        <w:jc w:val="both"/>
        <w:rPr>
          <w:rFonts w:ascii="Times New Roman" w:hAnsi="Times New Roman" w:cs="Times New Roman"/>
          <w:bCs/>
          <w:color w:val="000000" w:themeColor="text1"/>
        </w:rPr>
      </w:pPr>
    </w:p>
    <w:p w14:paraId="199627FF" w14:textId="77777777" w:rsidR="003F037C" w:rsidRPr="0060258A" w:rsidRDefault="003F037C">
      <w:pPr>
        <w:spacing w:line="480" w:lineRule="auto"/>
        <w:jc w:val="both"/>
        <w:rPr>
          <w:rFonts w:ascii="Times New Roman" w:hAnsi="Times New Roman" w:cs="Times New Roman"/>
          <w:bCs/>
          <w:color w:val="000000" w:themeColor="text1"/>
        </w:rPr>
      </w:pPr>
      <w:r w:rsidRPr="0060258A">
        <w:rPr>
          <w:rFonts w:ascii="Times New Roman" w:hAnsi="Times New Roman" w:cs="Times New Roman"/>
          <w:bCs/>
          <w:color w:val="000000" w:themeColor="text1"/>
        </w:rPr>
        <w:t>In a fixed-duration task (</w:t>
      </w:r>
      <w:r w:rsidRPr="0060258A">
        <w:rPr>
          <w:rFonts w:ascii="Times New Roman" w:hAnsi="Times New Roman" w:cs="Times New Roman"/>
          <w:b/>
          <w:bCs/>
          <w:color w:val="000000" w:themeColor="text1"/>
        </w:rPr>
        <w:t>Fig. 9B</w:t>
      </w:r>
      <w:r w:rsidRPr="0060258A">
        <w:rPr>
          <w:rFonts w:ascii="Times New Roman" w:hAnsi="Times New Roman" w:cs="Times New Roman"/>
          <w:bCs/>
          <w:color w:val="000000" w:themeColor="text1"/>
        </w:rPr>
        <w:t xml:space="preserve">), disinhibition is activated after a required interval of stimulus presentation. Compared to the reaction-time task, LDDM activity here shows distinct, temporally separated patterns during stimuli viewing and option selection; this temporal segregation is driven by the activation of disinhibition (a step function on </w:t>
      </w:r>
      <m:oMath>
        <m:r>
          <w:rPr>
            <w:rFonts w:ascii="Cambria Math" w:hAnsi="Cambria Math" w:cs="Times New Roman"/>
            <w:color w:val="000000" w:themeColor="text1"/>
          </w:rPr>
          <m:t>β</m:t>
        </m:r>
      </m:oMath>
      <w:r w:rsidRPr="0060258A">
        <w:rPr>
          <w:rFonts w:ascii="Times New Roman" w:hAnsi="Times New Roman" w:cs="Times New Roman"/>
          <w:bCs/>
          <w:color w:val="000000" w:themeColor="text1"/>
        </w:rPr>
        <w:t xml:space="preserve"> in this example), which promotes a transition between value representation and WTA choice.</w:t>
      </w:r>
    </w:p>
    <w:p w14:paraId="3089151D" w14:textId="77777777" w:rsidR="003F037C" w:rsidRPr="0060258A" w:rsidRDefault="003F037C">
      <w:pPr>
        <w:spacing w:line="480" w:lineRule="auto"/>
        <w:jc w:val="both"/>
        <w:rPr>
          <w:rFonts w:ascii="Times New Roman" w:hAnsi="Times New Roman" w:cs="Times New Roman"/>
          <w:bCs/>
          <w:color w:val="000000" w:themeColor="text1"/>
        </w:rPr>
      </w:pPr>
    </w:p>
    <w:p w14:paraId="15FBCB36" w14:textId="77777777" w:rsidR="003F037C" w:rsidRPr="0060258A" w:rsidRDefault="003F037C">
      <w:pPr>
        <w:spacing w:line="480" w:lineRule="auto"/>
        <w:jc w:val="both"/>
        <w:rPr>
          <w:rFonts w:ascii="Times New Roman" w:hAnsi="Times New Roman" w:cs="Times New Roman"/>
          <w:bCs/>
          <w:color w:val="000000" w:themeColor="text1"/>
        </w:rPr>
      </w:pPr>
      <w:r w:rsidRPr="0060258A">
        <w:rPr>
          <w:rFonts w:ascii="Times New Roman" w:hAnsi="Times New Roman" w:cs="Times New Roman"/>
          <w:bCs/>
          <w:color w:val="000000" w:themeColor="text1"/>
        </w:rPr>
        <w:t>A further demonstration of this temporal flexibility arises from considering delayed-response tasks (</w:t>
      </w:r>
      <w:r w:rsidRPr="0060258A">
        <w:rPr>
          <w:rFonts w:ascii="Times New Roman" w:hAnsi="Times New Roman" w:cs="Times New Roman"/>
          <w:b/>
          <w:bCs/>
          <w:color w:val="000000" w:themeColor="text1"/>
        </w:rPr>
        <w:t>Fig. 9C</w:t>
      </w:r>
      <w:r w:rsidRPr="0060258A">
        <w:rPr>
          <w:rFonts w:ascii="Times New Roman" w:hAnsi="Times New Roman" w:cs="Times New Roman"/>
          <w:bCs/>
          <w:color w:val="000000" w:themeColor="text1"/>
        </w:rPr>
        <w:t>), which include an interval between stimuli offset and onset of the instruction cue. Consistent with its ability to maintain persistent activity (</w:t>
      </w:r>
      <w:r w:rsidRPr="0060258A">
        <w:rPr>
          <w:rFonts w:ascii="Times New Roman" w:hAnsi="Times New Roman" w:cs="Times New Roman"/>
          <w:b/>
          <w:color w:val="000000" w:themeColor="text1"/>
        </w:rPr>
        <w:t>Fig. 8</w:t>
      </w:r>
      <w:r w:rsidRPr="0060258A">
        <w:rPr>
          <w:rFonts w:ascii="Times New Roman" w:hAnsi="Times New Roman" w:cs="Times New Roman"/>
          <w:bCs/>
          <w:color w:val="000000" w:themeColor="text1"/>
        </w:rPr>
        <w:t>), the LDDM shows value coding across the delay interval and implements WTA selection until instruction and accompanying activation of disinhibition. These results show that the LDDM – via modulation in the timing of disinhibition activation - can temporally separate the value representation and selection processes, enabling it to capture the diversity of neural dynamics seen in reaction-time, fixed-duration, and delayed-response tasks.</w:t>
      </w:r>
    </w:p>
    <w:p w14:paraId="77AF89A4" w14:textId="77777777" w:rsidR="003F037C" w:rsidRDefault="003F037C" w:rsidP="00921B7E">
      <w:pPr>
        <w:spacing w:line="480" w:lineRule="auto"/>
        <w:jc w:val="both"/>
        <w:rPr>
          <w:rFonts w:ascii="Times New Roman" w:hAnsi="Times New Roman" w:cs="Times New Roman"/>
          <w:b/>
          <w:color w:val="000000" w:themeColor="text1"/>
          <w:sz w:val="28"/>
        </w:rPr>
      </w:pPr>
    </w:p>
    <w:p w14:paraId="24404D2B" w14:textId="77777777" w:rsidR="003F037C" w:rsidRPr="0060258A" w:rsidRDefault="003F037C" w:rsidP="00921B7E">
      <w:pPr>
        <w:spacing w:line="480" w:lineRule="auto"/>
        <w:jc w:val="both"/>
        <w:rPr>
          <w:rFonts w:ascii="Times New Roman" w:hAnsi="Times New Roman" w:cs="Times New Roman"/>
          <w:b/>
          <w:color w:val="000000" w:themeColor="text1"/>
          <w:sz w:val="28"/>
        </w:rPr>
      </w:pPr>
    </w:p>
    <w:p w14:paraId="51DD365F" w14:textId="77777777" w:rsidR="003F037C" w:rsidRPr="00291981" w:rsidRDefault="003F037C" w:rsidP="008D453F">
      <w:pPr>
        <w:pStyle w:val="Heading4"/>
      </w:pPr>
      <w:del w:id="2052" w:author="Bo Shen" w:date="2023-02-13T12:42:00Z">
        <w:r w:rsidRPr="00291981" w:rsidDel="00214A4E">
          <w:lastRenderedPageBreak/>
          <w:delText xml:space="preserve">GABAergic </w:delText>
        </w:r>
      </w:del>
      <w:ins w:id="2053" w:author="Bo Shen" w:date="2023-02-13T12:42:00Z">
        <w:r>
          <w:t>Inhibitory</w:t>
        </w:r>
        <w:r w:rsidRPr="00291981">
          <w:t xml:space="preserve"> </w:t>
        </w:r>
      </w:ins>
      <w:r w:rsidRPr="00291981">
        <w:t xml:space="preserve">potentiation </w:t>
      </w:r>
      <w:r w:rsidRPr="00291981">
        <w:rPr>
          <w:rFonts w:hint="eastAsia"/>
        </w:rPr>
        <w:t>distinguishes</w:t>
      </w:r>
      <w:r w:rsidRPr="00291981">
        <w:t xml:space="preserve"> LDDM from earlier models</w:t>
      </w:r>
    </w:p>
    <w:p w14:paraId="2E7BCCDB" w14:textId="77777777" w:rsidR="003F037C" w:rsidRPr="0060258A" w:rsidRDefault="003F037C" w:rsidP="00654EC9">
      <w:pPr>
        <w:spacing w:line="480" w:lineRule="auto"/>
        <w:jc w:val="both"/>
        <w:rPr>
          <w:rFonts w:ascii="Times New Roman" w:hAnsi="Times New Roman" w:cs="Times New Roman"/>
          <w:b/>
          <w:i/>
          <w:color w:val="000000" w:themeColor="text1"/>
        </w:rPr>
      </w:pPr>
    </w:p>
    <w:p w14:paraId="5E6EA813" w14:textId="77777777" w:rsidR="003F037C" w:rsidRDefault="003F037C" w:rsidP="00A13D77">
      <w:pPr>
        <w:spacing w:line="480" w:lineRule="auto"/>
        <w:jc w:val="both"/>
        <w:rPr>
          <w:rFonts w:ascii="Times New Roman" w:hAnsi="Times New Roman" w:cs="Times New Roman"/>
          <w:color w:val="000000" w:themeColor="text1"/>
        </w:rPr>
      </w:pPr>
      <w:r w:rsidRPr="0060258A">
        <w:rPr>
          <w:rFonts w:ascii="Times New Roman" w:hAnsi="Times New Roman" w:cs="Times New Roman"/>
          <w:color w:val="000000" w:themeColor="text1"/>
        </w:rPr>
        <w:t xml:space="preserve">The architecture of disinhibition employed by the LDDM is more structured than </w:t>
      </w:r>
      <w:r w:rsidRPr="0060258A">
        <w:rPr>
          <w:rFonts w:ascii="Times New Roman" w:hAnsi="Times New Roman" w:cs="Times New Roman" w:hint="eastAsia"/>
          <w:color w:val="000000" w:themeColor="text1"/>
        </w:rPr>
        <w:t>earlier</w:t>
      </w:r>
      <w:r w:rsidRPr="0060258A">
        <w:rPr>
          <w:rFonts w:ascii="Times New Roman" w:hAnsi="Times New Roman" w:cs="Times New Roman"/>
          <w:color w:val="000000" w:themeColor="text1"/>
        </w:rPr>
        <w:t xml:space="preserve"> non-selective inhibition used in more standard competition networks. This distinction gives rise to the novel prediction from LDDM that the influence of global changes in inhibitory tone are non-selective during representation, but switch to being input-selective after disinhibition is increased. This reflects a fundamentally novel prediction of this class of model. To empirically test that key prediction, optogenetic/pharmacological manipulation of </w:t>
      </w:r>
      <w:ins w:id="2054" w:author="Bo Shen" w:date="2023-02-13T12:30:00Z">
        <w:r>
          <w:rPr>
            <w:rFonts w:ascii="Times New Roman" w:hAnsi="Times New Roman" w:cs="Times New Roman"/>
            <w:color w:val="000000" w:themeColor="text1"/>
          </w:rPr>
          <w:t xml:space="preserve">inhibitory </w:t>
        </w:r>
      </w:ins>
      <w:ins w:id="2055" w:author="Bo Shen" w:date="2023-02-13T12:38:00Z">
        <w:r>
          <w:rPr>
            <w:rFonts w:ascii="Times New Roman" w:hAnsi="Times New Roman" w:cs="Times New Roman"/>
            <w:color w:val="000000" w:themeColor="text1"/>
          </w:rPr>
          <w:t>connection weights</w:t>
        </w:r>
      </w:ins>
      <w:ins w:id="2056" w:author="Bo Shen" w:date="2023-02-13T12:31:00Z">
        <w:r w:rsidRPr="0060258A">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(e.g., </w:t>
        </w:r>
      </w:ins>
      <w:ins w:id="2057" w:author="Bo Shen" w:date="2023-02-13T12:38:00Z">
        <w:r>
          <w:rPr>
            <w:rFonts w:ascii="Times New Roman" w:hAnsi="Times New Roman" w:cs="Times New Roman"/>
            <w:color w:val="000000" w:themeColor="text1"/>
          </w:rPr>
          <w:t xml:space="preserve">via </w:t>
        </w:r>
      </w:ins>
      <w:r w:rsidRPr="0060258A">
        <w:rPr>
          <w:rFonts w:ascii="Times New Roman" w:hAnsi="Times New Roman" w:cs="Times New Roman"/>
          <w:color w:val="000000" w:themeColor="text1"/>
        </w:rPr>
        <w:t xml:space="preserve">GABAergic </w:t>
      </w:r>
      <w:ins w:id="2058" w:author="Bo Shen" w:date="2023-02-13T12:31:00Z">
        <w:r>
          <w:rPr>
            <w:rFonts w:ascii="Times New Roman" w:hAnsi="Times New Roman" w:cs="Times New Roman"/>
            <w:color w:val="000000" w:themeColor="text1"/>
          </w:rPr>
          <w:t xml:space="preserve">agonist) </w:t>
        </w:r>
      </w:ins>
      <w:del w:id="2059" w:author="Bo Shen" w:date="2023-02-13T12:31:00Z">
        <w:r w:rsidRPr="0060258A" w:rsidDel="004F6E00">
          <w:rPr>
            <w:rFonts w:ascii="Times New Roman" w:hAnsi="Times New Roman" w:cs="Times New Roman"/>
            <w:color w:val="000000" w:themeColor="text1"/>
          </w:rPr>
          <w:delText xml:space="preserve">activity </w:delText>
        </w:r>
      </w:del>
      <w:r w:rsidRPr="0060258A">
        <w:rPr>
          <w:rFonts w:ascii="Times New Roman" w:hAnsi="Times New Roman" w:cs="Times New Roman"/>
          <w:color w:val="000000" w:themeColor="text1"/>
        </w:rPr>
        <w:t xml:space="preserve">could be introduced. The LDDM contains two different types of inhibition and thus its reaction to </w:t>
      </w:r>
      <w:del w:id="2060" w:author="Bo Shen" w:date="2023-02-13T12:39:00Z">
        <w:r w:rsidRPr="0060258A" w:rsidDel="00A21888">
          <w:rPr>
            <w:rFonts w:ascii="Times New Roman" w:hAnsi="Times New Roman" w:cs="Times New Roman"/>
            <w:color w:val="000000" w:themeColor="text1"/>
          </w:rPr>
          <w:delText>a</w:delText>
        </w:r>
      </w:del>
      <w:ins w:id="2061" w:author="Bo Shen" w:date="2023-02-13T12:39:00Z">
        <w:r>
          <w:rPr>
            <w:rFonts w:ascii="Times New Roman" w:hAnsi="Times New Roman" w:cs="Times New Roman"/>
            <w:color w:val="000000" w:themeColor="text1"/>
          </w:rPr>
          <w:t xml:space="preserve">inhibitory potentiation </w:t>
        </w:r>
      </w:ins>
      <w:del w:id="2062" w:author="Bo Shen" w:date="2023-02-13T12:39:00Z">
        <w:r w:rsidRPr="0060258A" w:rsidDel="00A21888">
          <w:rPr>
            <w:rFonts w:ascii="Times New Roman" w:hAnsi="Times New Roman" w:cs="Times New Roman"/>
            <w:color w:val="000000" w:themeColor="text1"/>
          </w:rPr>
          <w:delText xml:space="preserve"> GABAergic agonist </w:delText>
        </w:r>
      </w:del>
      <w:r w:rsidRPr="0060258A">
        <w:rPr>
          <w:rFonts w:ascii="Times New Roman" w:hAnsi="Times New Roman" w:cs="Times New Roman"/>
          <w:color w:val="000000" w:themeColor="text1"/>
        </w:rPr>
        <w:t xml:space="preserve">depends on both the state of the disinhibitory network and the intensity of </w:t>
      </w:r>
      <w:del w:id="2063" w:author="Bo Shen" w:date="2023-02-13T12:40:00Z">
        <w:r w:rsidRPr="0060258A" w:rsidDel="00A21888">
          <w:rPr>
            <w:rFonts w:ascii="Times New Roman" w:hAnsi="Times New Roman" w:cs="Times New Roman"/>
            <w:color w:val="000000" w:themeColor="text1"/>
          </w:rPr>
          <w:delText>the GABAergic activation</w:delText>
        </w:r>
      </w:del>
      <w:ins w:id="2064" w:author="Bo Shen" w:date="2023-02-13T12:40:00Z">
        <w:r>
          <w:rPr>
            <w:rFonts w:ascii="Times New Roman" w:hAnsi="Times New Roman" w:cs="Times New Roman"/>
            <w:color w:val="000000" w:themeColor="text1"/>
          </w:rPr>
          <w:t>potentiation</w:t>
        </w:r>
      </w:ins>
      <w:r w:rsidRPr="0060258A">
        <w:rPr>
          <w:rFonts w:ascii="Times New Roman" w:hAnsi="Times New Roman" w:cs="Times New Roman"/>
          <w:color w:val="000000" w:themeColor="text1"/>
        </w:rPr>
        <w:t xml:space="preserve">. To highlight the importance of that prediction, we implemented different levels of </w:t>
      </w:r>
      <w:del w:id="2065" w:author="Bo Shen" w:date="2023-02-13T12:40:00Z">
        <w:r w:rsidRPr="0060258A" w:rsidDel="00A21888">
          <w:rPr>
            <w:rFonts w:ascii="Times New Roman" w:hAnsi="Times New Roman" w:cs="Times New Roman"/>
            <w:color w:val="000000" w:themeColor="text1"/>
          </w:rPr>
          <w:delText>GABAergic activity</w:delText>
        </w:r>
      </w:del>
      <w:ins w:id="2066" w:author="Bo Shen" w:date="2023-02-13T12:40:00Z">
        <w:r>
          <w:rPr>
            <w:rFonts w:ascii="Times New Roman" w:hAnsi="Times New Roman" w:cs="Times New Roman"/>
            <w:color w:val="000000" w:themeColor="text1"/>
          </w:rPr>
          <w:t>inhibitory connection wei</w:t>
        </w:r>
      </w:ins>
      <w:ins w:id="2067" w:author="Bo Shen" w:date="2023-02-13T12:41:00Z">
        <w:r>
          <w:rPr>
            <w:rFonts w:ascii="Times New Roman" w:hAnsi="Times New Roman" w:cs="Times New Roman"/>
            <w:color w:val="000000" w:themeColor="text1"/>
          </w:rPr>
          <w:t>ghts</w:t>
        </w:r>
      </w:ins>
      <w:r w:rsidRPr="0060258A">
        <w:rPr>
          <w:rFonts w:ascii="Times New Roman" w:hAnsi="Times New Roman" w:cs="Times New Roman"/>
          <w:color w:val="000000" w:themeColor="text1"/>
        </w:rPr>
        <w:t xml:space="preserve"> in both the LDDM and the </w:t>
      </w:r>
      <w:del w:id="2068" w:author="Bo Shen" w:date="2023-02-13T12:32:00Z">
        <w:r w:rsidRPr="0060258A" w:rsidDel="004F6E00">
          <w:rPr>
            <w:rFonts w:ascii="Times New Roman" w:hAnsi="Times New Roman" w:cs="Times New Roman"/>
            <w:color w:val="000000" w:themeColor="text1"/>
          </w:rPr>
          <w:delText>more traditional</w:delText>
        </w:r>
      </w:del>
      <w:ins w:id="2069" w:author="Bo Shen" w:date="2023-02-13T12:32:00Z">
        <w:r>
          <w:rPr>
            <w:rFonts w:ascii="Times New Roman" w:hAnsi="Times New Roman" w:cs="Times New Roman"/>
            <w:color w:val="000000" w:themeColor="text1"/>
          </w:rPr>
          <w:t>standard</w:t>
        </w:r>
      </w:ins>
      <w:r w:rsidRPr="0060258A">
        <w:rPr>
          <w:rFonts w:ascii="Times New Roman" w:hAnsi="Times New Roman" w:cs="Times New Roman"/>
          <w:color w:val="000000" w:themeColor="text1"/>
        </w:rPr>
        <w:t xml:space="preserve"> RNM.</w:t>
      </w:r>
    </w:p>
    <w:p w14:paraId="5632DBC9" w14:textId="77777777" w:rsidR="003F037C" w:rsidRDefault="003F037C" w:rsidP="00A13D77">
      <w:pPr>
        <w:spacing w:line="480" w:lineRule="auto"/>
        <w:jc w:val="center"/>
        <w:rPr>
          <w:ins w:id="2070" w:author="Bo Shen" w:date="2023-03-06T11:11:00Z"/>
          <w:rFonts w:ascii="Times New Roman" w:hAnsi="Times New Roman" w:cs="Times New Roman"/>
          <w:color w:val="000000" w:themeColor="text1"/>
        </w:rPr>
      </w:pPr>
    </w:p>
    <w:p w14:paraId="782683A9" w14:textId="77777777" w:rsidR="003F037C" w:rsidRPr="0060258A" w:rsidRDefault="003F037C" w:rsidP="00A13D77">
      <w:pPr>
        <w:spacing w:line="480" w:lineRule="auto"/>
        <w:jc w:val="center"/>
        <w:rPr>
          <w:rFonts w:ascii="Times New Roman" w:hAnsi="Times New Roman" w:cs="Times New Roman"/>
          <w:color w:val="000000" w:themeColor="text1"/>
        </w:rPr>
      </w:pPr>
      <w:r>
        <w:rPr>
          <w:rFonts w:ascii="Times New Roman" w:hAnsi="Times New Roman" w:cs="Times New Roman"/>
          <w:color w:val="000000" w:themeColor="text1"/>
        </w:rPr>
        <w:t xml:space="preserve">[Insert </w:t>
      </w:r>
      <w:r w:rsidRPr="00D8249A">
        <w:rPr>
          <w:rFonts w:ascii="Times New Roman" w:hAnsi="Times New Roman" w:cs="Times New Roman"/>
          <w:b/>
          <w:bCs/>
          <w:color w:val="000000" w:themeColor="text1"/>
        </w:rPr>
        <w:t>Figure 10</w:t>
      </w:r>
      <w:r>
        <w:rPr>
          <w:rFonts w:ascii="Times New Roman" w:hAnsi="Times New Roman" w:cs="Times New Roman"/>
          <w:color w:val="000000" w:themeColor="text1"/>
        </w:rPr>
        <w:t xml:space="preserve"> about here]</w:t>
      </w:r>
      <w:r w:rsidRPr="0060258A">
        <w:rPr>
          <w:rFonts w:ascii="Times New Roman" w:hAnsi="Times New Roman" w:cs="Times New Roman"/>
          <w:color w:val="000000" w:themeColor="text1"/>
        </w:rPr>
        <w:br w:type="page"/>
      </w:r>
    </w:p>
    <w:p w14:paraId="7895DBD5" w14:textId="1EAA47DE" w:rsidR="003F037C" w:rsidRPr="0060258A" w:rsidDel="005A2D8D" w:rsidRDefault="003F037C" w:rsidP="002E1CA5">
      <w:pPr>
        <w:spacing w:line="480" w:lineRule="auto"/>
        <w:jc w:val="both"/>
        <w:rPr>
          <w:del w:id="2071" w:author="Bo Shen" w:date="2023-02-03T18:49:00Z"/>
          <w:rFonts w:ascii="Times New Roman" w:hAnsi="Times New Roman" w:cs="Times New Roman"/>
          <w:color w:val="000000" w:themeColor="text1"/>
        </w:rPr>
      </w:pPr>
      <w:r w:rsidRPr="0060258A">
        <w:rPr>
          <w:rFonts w:ascii="Times New Roman" w:hAnsi="Times New Roman" w:cs="Times New Roman"/>
          <w:color w:val="000000" w:themeColor="text1"/>
        </w:rPr>
        <w:lastRenderedPageBreak/>
        <w:t xml:space="preserve">At the neural level, the LDDM predicts a dissociable effect of </w:t>
      </w:r>
      <w:del w:id="2072" w:author="Bo Shen" w:date="2023-02-13T12:43:00Z">
        <w:r w:rsidRPr="0060258A" w:rsidDel="00C12D3D">
          <w:rPr>
            <w:rFonts w:ascii="Times New Roman" w:hAnsi="Times New Roman" w:cs="Times New Roman"/>
            <w:color w:val="000000" w:themeColor="text1"/>
          </w:rPr>
          <w:delText xml:space="preserve">increased </w:delText>
        </w:r>
      </w:del>
      <w:ins w:id="2073" w:author="Bo Shen" w:date="2023-02-13T12:43:00Z">
        <w:r>
          <w:rPr>
            <w:rFonts w:ascii="Times New Roman" w:hAnsi="Times New Roman" w:cs="Times New Roman"/>
            <w:color w:val="000000" w:themeColor="text1"/>
          </w:rPr>
          <w:t>potentiated</w:t>
        </w:r>
        <w:r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 xml:space="preserve">inhibition on </w:t>
      </w:r>
      <w:del w:id="2074" w:author="Bo Shen" w:date="2023-02-13T12:43:00Z">
        <w:r w:rsidRPr="0060258A" w:rsidDel="00C12D3D">
          <w:rPr>
            <w:rFonts w:ascii="Times New Roman" w:hAnsi="Times New Roman" w:cs="Times New Roman"/>
            <w:color w:val="000000" w:themeColor="text1"/>
          </w:rPr>
          <w:delText xml:space="preserve">excitatory </w:delText>
        </w:r>
      </w:del>
      <w:ins w:id="2075" w:author="Bo Shen" w:date="2023-02-13T12:43:00Z">
        <w:r>
          <w:rPr>
            <w:rFonts w:ascii="Times New Roman" w:hAnsi="Times New Roman" w:cs="Times New Roman"/>
            <w:color w:val="000000" w:themeColor="text1"/>
          </w:rPr>
          <w:t>the primary</w:t>
        </w:r>
      </w:ins>
      <w:ins w:id="2076" w:author="Bo Shen" w:date="2023-02-13T12:45:00Z">
        <w:r>
          <w:rPr>
            <w:rFonts w:ascii="Times New Roman" w:hAnsi="Times New Roman" w:cs="Times New Roman"/>
            <w:color w:val="000000" w:themeColor="text1"/>
          </w:rPr>
          <w:t xml:space="preserve"> </w:t>
        </w:r>
      </w:ins>
      <w:ins w:id="2077" w:author="Bo Shen" w:date="2023-02-13T12:46:00Z">
        <w:r>
          <w:rPr>
            <w:rFonts w:ascii="Times New Roman" w:hAnsi="Times New Roman" w:cs="Times New Roman"/>
            <w:color w:val="000000" w:themeColor="text1"/>
          </w:rPr>
          <w:t xml:space="preserve">(i.e., </w:t>
        </w:r>
        <w:r w:rsidRPr="00B4486C">
          <w:rPr>
            <w:rFonts w:ascii="Times New Roman" w:hAnsi="Times New Roman" w:cs="Times New Roman"/>
            <w:i/>
            <w:iCs/>
            <w:color w:val="000000" w:themeColor="text1"/>
            <w:rPrChange w:id="2078" w:author="Bo Shen" w:date="2023-03-07T15:53:00Z">
              <w:rPr>
                <w:rFonts w:ascii="Times New Roman" w:hAnsi="Times New Roman" w:cs="Times New Roman"/>
                <w:color w:val="000000" w:themeColor="text1"/>
              </w:rPr>
            </w:rPrChange>
          </w:rPr>
          <w:t>R</w:t>
        </w:r>
        <w:r>
          <w:rPr>
            <w:rFonts w:ascii="Times New Roman" w:hAnsi="Times New Roman" w:cs="Times New Roman"/>
            <w:color w:val="000000" w:themeColor="text1"/>
          </w:rPr>
          <w:t>)</w:t>
        </w:r>
      </w:ins>
      <w:ins w:id="2079" w:author="Bo Shen" w:date="2023-02-13T12:43:00Z">
        <w:r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neuron</w:t>
      </w:r>
      <w:ins w:id="2080" w:author="Bo Shen" w:date="2023-02-13T12:43:00Z">
        <w:r>
          <w:rPr>
            <w:rFonts w:ascii="Times New Roman" w:hAnsi="Times New Roman" w:cs="Times New Roman"/>
            <w:color w:val="000000" w:themeColor="text1"/>
          </w:rPr>
          <w:t>’s</w:t>
        </w:r>
      </w:ins>
      <w:r w:rsidRPr="0060258A">
        <w:rPr>
          <w:rFonts w:ascii="Times New Roman" w:hAnsi="Times New Roman" w:cs="Times New Roman"/>
          <w:color w:val="000000" w:themeColor="text1"/>
        </w:rPr>
        <w:t xml:space="preserve"> activity (</w:t>
      </w:r>
      <w:r w:rsidRPr="00E22F59">
        <w:rPr>
          <w:rFonts w:ascii="Times New Roman" w:hAnsi="Times New Roman" w:cs="Times New Roman"/>
          <w:b/>
          <w:bCs/>
          <w:color w:val="000000" w:themeColor="text1"/>
          <w:rPrChange w:id="2081" w:author="Bo Shen" w:date="2023-03-07T15:53:00Z">
            <w:rPr>
              <w:rFonts w:ascii="Times New Roman" w:hAnsi="Times New Roman" w:cs="Times New Roman"/>
              <w:color w:val="000000" w:themeColor="text1"/>
            </w:rPr>
          </w:rPrChange>
        </w:rPr>
        <w:t>Fig</w:t>
      </w:r>
      <w:ins w:id="2082" w:author="Bo Shen" w:date="2023-03-07T15:53:00Z">
        <w:r w:rsidR="00E22F59" w:rsidRPr="00E22F59">
          <w:rPr>
            <w:rFonts w:ascii="Times New Roman" w:hAnsi="Times New Roman" w:cs="Times New Roman"/>
            <w:b/>
            <w:bCs/>
            <w:color w:val="000000" w:themeColor="text1"/>
            <w:rPrChange w:id="2083" w:author="Bo Shen" w:date="2023-03-07T15:53:00Z">
              <w:rPr>
                <w:rFonts w:ascii="Times New Roman" w:hAnsi="Times New Roman" w:cs="Times New Roman"/>
                <w:color w:val="000000" w:themeColor="text1"/>
              </w:rPr>
            </w:rPrChange>
          </w:rPr>
          <w:t>.</w:t>
        </w:r>
      </w:ins>
      <w:r w:rsidRPr="00E22F59">
        <w:rPr>
          <w:rFonts w:ascii="Times New Roman" w:hAnsi="Times New Roman" w:cs="Times New Roman"/>
          <w:b/>
          <w:bCs/>
          <w:color w:val="000000" w:themeColor="text1"/>
          <w:rPrChange w:id="2084" w:author="Bo Shen" w:date="2023-03-07T15:53:00Z">
            <w:rPr>
              <w:rFonts w:ascii="Times New Roman" w:hAnsi="Times New Roman" w:cs="Times New Roman"/>
              <w:color w:val="000000" w:themeColor="text1"/>
            </w:rPr>
          </w:rPrChange>
        </w:rPr>
        <w:t xml:space="preserve"> 10A</w:t>
      </w:r>
      <w:r w:rsidRPr="0060258A">
        <w:rPr>
          <w:rFonts w:ascii="Times New Roman" w:hAnsi="Times New Roman" w:cs="Times New Roman"/>
          <w:color w:val="000000" w:themeColor="text1"/>
        </w:rPr>
        <w:t xml:space="preserve">). During option representation (cue interval in fixed duration trials), </w:t>
      </w:r>
      <w:del w:id="2085" w:author="Bo Shen" w:date="2023-02-13T12:44:00Z">
        <w:r w:rsidRPr="0060258A" w:rsidDel="00C12D3D">
          <w:rPr>
            <w:rFonts w:ascii="Times New Roman" w:hAnsi="Times New Roman" w:cs="Times New Roman"/>
            <w:color w:val="000000" w:themeColor="text1"/>
          </w:rPr>
          <w:delText xml:space="preserve">increased </w:delText>
        </w:r>
      </w:del>
      <w:ins w:id="2086" w:author="Bo Shen" w:date="2023-02-13T12:44:00Z">
        <w:r>
          <w:rPr>
            <w:rFonts w:ascii="Times New Roman" w:hAnsi="Times New Roman" w:cs="Times New Roman"/>
            <w:color w:val="000000" w:themeColor="text1"/>
          </w:rPr>
          <w:t>potentiated</w:t>
        </w:r>
        <w:r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 xml:space="preserve">inhibition increases both recurrent and lateral inhibition, leading to decreased </w:t>
      </w:r>
      <w:del w:id="2087" w:author="Bo Shen" w:date="2023-02-13T12:45:00Z">
        <w:r w:rsidRPr="0060258A" w:rsidDel="00C12D3D">
          <w:rPr>
            <w:rFonts w:ascii="Times New Roman" w:hAnsi="Times New Roman" w:cs="Times New Roman"/>
            <w:color w:val="000000" w:themeColor="text1"/>
          </w:rPr>
          <w:delText xml:space="preserve">excitatory neuron </w:delText>
        </w:r>
      </w:del>
      <w:r w:rsidRPr="0060258A">
        <w:rPr>
          <w:rFonts w:ascii="Times New Roman" w:hAnsi="Times New Roman" w:cs="Times New Roman"/>
          <w:color w:val="000000" w:themeColor="text1"/>
        </w:rPr>
        <w:t>firing rates</w:t>
      </w:r>
      <w:ins w:id="2088" w:author="Bo Shen" w:date="2023-02-13T12:45:00Z">
        <w:r w:rsidRPr="00C12D3D">
          <w:rPr>
            <w:rFonts w:ascii="Times New Roman" w:hAnsi="Times New Roman" w:cs="Times New Roman"/>
            <w:color w:val="000000" w:themeColor="text1"/>
          </w:rPr>
          <w:t xml:space="preserve"> </w:t>
        </w:r>
      </w:ins>
      <w:del w:id="2089" w:author="Bo Shen" w:date="2023-02-13T12:45:00Z">
        <w:r w:rsidRPr="0060258A" w:rsidDel="00C12D3D">
          <w:rPr>
            <w:rFonts w:ascii="Times New Roman" w:hAnsi="Times New Roman" w:cs="Times New Roman"/>
            <w:color w:val="000000" w:themeColor="text1"/>
          </w:rPr>
          <w:delText xml:space="preserve"> </w:delText>
        </w:r>
      </w:del>
      <w:r w:rsidRPr="0060258A">
        <w:rPr>
          <w:rFonts w:ascii="Times New Roman" w:hAnsi="Times New Roman" w:cs="Times New Roman"/>
          <w:color w:val="000000" w:themeColor="text1"/>
        </w:rPr>
        <w:t>and a weaker modulation by value</w:t>
      </w:r>
      <w:ins w:id="2090" w:author="Bo Shen" w:date="2023-02-13T12:45:00Z">
        <w:r w:rsidRPr="00C12D3D">
          <w:rPr>
            <w:rFonts w:ascii="Times New Roman" w:hAnsi="Times New Roman" w:cs="Times New Roman"/>
            <w:color w:val="000000" w:themeColor="text1"/>
          </w:rPr>
          <w:t xml:space="preserve"> </w:t>
        </w:r>
      </w:ins>
      <w:ins w:id="2091" w:author="Microsoft Office User" w:date="2023-03-03T11:57:00Z">
        <w:r>
          <w:rPr>
            <w:rFonts w:ascii="Times New Roman" w:hAnsi="Times New Roman" w:cs="Times New Roman"/>
            <w:color w:val="000000" w:themeColor="text1"/>
          </w:rPr>
          <w:t>in</w:t>
        </w:r>
      </w:ins>
      <w:ins w:id="2092" w:author="Bo Shen" w:date="2023-02-13T12:45:00Z">
        <w:del w:id="2093" w:author="Microsoft Office User" w:date="2023-03-03T11:57:00Z">
          <w:r w:rsidDel="0065383B">
            <w:rPr>
              <w:rFonts w:ascii="Times New Roman" w:hAnsi="Times New Roman" w:cs="Times New Roman"/>
              <w:color w:val="000000" w:themeColor="text1"/>
            </w:rPr>
            <w:delText>on</w:delText>
          </w:r>
        </w:del>
        <w:r>
          <w:rPr>
            <w:rFonts w:ascii="Times New Roman" w:hAnsi="Times New Roman" w:cs="Times New Roman"/>
            <w:color w:val="000000" w:themeColor="text1"/>
          </w:rPr>
          <w:t xml:space="preserve"> the primary</w:t>
        </w:r>
        <w:r w:rsidRPr="0060258A">
          <w:rPr>
            <w:rFonts w:ascii="Times New Roman" w:hAnsi="Times New Roman" w:cs="Times New Roman"/>
            <w:color w:val="000000" w:themeColor="text1"/>
          </w:rPr>
          <w:t xml:space="preserve"> neuron</w:t>
        </w:r>
        <w:r>
          <w:rPr>
            <w:rFonts w:ascii="Times New Roman" w:hAnsi="Times New Roman" w:cs="Times New Roman"/>
            <w:color w:val="000000" w:themeColor="text1"/>
          </w:rPr>
          <w:t>s</w:t>
        </w:r>
      </w:ins>
      <w:r w:rsidRPr="0060258A">
        <w:rPr>
          <w:rFonts w:ascii="Times New Roman" w:hAnsi="Times New Roman" w:cs="Times New Roman"/>
          <w:color w:val="000000" w:themeColor="text1"/>
        </w:rPr>
        <w:t xml:space="preserve">. During option selection (go/choice intervals in fixed duration trials), stimulation of local disinhibition increases WTA activity </w:t>
      </w:r>
      <w:del w:id="2094" w:author="Bo Shen" w:date="2023-02-13T12:52:00Z">
        <w:r w:rsidRPr="0060258A" w:rsidDel="001C4E8B">
          <w:rPr>
            <w:rFonts w:ascii="Times New Roman" w:hAnsi="Times New Roman" w:cs="Times New Roman"/>
            <w:color w:val="000000" w:themeColor="text1"/>
          </w:rPr>
          <w:delText xml:space="preserve">but </w:delText>
        </w:r>
      </w:del>
      <w:ins w:id="2095" w:author="Bo Shen" w:date="2023-02-13T12:52:00Z">
        <w:r>
          <w:rPr>
            <w:rFonts w:ascii="Times New Roman" w:hAnsi="Times New Roman" w:cs="Times New Roman"/>
            <w:color w:val="000000" w:themeColor="text1"/>
          </w:rPr>
          <w:t xml:space="preserve">and </w:t>
        </w:r>
      </w:ins>
      <w:ins w:id="2096" w:author="Bo Shen" w:date="2023-02-13T12:53:00Z">
        <w:r>
          <w:rPr>
            <w:rFonts w:ascii="Times New Roman" w:hAnsi="Times New Roman" w:cs="Times New Roman"/>
            <w:color w:val="000000" w:themeColor="text1"/>
          </w:rPr>
          <w:t>simultaneously</w:t>
        </w:r>
      </w:ins>
      <w:ins w:id="2097" w:author="Bo Shen" w:date="2023-02-13T12:52:00Z">
        <w:r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 xml:space="preserve">decreases the late-stage representation of value. </w:t>
      </w:r>
      <w:ins w:id="2098" w:author="Bo Shen" w:date="2023-02-13T12:52:00Z">
        <w:r>
          <w:rPr>
            <w:rFonts w:ascii="Times New Roman" w:hAnsi="Times New Roman" w:cs="Times New Roman"/>
            <w:color w:val="000000" w:themeColor="text1"/>
          </w:rPr>
          <w:t xml:space="preserve">As an outcome, </w:t>
        </w:r>
      </w:ins>
      <w:del w:id="2099" w:author="Bo Shen" w:date="2023-02-13T12:52:00Z">
        <w:r w:rsidRPr="0060258A" w:rsidDel="001C4E8B">
          <w:rPr>
            <w:rFonts w:ascii="Times New Roman" w:hAnsi="Times New Roman" w:cs="Times New Roman"/>
            <w:color w:val="000000" w:themeColor="text1"/>
          </w:rPr>
          <w:delText xml:space="preserve">At the behavioral level, </w:delText>
        </w:r>
      </w:del>
      <w:r w:rsidRPr="0060258A">
        <w:rPr>
          <w:rFonts w:ascii="Times New Roman" w:hAnsi="Times New Roman" w:cs="Times New Roman"/>
          <w:color w:val="000000" w:themeColor="text1"/>
        </w:rPr>
        <w:t xml:space="preserve">these changes </w:t>
      </w:r>
      <w:del w:id="2100" w:author="Bo Shen" w:date="2023-02-13T12:52:00Z">
        <w:r w:rsidRPr="0060258A" w:rsidDel="001C4E8B">
          <w:rPr>
            <w:rFonts w:ascii="Times New Roman" w:hAnsi="Times New Roman" w:cs="Times New Roman"/>
            <w:color w:val="000000" w:themeColor="text1"/>
          </w:rPr>
          <w:delText xml:space="preserve">should </w:delText>
        </w:r>
      </w:del>
      <w:r w:rsidRPr="0060258A">
        <w:rPr>
          <w:rFonts w:ascii="Times New Roman" w:hAnsi="Times New Roman" w:cs="Times New Roman"/>
          <w:color w:val="000000" w:themeColor="text1"/>
        </w:rPr>
        <w:t xml:space="preserve">produce a speeding up of RTs </w:t>
      </w:r>
      <w:del w:id="2101" w:author="Bo Shen" w:date="2023-02-13T12:52:00Z">
        <w:r w:rsidRPr="0060258A" w:rsidDel="001C4E8B">
          <w:rPr>
            <w:rFonts w:ascii="Times New Roman" w:hAnsi="Times New Roman" w:cs="Times New Roman"/>
            <w:color w:val="000000" w:themeColor="text1"/>
          </w:rPr>
          <w:delText xml:space="preserve">and </w:delText>
        </w:r>
      </w:del>
      <w:ins w:id="2102" w:author="Bo Shen" w:date="2023-02-13T12:52:00Z">
        <w:r>
          <w:rPr>
            <w:rFonts w:ascii="Times New Roman" w:hAnsi="Times New Roman" w:cs="Times New Roman"/>
            <w:color w:val="000000" w:themeColor="text1"/>
          </w:rPr>
          <w:t>but</w:t>
        </w:r>
        <w:r w:rsidRPr="0060258A">
          <w:rPr>
            <w:rFonts w:ascii="Times New Roman" w:hAnsi="Times New Roman" w:cs="Times New Roman"/>
            <w:color w:val="000000" w:themeColor="text1"/>
          </w:rPr>
          <w:t xml:space="preserve"> </w:t>
        </w:r>
      </w:ins>
      <w:ins w:id="2103" w:author="Bo Shen" w:date="2023-02-13T12:53:00Z">
        <w:r>
          <w:rPr>
            <w:rFonts w:ascii="Times New Roman" w:hAnsi="Times New Roman" w:cs="Times New Roman"/>
            <w:color w:val="000000" w:themeColor="text1"/>
          </w:rPr>
          <w:t>a</w:t>
        </w:r>
      </w:ins>
      <w:del w:id="2104" w:author="Bo Shen" w:date="2023-02-13T12:53:00Z">
        <w:r w:rsidRPr="0060258A" w:rsidDel="001C4E8B">
          <w:rPr>
            <w:rFonts w:ascii="Times New Roman" w:hAnsi="Times New Roman" w:cs="Times New Roman"/>
            <w:color w:val="000000" w:themeColor="text1"/>
          </w:rPr>
          <w:delText>a</w:delText>
        </w:r>
      </w:del>
      <w:r w:rsidRPr="0060258A">
        <w:rPr>
          <w:rFonts w:ascii="Times New Roman" w:hAnsi="Times New Roman" w:cs="Times New Roman"/>
          <w:color w:val="000000" w:themeColor="text1"/>
        </w:rPr>
        <w:t xml:space="preserve"> decrease</w:t>
      </w:r>
      <w:ins w:id="2105" w:author="Bo Shen" w:date="2023-02-13T12:52:00Z">
        <w:r>
          <w:rPr>
            <w:rFonts w:ascii="Times New Roman" w:hAnsi="Times New Roman" w:cs="Times New Roman"/>
            <w:color w:val="000000" w:themeColor="text1"/>
          </w:rPr>
          <w:t>d</w:t>
        </w:r>
      </w:ins>
      <w:r w:rsidRPr="0060258A">
        <w:rPr>
          <w:rFonts w:ascii="Times New Roman" w:hAnsi="Times New Roman" w:cs="Times New Roman"/>
          <w:color w:val="000000" w:themeColor="text1"/>
        </w:rPr>
        <w:t xml:space="preserve"> </w:t>
      </w:r>
      <w:del w:id="2106" w:author="Bo Shen" w:date="2023-02-13T12:52:00Z">
        <w:r w:rsidRPr="0060258A" w:rsidDel="001C4E8B">
          <w:rPr>
            <w:rFonts w:ascii="Times New Roman" w:hAnsi="Times New Roman" w:cs="Times New Roman"/>
            <w:color w:val="000000" w:themeColor="text1"/>
          </w:rPr>
          <w:delText xml:space="preserve">in </w:delText>
        </w:r>
      </w:del>
      <w:r w:rsidRPr="0060258A">
        <w:rPr>
          <w:rFonts w:ascii="Times New Roman" w:hAnsi="Times New Roman" w:cs="Times New Roman"/>
          <w:color w:val="000000" w:themeColor="text1"/>
        </w:rPr>
        <w:t>choice accuracy (</w:t>
      </w:r>
      <w:r w:rsidRPr="002458D4">
        <w:rPr>
          <w:rFonts w:ascii="Times New Roman" w:hAnsi="Times New Roman" w:cs="Times New Roman"/>
          <w:b/>
          <w:bCs/>
          <w:color w:val="000000" w:themeColor="text1"/>
          <w:rPrChange w:id="2107" w:author="Bo Shen" w:date="2023-03-07T15:53:00Z">
            <w:rPr>
              <w:rFonts w:ascii="Times New Roman" w:hAnsi="Times New Roman" w:cs="Times New Roman"/>
              <w:color w:val="000000" w:themeColor="text1"/>
            </w:rPr>
          </w:rPrChange>
        </w:rPr>
        <w:t>Fig. 10B</w:t>
      </w:r>
      <w:r w:rsidRPr="0060258A">
        <w:rPr>
          <w:rFonts w:ascii="Times New Roman" w:hAnsi="Times New Roman" w:cs="Times New Roman"/>
          <w:color w:val="000000" w:themeColor="text1"/>
        </w:rPr>
        <w:t>)</w:t>
      </w:r>
      <w:ins w:id="2108" w:author="Bo Shen" w:date="2023-02-13T12:56:00Z">
        <w:r>
          <w:rPr>
            <w:rFonts w:ascii="Times New Roman" w:hAnsi="Times New Roman" w:cs="Times New Roman"/>
            <w:color w:val="000000" w:themeColor="text1"/>
          </w:rPr>
          <w:t>.</w:t>
        </w:r>
      </w:ins>
      <w:del w:id="2109" w:author="Bo Shen" w:date="2023-02-13T12:56:00Z">
        <w:r w:rsidRPr="0060258A" w:rsidDel="00B5113E">
          <w:rPr>
            <w:rFonts w:ascii="Times New Roman" w:hAnsi="Times New Roman" w:cs="Times New Roman"/>
            <w:color w:val="000000" w:themeColor="text1"/>
          </w:rPr>
          <w:delText>,</w:delText>
        </w:r>
      </w:del>
      <w:r w:rsidRPr="0060258A">
        <w:rPr>
          <w:rFonts w:ascii="Times New Roman" w:hAnsi="Times New Roman" w:cs="Times New Roman"/>
          <w:color w:val="000000" w:themeColor="text1"/>
        </w:rPr>
        <w:t xml:space="preserve"> </w:t>
      </w:r>
      <w:ins w:id="2110" w:author="Bo Shen" w:date="2023-02-13T12:56:00Z">
        <w:r>
          <w:rPr>
            <w:rFonts w:ascii="Times New Roman" w:hAnsi="Times New Roman" w:cs="Times New Roman"/>
            <w:color w:val="000000" w:themeColor="text1"/>
          </w:rPr>
          <w:t xml:space="preserve">The </w:t>
        </w:r>
      </w:ins>
      <w:r w:rsidRPr="0060258A">
        <w:rPr>
          <w:rFonts w:ascii="Times New Roman" w:hAnsi="Times New Roman" w:cs="Times New Roman"/>
          <w:color w:val="000000" w:themeColor="text1"/>
        </w:rPr>
        <w:t>expected differences between</w:t>
      </w:r>
      <w:ins w:id="2111" w:author="Bo Shen" w:date="2023-02-13T12:57:00Z">
        <w:r>
          <w:rPr>
            <w:rFonts w:ascii="Times New Roman" w:hAnsi="Times New Roman" w:cs="Times New Roman"/>
            <w:color w:val="000000" w:themeColor="text1"/>
          </w:rPr>
          <w:t xml:space="preserve"> the</w:t>
        </w:r>
      </w:ins>
      <w:r w:rsidRPr="0060258A">
        <w:rPr>
          <w:rFonts w:ascii="Times New Roman" w:hAnsi="Times New Roman" w:cs="Times New Roman"/>
          <w:color w:val="000000" w:themeColor="text1"/>
        </w:rPr>
        <w:t xml:space="preserve"> control</w:t>
      </w:r>
      <w:ins w:id="2112" w:author="Bo Shen" w:date="2023-02-13T12:56:00Z">
        <w:r>
          <w:rPr>
            <w:rFonts w:ascii="Times New Roman" w:hAnsi="Times New Roman" w:cs="Times New Roman"/>
            <w:color w:val="000000" w:themeColor="text1"/>
          </w:rPr>
          <w:t xml:space="preserve"> condition</w:t>
        </w:r>
      </w:ins>
      <w:r w:rsidRPr="0060258A">
        <w:rPr>
          <w:rFonts w:ascii="Times New Roman" w:hAnsi="Times New Roman" w:cs="Times New Roman"/>
          <w:color w:val="000000" w:themeColor="text1"/>
        </w:rPr>
        <w:t xml:space="preserve"> and </w:t>
      </w:r>
      <w:del w:id="2113" w:author="Bo Shen" w:date="2023-02-13T12:57:00Z">
        <w:r w:rsidRPr="0060258A" w:rsidDel="00B5113E">
          <w:rPr>
            <w:rFonts w:ascii="Times New Roman" w:hAnsi="Times New Roman" w:cs="Times New Roman"/>
            <w:color w:val="000000" w:themeColor="text1"/>
          </w:rPr>
          <w:delText xml:space="preserve">agonist </w:delText>
        </w:r>
      </w:del>
      <w:ins w:id="2114" w:author="Bo Shen" w:date="2023-02-13T12:57:00Z">
        <w:r>
          <w:rPr>
            <w:rFonts w:ascii="Times New Roman" w:hAnsi="Times New Roman" w:cs="Times New Roman"/>
            <w:color w:val="000000" w:themeColor="text1"/>
          </w:rPr>
          <w:t>the inhibitory potentiation condition</w:t>
        </w:r>
        <w:r w:rsidRPr="0060258A">
          <w:rPr>
            <w:rFonts w:ascii="Times New Roman" w:hAnsi="Times New Roman" w:cs="Times New Roman"/>
            <w:color w:val="000000" w:themeColor="text1"/>
          </w:rPr>
          <w:t xml:space="preserve"> </w:t>
        </w:r>
      </w:ins>
      <w:del w:id="2115" w:author="Bo Shen" w:date="2023-02-13T12:57:00Z">
        <w:r w:rsidRPr="0060258A" w:rsidDel="00B5113E">
          <w:rPr>
            <w:rFonts w:ascii="Times New Roman" w:hAnsi="Times New Roman" w:cs="Times New Roman"/>
            <w:color w:val="000000" w:themeColor="text1"/>
          </w:rPr>
          <w:delText xml:space="preserve">that </w:delText>
        </w:r>
      </w:del>
      <w:r w:rsidRPr="0060258A">
        <w:rPr>
          <w:rFonts w:ascii="Times New Roman" w:hAnsi="Times New Roman" w:cs="Times New Roman"/>
          <w:color w:val="000000" w:themeColor="text1"/>
        </w:rPr>
        <w:t>would be evident in chronometric and psychometric curves</w:t>
      </w:r>
      <w:ins w:id="2116" w:author="Bo Shen" w:date="2023-02-13T12:57:00Z">
        <w:r>
          <w:rPr>
            <w:rFonts w:ascii="Times New Roman" w:hAnsi="Times New Roman" w:cs="Times New Roman"/>
            <w:color w:val="000000" w:themeColor="text1"/>
          </w:rPr>
          <w:t xml:space="preserve"> across different levels of inputs</w:t>
        </w:r>
      </w:ins>
      <w:r w:rsidRPr="0060258A">
        <w:rPr>
          <w:rFonts w:ascii="Times New Roman" w:hAnsi="Times New Roman" w:cs="Times New Roman"/>
          <w:color w:val="000000" w:themeColor="text1"/>
        </w:rPr>
        <w:t xml:space="preserve"> (</w:t>
      </w:r>
      <w:r w:rsidRPr="002458D4">
        <w:rPr>
          <w:rFonts w:ascii="Times New Roman" w:hAnsi="Times New Roman" w:cs="Times New Roman"/>
          <w:b/>
          <w:bCs/>
          <w:color w:val="000000" w:themeColor="text1"/>
          <w:rPrChange w:id="2117" w:author="Bo Shen" w:date="2023-03-07T15:53:00Z">
            <w:rPr>
              <w:rFonts w:ascii="Times New Roman" w:hAnsi="Times New Roman" w:cs="Times New Roman"/>
              <w:color w:val="000000" w:themeColor="text1"/>
            </w:rPr>
          </w:rPrChange>
        </w:rPr>
        <w:t>Fig. 10C</w:t>
      </w:r>
      <w:r w:rsidRPr="0060258A">
        <w:rPr>
          <w:rFonts w:ascii="Times New Roman" w:hAnsi="Times New Roman" w:cs="Times New Roman"/>
          <w:color w:val="000000" w:themeColor="text1"/>
        </w:rPr>
        <w:t xml:space="preserve">). Note that the qualitative predictions for </w:t>
      </w:r>
      <w:del w:id="2118" w:author="Bo Shen" w:date="2023-02-13T13:01:00Z">
        <w:r w:rsidRPr="0060258A" w:rsidDel="00B67552">
          <w:rPr>
            <w:rFonts w:ascii="Times New Roman" w:hAnsi="Times New Roman" w:cs="Times New Roman"/>
            <w:color w:val="000000" w:themeColor="text1"/>
          </w:rPr>
          <w:delText xml:space="preserve">agonist </w:delText>
        </w:r>
      </w:del>
      <w:ins w:id="2119" w:author="Bo Shen" w:date="2023-02-13T13:01:00Z">
        <w:r>
          <w:rPr>
            <w:rFonts w:ascii="Times New Roman" w:hAnsi="Times New Roman" w:cs="Times New Roman"/>
            <w:color w:val="000000" w:themeColor="text1"/>
          </w:rPr>
          <w:t>inhibitory potentiation</w:t>
        </w:r>
        <w:r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effects on RT and accuracy (i.e.</w:t>
      </w:r>
      <w:ins w:id="2120" w:author="Bo Shen" w:date="2023-02-13T12:50:00Z">
        <w:r>
          <w:rPr>
            <w:rFonts w:ascii="Times New Roman" w:hAnsi="Times New Roman" w:cs="Times New Roman"/>
            <w:color w:val="000000" w:themeColor="text1"/>
          </w:rPr>
          <w:t>,</w:t>
        </w:r>
      </w:ins>
      <w:r w:rsidRPr="0060258A">
        <w:rPr>
          <w:rFonts w:ascii="Times New Roman" w:hAnsi="Times New Roman" w:cs="Times New Roman"/>
          <w:color w:val="000000" w:themeColor="text1"/>
        </w:rPr>
        <w:t xml:space="preserve"> </w:t>
      </w:r>
      <w:ins w:id="2121" w:author="Bo Shen" w:date="2023-02-13T13:01:00Z">
        <w:r>
          <w:rPr>
            <w:rFonts w:ascii="Times New Roman" w:hAnsi="Times New Roman" w:cs="Times New Roman"/>
            <w:color w:val="000000" w:themeColor="text1"/>
          </w:rPr>
          <w:t xml:space="preserve">the </w:t>
        </w:r>
      </w:ins>
      <w:r w:rsidRPr="0060258A">
        <w:rPr>
          <w:rFonts w:ascii="Times New Roman" w:hAnsi="Times New Roman" w:cs="Times New Roman"/>
          <w:color w:val="000000" w:themeColor="text1"/>
        </w:rPr>
        <w:t>direction of change</w:t>
      </w:r>
      <w:ins w:id="2122" w:author="Bo Shen" w:date="2023-02-13T13:01:00Z">
        <w:r>
          <w:rPr>
            <w:rFonts w:ascii="Times New Roman" w:hAnsi="Times New Roman" w:cs="Times New Roman"/>
            <w:color w:val="000000" w:themeColor="text1"/>
          </w:rPr>
          <w:t>s</w:t>
        </w:r>
      </w:ins>
      <w:r w:rsidRPr="0060258A">
        <w:rPr>
          <w:rFonts w:ascii="Times New Roman" w:hAnsi="Times New Roman" w:cs="Times New Roman"/>
          <w:color w:val="000000" w:themeColor="text1"/>
        </w:rPr>
        <w:t>) are robust to specific LDDM parameterizations (</w:t>
      </w:r>
      <w:r w:rsidRPr="002458D4">
        <w:rPr>
          <w:rFonts w:ascii="Times New Roman" w:hAnsi="Times New Roman" w:cs="Times New Roman"/>
          <w:b/>
          <w:bCs/>
          <w:color w:val="000000" w:themeColor="text1"/>
          <w:rPrChange w:id="2123" w:author="Bo Shen" w:date="2023-03-07T15:53:00Z">
            <w:rPr>
              <w:rFonts w:ascii="Times New Roman" w:hAnsi="Times New Roman" w:cs="Times New Roman"/>
              <w:color w:val="000000" w:themeColor="text1"/>
            </w:rPr>
          </w:rPrChange>
        </w:rPr>
        <w:t>Fig. 10D</w:t>
      </w:r>
      <w:r w:rsidRPr="0060258A">
        <w:rPr>
          <w:rFonts w:ascii="Times New Roman" w:hAnsi="Times New Roman" w:cs="Times New Roman"/>
          <w:color w:val="000000" w:themeColor="text1"/>
        </w:rPr>
        <w:t xml:space="preserve">). In contrast, in more traditional networks like the RNM that employ non-selective inhibition, </w:t>
      </w:r>
      <w:del w:id="2124" w:author="Bo Shen" w:date="2023-02-13T13:03:00Z">
        <w:r w:rsidRPr="0060258A" w:rsidDel="00562BA1">
          <w:rPr>
            <w:rFonts w:ascii="Times New Roman" w:hAnsi="Times New Roman" w:cs="Times New Roman"/>
            <w:color w:val="000000" w:themeColor="text1"/>
          </w:rPr>
          <w:delText xml:space="preserve">increased </w:delText>
        </w:r>
      </w:del>
      <w:ins w:id="2125" w:author="Bo Shen" w:date="2023-02-13T13:03:00Z">
        <w:r>
          <w:rPr>
            <w:rFonts w:ascii="Times New Roman" w:hAnsi="Times New Roman" w:cs="Times New Roman"/>
            <w:color w:val="000000" w:themeColor="text1"/>
          </w:rPr>
          <w:t>potentiated</w:t>
        </w:r>
        <w:r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 xml:space="preserve">inhibition suppresses </w:t>
      </w:r>
      <w:ins w:id="2126" w:author="Bo Shen" w:date="2023-02-13T13:05:00Z">
        <w:r>
          <w:rPr>
            <w:rFonts w:ascii="Times New Roman" w:hAnsi="Times New Roman" w:cs="Times New Roman"/>
            <w:color w:val="000000" w:themeColor="text1"/>
          </w:rPr>
          <w:t xml:space="preserve">the excitatory neural activities during the </w:t>
        </w:r>
      </w:ins>
      <w:del w:id="2127" w:author="Bo Shen" w:date="2023-02-13T13:05:00Z">
        <w:r w:rsidRPr="0060258A" w:rsidDel="00562BA1">
          <w:rPr>
            <w:rFonts w:ascii="Times New Roman" w:hAnsi="Times New Roman" w:cs="Times New Roman"/>
            <w:color w:val="000000" w:themeColor="text1"/>
          </w:rPr>
          <w:delText xml:space="preserve">both the baseline and </w:delText>
        </w:r>
      </w:del>
      <w:r w:rsidRPr="0060258A">
        <w:rPr>
          <w:rFonts w:ascii="Times New Roman" w:hAnsi="Times New Roman" w:cs="Times New Roman"/>
          <w:color w:val="000000" w:themeColor="text1"/>
        </w:rPr>
        <w:t xml:space="preserve">WTA </w:t>
      </w:r>
      <w:del w:id="2128" w:author="Bo Shen" w:date="2023-02-13T13:06:00Z">
        <w:r w:rsidRPr="0060258A" w:rsidDel="00562BA1">
          <w:rPr>
            <w:rFonts w:ascii="Times New Roman" w:hAnsi="Times New Roman" w:cs="Times New Roman"/>
            <w:color w:val="000000" w:themeColor="text1"/>
          </w:rPr>
          <w:delText xml:space="preserve">stages of neural activities </w:delText>
        </w:r>
      </w:del>
      <w:ins w:id="2129" w:author="Bo Shen" w:date="2023-02-13T13:06:00Z">
        <w:r>
          <w:rPr>
            <w:rFonts w:ascii="Times New Roman" w:hAnsi="Times New Roman" w:cs="Times New Roman"/>
            <w:color w:val="000000" w:themeColor="text1"/>
          </w:rPr>
          <w:t xml:space="preserve">competition </w:t>
        </w:r>
      </w:ins>
      <w:r w:rsidRPr="0060258A">
        <w:rPr>
          <w:rFonts w:ascii="Times New Roman" w:hAnsi="Times New Roman" w:cs="Times New Roman"/>
          <w:color w:val="000000" w:themeColor="text1"/>
        </w:rPr>
        <w:t>(</w:t>
      </w:r>
      <w:r w:rsidRPr="002458D4">
        <w:rPr>
          <w:rFonts w:ascii="Times New Roman" w:hAnsi="Times New Roman" w:cs="Times New Roman"/>
          <w:b/>
          <w:bCs/>
          <w:color w:val="000000" w:themeColor="text1"/>
          <w:rPrChange w:id="2130" w:author="Bo Shen" w:date="2023-03-07T15:53:00Z">
            <w:rPr>
              <w:rFonts w:ascii="Times New Roman" w:hAnsi="Times New Roman" w:cs="Times New Roman"/>
              <w:color w:val="000000" w:themeColor="text1"/>
            </w:rPr>
          </w:rPrChange>
        </w:rPr>
        <w:t>Fig. 10E</w:t>
      </w:r>
      <w:r w:rsidRPr="0060258A">
        <w:rPr>
          <w:rFonts w:ascii="Times New Roman" w:hAnsi="Times New Roman" w:cs="Times New Roman"/>
          <w:color w:val="000000" w:themeColor="text1"/>
        </w:rPr>
        <w:t xml:space="preserve">). </w:t>
      </w:r>
      <w:ins w:id="2131" w:author="Bo Shen" w:date="2023-02-13T13:04:00Z">
        <w:r>
          <w:rPr>
            <w:rFonts w:ascii="Times New Roman" w:hAnsi="Times New Roman" w:cs="Times New Roman"/>
            <w:color w:val="000000" w:themeColor="text1"/>
          </w:rPr>
          <w:t>T</w:t>
        </w:r>
      </w:ins>
      <w:del w:id="2132" w:author="Bo Shen" w:date="2023-02-13T13:04:00Z">
        <w:r w:rsidRPr="0060258A" w:rsidDel="00562BA1">
          <w:rPr>
            <w:rFonts w:ascii="Times New Roman" w:hAnsi="Times New Roman" w:cs="Times New Roman"/>
            <w:color w:val="000000" w:themeColor="text1"/>
          </w:rPr>
          <w:delText>T</w:delText>
        </w:r>
      </w:del>
      <w:r w:rsidRPr="0060258A">
        <w:rPr>
          <w:rFonts w:ascii="Times New Roman" w:hAnsi="Times New Roman" w:cs="Times New Roman"/>
          <w:color w:val="000000" w:themeColor="text1"/>
        </w:rPr>
        <w:t>he suppression in neural coding will slow down RTs but will not affect the choice accuracy (</w:t>
      </w:r>
      <w:r w:rsidRPr="00E13C46">
        <w:rPr>
          <w:rFonts w:ascii="Times New Roman" w:hAnsi="Times New Roman" w:cs="Times New Roman"/>
          <w:b/>
          <w:bCs/>
          <w:color w:val="000000" w:themeColor="text1"/>
          <w:rPrChange w:id="2133" w:author="Bo Shen" w:date="2023-03-07T15:52:00Z">
            <w:rPr>
              <w:rFonts w:ascii="Times New Roman" w:hAnsi="Times New Roman" w:cs="Times New Roman"/>
              <w:color w:val="000000" w:themeColor="text1"/>
            </w:rPr>
          </w:rPrChange>
        </w:rPr>
        <w:t>Figs. 10F</w:t>
      </w:r>
      <w:ins w:id="2134" w:author="Bo Shen" w:date="2023-03-07T15:53:00Z">
        <w:r w:rsidR="00E13C46" w:rsidRPr="00E13C46">
          <w:rPr>
            <w:rFonts w:ascii="Times New Roman" w:hAnsi="Times New Roman" w:cs="Times New Roman"/>
            <w:color w:val="000000" w:themeColor="text1"/>
            <w:rPrChange w:id="2135" w:author="Bo Shen" w:date="2023-03-07T15:53:00Z">
              <w:rPr>
                <w:rFonts w:ascii="Times New Roman" w:hAnsi="Times New Roman" w:cs="Times New Roman"/>
                <w:b/>
                <w:bCs/>
                <w:color w:val="000000" w:themeColor="text1"/>
              </w:rPr>
            </w:rPrChange>
          </w:rPr>
          <w:t>,</w:t>
        </w:r>
      </w:ins>
      <w:r w:rsidRPr="00E13C46">
        <w:rPr>
          <w:rFonts w:ascii="Times New Roman" w:hAnsi="Times New Roman" w:cs="Times New Roman"/>
          <w:color w:val="000000" w:themeColor="text1"/>
        </w:rPr>
        <w:t xml:space="preserve"> </w:t>
      </w:r>
      <w:del w:id="2136" w:author="Bo Shen" w:date="2023-03-07T15:53:00Z">
        <w:r w:rsidRPr="00E13C46" w:rsidDel="00E13C46">
          <w:rPr>
            <w:rFonts w:ascii="Times New Roman" w:hAnsi="Times New Roman" w:cs="Times New Roman"/>
            <w:b/>
            <w:bCs/>
            <w:color w:val="000000" w:themeColor="text1"/>
            <w:rPrChange w:id="2137" w:author="Bo Shen" w:date="2023-03-07T15:52:00Z">
              <w:rPr>
                <w:rFonts w:ascii="Times New Roman" w:hAnsi="Times New Roman" w:cs="Times New Roman"/>
                <w:color w:val="000000" w:themeColor="text1"/>
              </w:rPr>
            </w:rPrChange>
          </w:rPr>
          <w:delText xml:space="preserve">and </w:delText>
        </w:r>
      </w:del>
      <w:r w:rsidRPr="00E13C46">
        <w:rPr>
          <w:rFonts w:ascii="Times New Roman" w:hAnsi="Times New Roman" w:cs="Times New Roman"/>
          <w:b/>
          <w:bCs/>
          <w:color w:val="000000" w:themeColor="text1"/>
          <w:rPrChange w:id="2138" w:author="Bo Shen" w:date="2023-03-07T15:52:00Z">
            <w:rPr>
              <w:rFonts w:ascii="Times New Roman" w:hAnsi="Times New Roman" w:cs="Times New Roman"/>
              <w:color w:val="000000" w:themeColor="text1"/>
            </w:rPr>
          </w:rPrChange>
        </w:rPr>
        <w:t>G</w:t>
      </w:r>
      <w:r w:rsidRPr="0060258A">
        <w:rPr>
          <w:rFonts w:ascii="Times New Roman" w:hAnsi="Times New Roman" w:cs="Times New Roman"/>
          <w:color w:val="000000" w:themeColor="text1"/>
        </w:rPr>
        <w:t>). These novel predictions could be readily tested and differentiate models that rely on the structured disinhibition that we propose from models</w:t>
      </w:r>
      <w:ins w:id="2139" w:author="Bo Shen" w:date="2023-02-13T13:09:00Z">
        <w:del w:id="2140" w:author="Microsoft Office User" w:date="2023-03-03T11:58:00Z">
          <w:r w:rsidDel="0065383B">
            <w:rPr>
              <w:rFonts w:ascii="Times New Roman" w:hAnsi="Times New Roman" w:cs="Times New Roman"/>
              <w:color w:val="000000" w:themeColor="text1"/>
            </w:rPr>
            <w:delText>,</w:delText>
          </w:r>
        </w:del>
      </w:ins>
      <w:ins w:id="2141" w:author="Microsoft Office User" w:date="2023-03-03T11:58:00Z">
        <w:r>
          <w:rPr>
            <w:rFonts w:ascii="Times New Roman" w:hAnsi="Times New Roman" w:cs="Times New Roman"/>
            <w:color w:val="000000" w:themeColor="text1"/>
          </w:rPr>
          <w:t xml:space="preserve"> that</w:t>
        </w:r>
      </w:ins>
      <w:del w:id="2142" w:author="Microsoft Office User" w:date="2023-03-03T11:58:00Z">
        <w:r w:rsidRPr="0060258A" w:rsidDel="0065383B">
          <w:rPr>
            <w:rFonts w:ascii="Times New Roman" w:hAnsi="Times New Roman" w:cs="Times New Roman"/>
            <w:color w:val="000000" w:themeColor="text1"/>
          </w:rPr>
          <w:delText xml:space="preserve"> </w:delText>
        </w:r>
      </w:del>
      <w:ins w:id="2143" w:author="Bo Shen" w:date="2023-02-13T13:09:00Z">
        <w:del w:id="2144" w:author="Microsoft Office User" w:date="2023-03-03T11:58:00Z">
          <w:r w:rsidDel="0065383B">
            <w:rPr>
              <w:rFonts w:ascii="Times New Roman" w:hAnsi="Times New Roman" w:cs="Times New Roman"/>
              <w:color w:val="000000" w:themeColor="text1"/>
            </w:rPr>
            <w:delText>which</w:delText>
          </w:r>
        </w:del>
      </w:ins>
      <w:del w:id="2145" w:author="Bo Shen" w:date="2023-02-13T13:09:00Z">
        <w:r w:rsidRPr="0060258A" w:rsidDel="00E134A1">
          <w:rPr>
            <w:rFonts w:ascii="Times New Roman" w:hAnsi="Times New Roman" w:cs="Times New Roman"/>
            <w:color w:val="000000" w:themeColor="text1"/>
          </w:rPr>
          <w:delText>that</w:delText>
        </w:r>
      </w:del>
      <w:r w:rsidRPr="0060258A">
        <w:rPr>
          <w:rFonts w:ascii="Times New Roman" w:hAnsi="Times New Roman" w:cs="Times New Roman"/>
          <w:color w:val="000000" w:themeColor="text1"/>
        </w:rPr>
        <w:t xml:space="preserve"> employ</w:t>
      </w:r>
      <w:ins w:id="2146" w:author="Bo Shen" w:date="2023-02-13T13:09:00Z">
        <w:del w:id="2147" w:author="Microsoft Office User" w:date="2023-03-03T11:58:00Z">
          <w:r w:rsidDel="0065383B">
            <w:rPr>
              <w:rFonts w:ascii="Times New Roman" w:hAnsi="Times New Roman" w:cs="Times New Roman"/>
              <w:color w:val="000000" w:themeColor="text1"/>
            </w:rPr>
            <w:delText>s</w:delText>
          </w:r>
        </w:del>
      </w:ins>
      <w:r w:rsidRPr="0060258A">
        <w:rPr>
          <w:rFonts w:ascii="Times New Roman" w:hAnsi="Times New Roman" w:cs="Times New Roman"/>
          <w:color w:val="000000" w:themeColor="text1"/>
        </w:rPr>
        <w:t xml:space="preserve"> </w:t>
      </w:r>
      <w:del w:id="2148" w:author="Bo Shen" w:date="2023-02-13T13:09:00Z">
        <w:r w:rsidRPr="0060258A" w:rsidDel="00881B02">
          <w:rPr>
            <w:rFonts w:ascii="Times New Roman" w:hAnsi="Times New Roman" w:cs="Times New Roman"/>
            <w:color w:val="000000" w:themeColor="text1"/>
          </w:rPr>
          <w:delText xml:space="preserve">more </w:delText>
        </w:r>
      </w:del>
      <w:r w:rsidRPr="0060258A">
        <w:rPr>
          <w:rFonts w:ascii="Times New Roman" w:hAnsi="Times New Roman" w:cs="Times New Roman"/>
          <w:color w:val="000000" w:themeColor="text1"/>
        </w:rPr>
        <w:t>traditional changes in the E/I balance to achieve state changes.</w:t>
      </w:r>
      <w:del w:id="2149" w:author="Bo Shen" w:date="2023-02-03T18:49:00Z">
        <w:r w:rsidRPr="002E1CA5" w:rsidDel="005A2D8D">
          <w:rPr>
            <w:rFonts w:ascii="Times New Roman" w:hAnsi="Times New Roman" w:cs="Times New Roman"/>
            <w:color w:val="000000" w:themeColor="text1"/>
          </w:rPr>
          <w:br w:type="page"/>
        </w:r>
      </w:del>
    </w:p>
    <w:p w14:paraId="281F7AE2" w14:textId="77777777" w:rsidR="003F037C" w:rsidRPr="002E1CA5" w:rsidRDefault="003F037C" w:rsidP="002E1CA5">
      <w:pPr>
        <w:spacing w:line="480" w:lineRule="auto"/>
        <w:jc w:val="both"/>
        <w:rPr>
          <w:rFonts w:ascii="Times New Roman" w:hAnsi="Times New Roman" w:cs="Times New Roman"/>
          <w:color w:val="000000" w:themeColor="text1"/>
        </w:rPr>
      </w:pPr>
    </w:p>
    <w:p w14:paraId="2839ECE6" w14:textId="76079CAF" w:rsidR="00564B42" w:rsidRDefault="00564B42">
      <w:pPr>
        <w:rPr>
          <w:rFonts w:ascii="Times New Roman" w:hAnsi="Times New Roman" w:cs="Times New Roman"/>
          <w:color w:val="000000" w:themeColor="text1"/>
        </w:rPr>
      </w:pPr>
      <w:r>
        <w:rPr>
          <w:rFonts w:ascii="Times New Roman" w:hAnsi="Times New Roman" w:cs="Times New Roman"/>
          <w:color w:val="000000" w:themeColor="text1"/>
        </w:rPr>
        <w:br w:type="page"/>
      </w:r>
    </w:p>
    <w:p w14:paraId="32E1B63E" w14:textId="77777777" w:rsidR="00564B42" w:rsidRPr="0060258A" w:rsidRDefault="00564B42" w:rsidP="004C613D">
      <w:pPr>
        <w:pStyle w:val="Heading1"/>
      </w:pPr>
      <w:r w:rsidRPr="0060258A">
        <w:lastRenderedPageBreak/>
        <w:t>Discussion</w:t>
      </w:r>
    </w:p>
    <w:p w14:paraId="181945F6" w14:textId="77777777" w:rsidR="00564B42" w:rsidRPr="0060258A" w:rsidRDefault="00564B42" w:rsidP="00101AEA">
      <w:pPr>
        <w:spacing w:line="480" w:lineRule="auto"/>
        <w:rPr>
          <w:rFonts w:ascii="Times New Roman" w:hAnsi="Times New Roman" w:cs="Times New Roman"/>
          <w:color w:val="000000" w:themeColor="text1"/>
        </w:rPr>
      </w:pPr>
    </w:p>
    <w:p w14:paraId="1C9DB540" w14:textId="77777777" w:rsidR="00564B42" w:rsidRDefault="00564B42" w:rsidP="00101AEA">
      <w:pPr>
        <w:spacing w:line="480" w:lineRule="auto"/>
        <w:jc w:val="both"/>
        <w:rPr>
          <w:ins w:id="2150" w:author="Kenway" w:date="2023-02-23T11:56:00Z"/>
          <w:rFonts w:ascii="Times New Roman" w:hAnsi="Times New Roman" w:cs="Times New Roman"/>
          <w:color w:val="000000" w:themeColor="text1"/>
        </w:rPr>
      </w:pPr>
      <w:ins w:id="2151" w:author="Kenway" w:date="2023-02-23T11:40:00Z">
        <w:r>
          <w:rPr>
            <w:rFonts w:ascii="Times New Roman" w:hAnsi="Times New Roman" w:cs="Times New Roman"/>
            <w:color w:val="000000" w:themeColor="text1"/>
          </w:rPr>
          <w:t xml:space="preserve">The </w:t>
        </w:r>
      </w:ins>
      <w:ins w:id="2152" w:author="Kenway" w:date="2023-02-23T11:41:00Z">
        <w:r>
          <w:rPr>
            <w:rFonts w:ascii="Times New Roman" w:hAnsi="Times New Roman" w:cs="Times New Roman"/>
            <w:color w:val="000000" w:themeColor="text1"/>
          </w:rPr>
          <w:t xml:space="preserve">prevalence of disinhibitory </w:t>
        </w:r>
      </w:ins>
      <w:ins w:id="2153" w:author="Kenway" w:date="2023-02-23T11:42:00Z">
        <w:r>
          <w:rPr>
            <w:rFonts w:ascii="Times New Roman" w:hAnsi="Times New Roman" w:cs="Times New Roman"/>
            <w:color w:val="000000" w:themeColor="text1"/>
          </w:rPr>
          <w:t>c</w:t>
        </w:r>
      </w:ins>
      <w:ins w:id="2154" w:author="Kenway" w:date="2023-02-23T11:41:00Z">
        <w:r>
          <w:rPr>
            <w:rFonts w:ascii="Times New Roman" w:hAnsi="Times New Roman" w:cs="Times New Roman"/>
            <w:color w:val="000000" w:themeColor="text1"/>
          </w:rPr>
          <w:t xml:space="preserve">ircuit motifs </w:t>
        </w:r>
      </w:ins>
      <w:ins w:id="2155" w:author="Kenway" w:date="2023-02-23T11:51:00Z">
        <w:r>
          <w:rPr>
            <w:rFonts w:ascii="Times New Roman" w:hAnsi="Times New Roman" w:cs="Times New Roman"/>
            <w:color w:val="000000" w:themeColor="text1"/>
          </w:rPr>
          <w:t xml:space="preserve">in the brain </w:t>
        </w:r>
      </w:ins>
      <w:ins w:id="2156" w:author="Kenway" w:date="2023-02-23T11:40:00Z">
        <w:r>
          <w:rPr>
            <w:rFonts w:ascii="Times New Roman" w:hAnsi="Times New Roman" w:cs="Times New Roman"/>
            <w:color w:val="000000" w:themeColor="text1"/>
          </w:rPr>
          <w:t xml:space="preserve">and </w:t>
        </w:r>
      </w:ins>
      <w:ins w:id="2157" w:author="Kenway" w:date="2023-02-23T11:52:00Z">
        <w:r>
          <w:rPr>
            <w:rFonts w:ascii="Times New Roman" w:hAnsi="Times New Roman" w:cs="Times New Roman"/>
            <w:color w:val="000000" w:themeColor="text1"/>
          </w:rPr>
          <w:t xml:space="preserve">recent </w:t>
        </w:r>
      </w:ins>
      <w:ins w:id="2158" w:author="Kenway" w:date="2023-02-23T11:40:00Z">
        <w:r>
          <w:rPr>
            <w:rFonts w:ascii="Times New Roman" w:hAnsi="Times New Roman" w:cs="Times New Roman"/>
            <w:color w:val="000000" w:themeColor="text1"/>
          </w:rPr>
          <w:t>evidenc</w:t>
        </w:r>
      </w:ins>
      <w:ins w:id="2159" w:author="Kenway" w:date="2023-02-23T11:41:00Z">
        <w:r>
          <w:rPr>
            <w:rFonts w:ascii="Times New Roman" w:hAnsi="Times New Roman" w:cs="Times New Roman"/>
            <w:color w:val="000000" w:themeColor="text1"/>
          </w:rPr>
          <w:t>e</w:t>
        </w:r>
      </w:ins>
      <w:ins w:id="2160" w:author="Kenway" w:date="2023-02-23T11:40:00Z">
        <w:r>
          <w:rPr>
            <w:rFonts w:ascii="Times New Roman" w:hAnsi="Times New Roman" w:cs="Times New Roman"/>
            <w:color w:val="000000" w:themeColor="text1"/>
          </w:rPr>
          <w:t xml:space="preserve"> for structured </w:t>
        </w:r>
      </w:ins>
      <w:ins w:id="2161" w:author="Kenway" w:date="2023-02-23T11:52:00Z">
        <w:del w:id="2162" w:author="Bo Shen" w:date="2023-02-24T11:10:00Z">
          <w:r w:rsidDel="00AB20E1">
            <w:rPr>
              <w:rFonts w:ascii="Times New Roman" w:hAnsi="Times New Roman" w:cs="Times New Roman"/>
              <w:color w:val="000000" w:themeColor="text1"/>
            </w:rPr>
            <w:delText>decsion</w:delText>
          </w:r>
        </w:del>
      </w:ins>
      <w:ins w:id="2163" w:author="Bo Shen" w:date="2023-02-24T11:10:00Z">
        <w:r>
          <w:rPr>
            <w:rFonts w:ascii="Times New Roman" w:hAnsi="Times New Roman" w:cs="Times New Roman"/>
            <w:color w:val="000000" w:themeColor="text1"/>
          </w:rPr>
          <w:t>decision</w:t>
        </w:r>
      </w:ins>
      <w:ins w:id="2164" w:author="Kenway" w:date="2023-02-23T11:52:00Z">
        <w:r>
          <w:rPr>
            <w:rFonts w:ascii="Times New Roman" w:hAnsi="Times New Roman" w:cs="Times New Roman"/>
            <w:color w:val="000000" w:themeColor="text1"/>
          </w:rPr>
          <w:t xml:space="preserve">-related </w:t>
        </w:r>
      </w:ins>
      <w:ins w:id="2165" w:author="Kenway" w:date="2023-02-23T11:40:00Z">
        <w:r>
          <w:rPr>
            <w:rFonts w:ascii="Times New Roman" w:hAnsi="Times New Roman" w:cs="Times New Roman"/>
            <w:color w:val="000000" w:themeColor="text1"/>
          </w:rPr>
          <w:t>inhibitory activity</w:t>
        </w:r>
      </w:ins>
      <w:ins w:id="2166" w:author="Kenway" w:date="2023-02-23T11:42:00Z">
        <w:r>
          <w:rPr>
            <w:rFonts w:ascii="Times New Roman" w:hAnsi="Times New Roman" w:cs="Times New Roman"/>
            <w:color w:val="000000" w:themeColor="text1"/>
          </w:rPr>
          <w:t xml:space="preserve"> </w:t>
        </w:r>
        <w:del w:id="2167" w:author="Bo Shen" w:date="2023-02-24T14:17:00Z">
          <w:r w:rsidDel="00890549">
            <w:rPr>
              <w:rFonts w:ascii="Times New Roman" w:hAnsi="Times New Roman" w:cs="Times New Roman"/>
              <w:color w:val="000000" w:themeColor="text1"/>
            </w:rPr>
            <w:delText>argue</w:delText>
          </w:r>
        </w:del>
      </w:ins>
      <w:ins w:id="2168" w:author="Bo Shen" w:date="2023-02-24T14:17:00Z">
        <w:r>
          <w:rPr>
            <w:rFonts w:ascii="Times New Roman" w:hAnsi="Times New Roman" w:cs="Times New Roman"/>
            <w:color w:val="000000" w:themeColor="text1"/>
          </w:rPr>
          <w:t>argues</w:t>
        </w:r>
      </w:ins>
      <w:ins w:id="2169" w:author="Kenway" w:date="2023-02-23T11:42:00Z">
        <w:r>
          <w:rPr>
            <w:rFonts w:ascii="Times New Roman" w:hAnsi="Times New Roman" w:cs="Times New Roman"/>
            <w:color w:val="000000" w:themeColor="text1"/>
          </w:rPr>
          <w:t xml:space="preserve"> for a more </w:t>
        </w:r>
        <w:del w:id="2170" w:author="Bo Shen" w:date="2023-02-24T15:05:00Z">
          <w:r w:rsidDel="0051513B">
            <w:rPr>
              <w:rFonts w:ascii="Times New Roman" w:hAnsi="Times New Roman" w:cs="Times New Roman" w:hint="eastAsia"/>
              <w:color w:val="000000" w:themeColor="text1"/>
            </w:rPr>
            <w:delText>complex</w:delText>
          </w:r>
        </w:del>
      </w:ins>
      <w:ins w:id="2171" w:author="Kenway" w:date="2023-02-23T11:44:00Z">
        <w:del w:id="2172" w:author="Bo Shen" w:date="2023-02-24T15:05:00Z">
          <w:r w:rsidDel="0051513B">
            <w:rPr>
              <w:rFonts w:ascii="Times New Roman" w:hAnsi="Times New Roman" w:cs="Times New Roman" w:hint="eastAsia"/>
              <w:color w:val="000000" w:themeColor="text1"/>
            </w:rPr>
            <w:delText xml:space="preserve"> </w:delText>
          </w:r>
        </w:del>
      </w:ins>
      <w:ins w:id="2173" w:author="Bo Shen" w:date="2023-02-24T15:05:00Z">
        <w:r>
          <w:rPr>
            <w:rFonts w:ascii="Times New Roman" w:hAnsi="Times New Roman" w:cs="Times New Roman" w:hint="eastAsia"/>
            <w:color w:val="000000" w:themeColor="text1"/>
          </w:rPr>
          <w:t>structured</w:t>
        </w:r>
        <w:r>
          <w:rPr>
            <w:rFonts w:ascii="Times New Roman" w:hAnsi="Times New Roman" w:cs="Times New Roman"/>
            <w:color w:val="000000" w:themeColor="text1"/>
          </w:rPr>
          <w:t xml:space="preserve"> </w:t>
        </w:r>
      </w:ins>
      <w:ins w:id="2174" w:author="Kenway" w:date="2023-02-23T11:44:00Z">
        <w:r>
          <w:rPr>
            <w:rFonts w:ascii="Times New Roman" w:hAnsi="Times New Roman" w:cs="Times New Roman"/>
            <w:color w:val="000000" w:themeColor="text1"/>
          </w:rPr>
          <w:t xml:space="preserve">implementation of </w:t>
        </w:r>
        <w:del w:id="2175" w:author="Bo Shen" w:date="2023-02-24T11:10:00Z">
          <w:r w:rsidDel="00AB20E1">
            <w:rPr>
              <w:rFonts w:ascii="Times New Roman" w:hAnsi="Times New Roman" w:cs="Times New Roman"/>
              <w:color w:val="000000" w:themeColor="text1"/>
            </w:rPr>
            <w:delText>inhbition</w:delText>
          </w:r>
        </w:del>
      </w:ins>
      <w:ins w:id="2176" w:author="Bo Shen" w:date="2023-02-24T11:10:00Z">
        <w:r>
          <w:rPr>
            <w:rFonts w:ascii="Times New Roman" w:hAnsi="Times New Roman" w:cs="Times New Roman"/>
            <w:color w:val="000000" w:themeColor="text1"/>
          </w:rPr>
          <w:t>inhibition</w:t>
        </w:r>
      </w:ins>
      <w:ins w:id="2177" w:author="Kenway" w:date="2023-02-23T11:42:00Z">
        <w:r>
          <w:rPr>
            <w:rFonts w:ascii="Times New Roman" w:hAnsi="Times New Roman" w:cs="Times New Roman"/>
            <w:color w:val="000000" w:themeColor="text1"/>
          </w:rPr>
          <w:t xml:space="preserve"> in computat</w:t>
        </w:r>
      </w:ins>
      <w:ins w:id="2178" w:author="Kenway" w:date="2023-02-23T11:43:00Z">
        <w:r>
          <w:rPr>
            <w:rFonts w:ascii="Times New Roman" w:hAnsi="Times New Roman" w:cs="Times New Roman"/>
            <w:color w:val="000000" w:themeColor="text1"/>
          </w:rPr>
          <w:t>i</w:t>
        </w:r>
      </w:ins>
      <w:ins w:id="2179" w:author="Kenway" w:date="2023-02-23T11:42:00Z">
        <w:r>
          <w:rPr>
            <w:rFonts w:ascii="Times New Roman" w:hAnsi="Times New Roman" w:cs="Times New Roman"/>
            <w:color w:val="000000" w:themeColor="text1"/>
          </w:rPr>
          <w:t xml:space="preserve">onal models of decision-making. </w:t>
        </w:r>
      </w:ins>
      <w:ins w:id="2180" w:author="Kenway" w:date="2023-02-23T11:40:00Z">
        <w:del w:id="2181" w:author="Bo Shen" w:date="2023-02-24T14:49:00Z">
          <w:r w:rsidDel="00CE12E2">
            <w:rPr>
              <w:rFonts w:ascii="Times New Roman" w:hAnsi="Times New Roman" w:cs="Times New Roman"/>
              <w:color w:val="000000" w:themeColor="text1"/>
            </w:rPr>
            <w:delText xml:space="preserve"> </w:delText>
          </w:r>
        </w:del>
      </w:ins>
      <w:ins w:id="2182" w:author="Kenway" w:date="2023-02-23T11:44:00Z">
        <w:r>
          <w:rPr>
            <w:rFonts w:ascii="Times New Roman" w:hAnsi="Times New Roman" w:cs="Times New Roman"/>
            <w:color w:val="000000" w:themeColor="text1"/>
          </w:rPr>
          <w:t xml:space="preserve">Here, we developed and characterized a </w:t>
        </w:r>
      </w:ins>
      <w:ins w:id="2183" w:author="Kenway" w:date="2023-02-23T11:53:00Z">
        <w:r>
          <w:rPr>
            <w:rFonts w:ascii="Times New Roman" w:hAnsi="Times New Roman" w:cs="Times New Roman"/>
            <w:color w:val="000000" w:themeColor="text1"/>
          </w:rPr>
          <w:t xml:space="preserve">dynamic circuit model of decision-making with dynamic local disinhibition. </w:t>
        </w:r>
      </w:ins>
      <w:moveToRangeStart w:id="2184" w:author="Kenway" w:date="2023-02-23T11:53:00Z" w:name="move1901655"/>
      <w:moveTo w:id="2185" w:author="Kenway" w:date="2023-02-23T11:53:00Z">
        <w:r w:rsidRPr="0060258A">
          <w:rPr>
            <w:rFonts w:ascii="Times New Roman" w:hAnsi="Times New Roman" w:cs="Times New Roman"/>
            <w:color w:val="000000" w:themeColor="text1"/>
          </w:rPr>
          <w:t>We</w:t>
        </w:r>
      </w:moveTo>
      <w:ins w:id="2186" w:author="Kenway" w:date="2023-02-23T11:54:00Z">
        <w:r>
          <w:rPr>
            <w:rFonts w:ascii="Times New Roman" w:hAnsi="Times New Roman" w:cs="Times New Roman"/>
            <w:color w:val="000000" w:themeColor="text1"/>
          </w:rPr>
          <w:t xml:space="preserve"> show </w:t>
        </w:r>
      </w:ins>
      <w:moveTo w:id="2187" w:author="Kenway" w:date="2023-02-23T11:53:00Z">
        <w:del w:id="2188" w:author="Kenway" w:date="2023-02-23T11:54:00Z">
          <w:r w:rsidRPr="0060258A" w:rsidDel="0094157C">
            <w:rPr>
              <w:rFonts w:ascii="Times New Roman" w:hAnsi="Times New Roman" w:cs="Times New Roman"/>
              <w:color w:val="000000" w:themeColor="text1"/>
            </w:rPr>
            <w:delText xml:space="preserve"> find </w:delText>
          </w:r>
        </w:del>
        <w:r w:rsidRPr="0060258A">
          <w:rPr>
            <w:rFonts w:ascii="Times New Roman" w:hAnsi="Times New Roman" w:cs="Times New Roman"/>
            <w:color w:val="000000" w:themeColor="text1"/>
          </w:rPr>
          <w:t xml:space="preserve">that </w:t>
        </w:r>
        <w:del w:id="2189" w:author="Kenway" w:date="2023-02-23T11:54:00Z">
          <w:r w:rsidRPr="0060258A" w:rsidDel="0094157C">
            <w:rPr>
              <w:rFonts w:ascii="Times New Roman" w:hAnsi="Times New Roman" w:cs="Times New Roman"/>
              <w:color w:val="000000" w:themeColor="text1"/>
            </w:rPr>
            <w:delText>a hybrid model that unifies these key features can be implemented with a specific biologically plausible architecture – local disinhibition.</w:delText>
          </w:r>
        </w:del>
      </w:moveTo>
      <w:moveToRangeEnd w:id="2184"/>
      <w:ins w:id="2190" w:author="Kenway" w:date="2023-02-23T11:54:00Z">
        <w:r>
          <w:rPr>
            <w:rFonts w:ascii="Times New Roman" w:hAnsi="Times New Roman" w:cs="Times New Roman"/>
            <w:color w:val="000000" w:themeColor="text1"/>
          </w:rPr>
          <w:t xml:space="preserve">the LDDM captures </w:t>
        </w:r>
        <w:r w:rsidRPr="0060258A">
          <w:rPr>
            <w:rFonts w:ascii="Times New Roman" w:hAnsi="Times New Roman" w:cs="Times New Roman"/>
            <w:color w:val="000000" w:themeColor="text1"/>
          </w:rPr>
          <w:t>three important and characteristic features of decision</w:t>
        </w:r>
        <w:del w:id="2191" w:author="Bo Shen" w:date="2023-02-24T15:11:00Z">
          <w:r w:rsidRPr="0060258A" w:rsidDel="0051513B">
            <w:rPr>
              <w:rFonts w:ascii="Times New Roman" w:hAnsi="Times New Roman" w:cs="Times New Roman"/>
              <w:color w:val="000000" w:themeColor="text1"/>
            </w:rPr>
            <w:delText xml:space="preserve"> </w:delText>
          </w:r>
        </w:del>
      </w:ins>
      <w:ins w:id="2192" w:author="Bo Shen" w:date="2023-02-24T15:11:00Z">
        <w:r>
          <w:rPr>
            <w:rFonts w:ascii="Times New Roman" w:hAnsi="Times New Roman" w:cs="Times New Roman"/>
            <w:color w:val="000000" w:themeColor="text1"/>
          </w:rPr>
          <w:t>-</w:t>
        </w:r>
      </w:ins>
      <w:ins w:id="2193" w:author="Kenway" w:date="2023-02-23T11:54:00Z">
        <w:r w:rsidRPr="0060258A">
          <w:rPr>
            <w:rFonts w:ascii="Times New Roman" w:hAnsi="Times New Roman" w:cs="Times New Roman"/>
            <w:color w:val="000000" w:themeColor="text1"/>
          </w:rPr>
          <w:t>making</w:t>
        </w:r>
        <w:r>
          <w:rPr>
            <w:rFonts w:ascii="Times New Roman" w:hAnsi="Times New Roman" w:cs="Times New Roman"/>
            <w:color w:val="000000" w:themeColor="text1"/>
          </w:rPr>
          <w:t xml:space="preserve"> </w:t>
        </w:r>
      </w:ins>
      <w:ins w:id="2194" w:author="Bo Shen" w:date="2023-02-24T14:53:00Z">
        <w:r>
          <w:rPr>
            <w:rFonts w:ascii="Times New Roman" w:hAnsi="Times New Roman" w:cs="Times New Roman"/>
            <w:color w:val="000000" w:themeColor="text1"/>
          </w:rPr>
          <w:t>–</w:t>
        </w:r>
      </w:ins>
      <w:ins w:id="2195" w:author="Kenway" w:date="2023-02-23T11:54:00Z">
        <w:del w:id="2196" w:author="Bo Shen" w:date="2023-02-24T14:53:00Z">
          <w:r w:rsidDel="00CE12E2">
            <w:rPr>
              <w:rFonts w:ascii="Times New Roman" w:hAnsi="Times New Roman" w:cs="Times New Roman"/>
              <w:color w:val="000000" w:themeColor="text1"/>
            </w:rPr>
            <w:delText>-</w:delText>
          </w:r>
        </w:del>
        <w:r>
          <w:rPr>
            <w:rFonts w:ascii="Times New Roman" w:hAnsi="Times New Roman" w:cs="Times New Roman"/>
            <w:color w:val="000000" w:themeColor="text1"/>
          </w:rPr>
          <w:t xml:space="preserve"> n</w:t>
        </w:r>
      </w:ins>
      <w:del w:id="2197" w:author="Kenway" w:date="2023-02-23T11:54:00Z">
        <w:r w:rsidRPr="0060258A" w:rsidDel="0094157C">
          <w:rPr>
            <w:rFonts w:ascii="Times New Roman" w:hAnsi="Times New Roman" w:cs="Times New Roman"/>
            <w:color w:val="000000" w:themeColor="text1"/>
          </w:rPr>
          <w:delText>N</w:delText>
        </w:r>
      </w:del>
      <w:r w:rsidRPr="0060258A">
        <w:rPr>
          <w:rFonts w:ascii="Times New Roman" w:hAnsi="Times New Roman" w:cs="Times New Roman"/>
          <w:color w:val="000000" w:themeColor="text1"/>
        </w:rPr>
        <w:t>ormalized value coding, WTA choice, and persistent activity</w:t>
      </w:r>
      <w:ins w:id="2198" w:author="Kenway" w:date="2023-02-23T12:17:00Z">
        <w:r>
          <w:rPr>
            <w:rFonts w:ascii="Times New Roman" w:hAnsi="Times New Roman" w:cs="Times New Roman"/>
            <w:color w:val="000000" w:themeColor="text1"/>
          </w:rPr>
          <w:t xml:space="preserve"> – with</w:t>
        </w:r>
      </w:ins>
      <w:ins w:id="2199" w:author="Bo Shen" w:date="2023-02-24T17:32:00Z">
        <w:r>
          <w:rPr>
            <w:rFonts w:ascii="Times New Roman" w:hAnsi="Times New Roman" w:cs="Times New Roman"/>
            <w:color w:val="000000" w:themeColor="text1"/>
          </w:rPr>
          <w:t>in</w:t>
        </w:r>
      </w:ins>
      <w:ins w:id="2200" w:author="Kenway" w:date="2023-02-23T12:17:00Z">
        <w:r>
          <w:rPr>
            <w:rFonts w:ascii="Times New Roman" w:hAnsi="Times New Roman" w:cs="Times New Roman"/>
            <w:color w:val="000000" w:themeColor="text1"/>
          </w:rPr>
          <w:t xml:space="preserve"> a single circuit architecture</w:t>
        </w:r>
      </w:ins>
      <w:ins w:id="2201" w:author="Kenway" w:date="2023-02-23T11:55:00Z">
        <w:r>
          <w:rPr>
            <w:rFonts w:ascii="Times New Roman" w:hAnsi="Times New Roman" w:cs="Times New Roman"/>
            <w:color w:val="000000" w:themeColor="text1"/>
          </w:rPr>
          <w:t>.</w:t>
        </w:r>
      </w:ins>
      <w:del w:id="2202" w:author="Kenway" w:date="2023-02-23T11:55:00Z">
        <w:r w:rsidRPr="0060258A" w:rsidDel="0094157C">
          <w:rPr>
            <w:rFonts w:ascii="Times New Roman" w:hAnsi="Times New Roman" w:cs="Times New Roman"/>
            <w:color w:val="000000" w:themeColor="text1"/>
          </w:rPr>
          <w:delText xml:space="preserve"> are</w:delText>
        </w:r>
      </w:del>
      <w:r w:rsidRPr="0060258A">
        <w:rPr>
          <w:rFonts w:ascii="Times New Roman" w:hAnsi="Times New Roman" w:cs="Times New Roman"/>
          <w:color w:val="000000" w:themeColor="text1"/>
        </w:rPr>
        <w:t xml:space="preserve"> </w:t>
      </w:r>
      <w:del w:id="2203" w:author="Kenway" w:date="2023-02-23T11:54:00Z">
        <w:r w:rsidRPr="0060258A" w:rsidDel="0094157C">
          <w:rPr>
            <w:rFonts w:ascii="Times New Roman" w:hAnsi="Times New Roman" w:cs="Times New Roman"/>
            <w:color w:val="000000" w:themeColor="text1"/>
          </w:rPr>
          <w:delText xml:space="preserve">three important and characteristic features of decision making which have all been observed in single neurons. </w:delText>
        </w:r>
      </w:del>
      <w:moveFromRangeStart w:id="2204" w:author="Kenway" w:date="2023-02-23T11:53:00Z" w:name="move1901655"/>
      <w:moveFrom w:id="2205" w:author="Kenway" w:date="2023-02-23T11:53:00Z">
        <w:r w:rsidRPr="0060258A" w:rsidDel="0094157C">
          <w:rPr>
            <w:rFonts w:ascii="Times New Roman" w:hAnsi="Times New Roman" w:cs="Times New Roman"/>
            <w:color w:val="000000" w:themeColor="text1"/>
          </w:rPr>
          <w:t xml:space="preserve">We find that a hybrid model that unifies these key features can be implemented with a specific biologically plausible architecture – local disinhibition. </w:t>
        </w:r>
      </w:moveFrom>
      <w:moveFromRangeEnd w:id="2204"/>
      <w:del w:id="2206" w:author="Bo Shen" w:date="2023-02-24T17:33:00Z">
        <w:r w:rsidRPr="0060258A" w:rsidDel="007E285F">
          <w:rPr>
            <w:rFonts w:ascii="Times New Roman" w:hAnsi="Times New Roman" w:cs="Times New Roman"/>
            <w:color w:val="000000" w:themeColor="text1"/>
          </w:rPr>
          <w:delText xml:space="preserve">In the LDDM, gated disinhibition separates the value normalization and WTA choice computations, enabling them to be generated in the same circuit architecture. </w:delText>
        </w:r>
      </w:del>
      <w:moveFromRangeStart w:id="2207" w:author="Bo Shen" w:date="2023-02-27T12:11:00Z" w:name="move128392299"/>
      <w:moveFrom w:id="2208" w:author="Bo Shen" w:date="2023-02-27T12:11:00Z">
        <w:r w:rsidRPr="0060258A" w:rsidDel="00343CC2">
          <w:rPr>
            <w:rFonts w:ascii="Times New Roman" w:hAnsi="Times New Roman" w:cs="Times New Roman"/>
            <w:color w:val="000000" w:themeColor="text1"/>
          </w:rPr>
          <w:t>Notably, the gated disinhibition in the LDDM replicates features of diverse, existing computational models: the top-down control of normalization via disinhibition mirrors recently proposed mechanisms for flexible modulation of contextual processing in sensory circuits</w:t>
        </w:r>
        <w:r w:rsidRPr="0060258A" w:rsidDel="00343CC2">
          <w:rPr>
            <w:rFonts w:ascii="Times New Roman" w:hAnsi="Times New Roman" w:cs="Times New Roman"/>
            <w:color w:val="000000" w:themeColor="text1"/>
          </w:rPr>
          <w:fldChar w:fldCharType="begin"/>
        </w:r>
        <w:r w:rsidDel="00343CC2">
          <w:rPr>
            <w:rFonts w:ascii="Times New Roman" w:hAnsi="Times New Roman" w:cs="Times New Roman"/>
            <w:color w:val="000000" w:themeColor="text1"/>
          </w:rPr>
          <w:instrText xml:space="preserve"> ADDIN ZOTERO_ITEM CSL_CITATION {"citationID":"6Mc3yGsB","properties":{"formattedCitation":"(Coen-Cagli et al., 2012, 2015; Schwartz &amp; Coen-Cagli, 2013)","plainCitation":"(Coen-Cagli et al., 2012, 2015; Schwartz &amp; Coen-Cagli, 2013)","noteIndex":0},"citationItems":[{"id":5440,"uris":["http://zotero.org/users/6345545/items/KYWMXKKA"],"itemData":{"id":5440,"type":"article-journal","abstract":"Contextual modulation is ubiquitous in sensory processing. This study shows that, in visual cortex, spatial contextual modulation for natural inputs is not well described by existing models. Instead, it can be explained by inference about statistical structure in images, with modulation evident only when images contain spatial redundancies.","container-title":"Nature Neuroscience","DOI":"10.1038/nn.4128","ISSN":"1546-1726","issue":"11","journalAbbreviation":"Nat Neurosci","language":"en","license":"2015 Nature Publishing Group, a division of Macmillan Publishers Limited. All Rights Reserved.","note":"number: 11\npublisher: Nature Publishing Group","page":"1648-1655","source":"www.nature.com","title":"Flexible gating of contextual influences in natural vision","volume":"18","author":[{"family":"Coen-Cagli","given":"Ruben"},{"family":"Kohn","given":"Adam"},{"family":"Schwartz","given":"Odelia"}],"issued":{"date-parts":[["2015",11]]}}},{"id":5684,"uris":["http://zotero.org/users/6345545/items/K2AFBRV9"],"itemData":{"id":5684,"type":"article-journal","abstract":"Spatial context in images induces perceptual phenomena associated with salience and modulates the responses of neurons in primary visual cortex (V1). However, the computational and ecological principles underlying contextual effects are incompletely understood. We introduce a model of natural images that includes grouping and segmentation of neighboring features based on their joint statistics, and we interpret the firing rates of V1 neurons as performing optimal recognition in this model. We show that this leads to a substantial generalization of divisive normalization, a computation that is ubiquitous in many neural areas and systems. A main novelty in our model is that the influence of the context on a target stimulus is determined by their degree of statistical dependence. We optimized the parameters of the model on natural image patches, and then simulated neural and perceptual responses on stimuli used in classical experiments. The model reproduces some rich and complex response patterns observed in V1, such as the contrast dependence, orientation tuning and spatial asymmetry of surround suppression, while also allowing for surround facilitation under conditions of weak stimulation. It also mimics the perceptual salience produced by simple displays, and leads to readily testable predictions. Our results provide a principled account of orientation-based contextual modulation in early vision and its sensitivity to the homogeneity and spatial arrangement of inputs, and lends statistical support to the theory that V1 computes visual salience.","container-title":"PLOS Computational Biology","DOI":"10.1371/journal.pcbi.1002405","ISSN":"1553-7358","issue":"3","journalAbbreviation":"PLOS Computational Biology","language":"en","note":"publisher: Public Library of Science","page":"e1002405","source":"PLoS Journals","title":"Cortical Surround Interactions and Perceptual Salience via Natural Scene Statistics","volume":"8","author":[{"family":"Coen-Cagli","given":"Ruben"},{"family":"Dayan","given":"Peter"},{"family":"Schwartz","given":"Odelia"}],"issued":{"date-parts":[["2012",3,1]]}}},{"id":5594,"uris":["http://zotero.org/users/6345545/items/PPAEYKJC"],"itemData":{"id":5594,"type":"article-journal","abstract":"Attention to a spatial location or feature in a visual scene can modulate the responses of cortical neurons and affect perceptual biases in illusions. We add attention to a cortical model of spatial context based on a well-founded account of natural scene statistics. The cortical model amounts to a generalized form of divisive normalization, in which the surround is in the normalization pool of the center target only if they are considered statistically dependent. Here we propose that attention influences this computation by accentuating the neural unit activations at the attended location, and that the amount of attentional influence of the surround on the center thus depends on whether center and surround are deemed in the same normalization pool. The resulting form of model extends a recent divisive normalization model of attention (Reynolds &amp;amp; Heeger, 2009). We simulate cortical surround orientation experiments with attention and show that the flexible model is suitable for capturing additional data and makes nontrivial testable predictions.","container-title":"Journal of Vision","DOI":"10.1167/13.1.25","ISSN":"1534-7362","issue":"1","journalAbbreviation":"Journal of Vision","page":"25","source":"Silverchair","title":"Visual attention and flexible normalization pools","volume":"13","author":[{"family":"Schwartz","given":"Odelia"},{"family":"Coen-Cagli","given":"Ruben"}],"issued":{"date-parts":[["2013",1,23]]}}}],"schema":"https://github.com/citation-style-language/schema/raw/master/csl-citation.json"} </w:instrText>
        </w:r>
        <w:r w:rsidRPr="0060258A" w:rsidDel="00343CC2">
          <w:rPr>
            <w:rFonts w:ascii="Times New Roman" w:hAnsi="Times New Roman" w:cs="Times New Roman"/>
            <w:color w:val="000000" w:themeColor="text1"/>
          </w:rPr>
          <w:fldChar w:fldCharType="separate"/>
        </w:r>
        <w:r w:rsidDel="00343CC2">
          <w:rPr>
            <w:rFonts w:ascii="Times New Roman" w:hAnsi="Times New Roman" w:cs="Times New Roman"/>
            <w:color w:val="000000" w:themeColor="text1"/>
          </w:rPr>
          <w:t>(Coen-Cagli et al., 2012, 2015; Schwartz &amp; Coen-Cagli, 2013)</w:t>
        </w:r>
        <w:r w:rsidRPr="0060258A" w:rsidDel="00343CC2">
          <w:rPr>
            <w:rFonts w:ascii="Times New Roman" w:hAnsi="Times New Roman" w:cs="Times New Roman"/>
            <w:color w:val="000000" w:themeColor="text1"/>
          </w:rPr>
          <w:fldChar w:fldCharType="end"/>
        </w:r>
        <w:r w:rsidRPr="0060258A" w:rsidDel="00343CC2">
          <w:rPr>
            <w:rFonts w:ascii="Times New Roman" w:hAnsi="Times New Roman" w:cs="Times New Roman"/>
            <w:color w:val="000000" w:themeColor="text1"/>
          </w:rPr>
          <w:t xml:space="preserve"> and input-scaled disinhibition implements a self-sparing inhibition motif central to midbrain models of categorical selection</w:t>
        </w:r>
        <w:r w:rsidRPr="0060258A" w:rsidDel="00343CC2">
          <w:rPr>
            <w:rFonts w:ascii="Times New Roman" w:hAnsi="Times New Roman" w:cs="Times New Roman"/>
            <w:color w:val="000000" w:themeColor="text1"/>
          </w:rPr>
          <w:fldChar w:fldCharType="begin"/>
        </w:r>
        <w:r w:rsidDel="00343CC2">
          <w:rPr>
            <w:rFonts w:ascii="Times New Roman" w:hAnsi="Times New Roman" w:cs="Times New Roman"/>
            <w:color w:val="000000" w:themeColor="text1"/>
          </w:rPr>
          <w:instrText xml:space="preserve"> ADDIN ZOTERO_ITEM CSL_CITATION {"citationID":"ZMuP0fZh","properties":{"formattedCitation":"(Mahajan &amp; Mysore, 2022; Mysore &amp; Kothari, 2020)","plainCitation":"(Mahajan &amp; Mysore, 2022; Mysore &amp; Kothari, 2020)","noteIndex":0},"citationItems":[{"id":5587,"uris":["http://zotero.org/users/6345545/items/ZMZ9FYJ2"],"itemData":{"id":5587,"type":"article-journal","abstract":"Categorical neural responses underlie various forms of selection and decision-making. Such binary-like responses promote robust signaling of the winner in the presence of input ambiguity and neural noise. Here, we show that a ‘donut-like’ inhibitory mechanism in which each competing option suppresses all options except itself, is highly effective at generating categorical neural responses. It surpasses motifs of feedback inhibition, recurrent excitation, and divisive normalization invoked frequently in decision-making models. We demonstrate experimentally not only that this mechanism operates in the midbrain spatial selection network in barn owls, but also that it is necessary for categorical signaling by it. The functional pattern of neural inhibition in the midbrain forms an exquisitely structured ‘multi-holed’ donut consistent with this network’s combinatorial inhibitory function for stimulus selection. Additionally, modeling reveals a generalizable neural implementation of the donut-like motif for categorical selection. Self-sparing inhibition may, therefore, be a powerful circuit module central to categorization.","container-title":"Nature Communications","DOI":"10.1038/s41467-022-29318-0","ISSN":"2041-1723","issue":"1","journalAbbreviation":"Nat Commun","language":"en","license":"2022 The Author(s)","note":"number: 1\npublisher: Nature Publishing Group","page":"1680","source":"www.nature.com","title":"Donut-like organization of inhibition underlies categorical neural responses in the midbrain","volume":"13","author":[{"family":"Mahajan","given":"Nagaraj R."},{"family":"Mysore","given":"Shreesh P."}],"issued":{"date-parts":[["2022",3,30]]}}},{"id":5688,"uris":["http://zotero.org/users/6345545/items/JECQKXK9"],"itemData":{"id":5688,"type":"article-journal","abstract":"Competitive selection, the transformation of multiple competing sensory inputs and internal states into a unitary choice, is a fundamental component of animal behavior. Selection behaviors have been studied under several intersecting umbrellas including decision-making, action selection, perceptual categorization, and attentional selection. Neural correlates of these behaviors and computational models have been investigated extensively. However, specific, identifiable neural circuit mechanisms underlying the implementation of selection remain elusive. Here, we employ a first principles approach to map competitive selection explicitly onto neural circuit elements. We decompose selection into six computational primitives, identify demands that their execution places on neural circuit design, and propose a canonical neural circuit framework. The resulting framework has several links to neural literature, indicating its biological feasibility, and has several common elements with prominent computational models, suggesting its generality. We propose that this framework can help catalyze experimental discovery of the neural circuit underpinnings of competitive selection.","container-title":"eLife","DOI":"10.7554/eLife.51473","ISSN":"2050-084X","language":"en","page":"e51473","source":"DOI.org (Crossref)","title":"Mechanisms of competitive selection: A canonical neural circuit framework","title-short":"Mechanisms of competitive selection","volume":"9","author":[{"family":"Mysore","given":"Shreesh P"},{"family":"Kothari","given":"Ninad B"}],"issued":{"date-parts":[["2020",5,20]]}}}],"schema":"https://github.com/citation-style-language/schema/raw/master/csl-citation.json"} </w:instrText>
        </w:r>
        <w:r w:rsidRPr="0060258A" w:rsidDel="00343CC2">
          <w:rPr>
            <w:rFonts w:ascii="Times New Roman" w:hAnsi="Times New Roman" w:cs="Times New Roman"/>
            <w:color w:val="000000" w:themeColor="text1"/>
          </w:rPr>
          <w:fldChar w:fldCharType="separate"/>
        </w:r>
        <w:r w:rsidDel="00343CC2">
          <w:rPr>
            <w:rFonts w:ascii="Times New Roman" w:hAnsi="Times New Roman" w:cs="Times New Roman"/>
            <w:color w:val="000000" w:themeColor="text1"/>
          </w:rPr>
          <w:t>(Mahajan &amp; Mysore, 2022; Mysore &amp; Kothari, 2020)</w:t>
        </w:r>
        <w:r w:rsidRPr="0060258A" w:rsidDel="00343CC2">
          <w:rPr>
            <w:rFonts w:ascii="Times New Roman" w:hAnsi="Times New Roman" w:cs="Times New Roman"/>
            <w:color w:val="000000" w:themeColor="text1"/>
          </w:rPr>
          <w:fldChar w:fldCharType="end"/>
        </w:r>
        <w:r w:rsidRPr="0060258A" w:rsidDel="00343CC2">
          <w:rPr>
            <w:rFonts w:ascii="Times New Roman" w:hAnsi="Times New Roman" w:cs="Times New Roman"/>
            <w:color w:val="000000" w:themeColor="text1"/>
          </w:rPr>
          <w:t xml:space="preserve">. </w:t>
        </w:r>
      </w:moveFrom>
      <w:moveFromRangeEnd w:id="2207"/>
      <w:r w:rsidRPr="0060258A">
        <w:rPr>
          <w:rFonts w:ascii="Times New Roman" w:hAnsi="Times New Roman" w:cs="Times New Roman"/>
          <w:color w:val="000000" w:themeColor="text1"/>
        </w:rPr>
        <w:t xml:space="preserve">When fit to empirical behavioral observation, the LDDM accurately captures choice and RT patterns, driven by underlying model dynamics that reproduce the neural dynamics of empirical neurophysiological findings. </w:t>
      </w:r>
      <w:r w:rsidRPr="0060258A">
        <w:rPr>
          <w:rFonts w:ascii="Times New Roman" w:hAnsi="Times New Roman" w:cs="Times New Roman"/>
          <w:color w:val="000000" w:themeColor="text1"/>
          <w:lang w:eastAsia="zh-TW"/>
        </w:rPr>
        <w:t xml:space="preserve">Since the vast majority of empirical neural responses have been recorded from putative pyramidal neurons, we focus here on excitatory LDDM responses; however, the structured inhibition we model from newer anatomical data predicts input-selective inhibition. The model also makes novel predictions about inhibitory and disinhibitory activity dynamics and pharmacological manipulations that may warrant future examination. </w:t>
      </w:r>
      <w:r w:rsidRPr="0060258A">
        <w:rPr>
          <w:rFonts w:ascii="Times New Roman" w:hAnsi="Times New Roman" w:cs="Times New Roman"/>
          <w:color w:val="000000" w:themeColor="text1"/>
        </w:rPr>
        <w:t>Furthermore, via disinhibitory control, the LDDM can exhibit both line attractor and point attractor forms of persistent activity without a change in the circuit structure. Finally, gated disinhibition in the LDDM provides a mechanism for top-down control of decision dynamics. Controlling the timing of disinhibition paces the decision process and replicates neural dynamics from various choice task variants.</w:t>
      </w:r>
    </w:p>
    <w:p w14:paraId="693F2BA5" w14:textId="77777777" w:rsidR="00564B42" w:rsidRPr="0060258A" w:rsidDel="00343CC2" w:rsidRDefault="00564B42" w:rsidP="00101AEA">
      <w:pPr>
        <w:spacing w:line="480" w:lineRule="auto"/>
        <w:jc w:val="both"/>
        <w:rPr>
          <w:del w:id="2209" w:author="Bo Shen" w:date="2023-02-27T12:10:00Z"/>
          <w:rFonts w:ascii="Times New Roman" w:hAnsi="Times New Roman" w:cs="Times New Roman"/>
          <w:color w:val="000000" w:themeColor="text1"/>
        </w:rPr>
      </w:pPr>
      <w:ins w:id="2210" w:author="Kenway" w:date="2023-02-23T11:56:00Z">
        <w:del w:id="2211" w:author="Bo Shen" w:date="2023-02-27T12:10:00Z">
          <w:r w:rsidDel="00343CC2">
            <w:rPr>
              <w:rFonts w:ascii="Times New Roman" w:hAnsi="Times New Roman" w:cs="Times New Roman"/>
              <w:color w:val="000000" w:themeColor="text1"/>
            </w:rPr>
            <w:delText xml:space="preserve">The LDDM </w:delText>
          </w:r>
        </w:del>
      </w:ins>
      <w:ins w:id="2212" w:author="Kenway" w:date="2023-02-23T12:20:00Z">
        <w:del w:id="2213" w:author="Bo Shen" w:date="2023-02-27T12:10:00Z">
          <w:r w:rsidDel="00343CC2">
            <w:rPr>
              <w:rFonts w:ascii="Times New Roman" w:hAnsi="Times New Roman" w:cs="Times New Roman"/>
              <w:color w:val="000000" w:themeColor="text1"/>
            </w:rPr>
            <w:delText>implements a flexible reconfiguration of dynamical regimes</w:delText>
          </w:r>
        </w:del>
      </w:ins>
      <w:ins w:id="2214" w:author="Kenway" w:date="2023-02-23T12:21:00Z">
        <w:del w:id="2215" w:author="Bo Shen" w:date="2023-02-27T12:10:00Z">
          <w:r w:rsidDel="00343CC2">
            <w:rPr>
              <w:rFonts w:ascii="Times New Roman" w:hAnsi="Times New Roman" w:cs="Times New Roman"/>
              <w:color w:val="000000" w:themeColor="text1"/>
            </w:rPr>
            <w:delText>, shifting from stable</w:delText>
          </w:r>
        </w:del>
      </w:ins>
      <w:ins w:id="2216" w:author="Kenway" w:date="2023-02-23T12:22:00Z">
        <w:del w:id="2217" w:author="Bo Shen" w:date="2023-02-27T12:10:00Z">
          <w:r w:rsidDel="00343CC2">
            <w:rPr>
              <w:rFonts w:ascii="Times New Roman" w:hAnsi="Times New Roman" w:cs="Times New Roman"/>
              <w:color w:val="000000" w:themeColor="text1"/>
            </w:rPr>
            <w:delText>,</w:delText>
          </w:r>
        </w:del>
      </w:ins>
      <w:ins w:id="2218" w:author="Kenway" w:date="2023-02-23T12:21:00Z">
        <w:del w:id="2219" w:author="Bo Shen" w:date="2023-02-27T12:10:00Z">
          <w:r w:rsidDel="00343CC2">
            <w:rPr>
              <w:rFonts w:ascii="Times New Roman" w:hAnsi="Times New Roman" w:cs="Times New Roman"/>
              <w:color w:val="000000" w:themeColor="text1"/>
            </w:rPr>
            <w:delText xml:space="preserve"> normalized value coding to WTA selection dynamics.</w:delText>
          </w:r>
        </w:del>
      </w:ins>
      <w:ins w:id="2220" w:author="Kenway" w:date="2023-02-23T12:23:00Z">
        <w:del w:id="2221" w:author="Bo Shen" w:date="2023-02-27T12:10:00Z">
          <w:r w:rsidDel="00343CC2">
            <w:rPr>
              <w:rFonts w:ascii="Times New Roman" w:hAnsi="Times New Roman" w:cs="Times New Roman"/>
              <w:color w:val="000000" w:themeColor="text1"/>
            </w:rPr>
            <w:delText xml:space="preserve"> In the LDDM, this is achieved by a broad, </w:delText>
          </w:r>
        </w:del>
      </w:ins>
      <w:ins w:id="2222" w:author="Kenway" w:date="2023-02-23T12:27:00Z">
        <w:del w:id="2223" w:author="Bo Shen" w:date="2023-02-27T12:10:00Z">
          <w:r w:rsidDel="00343CC2">
            <w:rPr>
              <w:rFonts w:ascii="Times New Roman" w:hAnsi="Times New Roman" w:cs="Times New Roman"/>
              <w:color w:val="000000" w:themeColor="text1"/>
            </w:rPr>
            <w:delText xml:space="preserve">initially </w:delText>
          </w:r>
        </w:del>
      </w:ins>
      <w:ins w:id="2224" w:author="Kenway" w:date="2023-02-23T12:23:00Z">
        <w:del w:id="2225" w:author="Bo Shen" w:date="2023-02-27T12:10:00Z">
          <w:r w:rsidDel="00343CC2">
            <w:rPr>
              <w:rFonts w:ascii="Times New Roman" w:hAnsi="Times New Roman" w:cs="Times New Roman"/>
              <w:color w:val="000000" w:themeColor="text1"/>
            </w:rPr>
            <w:delText>non-selective disi</w:delText>
          </w:r>
        </w:del>
      </w:ins>
      <w:ins w:id="2226" w:author="Kenway" w:date="2023-02-23T12:27:00Z">
        <w:del w:id="2227" w:author="Bo Shen" w:date="2023-02-27T12:10:00Z">
          <w:r w:rsidDel="00343CC2">
            <w:rPr>
              <w:rFonts w:ascii="Times New Roman" w:hAnsi="Times New Roman" w:cs="Times New Roman"/>
              <w:color w:val="000000" w:themeColor="text1"/>
            </w:rPr>
            <w:delText>n</w:delText>
          </w:r>
        </w:del>
      </w:ins>
      <w:ins w:id="2228" w:author="Kenway" w:date="2023-02-23T12:23:00Z">
        <w:del w:id="2229" w:author="Bo Shen" w:date="2023-02-27T12:10:00Z">
          <w:r w:rsidDel="00343CC2">
            <w:rPr>
              <w:rFonts w:ascii="Times New Roman" w:hAnsi="Times New Roman" w:cs="Times New Roman"/>
              <w:color w:val="000000" w:themeColor="text1"/>
            </w:rPr>
            <w:delText>hibition</w:delText>
          </w:r>
        </w:del>
      </w:ins>
      <w:ins w:id="2230" w:author="Kenway" w:date="2023-02-23T12:28:00Z">
        <w:del w:id="2231" w:author="Bo Shen" w:date="2023-02-27T12:10:00Z">
          <w:r w:rsidDel="00343CC2">
            <w:rPr>
              <w:rFonts w:ascii="Times New Roman" w:hAnsi="Times New Roman" w:cs="Times New Roman"/>
              <w:color w:val="000000" w:themeColor="text1"/>
            </w:rPr>
            <w:delText xml:space="preserve">, but other circuit mechanisms can achieve </w:delText>
          </w:r>
        </w:del>
      </w:ins>
      <w:ins w:id="2232" w:author="Kenway" w:date="2023-02-23T17:22:00Z">
        <w:del w:id="2233" w:author="Bo Shen" w:date="2023-02-27T12:10:00Z">
          <w:r w:rsidDel="00343CC2">
            <w:rPr>
              <w:rFonts w:ascii="Times New Roman" w:hAnsi="Times New Roman" w:cs="Times New Roman"/>
              <w:color w:val="000000" w:themeColor="text1"/>
            </w:rPr>
            <w:delText xml:space="preserve">a </w:delText>
          </w:r>
        </w:del>
      </w:ins>
      <w:ins w:id="2234" w:author="Kenway" w:date="2023-02-23T12:23:00Z">
        <w:del w:id="2235" w:author="Bo Shen" w:date="2023-02-27T12:10:00Z">
          <w:r w:rsidDel="00343CC2">
            <w:rPr>
              <w:rFonts w:ascii="Times New Roman" w:hAnsi="Times New Roman" w:cs="Times New Roman"/>
              <w:color w:val="000000" w:themeColor="text1"/>
            </w:rPr>
            <w:delText>similar reconfiguration.</w:delText>
          </w:r>
        </w:del>
      </w:ins>
      <w:ins w:id="2236" w:author="Kenway" w:date="2023-02-23T12:28:00Z">
        <w:del w:id="2237" w:author="Bo Shen" w:date="2023-02-27T12:10:00Z">
          <w:r w:rsidDel="00343CC2">
            <w:rPr>
              <w:rFonts w:ascii="Times New Roman" w:hAnsi="Times New Roman" w:cs="Times New Roman"/>
              <w:color w:val="000000" w:themeColor="text1"/>
            </w:rPr>
            <w:delText xml:space="preserve"> For example, </w:delText>
          </w:r>
        </w:del>
      </w:ins>
      <w:ins w:id="2238" w:author="Kenway" w:date="2023-02-23T12:30:00Z">
        <w:del w:id="2239" w:author="Bo Shen" w:date="2023-02-27T12:10:00Z">
          <w:r w:rsidDel="00343CC2">
            <w:rPr>
              <w:rFonts w:ascii="Times New Roman" w:hAnsi="Times New Roman" w:cs="Times New Roman"/>
              <w:color w:val="000000" w:themeColor="text1"/>
            </w:rPr>
            <w:delText>a mutual inhibition network can capture th</w:delText>
          </w:r>
        </w:del>
      </w:ins>
      <w:ins w:id="2240" w:author="Kenway" w:date="2023-02-23T12:31:00Z">
        <w:del w:id="2241" w:author="Bo Shen" w:date="2023-02-27T12:10:00Z">
          <w:r w:rsidDel="00343CC2">
            <w:rPr>
              <w:rFonts w:ascii="Times New Roman" w:hAnsi="Times New Roman" w:cs="Times New Roman"/>
              <w:color w:val="000000" w:themeColor="text1"/>
            </w:rPr>
            <w:delText>e</w:delText>
          </w:r>
        </w:del>
      </w:ins>
      <w:ins w:id="2242" w:author="Kenway" w:date="2023-02-23T12:30:00Z">
        <w:del w:id="2243" w:author="Bo Shen" w:date="2023-02-27T12:10:00Z">
          <w:r w:rsidDel="00343CC2">
            <w:rPr>
              <w:rFonts w:ascii="Times New Roman" w:hAnsi="Times New Roman" w:cs="Times New Roman"/>
              <w:color w:val="000000" w:themeColor="text1"/>
            </w:rPr>
            <w:delText xml:space="preserve"> different regimes of sequential two-interval decision-making – stimulus loading, working memory, and comparison </w:delText>
          </w:r>
        </w:del>
      </w:ins>
      <w:ins w:id="2244" w:author="Kenway" w:date="2023-02-23T12:31:00Z">
        <w:del w:id="2245" w:author="Bo Shen" w:date="2023-02-27T12:10:00Z">
          <w:r w:rsidDel="00343CC2">
            <w:rPr>
              <w:rFonts w:ascii="Times New Roman" w:hAnsi="Times New Roman" w:cs="Times New Roman"/>
              <w:color w:val="000000" w:themeColor="text1"/>
            </w:rPr>
            <w:delText>–</w:delText>
          </w:r>
        </w:del>
      </w:ins>
      <w:ins w:id="2246" w:author="Kenway" w:date="2023-02-23T12:30:00Z">
        <w:del w:id="2247" w:author="Bo Shen" w:date="2023-02-27T12:10:00Z">
          <w:r w:rsidDel="00343CC2">
            <w:rPr>
              <w:rFonts w:ascii="Times New Roman" w:hAnsi="Times New Roman" w:cs="Times New Roman"/>
              <w:color w:val="000000" w:themeColor="text1"/>
            </w:rPr>
            <w:delText xml:space="preserve"> </w:delText>
          </w:r>
        </w:del>
      </w:ins>
      <w:ins w:id="2248" w:author="Kenway" w:date="2023-02-23T12:33:00Z">
        <w:del w:id="2249" w:author="Bo Shen" w:date="2023-02-27T12:10:00Z">
          <w:r w:rsidDel="00343CC2">
            <w:rPr>
              <w:rFonts w:ascii="Times New Roman" w:hAnsi="Times New Roman" w:cs="Times New Roman"/>
              <w:color w:val="000000" w:themeColor="text1"/>
            </w:rPr>
            <w:delText xml:space="preserve">by </w:delText>
          </w:r>
        </w:del>
      </w:ins>
      <w:ins w:id="2250" w:author="Kenway" w:date="2023-02-23T12:31:00Z">
        <w:del w:id="2251" w:author="Bo Shen" w:date="2023-02-27T12:10:00Z">
          <w:r w:rsidDel="00343CC2">
            <w:rPr>
              <w:rFonts w:ascii="Times New Roman" w:hAnsi="Times New Roman" w:cs="Times New Roman"/>
              <w:color w:val="000000" w:themeColor="text1"/>
            </w:rPr>
            <w:delText>assuming a flexible reconfigura</w:delText>
          </w:r>
        </w:del>
      </w:ins>
      <w:ins w:id="2252" w:author="Kenway" w:date="2023-02-23T12:56:00Z">
        <w:del w:id="2253" w:author="Bo Shen" w:date="2023-02-27T12:10:00Z">
          <w:r w:rsidDel="00343CC2">
            <w:rPr>
              <w:rFonts w:ascii="Times New Roman" w:hAnsi="Times New Roman" w:cs="Times New Roman"/>
              <w:color w:val="000000" w:themeColor="text1"/>
            </w:rPr>
            <w:delText>t</w:delText>
          </w:r>
        </w:del>
      </w:ins>
      <w:ins w:id="2254" w:author="Kenway" w:date="2023-02-23T12:31:00Z">
        <w:del w:id="2255" w:author="Bo Shen" w:date="2023-02-27T12:10:00Z">
          <w:r w:rsidDel="00343CC2">
            <w:rPr>
              <w:rFonts w:ascii="Times New Roman" w:hAnsi="Times New Roman" w:cs="Times New Roman"/>
              <w:color w:val="000000" w:themeColor="text1"/>
            </w:rPr>
            <w:delText xml:space="preserve">ion of external inputs </w:delText>
          </w:r>
        </w:del>
      </w:ins>
      <w:del w:id="2256" w:author="Bo Shen" w:date="2023-02-27T12:10:00Z">
        <w:r w:rsidDel="00343CC2">
          <w:rPr>
            <w:rFonts w:ascii="Times New Roman" w:hAnsi="Times New Roman" w:cs="Times New Roman"/>
            <w:color w:val="000000" w:themeColor="text1"/>
          </w:rPr>
          <w:fldChar w:fldCharType="begin"/>
        </w:r>
        <w:r w:rsidDel="00343CC2">
          <w:rPr>
            <w:rFonts w:ascii="Times New Roman" w:hAnsi="Times New Roman" w:cs="Times New Roman"/>
            <w:color w:val="000000" w:themeColor="text1"/>
          </w:rPr>
          <w:delInstrText xml:space="preserve"> ADDIN ZOTERO_ITEM CSL_CITATION {"citationID":"1LdjVyaR","properties":{"formattedCitation":"(Machens, 2005)","plainCitation":"(Machens, 2005)","noteIndex":0},"citationItems":[{"id":3521,"uris":["http://zotero.org/users/6345545/items/7EPJKG8X"],"itemData":{"id":3521,"type":"article-journal","container-title":"Science","DOI":"10.1126/science.1104171","ISSN":"0036-8075, 1095-9203","issue":"5712","journalAbbreviation":"Science","language":"en","page":"1121-1124","source":"DOI.org (Crossref)","title":"Flexible Control of Mutual Inhibition: A Neural Model of Two-Interval Discrimination","title-short":"Flexible Control of Mutual Inhibition","volume":"307","author":[{"family":"Machens","given":"C. K."}],"issued":{"date-parts":[["2005",2,18]]}}}],"schema":"https://github.com/citation-style-language/schema/raw/master/csl-citation.json"} </w:delInstrText>
        </w:r>
        <w:r w:rsidDel="00343CC2">
          <w:rPr>
            <w:rFonts w:ascii="Times New Roman" w:hAnsi="Times New Roman" w:cs="Times New Roman"/>
            <w:color w:val="000000" w:themeColor="text1"/>
          </w:rPr>
          <w:fldChar w:fldCharType="separate"/>
        </w:r>
        <w:r w:rsidDel="00343CC2">
          <w:rPr>
            <w:rFonts w:ascii="Times New Roman" w:hAnsi="Times New Roman" w:cs="Times New Roman"/>
            <w:noProof/>
            <w:color w:val="000000" w:themeColor="text1"/>
          </w:rPr>
          <w:delText>(Machens, 2005)</w:delText>
        </w:r>
        <w:r w:rsidDel="00343CC2">
          <w:rPr>
            <w:rFonts w:ascii="Times New Roman" w:hAnsi="Times New Roman" w:cs="Times New Roman"/>
            <w:color w:val="000000" w:themeColor="text1"/>
          </w:rPr>
          <w:fldChar w:fldCharType="end"/>
        </w:r>
      </w:del>
      <w:ins w:id="2257" w:author="Kenway" w:date="2023-02-23T12:31:00Z">
        <w:del w:id="2258" w:author="Bo Shen" w:date="2023-02-24T17:15:00Z">
          <w:r w:rsidDel="00C95CA9">
            <w:rPr>
              <w:rFonts w:ascii="Times New Roman" w:hAnsi="Times New Roman" w:cs="Times New Roman"/>
              <w:color w:val="000000" w:themeColor="text1"/>
            </w:rPr>
            <w:delText>(REF Machens)</w:delText>
          </w:r>
        </w:del>
      </w:ins>
      <w:ins w:id="2259" w:author="Kenway" w:date="2023-02-23T12:32:00Z">
        <w:del w:id="2260" w:author="Bo Shen" w:date="2023-02-27T12:10:00Z">
          <w:r w:rsidDel="00343CC2">
            <w:rPr>
              <w:rFonts w:ascii="Times New Roman" w:hAnsi="Times New Roman" w:cs="Times New Roman"/>
              <w:color w:val="000000" w:themeColor="text1"/>
            </w:rPr>
            <w:delText>.</w:delText>
          </w:r>
        </w:del>
      </w:ins>
      <w:ins w:id="2261" w:author="Kenway" w:date="2023-02-23T12:39:00Z">
        <w:del w:id="2262" w:author="Bo Shen" w:date="2023-02-27T12:10:00Z">
          <w:r w:rsidDel="00343CC2">
            <w:rPr>
              <w:rFonts w:ascii="Times New Roman" w:hAnsi="Times New Roman" w:cs="Times New Roman"/>
              <w:color w:val="000000" w:themeColor="text1"/>
            </w:rPr>
            <w:delText xml:space="preserve"> Similar to the LDDM, this model </w:delText>
          </w:r>
        </w:del>
      </w:ins>
      <w:ins w:id="2263" w:author="Kenway" w:date="2023-02-23T12:40:00Z">
        <w:del w:id="2264" w:author="Bo Shen" w:date="2023-02-27T12:10:00Z">
          <w:r w:rsidDel="00343CC2">
            <w:rPr>
              <w:rFonts w:ascii="Times New Roman" w:hAnsi="Times New Roman" w:cs="Times New Roman"/>
              <w:color w:val="000000" w:themeColor="text1"/>
            </w:rPr>
            <w:delText xml:space="preserve">can </w:delText>
          </w:r>
        </w:del>
      </w:ins>
      <w:ins w:id="2265" w:author="Kenway" w:date="2023-02-23T12:39:00Z">
        <w:del w:id="2266" w:author="Bo Shen" w:date="2023-02-27T12:10:00Z">
          <w:r w:rsidDel="00343CC2">
            <w:rPr>
              <w:rFonts w:ascii="Times New Roman" w:hAnsi="Times New Roman" w:cs="Times New Roman"/>
              <w:color w:val="000000" w:themeColor="text1"/>
            </w:rPr>
            <w:delText>transi</w:delText>
          </w:r>
        </w:del>
        <w:del w:id="2267" w:author="Bo Shen" w:date="2023-02-24T17:48:00Z">
          <w:r w:rsidDel="005B7998">
            <w:rPr>
              <w:rFonts w:ascii="Times New Roman" w:hAnsi="Times New Roman" w:cs="Times New Roman"/>
              <w:color w:val="000000" w:themeColor="text1"/>
            </w:rPr>
            <w:delText>s</w:delText>
          </w:r>
        </w:del>
        <w:del w:id="2268" w:author="Bo Shen" w:date="2023-02-27T12:10:00Z">
          <w:r w:rsidDel="00343CC2">
            <w:rPr>
              <w:rFonts w:ascii="Times New Roman" w:hAnsi="Times New Roman" w:cs="Times New Roman"/>
              <w:color w:val="000000" w:themeColor="text1"/>
            </w:rPr>
            <w:delText>t</w:delText>
          </w:r>
        </w:del>
        <w:del w:id="2269" w:author="Bo Shen" w:date="2023-02-24T17:48:00Z">
          <w:r w:rsidDel="005B7998">
            <w:rPr>
              <w:rFonts w:ascii="Times New Roman" w:hAnsi="Times New Roman" w:cs="Times New Roman"/>
              <w:color w:val="000000" w:themeColor="text1"/>
            </w:rPr>
            <w:delText>ion</w:delText>
          </w:r>
        </w:del>
        <w:del w:id="2270" w:author="Bo Shen" w:date="2023-02-27T12:10:00Z">
          <w:r w:rsidDel="00343CC2">
            <w:rPr>
              <w:rFonts w:ascii="Times New Roman" w:hAnsi="Times New Roman" w:cs="Times New Roman"/>
              <w:color w:val="000000" w:themeColor="text1"/>
            </w:rPr>
            <w:delText xml:space="preserve"> between point attractor</w:delText>
          </w:r>
        </w:del>
      </w:ins>
      <w:ins w:id="2271" w:author="Kenway" w:date="2023-02-23T12:40:00Z">
        <w:del w:id="2272" w:author="Bo Shen" w:date="2023-02-27T12:10:00Z">
          <w:r w:rsidDel="00343CC2">
            <w:rPr>
              <w:rFonts w:ascii="Times New Roman" w:hAnsi="Times New Roman" w:cs="Times New Roman"/>
              <w:color w:val="000000" w:themeColor="text1"/>
            </w:rPr>
            <w:delText xml:space="preserve"> (initial stimulus encoding)</w:delText>
          </w:r>
        </w:del>
      </w:ins>
      <w:ins w:id="2273" w:author="Kenway" w:date="2023-02-23T12:39:00Z">
        <w:del w:id="2274" w:author="Bo Shen" w:date="2023-02-27T12:10:00Z">
          <w:r w:rsidDel="00343CC2">
            <w:rPr>
              <w:rFonts w:ascii="Times New Roman" w:hAnsi="Times New Roman" w:cs="Times New Roman"/>
              <w:color w:val="000000" w:themeColor="text1"/>
            </w:rPr>
            <w:delText>, line attractor</w:delText>
          </w:r>
        </w:del>
      </w:ins>
      <w:ins w:id="2275" w:author="Kenway" w:date="2023-02-23T12:40:00Z">
        <w:del w:id="2276" w:author="Bo Shen" w:date="2023-02-27T12:10:00Z">
          <w:r w:rsidDel="00343CC2">
            <w:rPr>
              <w:rFonts w:ascii="Times New Roman" w:hAnsi="Times New Roman" w:cs="Times New Roman"/>
              <w:color w:val="000000" w:themeColor="text1"/>
            </w:rPr>
            <w:delText xml:space="preserve"> (working memory)</w:delText>
          </w:r>
        </w:del>
      </w:ins>
      <w:ins w:id="2277" w:author="Kenway" w:date="2023-02-23T12:39:00Z">
        <w:del w:id="2278" w:author="Bo Shen" w:date="2023-02-27T12:10:00Z">
          <w:r w:rsidDel="00343CC2">
            <w:rPr>
              <w:rFonts w:ascii="Times New Roman" w:hAnsi="Times New Roman" w:cs="Times New Roman"/>
              <w:color w:val="000000" w:themeColor="text1"/>
            </w:rPr>
            <w:delText xml:space="preserve">, and saddle point </w:delText>
          </w:r>
        </w:del>
      </w:ins>
      <w:ins w:id="2279" w:author="Kenway" w:date="2023-02-23T12:40:00Z">
        <w:del w:id="2280" w:author="Bo Shen" w:date="2023-02-27T12:10:00Z">
          <w:r w:rsidDel="00343CC2">
            <w:rPr>
              <w:rFonts w:ascii="Times New Roman" w:hAnsi="Times New Roman" w:cs="Times New Roman"/>
              <w:color w:val="000000" w:themeColor="text1"/>
            </w:rPr>
            <w:delText xml:space="preserve">(comparison) </w:delText>
          </w:r>
        </w:del>
      </w:ins>
      <w:ins w:id="2281" w:author="Kenway" w:date="2023-02-23T12:39:00Z">
        <w:del w:id="2282" w:author="Bo Shen" w:date="2023-02-27T12:10:00Z">
          <w:r w:rsidDel="00343CC2">
            <w:rPr>
              <w:rFonts w:ascii="Times New Roman" w:hAnsi="Times New Roman" w:cs="Times New Roman"/>
              <w:color w:val="000000" w:themeColor="text1"/>
            </w:rPr>
            <w:delText>dynamics</w:delText>
          </w:r>
        </w:del>
      </w:ins>
      <w:ins w:id="2283" w:author="Kenway" w:date="2023-02-23T12:40:00Z">
        <w:del w:id="2284" w:author="Bo Shen" w:date="2023-02-27T12:10:00Z">
          <w:r w:rsidDel="00343CC2">
            <w:rPr>
              <w:rFonts w:ascii="Times New Roman" w:hAnsi="Times New Roman" w:cs="Times New Roman"/>
              <w:color w:val="000000" w:themeColor="text1"/>
            </w:rPr>
            <w:delText xml:space="preserve">, though it captures a sequential rather than a simultaneous decision process. </w:delText>
          </w:r>
        </w:del>
      </w:ins>
      <w:ins w:id="2285" w:author="Kenway" w:date="2023-02-23T12:56:00Z">
        <w:del w:id="2286" w:author="Bo Shen" w:date="2023-02-27T12:10:00Z">
          <w:r w:rsidDel="00343CC2">
            <w:rPr>
              <w:rFonts w:ascii="Times New Roman" w:hAnsi="Times New Roman" w:cs="Times New Roman"/>
              <w:color w:val="000000" w:themeColor="text1"/>
            </w:rPr>
            <w:delText xml:space="preserve">Interestingly, disinhibition may </w:delText>
          </w:r>
        </w:del>
      </w:ins>
      <w:ins w:id="2287" w:author="Kenway" w:date="2023-02-23T12:58:00Z">
        <w:del w:id="2288" w:author="Bo Shen" w:date="2023-02-27T12:10:00Z">
          <w:r w:rsidDel="00343CC2">
            <w:rPr>
              <w:rFonts w:ascii="Times New Roman" w:hAnsi="Times New Roman" w:cs="Times New Roman"/>
              <w:color w:val="000000" w:themeColor="text1"/>
            </w:rPr>
            <w:delText xml:space="preserve">also </w:delText>
          </w:r>
        </w:del>
      </w:ins>
      <w:ins w:id="2289" w:author="Kenway" w:date="2023-02-23T12:56:00Z">
        <w:del w:id="2290" w:author="Bo Shen" w:date="2023-02-27T12:10:00Z">
          <w:r w:rsidDel="00343CC2">
            <w:rPr>
              <w:rFonts w:ascii="Times New Roman" w:hAnsi="Times New Roman" w:cs="Times New Roman"/>
              <w:color w:val="000000" w:themeColor="text1"/>
            </w:rPr>
            <w:delText xml:space="preserve">play a role in this model, </w:delText>
          </w:r>
        </w:del>
      </w:ins>
      <w:ins w:id="2291" w:author="Kenway" w:date="2023-02-23T12:58:00Z">
        <w:del w:id="2292" w:author="Bo Shen" w:date="2023-02-27T12:10:00Z">
          <w:r w:rsidDel="00343CC2">
            <w:rPr>
              <w:rFonts w:ascii="Times New Roman" w:hAnsi="Times New Roman" w:cs="Times New Roman"/>
              <w:color w:val="000000" w:themeColor="text1"/>
            </w:rPr>
            <w:delText>providing a theoretical mechanism to switch the routing of external inputs</w:delText>
          </w:r>
        </w:del>
      </w:ins>
      <w:ins w:id="2293" w:author="Kenway" w:date="2023-02-23T12:59:00Z">
        <w:del w:id="2294" w:author="Bo Shen" w:date="2023-02-27T12:10:00Z">
          <w:r w:rsidDel="00343CC2">
            <w:rPr>
              <w:rFonts w:ascii="Times New Roman" w:hAnsi="Times New Roman" w:cs="Times New Roman"/>
              <w:color w:val="000000" w:themeColor="text1"/>
            </w:rPr>
            <w:delText xml:space="preserve"> within</w:delText>
          </w:r>
        </w:del>
        <w:del w:id="2295" w:author="Bo Shen" w:date="2023-02-24T17:48:00Z">
          <w:r w:rsidDel="005B7998">
            <w:rPr>
              <w:rFonts w:ascii="Times New Roman" w:hAnsi="Times New Roman" w:cs="Times New Roman"/>
              <w:color w:val="000000" w:themeColor="text1"/>
            </w:rPr>
            <w:delText>g</w:delText>
          </w:r>
        </w:del>
        <w:del w:id="2296" w:author="Bo Shen" w:date="2023-02-27T12:10:00Z">
          <w:r w:rsidDel="00343CC2">
            <w:rPr>
              <w:rFonts w:ascii="Times New Roman" w:hAnsi="Times New Roman" w:cs="Times New Roman"/>
              <w:color w:val="000000" w:themeColor="text1"/>
            </w:rPr>
            <w:delText xml:space="preserve"> the circuit.</w:delText>
          </w:r>
        </w:del>
      </w:ins>
      <w:ins w:id="2297" w:author="Kenway" w:date="2023-02-23T12:58:00Z">
        <w:del w:id="2298" w:author="Bo Shen" w:date="2023-02-27T12:10:00Z">
          <w:r w:rsidDel="00343CC2">
            <w:rPr>
              <w:rFonts w:ascii="Times New Roman" w:hAnsi="Times New Roman" w:cs="Times New Roman"/>
              <w:color w:val="000000" w:themeColor="text1"/>
            </w:rPr>
            <w:delText xml:space="preserve"> </w:delText>
          </w:r>
        </w:del>
      </w:ins>
    </w:p>
    <w:p w14:paraId="377A3926" w14:textId="77777777" w:rsidR="00564B42" w:rsidRDefault="00564B42" w:rsidP="00101AEA">
      <w:pPr>
        <w:spacing w:line="480" w:lineRule="auto"/>
        <w:jc w:val="both"/>
        <w:rPr>
          <w:ins w:id="2299" w:author="Kenway" w:date="2023-02-23T13:42:00Z"/>
          <w:rFonts w:ascii="Times New Roman" w:hAnsi="Times New Roman" w:cs="Times New Roman"/>
          <w:color w:val="000000" w:themeColor="text1"/>
        </w:rPr>
      </w:pPr>
    </w:p>
    <w:p w14:paraId="66EF4955" w14:textId="7747FB60" w:rsidR="00564B42" w:rsidRDefault="00564B42" w:rsidP="00101AEA">
      <w:pPr>
        <w:spacing w:line="480" w:lineRule="auto"/>
        <w:jc w:val="both"/>
        <w:rPr>
          <w:ins w:id="2300" w:author="Kenway" w:date="2023-02-23T13:42:00Z"/>
          <w:rFonts w:ascii="Times New Roman" w:hAnsi="Times New Roman" w:cs="Times New Roman"/>
          <w:color w:val="000000" w:themeColor="text1"/>
        </w:rPr>
      </w:pPr>
      <w:ins w:id="2301" w:author="Kenway" w:date="2023-02-23T13:44:00Z">
        <w:del w:id="2302" w:author="Bo Shen" w:date="2023-02-24T17:25:00Z">
          <w:r w:rsidDel="006057EF">
            <w:rPr>
              <w:rFonts w:ascii="Times New Roman" w:hAnsi="Times New Roman" w:cs="Times New Roman"/>
              <w:color w:val="000000" w:themeColor="text1"/>
            </w:rPr>
            <w:delText>Disinnhibition</w:delText>
          </w:r>
        </w:del>
      </w:ins>
      <w:ins w:id="2303" w:author="Bo Shen" w:date="2023-02-24T17:25:00Z">
        <w:r>
          <w:rPr>
            <w:rFonts w:ascii="Times New Roman" w:hAnsi="Times New Roman" w:cs="Times New Roman"/>
            <w:color w:val="000000" w:themeColor="text1"/>
          </w:rPr>
          <w:t>Disinhibition</w:t>
        </w:r>
      </w:ins>
      <w:ins w:id="2304" w:author="Kenway" w:date="2023-02-23T13:44:00Z">
        <w:r>
          <w:rPr>
            <w:rFonts w:ascii="Times New Roman" w:hAnsi="Times New Roman" w:cs="Times New Roman"/>
            <w:color w:val="000000" w:themeColor="text1"/>
          </w:rPr>
          <w:t xml:space="preserve"> has</w:t>
        </w:r>
      </w:ins>
      <w:ins w:id="2305" w:author="Kenway" w:date="2023-02-23T13:42:00Z">
        <w:r>
          <w:rPr>
            <w:rFonts w:ascii="Times New Roman" w:hAnsi="Times New Roman" w:cs="Times New Roman"/>
            <w:color w:val="000000" w:themeColor="text1"/>
          </w:rPr>
          <w:t xml:space="preserve"> been </w:t>
        </w:r>
      </w:ins>
      <w:ins w:id="2306" w:author="Kenway" w:date="2023-02-23T13:45:00Z">
        <w:r>
          <w:rPr>
            <w:rFonts w:ascii="Times New Roman" w:hAnsi="Times New Roman" w:cs="Times New Roman"/>
            <w:color w:val="000000" w:themeColor="text1"/>
          </w:rPr>
          <w:t xml:space="preserve">previously </w:t>
        </w:r>
      </w:ins>
      <w:ins w:id="2307" w:author="Kenway" w:date="2023-02-23T13:42:00Z">
        <w:r>
          <w:rPr>
            <w:rFonts w:ascii="Times New Roman" w:hAnsi="Times New Roman" w:cs="Times New Roman"/>
            <w:color w:val="000000" w:themeColor="text1"/>
          </w:rPr>
          <w:t xml:space="preserve">linked </w:t>
        </w:r>
      </w:ins>
      <w:ins w:id="2308" w:author="Kenway" w:date="2023-02-23T13:46:00Z">
        <w:r>
          <w:rPr>
            <w:rFonts w:ascii="Times New Roman" w:hAnsi="Times New Roman" w:cs="Times New Roman"/>
            <w:color w:val="000000" w:themeColor="text1"/>
          </w:rPr>
          <w:t xml:space="preserve">in separate models </w:t>
        </w:r>
      </w:ins>
      <w:ins w:id="2309" w:author="Kenway" w:date="2023-02-23T13:42:00Z">
        <w:r>
          <w:rPr>
            <w:rFonts w:ascii="Times New Roman" w:hAnsi="Times New Roman" w:cs="Times New Roman"/>
            <w:color w:val="000000" w:themeColor="text1"/>
          </w:rPr>
          <w:t>to computational functions</w:t>
        </w:r>
      </w:ins>
      <w:ins w:id="2310" w:author="Kenway" w:date="2023-02-23T13:46:00Z">
        <w:r>
          <w:rPr>
            <w:rFonts w:ascii="Times New Roman" w:hAnsi="Times New Roman" w:cs="Times New Roman"/>
            <w:color w:val="000000" w:themeColor="text1"/>
          </w:rPr>
          <w:t xml:space="preserve"> exhibited together by the LDDM. </w:t>
        </w:r>
      </w:ins>
      <w:ins w:id="2311" w:author="Kenway" w:date="2023-02-23T14:02:00Z">
        <w:r>
          <w:rPr>
            <w:rFonts w:ascii="Times New Roman" w:hAnsi="Times New Roman" w:cs="Times New Roman"/>
            <w:color w:val="000000" w:themeColor="text1"/>
          </w:rPr>
          <w:t xml:space="preserve">For example, </w:t>
        </w:r>
      </w:ins>
      <w:moveToRangeStart w:id="2312" w:author="Bo Shen" w:date="2023-02-27T12:11:00Z" w:name="move128392299"/>
      <w:moveTo w:id="2313" w:author="Bo Shen" w:date="2023-02-27T12:11:00Z">
        <w:del w:id="2314" w:author="Bo Shen" w:date="2023-02-27T12:11:00Z">
          <w:r w:rsidRPr="0060258A" w:rsidDel="00343CC2">
            <w:rPr>
              <w:rFonts w:ascii="Times New Roman" w:hAnsi="Times New Roman" w:cs="Times New Roman"/>
              <w:color w:val="000000" w:themeColor="text1"/>
            </w:rPr>
            <w:delText xml:space="preserve">Notably, the gated disinhibition in the LDDM replicates features of diverse, existing computational models: </w:delText>
          </w:r>
        </w:del>
        <w:r w:rsidRPr="0060258A">
          <w:rPr>
            <w:rFonts w:ascii="Times New Roman" w:hAnsi="Times New Roman" w:cs="Times New Roman"/>
            <w:color w:val="000000" w:themeColor="text1"/>
          </w:rPr>
          <w:t xml:space="preserve">the top-down control of normalization via disinhibition </w:t>
        </w:r>
        <w:r w:rsidRPr="0060258A">
          <w:rPr>
            <w:rFonts w:ascii="Times New Roman" w:hAnsi="Times New Roman" w:cs="Times New Roman"/>
            <w:color w:val="000000" w:themeColor="text1"/>
          </w:rPr>
          <w:lastRenderedPageBreak/>
          <w:t>mirrors recently proposed mechanisms for flexible modulation of contextual processing in sensory circuits</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{"citationID":"6Mc3yGsB","properties":{"formattedCitation":"(Coen-Cagli et al., 2012, 2015; Schwartz &amp; Coen-Cagli, 2013)","plainCitation":"(Coen-Cagli et al., 2012, 2015; Schwartz &amp; Coen-Cagli, 2013)","noteIndex":0},"citationItems":[{"id":5440,"uris":["http://zotero.org/users/6345545/items/KYWMXKKA"],"itemData":{"id":5440,"type":"article-journal","abstract":"Contextual modulation is ubiquitous in sensory processing. This study shows that, in visual cortex, spatial contextual modulation for natural inputs is not well described by existing models. Instead, it can be explained by inference about statistical structure in images, with modulation evident only when images contain spatial redundancies.","container-title":"Nature Neuroscience","DOI":"10.1038/nn.4128","ISSN":"1546-1726","issue":"11","journalAbbreviation":"Nat Neurosci","language":"en","license":"2015 Nature Publishing Group, a division of Macmillan Publishers Limited. All Rights Reserved.","note":"number: 11\npublisher: Nature Publishing Group","page":"1648-1655","source":"www.nature.com","title":"Flexible gating of contextual influences in natural vision","volume":"18","author":[{"family":"Coen-Cagli","given":"Ruben"},{"family":"Kohn","given":"Adam"},{"family":"Schwartz","given":"Odelia"}],"issued":{"date-parts":[["2015",11]]}}},{"id":5684,"uris":["http://zotero.org/users/6345545/items/K2AFBRV9"],"itemData":{"id":5684,"type":"article-journal","abstract":"Spatial context in images induces perceptual phenomena associated with salience and modulates the responses of neurons in primary visual cortex (V1). However, the computational and ecological principles underlying contextual effects are incompletely understood. We introduce a model of natural images that includes grouping and segmentation of neighboring features based on their joint statistics, and we interpret the firing rates of V1 neurons as performing optimal recognition in this model. We show that this leads to a substantial generalization of divisive normalization, a computation that is ubiquitous in many neural areas and systems. A main novelty in our model is that the influence of the context on a target stimulus is determined by their degree of statistical dependence. We optimized the parameters of the model on natural image patches, and then simulated neural and perceptual responses on stimuli used in classical experiments. The model reproduces some rich and complex response patterns observed in V1, such as the contrast dependence, orientation tuning and spatial asymmetry of surround suppression, while also allowing for surround facilitation under conditions of weak stimulation. It also mimics the perceptual salience produced by simple displays, and leads to readily testable predictions. Our results provide a principled account of orientation-based contextual modulation in early vision and its sensitivity to the homogeneity and spatial arrangement of inputs, and lends statistical support to the theory that V1 computes visual salience.","container-title":"PLOS Computational Biology","DOI":"10.1371/journal.pcbi.1002405","ISSN":"1553-7358","issue":"3","journalAbbreviation":"PLOS Computational Biology","language":"en","note":"publisher: Public Library of Science","page":"e1002405","source":"PLoS Journals","title":"Cortical Surround Interactions and Perceptual Salience via Natural Scene Statistics","volume":"8","author":[{"family":"Coen-Cagli","given":"Ruben"},{"family":"Dayan","given":"Peter"},{"family":"Schwartz","given":"Odelia"}],"issued":{"date-parts":[["2012",3,1]]}}},{"id":5594,"uris":["http://zotero.org/users/6345545/items/PPAEYKJC"],"itemData":{"id":5594,"type":"article-journal","abstract":"Attention to a spatial location or feature in a visual scene can modulate the responses of cortical neurons and affect perceptual biases in illusions. We add attention to a cortical model of spatial context based on a well-founded account of natural scene statistics. The cortical model amounts to a generalized form of divisive normalization, in which the surround is in the normalization pool of the center target only if they are considered statistically dependent. Here we propose that attention influences this computation by accentuating the neural unit activations at the attended location, and that the amount of attentional influence of the surround on the center thus depends on whether center and surround are deemed in the same normalization pool. The resulting form of model extends a recent divisive normalization model of attention (Reynolds &amp;amp; Heeger, 2009). We simulate cortical surround orientation experiments with attention and show that the flexible model is suitable for capturing additional data and makes nontrivial testable predictions.","container-title":"Journal of Vision","DOI":"10.1167/13.1.25","ISSN":"1534-7362","issue":"1","journalAbbreviation":"Journal of Vision","page":"25","source":"Silverchair","title":"Visual attention and flexible normalization pools","volume":"13","author":[{"family":"Schwartz","given":"Odelia"},{"family":"Coen-Cagli","given":"Ruben"}],"issued":{"date-parts":[["2013",1,23]]}}}],"schema":"https://github.com/citation-style-language/schema/raw/master/csl-citation.json"}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(Coen-Cagli et al., 2012, 2015; Schwartz &amp; Coen-Cagli, 2013)</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and input-scaled disinhibition implements a self-sparing</w:t>
        </w:r>
      </w:moveTo>
      <w:ins w:id="2315" w:author="Bo Shen" w:date="2023-02-27T12:11:00Z">
        <w:r>
          <w:rPr>
            <w:rFonts w:ascii="Times New Roman" w:hAnsi="Times New Roman" w:cs="Times New Roman"/>
            <w:color w:val="000000" w:themeColor="text1"/>
          </w:rPr>
          <w:t xml:space="preserve"> (donut-like)</w:t>
        </w:r>
      </w:ins>
      <w:moveTo w:id="2316" w:author="Bo Shen" w:date="2023-02-27T12:11:00Z">
        <w:r w:rsidRPr="0060258A">
          <w:rPr>
            <w:rFonts w:ascii="Times New Roman" w:hAnsi="Times New Roman" w:cs="Times New Roman"/>
            <w:color w:val="000000" w:themeColor="text1"/>
          </w:rPr>
          <w:t xml:space="preserve"> inhibition motif central to midbrain models of categorical selection</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{"citationID":"ZMuP0fZh","properties":{"formattedCitation":"(Mahajan &amp; Mysore, 2022; Mysore &amp; Kothari, 2020)","plainCitation":"(Mahajan &amp; Mysore, 2022; Mysore &amp; Kothari, 2020)","noteIndex":0},"citationItems":[{"id":5587,"uris":["http://zotero.org/users/6345545/items/ZMZ9FYJ2"],"itemData":{"id":5587,"type":"article-journal","abstract":"Categorical neural responses underlie various forms of selection and decision-making. Such binary-like responses promote robust signaling of the winner in the presence of input ambiguity and neural noise. Here, we show that a ‘donut-like’ inhibitory mechanism in which each competing option suppresses all options except itself, is highly effective at generating categorical neural responses. It surpasses motifs of feedback inhibition, recurrent excitation, and divisive normalization invoked frequently in decision-making models. We demonstrate experimentally not only that this mechanism operates in the midbrain spatial selection network in barn owls, but also that it is necessary for categorical signaling by it. The functional pattern of neural inhibition in the midbrain forms an exquisitely structured ‘multi-holed’ donut consistent with this network’s combinatorial inhibitory function for stimulus selection. Additionally, modeling reveals a generalizable neural implementation of the donut-like motif for categorical selection. Self-sparing inhibition may, therefore, be a powerful circuit module central to categorization.","container-title":"Nature Communications","DOI":"10.1038/s41467-022-29318-0","ISSN":"2041-1723","issue":"1","journalAbbreviation":"Nat Commun","language":"en","license":"2022 The Author(s)","note":"number: 1\npublisher: Nature Publishing Group","page":"1680","source":"www.nature.com","title":"Donut-like organization of inhibition underlies categorical neural responses in the midbrain","volume":"13","author":[{"family":"Mahajan","given":"Nagaraj R."},{"family":"Mysore","given":"Shreesh P."}],"issued":{"date-parts":[["2022",3,30]]}}},{"id":5688,"uris":["http://zotero.org/users/6345545/items/JECQKXK9"],"itemData":{"id":5688,"type":"article-journal","abstract":"Competitive selection, the transformation of multiple competing sensory inputs and internal states into a unitary choice, is a fundamental component of animal behavior. Selection behaviors have been studied under several intersecting umbrellas including decision-making, action selection, perceptual categorization, and attentional selection. Neural correlates of these behaviors and computational models have been investigated extensively. However, specific, identifiable neural circuit mechanisms underlying the implementation of selection remain elusive. Here, we employ a first principles approach to map competitive selection explicitly onto neural circuit elements. We decompose selection into six computational primitives, identify demands that their execution places on neural circuit design, and propose a canonical neural circuit framework. The resulting framework has several links to neural literature, indicating its biological feasibility, and has several common elements with prominent computational models, suggesting its generality. We propose that this framework can help catalyze experimental discovery of the neural circuit underpinnings of competitive selection.","container-title":"eLife","DOI":"10.7554/eLife.51473","ISSN":"2050-084X","language":"en","page":"e51473","source":"DOI.org (Crossref)","title":"Mechanisms of competitive selection: A canonical neural circuit framework","title-short":"Mechanisms of competitive selection","volume":"9","author":[{"family":"Mysore","given":"Shreesh P"},{"family":"Kothari","given":"Ninad B"}],"issued":{"date-parts":[["2020",5,20]]}}}],"schema":"https://github.com/citation-style-language/schema/raw/master/csl-citation.json"}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(Mahajan &amp; Mysore, 2022; Mysore &amp; Kothari, 2020)</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w:t>
        </w:r>
      </w:moveTo>
      <w:ins w:id="2317" w:author="Bo Shen" w:date="2023-02-27T12:15:00Z">
        <w:r>
          <w:rPr>
            <w:rFonts w:ascii="Times New Roman" w:hAnsi="Times New Roman" w:cs="Times New Roman"/>
            <w:color w:val="000000" w:themeColor="text1"/>
          </w:rPr>
          <w:t xml:space="preserve"> The</w:t>
        </w:r>
      </w:ins>
      <w:ins w:id="2318" w:author="Bo Shen" w:date="2023-02-27T12:17:00Z">
        <w:r>
          <w:rPr>
            <w:rFonts w:ascii="Times New Roman" w:hAnsi="Times New Roman" w:cs="Times New Roman"/>
            <w:color w:val="000000" w:themeColor="text1"/>
          </w:rPr>
          <w:t xml:space="preserve"> </w:t>
        </w:r>
      </w:ins>
      <w:ins w:id="2319" w:author="Bo Shen" w:date="2023-02-27T12:18:00Z">
        <w:r>
          <w:rPr>
            <w:rFonts w:ascii="Times New Roman" w:hAnsi="Times New Roman" w:cs="Times New Roman"/>
            <w:color w:val="000000" w:themeColor="text1"/>
          </w:rPr>
          <w:t>micro-circuit structure</w:t>
        </w:r>
      </w:ins>
      <w:ins w:id="2320" w:author="Bo Shen" w:date="2023-02-27T12:17:00Z">
        <w:r>
          <w:rPr>
            <w:rFonts w:ascii="Times New Roman" w:hAnsi="Times New Roman" w:cs="Times New Roman"/>
            <w:color w:val="000000" w:themeColor="text1"/>
          </w:rPr>
          <w:t xml:space="preserve"> underlying</w:t>
        </w:r>
      </w:ins>
      <w:ins w:id="2321" w:author="Bo Shen" w:date="2023-02-27T12:15:00Z">
        <w:r>
          <w:rPr>
            <w:rFonts w:ascii="Times New Roman" w:hAnsi="Times New Roman" w:cs="Times New Roman"/>
            <w:color w:val="000000" w:themeColor="text1"/>
          </w:rPr>
          <w:t xml:space="preserve"> donut-like inhibition has been </w:t>
        </w:r>
      </w:ins>
      <w:ins w:id="2322" w:author="Bo Shen" w:date="2023-02-27T12:17:00Z">
        <w:r>
          <w:rPr>
            <w:rFonts w:ascii="Times New Roman" w:hAnsi="Times New Roman" w:cs="Times New Roman"/>
            <w:color w:val="000000" w:themeColor="text1"/>
          </w:rPr>
          <w:t>revealed as</w:t>
        </w:r>
      </w:ins>
      <w:ins w:id="2323" w:author="Bo Shen" w:date="2023-02-27T12:15:00Z">
        <w:r>
          <w:rPr>
            <w:rFonts w:ascii="Times New Roman" w:hAnsi="Times New Roman" w:cs="Times New Roman"/>
            <w:color w:val="000000" w:themeColor="text1"/>
          </w:rPr>
          <w:t xml:space="preserve"> a mechanism of local</w:t>
        </w:r>
      </w:ins>
      <w:ins w:id="2324" w:author="Bo Shen" w:date="2023-02-27T12:17:00Z">
        <w:r>
          <w:rPr>
            <w:rFonts w:ascii="Times New Roman" w:hAnsi="Times New Roman" w:cs="Times New Roman"/>
            <w:color w:val="000000" w:themeColor="text1"/>
          </w:rPr>
          <w:t>ized disinhibition from the</w:t>
        </w:r>
      </w:ins>
      <w:ins w:id="2325" w:author="Bo Shen" w:date="2023-02-27T12:15:00Z">
        <w:r>
          <w:rPr>
            <w:rFonts w:ascii="Times New Roman" w:hAnsi="Times New Roman" w:cs="Times New Roman"/>
            <w:color w:val="000000" w:themeColor="text1"/>
          </w:rPr>
          <w:t xml:space="preserve"> VIP neurons to the PV/SST neurons in</w:t>
        </w:r>
      </w:ins>
      <w:ins w:id="2326" w:author="Bo Shen" w:date="2023-02-27T12:16:00Z">
        <w:r>
          <w:rPr>
            <w:rFonts w:ascii="Times New Roman" w:hAnsi="Times New Roman" w:cs="Times New Roman"/>
            <w:color w:val="000000" w:themeColor="text1"/>
          </w:rPr>
          <w:t xml:space="preserve"> </w:t>
        </w:r>
      </w:ins>
      <w:ins w:id="2327" w:author="Bo Shen" w:date="2023-02-27T12:18:00Z">
        <w:r>
          <w:rPr>
            <w:rFonts w:ascii="Times New Roman" w:hAnsi="Times New Roman" w:cs="Times New Roman"/>
            <w:color w:val="000000" w:themeColor="text1"/>
          </w:rPr>
          <w:t>the cortex</w:t>
        </w:r>
      </w:ins>
      <w:ins w:id="2328" w:author="Bo Shen" w:date="2023-02-27T12:17:00Z">
        <w:r>
          <w:rPr>
            <w:rFonts w:ascii="Times New Roman" w:hAnsi="Times New Roman" w:cs="Times New Roman"/>
            <w:color w:val="000000" w:themeColor="text1"/>
          </w:rPr>
          <w:t xml:space="preserve"> </w:t>
        </w:r>
      </w:ins>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{"citationID":"rgKWbAv8","properties":{"formattedCitation":"(Karnani et al., 2016)","plainCitation":"(Karnani et al., 2016)","noteIndex":0},"citationItems":[{"id":5102,"uris":["http://zotero.org/users/6345545/items/C3HGGWCF"],"itemData":{"id":5102,"type":"article-journal","abstract":"Inhibitory interneurons in the neocortex often connect in a promiscuous and extensive fashion, extending a “blanket of inhibition” on the circuit. This raises the problem of how can excitatory activity propagate in the midst of this widespread inhibition. One solution to this problem could be the vasoactive intestinal peptide (VIP) interneurons, which disinhibit other interneurons. To explore how VIP interneurons affect the local circuits, we use two-photon optogenetics to activate them individually in mouse visual cortex in vivo while measuring their output with two-photon calcium imaging. We find that VIP interneurons have narrow axons and inhibit nearby somatostatin interneurons, which themselves inhibit pyramidal cells. Moreover, via this lateral disinhibition, VIP cells in vivo make local and transient “holes” in the inhibitory blanket extended by SOM cells. VIP interneurons, themselves regulated by neuromodulators, may therefore enable selective patterns of activity to propagate through the cortex, by generating a “spotlight of attention”.\nSIGNIFICANCE STATEMENT Most inhibitory interneurons have axons restricted to a nearby area and target excitatory neighbors indiscriminately, raising the issue of how neuronal activity can propagate through cortical circuits. Vasoactive intestinal peptide-expressing interneurons (VIPs) disinhibit cortical pyramidal cells through inhibition of other inhibitory interneurons, and they have very focused, “narrow” axons. By optogenetically activating single VIPs in live mice while recording the activity of nearby neurons, we find that VIPs break open a hole in blanket inhibition with an effective range of </w:instrText>
      </w:r>
      <w:r>
        <w:rPr>
          <w:rFonts w:ascii="Cambria Math" w:hAnsi="Cambria Math" w:cs="Cambria Math"/>
          <w:color w:val="000000" w:themeColor="text1"/>
        </w:rPr>
        <w:instrText>∼</w:instrText>
      </w:r>
      <w:r>
        <w:rPr>
          <w:rFonts w:ascii="Times New Roman" w:hAnsi="Times New Roman" w:cs="Times New Roman"/>
          <w:color w:val="000000" w:themeColor="text1"/>
        </w:rPr>
        <w:instrText xml:space="preserve">120 μm in lateral cortical space where excitatory activity can propagate.","container-title":"Journal of Neuroscience","DOI":"10.1523/JNEUROSCI.3646-15.2016","ISSN":"0270-6474, 1529-2401","issue":"12","journalAbbreviation":"J. Neurosci.","language":"en","license":"Copyright © 2016 the authors 0270-6474/16/363471-10$15.00/0","note":"publisher: Society for Neuroscience\nsection: Articles\nPMID: 27013676","page":"3471-3480","source":"www.jneurosci.org","title":"Opening Holes in the Blanket of Inhibition: Localized Lateral Disinhibition by VIP Interneurons","title-short":"Opening Holes in the Blanket of Inhibition","volume":"36","author":[{"family":"Karnani","given":"Mahesh M."},{"family":"Jackson","given":"Jesse"},{"family":"Ayzenshtat","given":"Inbal"},{"family":"Sichani","given":"Azadeh Hamzehei"},{"family":"Manoocheri","given":"Kasra"},{"family":"Kim","given":"Samuel"},{"family":"Yuste","given":"Rafael"}],"issued":{"date-parts":[["2016",3,23]]}}}],"schema":"https://github.com/citation-style-language/schema/raw/master/csl-citation.json"} </w:instrText>
      </w:r>
      <w:r>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(Karnani et al., 2016)</w:t>
      </w:r>
      <w:r>
        <w:rPr>
          <w:rFonts w:ascii="Times New Roman" w:hAnsi="Times New Roman" w:cs="Times New Roman"/>
          <w:color w:val="000000" w:themeColor="text1"/>
        </w:rPr>
        <w:fldChar w:fldCharType="end"/>
      </w:r>
      <w:ins w:id="2329" w:author="Bo Shen" w:date="2023-02-27T12:16:00Z">
        <w:r>
          <w:rPr>
            <w:rFonts w:ascii="Times New Roman" w:hAnsi="Times New Roman" w:cs="Times New Roman"/>
            <w:color w:val="000000" w:themeColor="text1"/>
          </w:rPr>
          <w:t>.</w:t>
        </w:r>
      </w:ins>
      <w:moveTo w:id="2330" w:author="Bo Shen" w:date="2023-02-27T12:11:00Z">
        <w:r w:rsidRPr="0060258A">
          <w:rPr>
            <w:rFonts w:ascii="Times New Roman" w:hAnsi="Times New Roman" w:cs="Times New Roman"/>
            <w:color w:val="000000" w:themeColor="text1"/>
          </w:rPr>
          <w:t xml:space="preserve"> </w:t>
        </w:r>
      </w:moveTo>
      <w:moveToRangeEnd w:id="2312"/>
      <w:ins w:id="2331" w:author="Bo Shen" w:date="2023-02-27T12:19:00Z">
        <w:r>
          <w:rPr>
            <w:rFonts w:ascii="Times New Roman" w:hAnsi="Times New Roman" w:cs="Times New Roman"/>
            <w:color w:val="000000" w:themeColor="text1"/>
          </w:rPr>
          <w:t xml:space="preserve">Dendritic disinhibition can serve as a circuit mechanism for flexible information routing, gating on specific inputs to a circuit while gating off other pathways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{"citationID":"XbUZwHdL","properties":{"formattedCitation":"(Yang et al., 2016)","plainCitation":"(Yang et al., 2016)","noteIndex":0},"citationItems":[{"id":6942,"uris":["http://zotero.org/users/6345545/items/29ZBHPID"],"itemData":{"id":6942,"type":"article-journal","abstract":"While reading a book in a noisy café, how does your brain 'gate in' visual information while filtering out auditory stimuli? Here we propose a mechanism for such flexible routing of information flow in a complex brain network (pathway-specific gating), tested using a network model of pyramidal neurons and three classes of interneurons with connection probabilities constrained by data. We find that if inputs from different pathways cluster on a pyramidal neuron dendrite, a pathway can be gated-on by a disinhibitory circuit motif. The branch-specific disinhibition can be achieved despite dense interneuronal connectivity, even with random connections. Moreover, clustering of input pathways on dendrites can naturally emerge through synaptic plasticity regulated by dendritic inhibition. This gating mechanism in a neural circuit is further demonstrated by performing a context-dependent decision-making task. The model suggests that cognitive flexibility engages top-down signalling of behavioural rule or context that targets specific classes of inhibitory neurons. © 2016 The Author(s).","archive":"Scopus","container-title":"Nature Communications","DOI":"10.1038/ncomms12815","ISSN":"2041-1723","language":"English","source":"Scopus","title":"A dendritic disinhibitory circuit mechanism for pathway-specific gating","volume":"7","author":[{"family":"Yang","given":"G.R."},{"family":"Murray","given":"J.D."},{"family":"Wang","given":"X.-J."}],"issued":{"date-parts":[["2016"]]}}}],"schema":"https://github.com/citation-style-language/schema/raw/master/csl-citation.json"} </w:instrText>
        </w:r>
        <w:r>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(Yang et al., 2016)</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w:t>
        </w:r>
      </w:ins>
      <w:ins w:id="2332" w:author="Kenway" w:date="2023-02-27T13:41:00Z">
        <w:r>
          <w:rPr>
            <w:rFonts w:ascii="Times New Roman" w:hAnsi="Times New Roman" w:cs="Times New Roman"/>
            <w:color w:val="000000" w:themeColor="text1"/>
          </w:rPr>
          <w:t xml:space="preserve">A computational model employing dendritic disinhibition captures flexible behavior in a context-dependent decision task; however, disinhibition plays a different role in this model (context-dependent input gating) and in the LDDM (transition from value coding to WTA selection and mutual competition). </w:t>
        </w:r>
      </w:ins>
      <w:ins w:id="2333" w:author="Bo Shen" w:date="2023-02-27T12:21:00Z">
        <w:del w:id="2334" w:author="Kenway" w:date="2023-02-27T13:40:00Z">
          <w:r w:rsidDel="00893166">
            <w:rPr>
              <w:rFonts w:ascii="Times New Roman" w:hAnsi="Times New Roman" w:cs="Times New Roman"/>
              <w:color w:val="000000" w:themeColor="text1"/>
            </w:rPr>
            <w:delText>Disinhibition in t</w:delText>
          </w:r>
        </w:del>
      </w:ins>
      <w:ins w:id="2335" w:author="Bo Shen" w:date="2023-02-27T12:20:00Z">
        <w:del w:id="2336" w:author="Kenway" w:date="2023-02-27T13:40:00Z">
          <w:r w:rsidDel="00893166">
            <w:rPr>
              <w:rFonts w:ascii="Times New Roman" w:hAnsi="Times New Roman" w:cs="Times New Roman"/>
              <w:color w:val="000000" w:themeColor="text1"/>
            </w:rPr>
            <w:delText>h</w:delText>
          </w:r>
        </w:del>
      </w:ins>
      <w:ins w:id="2337" w:author="Bo Shen" w:date="2023-02-27T12:21:00Z">
        <w:del w:id="2338" w:author="Kenway" w:date="2023-02-27T13:40:00Z">
          <w:r w:rsidDel="00893166">
            <w:rPr>
              <w:rFonts w:ascii="Times New Roman" w:hAnsi="Times New Roman" w:cs="Times New Roman"/>
              <w:color w:val="000000" w:themeColor="text1"/>
            </w:rPr>
            <w:delText>e</w:delText>
          </w:r>
        </w:del>
      </w:ins>
      <w:ins w:id="2339" w:author="Bo Shen" w:date="2023-02-27T12:20:00Z">
        <w:del w:id="2340" w:author="Kenway" w:date="2023-02-27T13:40:00Z">
          <w:r w:rsidDel="00893166">
            <w:rPr>
              <w:rFonts w:ascii="Times New Roman" w:hAnsi="Times New Roman" w:cs="Times New Roman"/>
              <w:color w:val="000000" w:themeColor="text1"/>
            </w:rPr>
            <w:delText>se</w:delText>
          </w:r>
        </w:del>
      </w:ins>
      <w:ins w:id="2341" w:author="Bo Shen" w:date="2023-02-27T12:19:00Z">
        <w:del w:id="2342" w:author="Kenway" w:date="2023-02-27T13:40:00Z">
          <w:r w:rsidDel="00893166">
            <w:rPr>
              <w:rFonts w:ascii="Times New Roman" w:hAnsi="Times New Roman" w:cs="Times New Roman"/>
              <w:color w:val="000000" w:themeColor="text1"/>
            </w:rPr>
            <w:delText xml:space="preserve"> model</w:delText>
          </w:r>
        </w:del>
      </w:ins>
      <w:ins w:id="2343" w:author="Bo Shen" w:date="2023-02-27T12:20:00Z">
        <w:del w:id="2344" w:author="Kenway" w:date="2023-02-27T13:40:00Z">
          <w:r w:rsidDel="00893166">
            <w:rPr>
              <w:rFonts w:ascii="Times New Roman" w:hAnsi="Times New Roman" w:cs="Times New Roman"/>
              <w:color w:val="000000" w:themeColor="text1"/>
            </w:rPr>
            <w:delText>s</w:delText>
          </w:r>
        </w:del>
      </w:ins>
      <w:ins w:id="2345" w:author="Bo Shen" w:date="2023-02-27T12:19:00Z">
        <w:del w:id="2346" w:author="Kenway" w:date="2023-02-27T13:40:00Z">
          <w:r w:rsidDel="00893166">
            <w:rPr>
              <w:rFonts w:ascii="Times New Roman" w:hAnsi="Times New Roman" w:cs="Times New Roman"/>
              <w:color w:val="000000" w:themeColor="text1"/>
            </w:rPr>
            <w:delText xml:space="preserve"> </w:delText>
          </w:r>
        </w:del>
      </w:ins>
      <w:ins w:id="2347" w:author="Bo Shen" w:date="2023-02-27T12:28:00Z">
        <w:del w:id="2348" w:author="Kenway" w:date="2023-02-27T13:40:00Z">
          <w:r w:rsidDel="00893166">
            <w:rPr>
              <w:rFonts w:ascii="Times New Roman" w:hAnsi="Times New Roman" w:cs="Times New Roman"/>
              <w:color w:val="000000" w:themeColor="text1"/>
            </w:rPr>
            <w:delText xml:space="preserve">either </w:delText>
          </w:r>
        </w:del>
      </w:ins>
      <w:ins w:id="2349" w:author="Bo Shen" w:date="2023-02-27T12:26:00Z">
        <w:del w:id="2350" w:author="Kenway" w:date="2023-02-27T13:40:00Z">
          <w:r w:rsidDel="00893166">
            <w:rPr>
              <w:rFonts w:ascii="Times New Roman" w:hAnsi="Times New Roman" w:cs="Times New Roman"/>
              <w:color w:val="000000" w:themeColor="text1"/>
            </w:rPr>
            <w:delText>plays the role as</w:delText>
          </w:r>
        </w:del>
      </w:ins>
      <w:ins w:id="2351" w:author="Bo Shen" w:date="2023-02-27T12:19:00Z">
        <w:del w:id="2352" w:author="Kenway" w:date="2023-02-27T13:40:00Z">
          <w:r w:rsidDel="00893166">
            <w:rPr>
              <w:rFonts w:ascii="Times New Roman" w:hAnsi="Times New Roman" w:cs="Times New Roman"/>
              <w:color w:val="000000" w:themeColor="text1"/>
            </w:rPr>
            <w:delText xml:space="preserve"> </w:delText>
          </w:r>
        </w:del>
      </w:ins>
      <w:ins w:id="2353" w:author="Bo Shen" w:date="2023-02-27T12:21:00Z">
        <w:del w:id="2354" w:author="Kenway" w:date="2023-02-27T13:40:00Z">
          <w:r w:rsidDel="00893166">
            <w:rPr>
              <w:rFonts w:ascii="Times New Roman" w:hAnsi="Times New Roman" w:cs="Times New Roman"/>
              <w:color w:val="000000" w:themeColor="text1"/>
            </w:rPr>
            <w:delText>select</w:delText>
          </w:r>
        </w:del>
      </w:ins>
      <w:ins w:id="2355" w:author="Bo Shen" w:date="2023-02-27T12:24:00Z">
        <w:del w:id="2356" w:author="Kenway" w:date="2023-02-27T13:40:00Z">
          <w:r w:rsidDel="00893166">
            <w:rPr>
              <w:rFonts w:ascii="Times New Roman" w:hAnsi="Times New Roman" w:cs="Times New Roman"/>
              <w:color w:val="000000" w:themeColor="text1"/>
            </w:rPr>
            <w:delText>ive</w:delText>
          </w:r>
        </w:del>
      </w:ins>
      <w:ins w:id="2357" w:author="Bo Shen" w:date="2023-02-27T12:19:00Z">
        <w:del w:id="2358" w:author="Kenway" w:date="2023-02-27T13:40:00Z">
          <w:r w:rsidDel="00893166">
            <w:rPr>
              <w:rFonts w:ascii="Times New Roman" w:hAnsi="Times New Roman" w:cs="Times New Roman"/>
              <w:color w:val="000000" w:themeColor="text1"/>
            </w:rPr>
            <w:delText xml:space="preserve"> </w:delText>
          </w:r>
        </w:del>
      </w:ins>
      <w:ins w:id="2359" w:author="Bo Shen" w:date="2023-02-27T12:20:00Z">
        <w:del w:id="2360" w:author="Kenway" w:date="2023-02-27T13:40:00Z">
          <w:r w:rsidDel="00893166">
            <w:rPr>
              <w:rFonts w:ascii="Times New Roman" w:hAnsi="Times New Roman" w:cs="Times New Roman"/>
              <w:color w:val="000000" w:themeColor="text1"/>
            </w:rPr>
            <w:delText>gain modulation</w:delText>
          </w:r>
        </w:del>
      </w:ins>
      <w:ins w:id="2361" w:author="Bo Shen" w:date="2023-02-27T12:21:00Z">
        <w:del w:id="2362" w:author="Kenway" w:date="2023-02-27T13:40:00Z">
          <w:r w:rsidDel="00893166">
            <w:rPr>
              <w:rFonts w:ascii="Times New Roman" w:hAnsi="Times New Roman" w:cs="Times New Roman"/>
              <w:color w:val="000000" w:themeColor="text1"/>
            </w:rPr>
            <w:delText xml:space="preserve"> </w:delText>
          </w:r>
        </w:del>
      </w:ins>
      <w:ins w:id="2363" w:author="Bo Shen" w:date="2023-02-27T12:24:00Z">
        <w:del w:id="2364" w:author="Kenway" w:date="2023-02-27T13:40:00Z">
          <w:r w:rsidDel="00893166">
            <w:rPr>
              <w:rFonts w:ascii="Times New Roman" w:hAnsi="Times New Roman" w:cs="Times New Roman"/>
              <w:color w:val="000000" w:themeColor="text1"/>
            </w:rPr>
            <w:delText>or</w:delText>
          </w:r>
        </w:del>
      </w:ins>
      <w:ins w:id="2365" w:author="Bo Shen" w:date="2023-02-27T12:21:00Z">
        <w:del w:id="2366" w:author="Kenway" w:date="2023-02-27T13:40:00Z">
          <w:r w:rsidDel="00893166">
            <w:rPr>
              <w:rFonts w:ascii="Times New Roman" w:hAnsi="Times New Roman" w:cs="Times New Roman"/>
              <w:color w:val="000000" w:themeColor="text1"/>
            </w:rPr>
            <w:delText xml:space="preserve"> </w:delText>
          </w:r>
        </w:del>
      </w:ins>
      <w:ins w:id="2367" w:author="Bo Shen" w:date="2023-02-27T12:22:00Z">
        <w:del w:id="2368" w:author="Kenway" w:date="2023-02-27T13:40:00Z">
          <w:r w:rsidDel="00893166">
            <w:rPr>
              <w:rFonts w:ascii="Times New Roman" w:hAnsi="Times New Roman" w:cs="Times New Roman"/>
              <w:color w:val="000000" w:themeColor="text1"/>
            </w:rPr>
            <w:delText>support competitive selection</w:delText>
          </w:r>
        </w:del>
      </w:ins>
      <w:ins w:id="2369" w:author="Bo Shen" w:date="2023-02-27T12:19:00Z">
        <w:del w:id="2370" w:author="Kenway" w:date="2023-02-27T13:40:00Z">
          <w:r w:rsidDel="00893166">
            <w:rPr>
              <w:rFonts w:ascii="Times New Roman" w:hAnsi="Times New Roman" w:cs="Times New Roman"/>
              <w:color w:val="000000" w:themeColor="text1"/>
            </w:rPr>
            <w:delText xml:space="preserve">; however, </w:delText>
          </w:r>
        </w:del>
      </w:ins>
      <w:ins w:id="2371" w:author="Bo Shen" w:date="2023-02-27T12:30:00Z">
        <w:del w:id="2372" w:author="Kenway" w:date="2023-02-27T13:40:00Z">
          <w:r w:rsidDel="00893166">
            <w:rPr>
              <w:rFonts w:ascii="Times New Roman" w:hAnsi="Times New Roman" w:cs="Times New Roman"/>
              <w:color w:val="000000" w:themeColor="text1"/>
            </w:rPr>
            <w:delText xml:space="preserve">with these </w:delText>
          </w:r>
        </w:del>
      </w:ins>
      <w:ins w:id="2373" w:author="Bo Shen" w:date="2023-02-27T12:34:00Z">
        <w:del w:id="2374" w:author="Kenway" w:date="2023-02-27T13:40:00Z">
          <w:r w:rsidDel="00893166">
            <w:rPr>
              <w:rFonts w:ascii="Times New Roman" w:hAnsi="Times New Roman" w:cs="Times New Roman"/>
              <w:color w:val="000000" w:themeColor="text1"/>
            </w:rPr>
            <w:delText xml:space="preserve">structural </w:delText>
          </w:r>
        </w:del>
      </w:ins>
      <w:ins w:id="2375" w:author="Bo Shen" w:date="2023-02-27T12:30:00Z">
        <w:del w:id="2376" w:author="Kenway" w:date="2023-02-27T13:40:00Z">
          <w:r w:rsidDel="00893166">
            <w:rPr>
              <w:rFonts w:ascii="Times New Roman" w:hAnsi="Times New Roman" w:cs="Times New Roman"/>
              <w:color w:val="000000" w:themeColor="text1"/>
            </w:rPr>
            <w:delText xml:space="preserve">elements isolated, </w:delText>
          </w:r>
        </w:del>
      </w:ins>
      <w:ins w:id="2377" w:author="Bo Shen" w:date="2023-02-27T12:19:00Z">
        <w:del w:id="2378" w:author="Kenway" w:date="2023-02-27T13:40:00Z">
          <w:r w:rsidDel="00893166">
            <w:rPr>
              <w:rFonts w:ascii="Times New Roman" w:hAnsi="Times New Roman" w:cs="Times New Roman"/>
              <w:color w:val="000000" w:themeColor="text1"/>
            </w:rPr>
            <w:delText>th</w:delText>
          </w:r>
        </w:del>
      </w:ins>
      <w:ins w:id="2379" w:author="Bo Shen" w:date="2023-02-27T12:30:00Z">
        <w:del w:id="2380" w:author="Kenway" w:date="2023-02-27T13:40:00Z">
          <w:r w:rsidDel="00893166">
            <w:rPr>
              <w:rFonts w:ascii="Times New Roman" w:hAnsi="Times New Roman" w:cs="Times New Roman"/>
              <w:color w:val="000000" w:themeColor="text1"/>
            </w:rPr>
            <w:delText>e</w:delText>
          </w:r>
        </w:del>
      </w:ins>
      <w:ins w:id="2381" w:author="Bo Shen" w:date="2023-02-27T12:19:00Z">
        <w:del w:id="2382" w:author="Kenway" w:date="2023-02-27T13:40:00Z">
          <w:r w:rsidDel="00893166">
            <w:rPr>
              <w:rFonts w:ascii="Times New Roman" w:hAnsi="Times New Roman" w:cs="Times New Roman"/>
              <w:color w:val="000000" w:themeColor="text1"/>
            </w:rPr>
            <w:delText>s</w:delText>
          </w:r>
        </w:del>
      </w:ins>
      <w:ins w:id="2383" w:author="Bo Shen" w:date="2023-02-27T12:30:00Z">
        <w:del w:id="2384" w:author="Kenway" w:date="2023-02-27T13:40:00Z">
          <w:r w:rsidDel="00893166">
            <w:rPr>
              <w:rFonts w:ascii="Times New Roman" w:hAnsi="Times New Roman" w:cs="Times New Roman"/>
              <w:color w:val="000000" w:themeColor="text1"/>
            </w:rPr>
            <w:delText>e</w:delText>
          </w:r>
        </w:del>
      </w:ins>
      <w:ins w:id="2385" w:author="Bo Shen" w:date="2023-02-27T12:19:00Z">
        <w:del w:id="2386" w:author="Kenway" w:date="2023-02-27T13:40:00Z">
          <w:r w:rsidDel="00893166">
            <w:rPr>
              <w:rFonts w:ascii="Times New Roman" w:hAnsi="Times New Roman" w:cs="Times New Roman"/>
              <w:color w:val="000000" w:themeColor="text1"/>
            </w:rPr>
            <w:delText xml:space="preserve"> model</w:delText>
          </w:r>
        </w:del>
      </w:ins>
      <w:ins w:id="2387" w:author="Bo Shen" w:date="2023-02-27T12:30:00Z">
        <w:del w:id="2388" w:author="Kenway" w:date="2023-02-27T13:40:00Z">
          <w:r w:rsidDel="00893166">
            <w:rPr>
              <w:rFonts w:ascii="Times New Roman" w:hAnsi="Times New Roman" w:cs="Times New Roman"/>
              <w:color w:val="000000" w:themeColor="text1"/>
            </w:rPr>
            <w:delText>s</w:delText>
          </w:r>
        </w:del>
      </w:ins>
      <w:ins w:id="2389" w:author="Bo Shen" w:date="2023-02-27T12:19:00Z">
        <w:del w:id="2390" w:author="Kenway" w:date="2023-02-27T13:40:00Z">
          <w:r w:rsidDel="00893166">
            <w:rPr>
              <w:rFonts w:ascii="Times New Roman" w:hAnsi="Times New Roman" w:cs="Times New Roman"/>
              <w:color w:val="000000" w:themeColor="text1"/>
            </w:rPr>
            <w:delText xml:space="preserve"> </w:delText>
          </w:r>
        </w:del>
      </w:ins>
      <w:ins w:id="2391" w:author="Bo Shen" w:date="2023-02-27T12:30:00Z">
        <w:del w:id="2392" w:author="Kenway" w:date="2023-02-27T13:40:00Z">
          <w:r w:rsidDel="00893166">
            <w:rPr>
              <w:rFonts w:ascii="Times New Roman" w:hAnsi="Times New Roman" w:cs="Times New Roman"/>
              <w:color w:val="000000" w:themeColor="text1"/>
            </w:rPr>
            <w:delText xml:space="preserve">are not able to capture </w:delText>
          </w:r>
        </w:del>
      </w:ins>
      <w:ins w:id="2393" w:author="Bo Shen" w:date="2023-02-27T12:31:00Z">
        <w:del w:id="2394" w:author="Kenway" w:date="2023-02-27T13:40:00Z">
          <w:r w:rsidDel="00893166">
            <w:rPr>
              <w:rFonts w:ascii="Times New Roman" w:hAnsi="Times New Roman" w:cs="Times New Roman"/>
              <w:color w:val="000000" w:themeColor="text1"/>
            </w:rPr>
            <w:delText>the transition from value coding to WTA selection</w:delText>
          </w:r>
        </w:del>
      </w:ins>
      <w:ins w:id="2395" w:author="Bo Shen" w:date="2023-02-27T12:19:00Z">
        <w:del w:id="2396" w:author="Kenway" w:date="2023-02-27T13:40:00Z">
          <w:r w:rsidDel="00893166">
            <w:rPr>
              <w:rFonts w:ascii="Times New Roman" w:hAnsi="Times New Roman" w:cs="Times New Roman"/>
              <w:color w:val="000000" w:themeColor="text1"/>
            </w:rPr>
            <w:delText xml:space="preserve"> </w:delText>
          </w:r>
        </w:del>
      </w:ins>
      <w:ins w:id="2397" w:author="Bo Shen" w:date="2023-02-27T12:31:00Z">
        <w:del w:id="2398" w:author="Kenway" w:date="2023-02-27T13:40:00Z">
          <w:r w:rsidDel="00893166">
            <w:rPr>
              <w:rFonts w:ascii="Times New Roman" w:hAnsi="Times New Roman" w:cs="Times New Roman"/>
              <w:color w:val="000000" w:themeColor="text1"/>
            </w:rPr>
            <w:delText>shown</w:delText>
          </w:r>
        </w:del>
      </w:ins>
      <w:ins w:id="2399" w:author="Bo Shen" w:date="2023-02-27T12:19:00Z">
        <w:del w:id="2400" w:author="Kenway" w:date="2023-02-27T13:40:00Z">
          <w:r w:rsidDel="00893166">
            <w:rPr>
              <w:rFonts w:ascii="Times New Roman" w:hAnsi="Times New Roman" w:cs="Times New Roman"/>
              <w:color w:val="000000" w:themeColor="text1"/>
            </w:rPr>
            <w:delText xml:space="preserve"> in the LDDM. </w:delText>
          </w:r>
        </w:del>
      </w:ins>
      <w:ins w:id="2401" w:author="Bo Shen" w:date="2023-02-27T12:25:00Z">
        <w:r>
          <w:rPr>
            <w:rFonts w:ascii="Times New Roman" w:hAnsi="Times New Roman" w:cs="Times New Roman"/>
            <w:color w:val="000000" w:themeColor="text1"/>
          </w:rPr>
          <w:t xml:space="preserve">In addition, PV neuron activation within a disinhibitory circuit motif can produce a divisive normalization of tuning curves in a model of visual cortex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{"citationID":"ezVWqFaE","properties":{"formattedCitation":"(Litwin-Kumar et al., 2016)","plainCitation":"(Litwin-Kumar et al., 2016)","noteIndex":0},"citationItems":[{"id":4400,"uris":["http://zotero.org/users/6345545/items/F2FEUXJ7"],"itemData":{"id":4400,"type":"article-journal","abstract":"Recent anatomical and functional characterization of cortical inhibitory interneurons has highlighted the diverse computations supported by different subtypes of interneurons. However, most theoretical models of cortex do not feature multiple classes of interneurons and rather assume a single homogeneous population. We study the dynamics of recurrent excitatory-inhibitory model cortical networks with parvalbumin (PV)-, somatostatin (SOM)-, and vasointestinal peptide-expressing (VIP) interneurons, with connectivity properties motivated by experimental recordings from mouse primary visual cortex. Our theory describes conditions under which the activity of such networks is stable and how perturbations of distinct neuronal subtypes recruit changes in activity through recurrent synaptic projections. We apply these conclusions to study the roles of each interneuron subtype in disinhibition, surround suppression, and subtractive or divisive modulation of orientation tuning curves. Our calculations and simulations determine the architectural and stimulus tuning conditions under which cortical activity consistent with experiment is possible. They also lead to novel predictions concerning connectivity and network dynamics that can be tested via optogenetic manipulations. Our work demonstrates that recurrent inhibitory dynamics must be taken into account to fully understand many properties of cortical dynamics observed in experiments.","container-title":"Journal of Neurophysiology","DOI":"10.1152/jn.00732.2015","ISSN":"0022-3077","issue":"3","note":"publisher: American Physiological Society","page":"1399-1409","source":"journals.physiology.org (Atypon)","title":"Inhibitory stabilization and visual coding in cortical circuits with multiple interneuron subtypes","volume":"115","author":[{"family":"Litwin-Kumar","given":"Ashok"},{"family":"Rosenbaum","given":"Robert"},{"family":"Doiron","given":"Brent"}],"issued":{"date-parts":[["2016",3,1]]}}}],"schema":"https://github.com/citation-style-language/schema/raw/master/csl-citation.json"} </w:instrText>
        </w:r>
        <w:r>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(Litwin-Kumar et al., 2016)</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This division can arise from different circuit mechanisms, such as reduced tuned input and firing rate nonlinearities. </w:t>
        </w:r>
      </w:ins>
      <w:moveToRangeStart w:id="2402" w:author="Bo Shen" w:date="2023-02-27T12:25:00Z" w:name="move128393160"/>
      <w:moveTo w:id="2403" w:author="Bo Shen" w:date="2023-02-27T12:25:00Z">
        <w:r>
          <w:rPr>
            <w:rFonts w:ascii="Times New Roman" w:hAnsi="Times New Roman" w:cs="Times New Roman"/>
            <w:color w:val="000000" w:themeColor="text1"/>
          </w:rPr>
          <w:t xml:space="preserve">Finally, </w:t>
        </w:r>
      </w:moveTo>
      <w:moveToRangeEnd w:id="2402"/>
      <w:ins w:id="2404" w:author="Bo Shen" w:date="2023-02-27T12:25:00Z">
        <w:r>
          <w:rPr>
            <w:rFonts w:ascii="Times New Roman" w:hAnsi="Times New Roman" w:cs="Times New Roman"/>
            <w:color w:val="000000" w:themeColor="text1"/>
          </w:rPr>
          <w:t xml:space="preserve">disinhibition has also been proposed to underlie the long timescales of information processing seen in working memory, as enhancing inhibitory-to-inhibitory connections stabilizes temporal dynamics and improves working memory performance in recurrent neural networks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{"citationID":"2auSjS3a","properties":{"formattedCitation":"(R. Kim &amp; Sejnowski, 2021)","plainCitation":"(R. Kim &amp; Sejnowski, 2021)","noteIndex":0},"citationItems":[{"id":6263,"uris":["http://zotero.org/users/6345545/items/LCE5EC4A"],"itemData":{"id":6263,"type":"article-journal","abstract":"Cortical neurons process information on multiple timescales, and areas important for working memory (WM) contain neurons capable of integrating information over a long timescale. However, the underlying mechanisms for the emergence of neuronal timescales stable enough to support WM are unclear. By analyzing a spiking recurrent neural network model trained on a WM task and activity of single neurons in the primate prefrontal cortex, we show that the temporal properties of our model and the neural data are remarkably similar. Dissecting our recurrent neural network model revealed strong inhibitory-to-inhibitory connections underlying a disinhibitory microcircuit as a critical component for long neuronal timescales and WM maintenance. We also found that enhancing inhibitory-to-inhibitory connections led to more stable temporal dynamics and improved task performance. Finally, we show that a network with such microcircuitry can perform other tasks without disrupting its pre-existing timescale architecture, suggesting that strong inhibitory signaling underlies a flexible WM network.","container-title":"Nature Neuroscience","DOI":"10.1038/s41593-020-00753-w","ISSN":"1546-1726","issue":"1","journalAbbreviation":"Nat Neurosci","language":"en","license":"2020 The Author(s), under exclusive licence to Springer Nature America, Inc.","note":"number: 1\npublisher: Nature Publishing Group","page":"129-139","source":"www.nature.com","title":"Strong inhibitory signaling underlies stable temporal dynamics and working memory in spiking neural networks","volume":"24","author":[{"family":"Kim","given":"Robert"},{"family":"Sejnowski","given":"Terrence J."}],"issued":{"date-parts":[["2021",1]]}}}],"schema":"https://github.com/citation-style-language/schema/raw/master/csl-citation.json"} </w:instrText>
        </w:r>
        <w:r>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(R. Kim &amp; Sejnowski, 2021)</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w:t>
        </w:r>
      </w:ins>
      <w:ins w:id="2405" w:author="Kenway" w:date="2023-02-27T13:42:00Z">
        <w:r>
          <w:rPr>
            <w:rFonts w:ascii="Times New Roman" w:hAnsi="Times New Roman" w:cs="Times New Roman"/>
            <w:color w:val="000000" w:themeColor="text1"/>
          </w:rPr>
          <w:t>One notable difference between previous research and our current work is that disinhibition</w:t>
        </w:r>
      </w:ins>
      <w:ins w:id="2406" w:author="Kenway" w:date="2023-02-27T13:45:00Z">
        <w:r>
          <w:rPr>
            <w:rFonts w:ascii="Times New Roman" w:hAnsi="Times New Roman" w:cs="Times New Roman"/>
            <w:color w:val="000000" w:themeColor="text1"/>
          </w:rPr>
          <w:t xml:space="preserve"> in past models typically</w:t>
        </w:r>
      </w:ins>
      <w:ins w:id="2407" w:author="Kenway" w:date="2023-02-27T13:44:00Z">
        <w:r>
          <w:rPr>
            <w:rFonts w:ascii="Times New Roman" w:hAnsi="Times New Roman" w:cs="Times New Roman"/>
            <w:color w:val="000000" w:themeColor="text1"/>
          </w:rPr>
          <w:t xml:space="preserve"> contributes to a specific function (e.g.</w:t>
        </w:r>
      </w:ins>
      <w:ins w:id="2408" w:author="Bo Shen" w:date="2023-03-07T20:14:00Z">
        <w:r w:rsidR="009B4108">
          <w:rPr>
            <w:rFonts w:ascii="Times New Roman" w:hAnsi="Times New Roman" w:cs="Times New Roman"/>
            <w:color w:val="000000" w:themeColor="text1"/>
          </w:rPr>
          <w:t>,</w:t>
        </w:r>
      </w:ins>
      <w:ins w:id="2409" w:author="Kenway" w:date="2023-02-27T13:44:00Z">
        <w:r>
          <w:rPr>
            <w:rFonts w:ascii="Times New Roman" w:hAnsi="Times New Roman" w:cs="Times New Roman"/>
            <w:color w:val="000000" w:themeColor="text1"/>
          </w:rPr>
          <w:t xml:space="preserve"> input gating, categorical selection, working </w:t>
        </w:r>
        <w:del w:id="2410" w:author="Bo Shen" w:date="2023-03-07T20:14:00Z">
          <w:r w:rsidDel="009B4108">
            <w:rPr>
              <w:rFonts w:ascii="Times New Roman" w:hAnsi="Times New Roman" w:cs="Times New Roman"/>
              <w:color w:val="000000" w:themeColor="text1"/>
            </w:rPr>
            <w:delText>memoery</w:delText>
          </w:r>
        </w:del>
      </w:ins>
      <w:ins w:id="2411" w:author="Bo Shen" w:date="2023-03-07T20:14:00Z">
        <w:r w:rsidR="009B4108">
          <w:rPr>
            <w:rFonts w:ascii="Times New Roman" w:hAnsi="Times New Roman" w:cs="Times New Roman"/>
            <w:color w:val="000000" w:themeColor="text1"/>
          </w:rPr>
          <w:t>memory</w:t>
        </w:r>
      </w:ins>
      <w:ins w:id="2412" w:author="Kenway" w:date="2023-02-27T13:44:00Z">
        <w:r>
          <w:rPr>
            <w:rFonts w:ascii="Times New Roman" w:hAnsi="Times New Roman" w:cs="Times New Roman"/>
            <w:color w:val="000000" w:themeColor="text1"/>
          </w:rPr>
          <w:t>, etc.)</w:t>
        </w:r>
      </w:ins>
      <w:ins w:id="2413" w:author="Kenway" w:date="2023-02-27T13:46:00Z">
        <w:r>
          <w:rPr>
            <w:rFonts w:ascii="Times New Roman" w:hAnsi="Times New Roman" w:cs="Times New Roman"/>
            <w:color w:val="000000" w:themeColor="text1"/>
          </w:rPr>
          <w:t>, whereas disinhibition in the LDDM both mediates a transition from value coding to WTA selection and plays an integral role in the selection process itself.</w:t>
        </w:r>
      </w:ins>
      <w:ins w:id="2414" w:author="Kenway" w:date="2023-02-27T13:42:00Z">
        <w:r>
          <w:rPr>
            <w:rFonts w:ascii="Times New Roman" w:hAnsi="Times New Roman" w:cs="Times New Roman"/>
            <w:color w:val="000000" w:themeColor="text1"/>
          </w:rPr>
          <w:t xml:space="preserve"> </w:t>
        </w:r>
      </w:ins>
      <w:ins w:id="2415" w:author="Bo Shen" w:date="2023-02-27T12:19:00Z">
        <w:r>
          <w:rPr>
            <w:rFonts w:ascii="Times New Roman" w:hAnsi="Times New Roman" w:cs="Times New Roman"/>
            <w:color w:val="000000" w:themeColor="text1"/>
          </w:rPr>
          <w:t xml:space="preserve">Taken together, </w:t>
        </w:r>
        <w:del w:id="2416" w:author="Kenway" w:date="2023-02-27T13:47:00Z">
          <w:r w:rsidDel="00893166">
            <w:rPr>
              <w:rFonts w:ascii="Times New Roman" w:hAnsi="Times New Roman" w:cs="Times New Roman"/>
              <w:color w:val="000000" w:themeColor="text1"/>
            </w:rPr>
            <w:delText xml:space="preserve">these </w:delText>
          </w:r>
        </w:del>
        <w:r>
          <w:rPr>
            <w:rFonts w:ascii="Times New Roman" w:hAnsi="Times New Roman" w:cs="Times New Roman"/>
            <w:color w:val="000000" w:themeColor="text1"/>
          </w:rPr>
          <w:t>previous results and our current work reinforce the importance of incorporating disinhibition in circuit models of decision-making.</w:t>
        </w:r>
      </w:ins>
      <w:ins w:id="2417" w:author="Bo Shen" w:date="2023-02-27T12:25:00Z">
        <w:r>
          <w:rPr>
            <w:rFonts w:ascii="Times New Roman" w:hAnsi="Times New Roman" w:cs="Times New Roman"/>
            <w:color w:val="000000" w:themeColor="text1"/>
          </w:rPr>
          <w:t xml:space="preserve"> </w:t>
        </w:r>
      </w:ins>
      <w:ins w:id="2418" w:author="Kenway" w:date="2023-02-23T14:16:00Z">
        <w:del w:id="2419" w:author="Bo Shen" w:date="2023-02-27T12:25:00Z">
          <w:r w:rsidDel="00F51772">
            <w:rPr>
              <w:rFonts w:ascii="Times New Roman" w:hAnsi="Times New Roman" w:cs="Times New Roman"/>
              <w:color w:val="000000" w:themeColor="text1"/>
            </w:rPr>
            <w:delText xml:space="preserve">PV neuron </w:delText>
          </w:r>
        </w:del>
        <w:del w:id="2420" w:author="Bo Shen" w:date="2023-02-24T17:25:00Z">
          <w:r w:rsidDel="00136B2E">
            <w:rPr>
              <w:rFonts w:ascii="Times New Roman" w:hAnsi="Times New Roman" w:cs="Times New Roman"/>
              <w:color w:val="000000" w:themeColor="text1"/>
            </w:rPr>
            <w:delText>acitvation</w:delText>
          </w:r>
        </w:del>
        <w:del w:id="2421" w:author="Bo Shen" w:date="2023-02-27T12:25:00Z">
          <w:r w:rsidDel="00F51772">
            <w:rPr>
              <w:rFonts w:ascii="Times New Roman" w:hAnsi="Times New Roman" w:cs="Times New Roman"/>
              <w:color w:val="000000" w:themeColor="text1"/>
            </w:rPr>
            <w:delText xml:space="preserve"> within</w:delText>
          </w:r>
        </w:del>
        <w:del w:id="2422" w:author="Bo Shen" w:date="2023-02-24T17:25:00Z">
          <w:r w:rsidDel="00136B2E">
            <w:rPr>
              <w:rFonts w:ascii="Times New Roman" w:hAnsi="Times New Roman" w:cs="Times New Roman"/>
              <w:color w:val="000000" w:themeColor="text1"/>
            </w:rPr>
            <w:delText>g</w:delText>
          </w:r>
        </w:del>
        <w:del w:id="2423" w:author="Bo Shen" w:date="2023-02-27T12:25:00Z">
          <w:r w:rsidDel="00F51772">
            <w:rPr>
              <w:rFonts w:ascii="Times New Roman" w:hAnsi="Times New Roman" w:cs="Times New Roman"/>
              <w:color w:val="000000" w:themeColor="text1"/>
            </w:rPr>
            <w:delText xml:space="preserve"> a </w:delText>
          </w:r>
        </w:del>
      </w:ins>
      <w:ins w:id="2424" w:author="Kenway" w:date="2023-02-23T14:02:00Z">
        <w:del w:id="2425" w:author="Bo Shen" w:date="2023-02-27T12:25:00Z">
          <w:r w:rsidDel="00F51772">
            <w:rPr>
              <w:rFonts w:ascii="Times New Roman" w:hAnsi="Times New Roman" w:cs="Times New Roman"/>
              <w:color w:val="000000" w:themeColor="text1"/>
            </w:rPr>
            <w:delText>disinhibitory</w:delText>
          </w:r>
        </w:del>
      </w:ins>
      <w:ins w:id="2426" w:author="Kenway" w:date="2023-02-23T14:04:00Z">
        <w:del w:id="2427" w:author="Bo Shen" w:date="2023-02-27T12:25:00Z">
          <w:r w:rsidDel="00F51772">
            <w:rPr>
              <w:rFonts w:ascii="Times New Roman" w:hAnsi="Times New Roman" w:cs="Times New Roman"/>
              <w:color w:val="000000" w:themeColor="text1"/>
            </w:rPr>
            <w:delText xml:space="preserve"> circuit motif can produce a divisive normalization of tuning curves </w:delText>
          </w:r>
        </w:del>
      </w:ins>
      <w:ins w:id="2428" w:author="Kenway" w:date="2023-02-23T14:02:00Z">
        <w:del w:id="2429" w:author="Bo Shen" w:date="2023-02-27T12:25:00Z">
          <w:r w:rsidDel="00F51772">
            <w:rPr>
              <w:rFonts w:ascii="Times New Roman" w:hAnsi="Times New Roman" w:cs="Times New Roman"/>
              <w:color w:val="000000" w:themeColor="text1"/>
            </w:rPr>
            <w:delText>in a model of visual cortex</w:delText>
          </w:r>
        </w:del>
      </w:ins>
      <w:ins w:id="2430" w:author="Kenway" w:date="2023-02-23T14:10:00Z">
        <w:del w:id="2431" w:author="Bo Shen" w:date="2023-02-27T12:25:00Z">
          <w:r w:rsidDel="00F51772">
            <w:rPr>
              <w:rFonts w:ascii="Times New Roman" w:hAnsi="Times New Roman" w:cs="Times New Roman"/>
              <w:color w:val="000000" w:themeColor="text1"/>
            </w:rPr>
            <w:delText xml:space="preserve"> </w:delText>
          </w:r>
        </w:del>
      </w:ins>
      <w:del w:id="2432" w:author="Bo Shen" w:date="2023-02-27T12:25:00Z">
        <w:r w:rsidDel="00F51772">
          <w:rPr>
            <w:rFonts w:ascii="Times New Roman" w:hAnsi="Times New Roman" w:cs="Times New Roman"/>
            <w:color w:val="000000" w:themeColor="text1"/>
          </w:rPr>
          <w:fldChar w:fldCharType="begin"/>
        </w:r>
        <w:r w:rsidDel="00F51772">
          <w:rPr>
            <w:rFonts w:ascii="Times New Roman" w:hAnsi="Times New Roman" w:cs="Times New Roman"/>
            <w:color w:val="000000" w:themeColor="text1"/>
          </w:rPr>
          <w:delInstrText xml:space="preserve"> ADDIN ZOTERO_ITEM CSL_CITATION {"citationID":"ezVWqFaE","properties":{"formattedCitation":"(Litwin-Kumar et al., 2016)","plainCitation":"(Litwin-Kumar et al., 2016)","noteIndex":0},"citationItems":[{"id":4400,"uris":["http://zotero.org/users/6345545/items/F2FEUXJ7"],"itemData":{"id":4400,"type":"article-journal","abstract":"Recent anatomical and functional characterization of cortical inhibitory interneurons has highlighted the diverse computations supported by different subtypes of interneurons. However, most theoretical models of cortex do not feature multiple classes of interneurons and rather assume a single homogeneous population. We study the dynamics of recurrent excitatory-inhibitory model cortical networks with parvalbumin (PV)-, somatostatin (SOM)-, and vasointestinal peptide-expressing (VIP) interneurons, with connectivity properties motivated by experimental recordings from mouse primary visual cortex. Our theory describes conditions under which the activity of such networks is stable and how perturbations of distinct neuronal subtypes recruit changes in activity through recurrent synaptic projections. We apply these conclusions to study the roles of each interneuron subtype in disinhibition, surround suppression, and subtractive or divisive modulation of orientation tuning curves. Our calculations and simulations determine the architectural and stimulus tuning conditions under which cortical activity consistent with experiment is possible. They also lead to novel predictions concerning connectivity and network dynamics that can be tested via optogenetic manipulations. Our work demonstrates that recurrent inhibitory dynamics must be taken into account to fully understand many properties of cortical dynamics observed in experiments.","container-title":"Journal of Neurophysiology","DOI":"10.1152/jn.00732.2015","ISSN":"0022-3077","issue":"3","note":"publisher: American Physiological Society","page":"1399-1409","source":"journals.physiology.org (Atypon)","title":"Inhibitory stabilization and visual coding in cortical circuits with multiple interneuron subtypes","volume":"115","author":[{"family":"Litwin-Kumar","given":"Ashok"},{"family":"Rosenbaum","given":"Robert"},{"family":"Doiron","given":"Brent"}],"issued":{"date-parts":[["2016",3,1]]}}}],"schema":"https://github.com/citation-style-language/schema/raw/master/csl-citation.json"} </w:delInstrText>
        </w:r>
        <w:r w:rsidDel="00F51772">
          <w:rPr>
            <w:rFonts w:ascii="Times New Roman" w:hAnsi="Times New Roman" w:cs="Times New Roman"/>
            <w:color w:val="000000" w:themeColor="text1"/>
          </w:rPr>
          <w:fldChar w:fldCharType="separate"/>
        </w:r>
        <w:r w:rsidDel="00F51772">
          <w:rPr>
            <w:rFonts w:ascii="Times New Roman" w:hAnsi="Times New Roman" w:cs="Times New Roman"/>
            <w:noProof/>
            <w:color w:val="000000" w:themeColor="text1"/>
          </w:rPr>
          <w:delText>(Litwin-Kumar et al., 2016)</w:delText>
        </w:r>
        <w:r w:rsidDel="00F51772">
          <w:rPr>
            <w:rFonts w:ascii="Times New Roman" w:hAnsi="Times New Roman" w:cs="Times New Roman"/>
            <w:color w:val="000000" w:themeColor="text1"/>
          </w:rPr>
          <w:fldChar w:fldCharType="end"/>
        </w:r>
      </w:del>
      <w:ins w:id="2433" w:author="Kenway" w:date="2023-02-23T14:10:00Z">
        <w:del w:id="2434" w:author="Bo Shen" w:date="2023-02-24T17:26:00Z">
          <w:r w:rsidDel="00136B2E">
            <w:rPr>
              <w:rFonts w:ascii="Times New Roman" w:hAnsi="Times New Roman" w:cs="Times New Roman"/>
              <w:color w:val="000000" w:themeColor="text1"/>
            </w:rPr>
            <w:delText>(REF Litwin-Kumar 2016)</w:delText>
          </w:r>
        </w:del>
      </w:ins>
      <w:ins w:id="2435" w:author="Kenway" w:date="2023-02-23T14:02:00Z">
        <w:del w:id="2436" w:author="Bo Shen" w:date="2023-02-27T12:25:00Z">
          <w:r w:rsidDel="00F51772">
            <w:rPr>
              <w:rFonts w:ascii="Times New Roman" w:hAnsi="Times New Roman" w:cs="Times New Roman"/>
              <w:color w:val="000000" w:themeColor="text1"/>
            </w:rPr>
            <w:delText xml:space="preserve">. This division </w:delText>
          </w:r>
        </w:del>
      </w:ins>
      <w:ins w:id="2437" w:author="Kenway" w:date="2023-02-23T14:09:00Z">
        <w:del w:id="2438" w:author="Bo Shen" w:date="2023-02-27T12:25:00Z">
          <w:r w:rsidDel="00F51772">
            <w:rPr>
              <w:rFonts w:ascii="Times New Roman" w:hAnsi="Times New Roman" w:cs="Times New Roman"/>
              <w:color w:val="000000" w:themeColor="text1"/>
            </w:rPr>
            <w:delText>can arise from different circuit mechanisms, such as reduced tuned input and firing rate nonlinearities.</w:delText>
          </w:r>
        </w:del>
      </w:ins>
      <w:ins w:id="2439" w:author="Kenway" w:date="2023-02-23T14:10:00Z">
        <w:del w:id="2440" w:author="Bo Shen" w:date="2023-02-27T12:25:00Z">
          <w:r w:rsidDel="00F51772">
            <w:rPr>
              <w:rFonts w:ascii="Times New Roman" w:hAnsi="Times New Roman" w:cs="Times New Roman"/>
              <w:color w:val="000000" w:themeColor="text1"/>
            </w:rPr>
            <w:delText xml:space="preserve"> </w:delText>
          </w:r>
        </w:del>
      </w:ins>
      <w:ins w:id="2441" w:author="Kenway" w:date="2023-02-23T14:11:00Z">
        <w:del w:id="2442" w:author="Bo Shen" w:date="2023-02-27T12:25:00Z">
          <w:r w:rsidDel="00F51772">
            <w:rPr>
              <w:rFonts w:ascii="Times New Roman" w:hAnsi="Times New Roman" w:cs="Times New Roman"/>
              <w:color w:val="000000" w:themeColor="text1"/>
            </w:rPr>
            <w:delText xml:space="preserve">Disinhibition has also been proposed to underlie the long timescales of information processing seen in working memory, </w:delText>
          </w:r>
        </w:del>
      </w:ins>
      <w:ins w:id="2443" w:author="Kenway" w:date="2023-02-23T14:18:00Z">
        <w:del w:id="2444" w:author="Bo Shen" w:date="2023-02-27T12:25:00Z">
          <w:r w:rsidDel="00F51772">
            <w:rPr>
              <w:rFonts w:ascii="Times New Roman" w:hAnsi="Times New Roman" w:cs="Times New Roman"/>
              <w:color w:val="000000" w:themeColor="text1"/>
            </w:rPr>
            <w:delText>as enhancing inhibitory-to-</w:delText>
          </w:r>
        </w:del>
        <w:del w:id="2445" w:author="Bo Shen" w:date="2023-02-24T15:43:00Z">
          <w:r w:rsidDel="00480986">
            <w:rPr>
              <w:rFonts w:ascii="Times New Roman" w:hAnsi="Times New Roman" w:cs="Times New Roman"/>
              <w:color w:val="000000" w:themeColor="text1"/>
            </w:rPr>
            <w:delText>inhibtory</w:delText>
          </w:r>
        </w:del>
        <w:del w:id="2446" w:author="Bo Shen" w:date="2023-02-27T12:25:00Z">
          <w:r w:rsidDel="00F51772">
            <w:rPr>
              <w:rFonts w:ascii="Times New Roman" w:hAnsi="Times New Roman" w:cs="Times New Roman"/>
              <w:color w:val="000000" w:themeColor="text1"/>
            </w:rPr>
            <w:delText xml:space="preserve"> connections </w:delText>
          </w:r>
        </w:del>
      </w:ins>
      <w:ins w:id="2447" w:author="Kenway" w:date="2023-02-23T14:19:00Z">
        <w:del w:id="2448" w:author="Bo Shen" w:date="2023-02-27T12:25:00Z">
          <w:r w:rsidDel="00F51772">
            <w:rPr>
              <w:rFonts w:ascii="Times New Roman" w:hAnsi="Times New Roman" w:cs="Times New Roman"/>
              <w:color w:val="000000" w:themeColor="text1"/>
            </w:rPr>
            <w:delText xml:space="preserve">stabilizes temporal dynamics and </w:delText>
          </w:r>
        </w:del>
      </w:ins>
      <w:ins w:id="2449" w:author="Kenway" w:date="2023-02-23T14:18:00Z">
        <w:del w:id="2450" w:author="Bo Shen" w:date="2023-02-27T12:25:00Z">
          <w:r w:rsidDel="00F51772">
            <w:rPr>
              <w:rFonts w:ascii="Times New Roman" w:hAnsi="Times New Roman" w:cs="Times New Roman"/>
              <w:color w:val="000000" w:themeColor="text1"/>
            </w:rPr>
            <w:delText xml:space="preserve">improves working memory performance in recurrent </w:delText>
          </w:r>
        </w:del>
        <w:del w:id="2451" w:author="Bo Shen" w:date="2023-02-24T15:43:00Z">
          <w:r w:rsidDel="00480986">
            <w:rPr>
              <w:rFonts w:ascii="Times New Roman" w:hAnsi="Times New Roman" w:cs="Times New Roman"/>
              <w:color w:val="000000" w:themeColor="text1"/>
            </w:rPr>
            <w:delText>nerual</w:delText>
          </w:r>
        </w:del>
        <w:del w:id="2452" w:author="Bo Shen" w:date="2023-02-27T12:25:00Z">
          <w:r w:rsidDel="00F51772">
            <w:rPr>
              <w:rFonts w:ascii="Times New Roman" w:hAnsi="Times New Roman" w:cs="Times New Roman"/>
              <w:color w:val="000000" w:themeColor="text1"/>
            </w:rPr>
            <w:delText xml:space="preserve"> network</w:delText>
          </w:r>
        </w:del>
      </w:ins>
      <w:ins w:id="2453" w:author="Kenway" w:date="2023-02-23T14:19:00Z">
        <w:del w:id="2454" w:author="Bo Shen" w:date="2023-02-27T12:25:00Z">
          <w:r w:rsidDel="00F51772">
            <w:rPr>
              <w:rFonts w:ascii="Times New Roman" w:hAnsi="Times New Roman" w:cs="Times New Roman"/>
              <w:color w:val="000000" w:themeColor="text1"/>
            </w:rPr>
            <w:delText xml:space="preserve">s </w:delText>
          </w:r>
        </w:del>
      </w:ins>
      <w:del w:id="2455" w:author="Bo Shen" w:date="2023-02-27T12:25:00Z">
        <w:r w:rsidDel="00F51772">
          <w:rPr>
            <w:rFonts w:ascii="Times New Roman" w:hAnsi="Times New Roman" w:cs="Times New Roman"/>
            <w:color w:val="000000" w:themeColor="text1"/>
          </w:rPr>
          <w:fldChar w:fldCharType="begin"/>
        </w:r>
        <w:r w:rsidDel="00F51772">
          <w:rPr>
            <w:rFonts w:ascii="Times New Roman" w:hAnsi="Times New Roman" w:cs="Times New Roman"/>
            <w:color w:val="000000" w:themeColor="text1"/>
          </w:rPr>
          <w:delInstrText xml:space="preserve"> ADDIN ZOTERO_ITEM CSL_CITATION {"citationID":"2auSjS3a","properties":{"formattedCitation":"(R. Kim &amp; Sejnowski, 2021)","plainCitation":"(R. Kim &amp; Sejnowski, 2021)","noteIndex":0},"citationItems":[{"id":6263,"uris":["http://zotero.org/users/6345545/items/LCE5EC4A"],"itemData":{"id":6263,"type":"article-journal","abstract":"Cortical neurons process information on multiple timescales, and areas important for working memory (WM) contain neurons capable of integrating information over a long timescale. However, the underlying mechanisms for the emergence of neuronal timescales stable enough to support WM are unclear. By analyzing a spiking recurrent neural network model trained on a WM task and activity of single neurons in the primate prefrontal cortex, we show that the temporal properties of our model and the neural data are remarkably similar. Dissecting our recurrent neural network model revealed strong inhibitory-to-inhibitory connections underlying a disinhibitory microcircuit as a critical component for long neuronal timescales and WM maintenance. We also found that enhancing inhibitory-to-inhibitory connections led to more stable temporal dynamics and improved task performance. Finally, we show that a network with such microcircuitry can perform other tasks without disrupting its pre-existing timescale architecture, suggesting that strong inhibitory signaling underlies a flexible WM network.","container-title":"Nature Neuroscience","DOI":"10.1038/s41593-020-00753-w","ISSN":"1546-1726","issue":"1","journalAbbreviation":"Nat Neurosci","language":"en","license":"2020 The Author(s), under exclusive licence to Springer Nature America, Inc.","note":"number: 1\npublisher: Nature Publishing Group","page":"129-139","source":"www.nature.com","title":"Strong inhibitory signaling underlies stable temporal dynamics and working memory in spiking neural networks","volume":"24","author":[{"family":"Kim","given":"Robert"},{"family":"Sejnowski","given":"Terrence J."}],"issued":{"date-parts":[["2021",1]]}}}],"schema":"https://github.com/citation-style-language/schema/raw/master/csl-citation.json"} </w:delInstrText>
        </w:r>
        <w:r w:rsidDel="00F51772">
          <w:rPr>
            <w:rFonts w:ascii="Times New Roman" w:hAnsi="Times New Roman" w:cs="Times New Roman"/>
            <w:color w:val="000000" w:themeColor="text1"/>
          </w:rPr>
          <w:fldChar w:fldCharType="separate"/>
        </w:r>
        <w:r w:rsidDel="00F51772">
          <w:rPr>
            <w:rFonts w:ascii="Times New Roman" w:hAnsi="Times New Roman" w:cs="Times New Roman"/>
            <w:noProof/>
            <w:color w:val="000000" w:themeColor="text1"/>
          </w:rPr>
          <w:delText>(R. Kim &amp; Sejnowski, 2021)</w:delText>
        </w:r>
        <w:r w:rsidDel="00F51772">
          <w:rPr>
            <w:rFonts w:ascii="Times New Roman" w:hAnsi="Times New Roman" w:cs="Times New Roman"/>
            <w:color w:val="000000" w:themeColor="text1"/>
          </w:rPr>
          <w:fldChar w:fldCharType="end"/>
        </w:r>
      </w:del>
      <w:ins w:id="2456" w:author="Kenway" w:date="2023-02-23T14:19:00Z">
        <w:del w:id="2457" w:author="Bo Shen" w:date="2023-02-24T15:46:00Z">
          <w:r w:rsidDel="00480986">
            <w:rPr>
              <w:rFonts w:ascii="Times New Roman" w:hAnsi="Times New Roman" w:cs="Times New Roman"/>
              <w:color w:val="000000" w:themeColor="text1"/>
            </w:rPr>
            <w:delText>(REF Kim 2021)</w:delText>
          </w:r>
        </w:del>
        <w:del w:id="2458" w:author="Bo Shen" w:date="2023-02-27T12:25:00Z">
          <w:r w:rsidDel="00F51772">
            <w:rPr>
              <w:rFonts w:ascii="Times New Roman" w:hAnsi="Times New Roman" w:cs="Times New Roman"/>
              <w:color w:val="000000" w:themeColor="text1"/>
            </w:rPr>
            <w:delText>.</w:delText>
          </w:r>
        </w:del>
      </w:ins>
      <w:ins w:id="2459" w:author="Kenway" w:date="2023-02-23T17:09:00Z">
        <w:del w:id="2460" w:author="Bo Shen" w:date="2023-02-27T12:25:00Z">
          <w:r w:rsidDel="00F51772">
            <w:rPr>
              <w:rFonts w:ascii="Times New Roman" w:hAnsi="Times New Roman" w:cs="Times New Roman"/>
              <w:color w:val="000000" w:themeColor="text1"/>
            </w:rPr>
            <w:delText xml:space="preserve"> </w:delText>
          </w:r>
        </w:del>
      </w:ins>
      <w:moveFromRangeStart w:id="2461" w:author="Bo Shen" w:date="2023-02-27T12:25:00Z" w:name="move128393160"/>
      <w:moveFrom w:id="2462" w:author="Bo Shen" w:date="2023-02-27T12:25:00Z">
        <w:ins w:id="2463" w:author="Kenway" w:date="2023-02-23T17:09:00Z">
          <w:r w:rsidDel="00F51772">
            <w:rPr>
              <w:rFonts w:ascii="Times New Roman" w:hAnsi="Times New Roman" w:cs="Times New Roman"/>
              <w:color w:val="000000" w:themeColor="text1"/>
            </w:rPr>
            <w:t>Finally</w:t>
          </w:r>
        </w:ins>
      </w:moveFrom>
      <w:moveFromRangeEnd w:id="2461"/>
      <w:del w:id="2464" w:author="Kenway" w:date="2023-02-27T13:41:00Z">
        <w:r w:rsidDel="00893166">
          <w:rPr>
            <w:rFonts w:ascii="Times New Roman" w:hAnsi="Times New Roman" w:cs="Times New Roman"/>
            <w:color w:val="000000" w:themeColor="text1"/>
          </w:rPr>
          <w:fldChar w:fldCharType="begin"/>
        </w:r>
        <w:r w:rsidDel="00893166">
          <w:rPr>
            <w:rFonts w:ascii="Times New Roman" w:hAnsi="Times New Roman" w:cs="Times New Roman"/>
            <w:color w:val="000000" w:themeColor="text1"/>
          </w:rPr>
          <w:delInstrText xml:space="preserve"> ADDIN ZOTERO_ITEM CSL_CITATION {"citationID":"XbUZwHdL","properties":{"formattedCitation":"(Yang et al., 2016)","plainCitation":"(Yang et al., 2016)","noteIndex":0},"citationItems":[{"id":6942,"uris":["http://zotero.org/users/6345545/items/29ZBHPID"],"itemData":{"id":6942,"type":"article-journal","abstract":"While reading a book in a noisy café, how does your brain 'gate in' visual information while filtering out auditory stimuli? Here we propose a mechanism for such flexible routing of information flow in a complex brain network (pathway-specific gating), tested using a network model of pyramidal neurons and three classes of interneurons with connection probabilities constrained by data. We find that if inputs from different pathways cluster on a pyramidal neuron dendrite, a pathway can be gated-on by a disinhibitory circuit motif. The branch-specific disinhibition can be achieved despite dense interneuronal connectivity, even with random connections. Moreover, clustering of input pathways on dendrites can naturally emerge through synaptic plasticity regulated by dendritic inhibition. This gating mechanism in a neural circuit is further demonstrated by performing a context-dependent decision-making task. The model suggests that cognitive flexibility engages top-down signalling of behavioural rule or context that targets specific classes of inhibitory neurons. © 2016 The Author(s).","archive":"Scopus","container-title":"Nature Communications","DOI":"10.1038/ncomms12815","ISSN":"2041-1723","language":"English","source":"Scopus","title":"A dendritic disinhibitory circuit mechanism for pathway-specific gating","volume":"7","author":[{"family":"Yang","given":"G.R."},{"family":"Murray","given":"J.D."},{"family":"Wang","given":"X.-J."}],"issued":{"date-parts":[["2016"]]}}}],"schema":"https://github.com/citation-style-language/schema/raw/master/csl-citation.json"} </w:delInstrText>
        </w:r>
        <w:r w:rsidDel="00893166">
          <w:rPr>
            <w:rFonts w:ascii="Times New Roman" w:hAnsi="Times New Roman" w:cs="Times New Roman"/>
            <w:color w:val="000000" w:themeColor="text1"/>
          </w:rPr>
          <w:fldChar w:fldCharType="separate"/>
        </w:r>
        <w:r w:rsidDel="00893166">
          <w:rPr>
            <w:rFonts w:ascii="Times New Roman" w:hAnsi="Times New Roman" w:cs="Times New Roman"/>
            <w:noProof/>
            <w:color w:val="000000" w:themeColor="text1"/>
          </w:rPr>
          <w:delText>(Yang et al., 2016)</w:delText>
        </w:r>
        <w:r w:rsidDel="00893166">
          <w:rPr>
            <w:rFonts w:ascii="Times New Roman" w:hAnsi="Times New Roman" w:cs="Times New Roman"/>
            <w:color w:val="000000" w:themeColor="text1"/>
          </w:rPr>
          <w:fldChar w:fldCharType="end"/>
        </w:r>
      </w:del>
    </w:p>
    <w:p w14:paraId="04DD3C9E" w14:textId="77777777" w:rsidR="00564B42" w:rsidRDefault="00564B42" w:rsidP="00101AEA">
      <w:pPr>
        <w:spacing w:line="480" w:lineRule="auto"/>
        <w:jc w:val="both"/>
        <w:rPr>
          <w:ins w:id="2465" w:author="Kenway" w:date="2023-02-22T14:19:00Z"/>
          <w:rFonts w:ascii="Times New Roman" w:hAnsi="Times New Roman" w:cs="Times New Roman"/>
          <w:color w:val="000000" w:themeColor="text1"/>
        </w:rPr>
      </w:pPr>
    </w:p>
    <w:p w14:paraId="366B1ABE" w14:textId="77777777" w:rsidR="00564B42" w:rsidRDefault="00564B42" w:rsidP="00101AEA">
      <w:pPr>
        <w:spacing w:line="480" w:lineRule="auto"/>
        <w:jc w:val="both"/>
        <w:rPr>
          <w:ins w:id="2466" w:author="Bo Shen" w:date="2023-02-27T12:32:00Z"/>
          <w:rFonts w:ascii="Times New Roman" w:hAnsi="Times New Roman" w:cs="Times New Roman"/>
          <w:color w:val="000000" w:themeColor="text1"/>
        </w:rPr>
      </w:pPr>
      <w:ins w:id="2467" w:author="Kenway" w:date="2023-02-22T14:20:00Z">
        <w:r>
          <w:rPr>
            <w:rFonts w:ascii="Times New Roman" w:hAnsi="Times New Roman" w:cs="Times New Roman"/>
            <w:color w:val="000000" w:themeColor="text1"/>
          </w:rPr>
          <w:t>While</w:t>
        </w:r>
      </w:ins>
      <w:ins w:id="2468" w:author="Kenway" w:date="2023-02-22T14:23:00Z">
        <w:r>
          <w:rPr>
            <w:rFonts w:ascii="Times New Roman" w:hAnsi="Times New Roman" w:cs="Times New Roman"/>
            <w:color w:val="000000" w:themeColor="text1"/>
          </w:rPr>
          <w:t xml:space="preserve"> absent in </w:t>
        </w:r>
      </w:ins>
      <w:ins w:id="2469" w:author="Kenway" w:date="2023-02-22T14:20:00Z">
        <w:r>
          <w:rPr>
            <w:rFonts w:ascii="Times New Roman" w:hAnsi="Times New Roman" w:cs="Times New Roman"/>
            <w:color w:val="000000" w:themeColor="text1"/>
          </w:rPr>
          <w:t xml:space="preserve">standard </w:t>
        </w:r>
      </w:ins>
      <w:ins w:id="2470" w:author="Kenway" w:date="2023-02-22T14:24:00Z">
        <w:r>
          <w:rPr>
            <w:rFonts w:ascii="Times New Roman" w:hAnsi="Times New Roman" w:cs="Times New Roman"/>
            <w:color w:val="000000" w:themeColor="text1"/>
          </w:rPr>
          <w:t xml:space="preserve">existing </w:t>
        </w:r>
      </w:ins>
      <w:ins w:id="2471" w:author="Kenway" w:date="2023-02-22T14:20:00Z">
        <w:r>
          <w:rPr>
            <w:rFonts w:ascii="Times New Roman" w:hAnsi="Times New Roman" w:cs="Times New Roman"/>
            <w:color w:val="000000" w:themeColor="text1"/>
          </w:rPr>
          <w:t>cortical decision models</w:t>
        </w:r>
      </w:ins>
      <w:ins w:id="2472" w:author="Kenway" w:date="2023-02-22T14:24:00Z">
        <w:r>
          <w:rPr>
            <w:rFonts w:ascii="Times New Roman" w:hAnsi="Times New Roman" w:cs="Times New Roman"/>
            <w:color w:val="000000" w:themeColor="text1"/>
          </w:rPr>
          <w:t>, disinhibition is a key element of action selection in models of the cortical-basal ganglia (CBG) system</w:t>
        </w:r>
      </w:ins>
      <w:ins w:id="2473" w:author="Kenway" w:date="2023-02-22T14:33:00Z">
        <w:r>
          <w:rPr>
            <w:rFonts w:ascii="Times New Roman" w:hAnsi="Times New Roman" w:cs="Times New Roman"/>
            <w:color w:val="000000" w:themeColor="text1"/>
          </w:rPr>
          <w:t xml:space="preserve"> </w:t>
        </w:r>
      </w:ins>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{"citationID":"Q1oKACdj","properties":{"formattedCitation":"(Bogacz &amp; Gurney, 2007; Frank, 2005; Lo &amp; Wang, 2006; Schroll &amp; Hamker, 2013; Wei et al., 2015)","plainCitation":"(Bogacz &amp; Gurney, 2007; Frank, 2005; Lo &amp; Wang, 2006; Schroll &amp; Hamker, 2013; Wei et al., 2015)","noteIndex":0},"citationItems":[{"id":6949,"uris":["http://zotero.org/users/6345545/items/KQ3RPUG8"],"itemData":{"id":6949,"type":"article-journal","abstract":"Neurophysiological studies have identified a number of brain regions critically involved in solving the problem of action selection or decision making. In the case of highly practiced tasks, these regions include cortical areas hypothesized to integrate evidence supporting alternative actions and the basal ganglia, hypothesized to act as a central switch in gating behavioral requests. However, despite our relatively detailed knowledge of basal ganglia biology and its connectivity with the cortex and numerical simulation studies demonstrating selective function, no formal theoretical framework exists that supplies an algorithmic description of these circuits. This article shows how many aspects of the anatomy and physiology of the circuit involving the cortex and basal ganglia are exactly those required to implement the computation defined by an asymptotically optimal statistical test for decision making: the multihypothesis sequential probability ratio test (MSPRT). The resulting model of basal ganglia provides a new framework for understanding the computation in the basal ganglia during decision making in highly practiced tasks. The predictions of the theory concerning the properties of particular neuronal populations are validated in existing experimental data. Further, we show that this neurobiologically grounded implementation of MSPRT outperforms other candidates for neural decision making, that it is structurally and parametrically robust, and that it can accommodate cortical mechanisms for decision making in a way that complements those in basal ganglia.","container-title":"Neural Computation","DOI":"10.1162/neco.2007.19.2.442","ISSN":"0899-7667","issue":"2","journalAbbreviation":"Neural Computation","page":"442-477","source":"Silverchair","title":"The Basal Ganglia and Cortex Implement Optimal Decision Making Between Alternative Actions","volume":"19","author":[{"family":"Bogacz","given":"Rafal"},{"family":"Gurney","given":"Kevin"}],"issued":{"date-parts":[["2007",2,1]]}}},{"id":6946,"uris":["http://zotero.org/users/6345545/items/EPVKDTVT"],"itemData":{"id":6946,"type":"article-journal","abstract":"Dopamine (DA) depletion in the basal ganglia (BG) of Parkinson's patients gives rise to both frontal-like and implicit learning impairments. Dopaminergic medication alleviates some cognitive deficits but impairs those that depend on intact areas of the BG, apparently due to DA “overdose.” These findings are difficult to accommodate with verbal theories of BG/DA function, owing to complexity of system dynamics: DA dynamically modulates function in the BG, which is itself a modulatory system. This article presents a neural network model that instantiates key biological properties and provides insight into the underlying role of DA in the BG during learning and execution of cognitive tasks. Specifically, the BG modulates the execution of “actions” (e.g., motor responses and working memory updating) being considered in different parts of the frontal cortex. Phasic changes in DA, which occur during error feedback, dynamically modulate the BG threshold for facilitating/suppressing a cortical command in response to particular stimuli. Reduced dynamic range of DA explains Parkinson and DA overdose deficits with a single underlying dysfunction, despite overall differences in raw DA levels. Simulated Parkinsonism and medication effects provide a theoretical basis for behavioral data in probabilistic classification and reversal tasks. The model also provides novel testable predictions for neuropsychological and pharmacological studies, and motivates further investigation of BG/DA interactions with the prefrontal cortex in working memory.","container-title":"Journal of Cognitive Neuroscience","DOI":"10.1162/0898929052880093","ISSN":"0898-929X","issue":"1","journalAbbreviation":"Journal of Cognitive Neuroscience","page":"51-72","source":"Silverchair","title":"Dynamic Dopamine Modulation in the Basal Ganglia: A Neurocomputational Account of Cognitive Deficits in Medicated and Nonmedicated Parkinsonism","title-short":"Dynamic Dopamine Modulation in the Basal Ganglia","volume":"17","author":[{"family":"Frank","given":"Michael J."}],"issued":{"date-parts":[["2005",1,1]]}}},{"id":251,"uris":["http://zotero.org/users/6345545/items/JS6EG2TZ"],"itemData":{"id":251,"type":"article-journal","abstract":"Growing evidence from primate neurophysiology and modeling indicates that in reaction time tasks, a perceptual choice is made when the firing rate of a selective cortical neural population reaches a threshold. This raises two questions: what is the neural substrate of the threshold and how can it be adaptively tuned according to behavioral demands? Using a biophysically based network model of spiking neurons, we show that local dynamics in the superior colliculus gives rise to an all-or-none burst response that signals threshold crossing in upstream cortical neurons. Furthermore, the threshold level depends only weakly on the efficacy of the cortico-collicular pathway. In contrast, the threshold and the rate of reward harvest are sensitive to, and hence can be optimally tuned by, the strength of cortico-striatal synapses, which are known to be modifiable by dopamine-dependent plasticity. Our model provides a framework to describe the main computational steps in a reaction time task and suggests that separate brain pathways are critical to the detection and adjustment of a decision threshold.","container-title":"Nature Neuroscience","DOI":"10.1038/nn1722","ISSN":"1546-1726","issue":"7","language":"en","license":"2006 Nature Publishing Group","note":"number: 7\npublisher: Nature Publishing Group","page":"956-963","source":"www.nature.com","title":"Cortico–basal ganglia circuit mechanism for a decision threshold in reaction time tasks","volume":"9","author":[{"family":"Lo","given":"Chung-Chuan"},{"family":"Wang","given":"Xiao-Jing"}],"issued":{"date-parts":[["2006",7]]}}},{"id":6955,"uris":["http://zotero.org/users/6345545/items/9RFA9379"],"itemData":{"id":6955,"type":"article-journal","abstract":"Over the past 15 years, computational models have had a considerable impact on basal-ganglia research. Most of these models implement multiple distinct basal-ganglia pathways and assume them to fulfill different functions. As there is now a multitude of different models, it has become complex to keep track of their various, sometimes just marginally different assumptions on pathway functions. Moreover, it has become a challenge to oversee to what extent individual assumptions are corroborated or challenged by empirical data. Focusing on computational, but also considering non-computational models, we review influential concepts of pathway functions and show to what extent they are compatible with or contradict each other. Moreover, we outline how empirical evidence favors or challenges specific model assumptions and propose experiments that allow testing assumptions against each other.","container-title":"Frontiers in Systems Neuroscience","ISSN":"1662-5137","source":"Frontiers","title":"Computational models of basal-ganglia pathway functions: focus on functional neuroanatomy","title-short":"Computational models of basal-ganglia pathway functions","URL":"https://www.frontiersin.org/articles/10.3389/fnsys.2013.00122","volume":"7","author":[{"family":"Schroll","given":"Henning"},{"family":"Hamker","given":"Fred"}],"accessed":{"date-parts":[["2023",2,24]]},"issued":{"date-parts":[["2013"]]}}},{"id":6952,"uris":["http://zotero.org/users/6345545/items/KJPRSLJ7"],"itemData":{"id":6952,"type":"article-journal","abstract":"The basal ganglia (BG) play an important role in motor control, reinforcement learning, and perceptual decision making. Modeling and experimental evidence suggest that, in a speed–accuracy tradeoff, the corticostriatal pathway can adaptively adjust a decision threshold (the amount of information needed to make a choice). In this study, we go beyond the focus of previous works on the direct and hyperdirect pathways to examine the contribution of the indirect pathway of the BG system to decision making in a biophysically based spiking network model. We find that the mechanism of adjusting the decision threshold by plasticity of the corticostriatal connections is effective, provided that the indirect pathway counterbalances the direct pathway in their projections to the output nucleus. Furthermore, in our model, changes within basal ganglia connections similar to those that arise in parkinsonism give rise to strong beta oscillations. Specifically, beta oscillations are produced by an abnormal enhancement of the interactions between the subthalamic nucleus (STN) and the external segment of globus pallidus (GPe) in the indirect pathway, with an oscillation frequency that depends on the excitatory cortical input to the STN and the inhibitory input to the GPe from the striatum. In a parkinsonian state characterized by pronounced beta oscillations, the mean reaction time and range of threshold variation (a measure of behavioral flexibility) are significantly reduced compared with the normal state. Our work thus reveals a specific circuit mechanism for impairments of perceptual decision making associated with Parkinson's disease.","container-title":"Journal of Neuroscience","DOI":"10.1523/JNEUROSCI.3611-14.2015","ISSN":"0270-6474, 1529-2401","issue":"9","journalAbbreviation":"J. Neurosci.","language":"en","license":"Copyright © 2015 the authors 0270-6474/15/354052-13$15.00/0","note":"publisher: Society for Neuroscience\nsection: Articles\nPMID: 25740532","page":"4052-4064","source":"www.jneurosci.org","title":"Role of the Indirect Pathway of the Basal Ganglia in Perceptual Decision Making","volume":"35","author":[{"family":"Wei","given":"Wei"},{"family":"Rubin","given":"Jonathan E."},{"family":"Wang","given":"Xiao-Jing"}],"issued":{"date-parts":[["2015",3,4]]}}}],"schema":"https://github.com/citation-style-language/schema/raw/master/csl-citation.json"} </w:instrText>
      </w:r>
      <w:r>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(Bogacz &amp; Gurney, 2007; Frank, 2005; Lo &amp; Wang, 2006; Schroll &amp; Hamker, 2013; Wei et al., 2015)</w:t>
      </w:r>
      <w:r>
        <w:rPr>
          <w:rFonts w:ascii="Times New Roman" w:hAnsi="Times New Roman" w:cs="Times New Roman"/>
          <w:color w:val="000000" w:themeColor="text1"/>
        </w:rPr>
        <w:fldChar w:fldCharType="end"/>
      </w:r>
      <w:commentRangeStart w:id="2474"/>
      <w:ins w:id="2475" w:author="Kenway" w:date="2023-02-22T14:33:00Z">
        <w:del w:id="2476" w:author="Bo Shen" w:date="2023-02-27T13:06:00Z">
          <w:r w:rsidDel="00DA60C8">
            <w:rPr>
              <w:rFonts w:ascii="Times New Roman" w:hAnsi="Times New Roman" w:cs="Times New Roman"/>
              <w:color w:val="000000" w:themeColor="text1"/>
            </w:rPr>
            <w:delText>(REFS)</w:delText>
          </w:r>
          <w:commentRangeEnd w:id="2474"/>
          <w:r w:rsidDel="00DA60C8">
            <w:rPr>
              <w:rStyle w:val="CommentReference"/>
            </w:rPr>
            <w:commentReference w:id="2474"/>
          </w:r>
        </w:del>
      </w:ins>
      <w:ins w:id="2477" w:author="Kenway" w:date="2023-02-22T14:24:00Z">
        <w:r>
          <w:rPr>
            <w:rFonts w:ascii="Times New Roman" w:hAnsi="Times New Roman" w:cs="Times New Roman"/>
            <w:color w:val="000000" w:themeColor="text1"/>
          </w:rPr>
          <w:t>.</w:t>
        </w:r>
      </w:ins>
      <w:ins w:id="2478" w:author="Kenway" w:date="2023-02-22T14:20:00Z">
        <w:r>
          <w:rPr>
            <w:rFonts w:ascii="Times New Roman" w:hAnsi="Times New Roman" w:cs="Times New Roman"/>
            <w:color w:val="000000" w:themeColor="text1"/>
          </w:rPr>
          <w:t xml:space="preserve"> I</w:t>
        </w:r>
      </w:ins>
      <w:ins w:id="2479" w:author="Kenway" w:date="2023-02-21T10:47:00Z">
        <w:r>
          <w:rPr>
            <w:rFonts w:ascii="Times New Roman" w:hAnsi="Times New Roman" w:cs="Times New Roman"/>
            <w:color w:val="000000" w:themeColor="text1"/>
          </w:rPr>
          <w:t xml:space="preserve">n the </w:t>
        </w:r>
      </w:ins>
      <w:ins w:id="2480" w:author="Kenway" w:date="2023-02-21T10:48:00Z">
        <w:r>
          <w:rPr>
            <w:rFonts w:ascii="Times New Roman" w:hAnsi="Times New Roman" w:cs="Times New Roman"/>
            <w:color w:val="000000" w:themeColor="text1"/>
          </w:rPr>
          <w:t xml:space="preserve">basal ganglia </w:t>
        </w:r>
      </w:ins>
      <w:ins w:id="2481" w:author="Kenway" w:date="2023-02-21T10:47:00Z">
        <w:r>
          <w:rPr>
            <w:rFonts w:ascii="Times New Roman" w:hAnsi="Times New Roman" w:cs="Times New Roman"/>
            <w:color w:val="000000" w:themeColor="text1"/>
          </w:rPr>
          <w:t>direct pathway</w:t>
        </w:r>
      </w:ins>
      <w:ins w:id="2482" w:author="Kenway" w:date="2023-02-21T10:48:00Z">
        <w:r>
          <w:rPr>
            <w:rFonts w:ascii="Times New Roman" w:hAnsi="Times New Roman" w:cs="Times New Roman"/>
            <w:color w:val="000000" w:themeColor="text1"/>
          </w:rPr>
          <w:t xml:space="preserve">, </w:t>
        </w:r>
      </w:ins>
      <w:ins w:id="2483" w:author="Kenway" w:date="2023-02-21T11:29:00Z">
        <w:r>
          <w:rPr>
            <w:rFonts w:ascii="Times New Roman" w:hAnsi="Times New Roman" w:cs="Times New Roman"/>
            <w:color w:val="000000" w:themeColor="text1"/>
          </w:rPr>
          <w:t>GABAergic neurons in the striatum</w:t>
        </w:r>
      </w:ins>
      <w:ins w:id="2484" w:author="Kenway" w:date="2023-02-21T11:30:00Z">
        <w:r>
          <w:rPr>
            <w:rFonts w:ascii="Times New Roman" w:hAnsi="Times New Roman" w:cs="Times New Roman"/>
            <w:color w:val="000000" w:themeColor="text1"/>
          </w:rPr>
          <w:t xml:space="preserve"> inhibit neurons in the substantia nigra pars reticulata</w:t>
        </w:r>
      </w:ins>
      <w:ins w:id="2485" w:author="Kenway" w:date="2023-02-21T11:31:00Z">
        <w:r>
          <w:rPr>
            <w:rFonts w:ascii="Times New Roman" w:hAnsi="Times New Roman" w:cs="Times New Roman"/>
            <w:color w:val="000000" w:themeColor="text1"/>
          </w:rPr>
          <w:t xml:space="preserve"> and internal globus pallidus</w:t>
        </w:r>
      </w:ins>
      <w:ins w:id="2486" w:author="Kenway" w:date="2023-02-21T11:32:00Z">
        <w:r>
          <w:rPr>
            <w:rFonts w:ascii="Times New Roman" w:hAnsi="Times New Roman" w:cs="Times New Roman"/>
            <w:color w:val="000000" w:themeColor="text1"/>
          </w:rPr>
          <w:t xml:space="preserve">, which in turn send inhibitory projections to the thalamus. Cortical inputs to the striatum thus produce a disinhibition of thalamic outputs to cortex and </w:t>
        </w:r>
      </w:ins>
      <w:ins w:id="2487" w:author="Kenway" w:date="2023-02-21T11:47:00Z">
        <w:r>
          <w:rPr>
            <w:rFonts w:ascii="Times New Roman" w:hAnsi="Times New Roman" w:cs="Times New Roman"/>
            <w:color w:val="000000" w:themeColor="text1"/>
          </w:rPr>
          <w:t>brainstem motor areas, resulting in motor facilitation.</w:t>
        </w:r>
      </w:ins>
      <w:ins w:id="2488" w:author="Kenway" w:date="2023-02-22T14:27:00Z">
        <w:r>
          <w:rPr>
            <w:rFonts w:ascii="Times New Roman" w:hAnsi="Times New Roman" w:cs="Times New Roman"/>
            <w:color w:val="000000" w:themeColor="text1"/>
          </w:rPr>
          <w:t xml:space="preserve"> </w:t>
        </w:r>
      </w:ins>
      <w:ins w:id="2489" w:author="Kenway" w:date="2023-02-21T11:47:00Z">
        <w:r>
          <w:rPr>
            <w:rFonts w:ascii="Times New Roman" w:hAnsi="Times New Roman" w:cs="Times New Roman"/>
            <w:color w:val="000000" w:themeColor="text1"/>
          </w:rPr>
          <w:t>Crucially, th</w:t>
        </w:r>
        <w:del w:id="2490" w:author="Bo Shen" w:date="2023-02-27T12:36:00Z">
          <w:r w:rsidDel="00DC2E17">
            <w:rPr>
              <w:rFonts w:ascii="Times New Roman" w:hAnsi="Times New Roman" w:cs="Times New Roman"/>
              <w:color w:val="000000" w:themeColor="text1"/>
            </w:rPr>
            <w:delText>is</w:delText>
          </w:r>
        </w:del>
      </w:ins>
      <w:ins w:id="2491" w:author="Bo Shen" w:date="2023-02-27T12:36:00Z">
        <w:r>
          <w:rPr>
            <w:rFonts w:ascii="Times New Roman" w:hAnsi="Times New Roman" w:cs="Times New Roman"/>
            <w:color w:val="000000" w:themeColor="text1"/>
          </w:rPr>
          <w:t>e</w:t>
        </w:r>
      </w:ins>
      <w:ins w:id="2492" w:author="Kenway" w:date="2023-02-21T11:55:00Z">
        <w:r>
          <w:rPr>
            <w:rFonts w:ascii="Times New Roman" w:hAnsi="Times New Roman" w:cs="Times New Roman"/>
            <w:color w:val="000000" w:themeColor="text1"/>
          </w:rPr>
          <w:t xml:space="preserve"> </w:t>
        </w:r>
        <w:del w:id="2493" w:author="Bo Shen" w:date="2023-02-27T12:35:00Z">
          <w:r w:rsidDel="00DC2E17">
            <w:rPr>
              <w:rFonts w:ascii="Times New Roman" w:hAnsi="Times New Roman" w:cs="Times New Roman"/>
              <w:color w:val="000000" w:themeColor="text1"/>
            </w:rPr>
            <w:delText>facilitation</w:delText>
          </w:r>
        </w:del>
      </w:ins>
      <w:ins w:id="2494" w:author="Bo Shen" w:date="2023-02-27T12:35:00Z">
        <w:r>
          <w:rPr>
            <w:rFonts w:ascii="Times New Roman" w:hAnsi="Times New Roman" w:cs="Times New Roman"/>
            <w:color w:val="000000" w:themeColor="text1"/>
          </w:rPr>
          <w:t>activation of disinhibition</w:t>
        </w:r>
      </w:ins>
      <w:ins w:id="2495" w:author="Bo Shen" w:date="2023-02-27T12:36:00Z">
        <w:r>
          <w:rPr>
            <w:rFonts w:ascii="Times New Roman" w:hAnsi="Times New Roman" w:cs="Times New Roman"/>
            <w:color w:val="000000" w:themeColor="text1"/>
          </w:rPr>
          <w:t xml:space="preserve"> in the CBG</w:t>
        </w:r>
      </w:ins>
      <w:ins w:id="2496" w:author="Kenway" w:date="2023-02-21T11:55:00Z">
        <w:r>
          <w:rPr>
            <w:rFonts w:ascii="Times New Roman" w:hAnsi="Times New Roman" w:cs="Times New Roman"/>
            <w:color w:val="000000" w:themeColor="text1"/>
          </w:rPr>
          <w:t xml:space="preserve"> is selective: the selection of a specific action </w:t>
        </w:r>
      </w:ins>
      <w:ins w:id="2497" w:author="Kenway" w:date="2023-02-21T11:57:00Z">
        <w:r>
          <w:rPr>
            <w:rFonts w:ascii="Times New Roman" w:hAnsi="Times New Roman" w:cs="Times New Roman"/>
            <w:color w:val="000000" w:themeColor="text1"/>
          </w:rPr>
          <w:t>requires a</w:t>
        </w:r>
      </w:ins>
      <w:ins w:id="2498" w:author="Kenway" w:date="2023-02-21T11:55:00Z">
        <w:r>
          <w:rPr>
            <w:rFonts w:ascii="Times New Roman" w:hAnsi="Times New Roman" w:cs="Times New Roman"/>
            <w:color w:val="000000" w:themeColor="text1"/>
          </w:rPr>
          <w:t xml:space="preserve"> selective disinhibition </w:t>
        </w:r>
      </w:ins>
      <w:ins w:id="2499" w:author="Kenway" w:date="2023-02-21T11:59:00Z">
        <w:r>
          <w:rPr>
            <w:rFonts w:ascii="Times New Roman" w:hAnsi="Times New Roman" w:cs="Times New Roman"/>
            <w:color w:val="000000" w:themeColor="text1"/>
          </w:rPr>
          <w:t xml:space="preserve">driven by </w:t>
        </w:r>
      </w:ins>
      <w:ins w:id="2500" w:author="Kenway" w:date="2023-02-21T13:20:00Z">
        <w:r>
          <w:rPr>
            <w:rFonts w:ascii="Times New Roman" w:hAnsi="Times New Roman" w:cs="Times New Roman"/>
            <w:color w:val="000000" w:themeColor="text1"/>
          </w:rPr>
          <w:t xml:space="preserve">asymmetries in </w:t>
        </w:r>
      </w:ins>
      <w:ins w:id="2501" w:author="Kenway" w:date="2023-02-21T11:59:00Z">
        <w:r>
          <w:rPr>
            <w:rFonts w:ascii="Times New Roman" w:hAnsi="Times New Roman" w:cs="Times New Roman"/>
            <w:color w:val="000000" w:themeColor="text1"/>
          </w:rPr>
          <w:t>cortical inputs</w:t>
        </w:r>
      </w:ins>
      <w:ins w:id="2502" w:author="Kenway" w:date="2023-02-21T13:20:00Z">
        <w:r>
          <w:rPr>
            <w:rFonts w:ascii="Times New Roman" w:hAnsi="Times New Roman" w:cs="Times New Roman"/>
            <w:color w:val="000000" w:themeColor="text1"/>
          </w:rPr>
          <w:t xml:space="preserve"> or striatal synaptic weights</w:t>
        </w:r>
      </w:ins>
      <w:del w:id="2503" w:author="Bo Shen" w:date="2023-02-27T12:41:00Z">
        <w:r w:rsidDel="00DC2E17">
          <w:rPr>
            <w:rFonts w:ascii="Times New Roman" w:hAnsi="Times New Roman" w:cs="Times New Roman"/>
            <w:color w:val="000000" w:themeColor="text1"/>
          </w:rPr>
          <w:fldChar w:fldCharType="begin"/>
        </w:r>
        <w:r w:rsidDel="00DC2E17">
          <w:rPr>
            <w:rFonts w:ascii="Times New Roman" w:hAnsi="Times New Roman" w:cs="Times New Roman"/>
            <w:color w:val="000000" w:themeColor="text1"/>
          </w:rPr>
          <w:delInstrText xml:space="preserve"> ADDIN ZOTERO_ITEM CSL_CITATION {"citationID":"CmeBVIga","properties":{"formattedCitation":"(Frank, 2005; Lo &amp; Wang, 2006)","plainCitation":"(Frank, 2005; Lo &amp; Wang, 2006)","noteIndex":0},"citationItems":[{"id":6946,"uris":["http://zotero.org/users/6345545/items/EPVKDTVT"],"itemData":{"id":6946,"type":"article-journal","abstract":"Dopamine (DA) depletion in the basal ganglia (BG) of Parkinson's patients gives rise to both frontal-like and implicit learning impairments. Dopaminergic medication alleviates some cognitive deficits but impairs those that depend on intact areas of the BG, apparently due to DA “overdose.” These findings are difficult to accommodate with verbal theories of BG/DA function, owing to complexity of system dynamics: DA dynamically modulates function in the BG, which is itself a modulatory system. This article presents a neural network model that instantiates key biological properties and provides insight into the underlying role of DA in the BG during learning and execution of cognitive tasks. Specifically, the BG modulates the execution of “actions” (e.g., motor responses and working memory updating) being considered in different parts of the frontal cortex. Phasic changes in DA, which occur during error feedback, dynamically modulate the BG threshold for facilitating/suppressing a cortical command in response to particular stimuli. Reduced dynamic range of DA explains Parkinson and DA overdose deficits with a single underlying dysfunction, despite overall differences in raw DA levels. Simulated Parkinsonism and medication effects provide a theoretical basis for behavioral data in probabilistic classification and reversal tasks. The model also provides novel testable predictions for neuropsychological and pharmacological studies, and motivates further investigation of BG/DA interactions with the prefrontal cortex in working memory.","container-title":"Journal of Cognitive Neuroscience","DOI":"10.1162/0898929052880093","ISSN":"0898-929X","issue":"1","journalAbbreviation":"Journal of Cognitive Neuroscience","page":"51-72","source":"Silverchair","title":"Dynamic Dopamine Modulation in the Basal Ganglia: A Neurocomputational Account of Cognitive Deficits in Medicated and Nonmedicated Parkinsonism","title-short":"Dynamic Dopamine Modulation in the Basal Ganglia","volume":"17","author":[{"family":"Frank","given":"Michael J."}],"issued":{"date-parts":[["2005",1,1]]}}},{"id":251,"uris":["http://zotero.org/users/6345545/items/JS6EG2TZ"],"itemData":{"id":251,"type":"article-journal","abstract":"Growing evidence from primate neurophysiology and modeling indicates that in reaction time tasks, a perceptual choice is made when the firing rate of a selective cortical neural population reaches a threshold. This raises two questions: what is the neural substrate of the threshold and how can it be adaptively tuned according to behavioral demands? Using a biophysically based network model of spiking neurons, we show that local dynamics in the superior colliculus gives rise to an all-or-none burst response that signals threshold crossing in upstream cortical neurons. Furthermore, the threshold level depends only weakly on the efficacy of the cortico-collicular pathway. In contrast, the threshold and the rate of reward harvest are sensitive to, and hence can be optimally tuned by, the strength of cortico-striatal synapses, which are known to be modifiable by dopamine-dependent plasticity. Our model provides a framework to describe the main computational steps in a reaction time task and suggests that separate brain pathways are critical to the detection and adjustment of a decision threshold.","container-title":"Nature Neuroscience","DOI":"10.1038/nn1722","ISSN":"1546-1726","issue":"7","language":"en","license":"2006 Nature Publishing Group","note":"number: 7\npublisher: Nature Publishing Group","page":"956-963","source":"www.nature.com","title":"Cortico–basal ganglia circuit mechanism for a decision threshold in reaction time tasks","volume":"9","author":[{"family":"Lo","given":"Chung-Chuan"},{"family":"Wang","given":"Xiao-Jing"}],"issued":{"date-parts":[["2006",7]]}}}],"schema":"https://github.com/citation-style-language/schema/raw/master/csl-citation.json"} </w:delInstrText>
        </w:r>
        <w:r w:rsidDel="00DC2E17">
          <w:rPr>
            <w:rFonts w:ascii="Times New Roman" w:hAnsi="Times New Roman" w:cs="Times New Roman"/>
            <w:color w:val="000000" w:themeColor="text1"/>
          </w:rPr>
          <w:fldChar w:fldCharType="separate"/>
        </w:r>
        <w:r w:rsidDel="00DC2E17">
          <w:rPr>
            <w:rFonts w:ascii="Times New Roman" w:hAnsi="Times New Roman" w:cs="Times New Roman"/>
            <w:noProof/>
            <w:color w:val="000000" w:themeColor="text1"/>
          </w:rPr>
          <w:delText>(Frank, 2005; Lo &amp; Wang, 2006)</w:delText>
        </w:r>
        <w:r w:rsidDel="00DC2E17">
          <w:rPr>
            <w:rFonts w:ascii="Times New Roman" w:hAnsi="Times New Roman" w:cs="Times New Roman"/>
            <w:color w:val="000000" w:themeColor="text1"/>
          </w:rPr>
          <w:fldChar w:fldCharType="end"/>
        </w:r>
      </w:del>
      <w:ins w:id="2504" w:author="Kenway" w:date="2023-02-21T11:59:00Z">
        <w:r>
          <w:rPr>
            <w:rFonts w:ascii="Times New Roman" w:hAnsi="Times New Roman" w:cs="Times New Roman"/>
            <w:color w:val="000000" w:themeColor="text1"/>
          </w:rPr>
          <w:t xml:space="preserve">. This selective disinhibition is an essential element of computational models of the </w:t>
        </w:r>
      </w:ins>
      <w:ins w:id="2505" w:author="Kenway" w:date="2023-02-21T15:43:00Z">
        <w:r>
          <w:rPr>
            <w:rFonts w:ascii="Times New Roman" w:hAnsi="Times New Roman" w:cs="Times New Roman"/>
            <w:color w:val="000000" w:themeColor="text1"/>
          </w:rPr>
          <w:t>CBG</w:t>
        </w:r>
      </w:ins>
      <w:ins w:id="2506" w:author="Kenway" w:date="2023-02-21T11:59:00Z">
        <w:r>
          <w:rPr>
            <w:rFonts w:ascii="Times New Roman" w:hAnsi="Times New Roman" w:cs="Times New Roman"/>
            <w:color w:val="000000" w:themeColor="text1"/>
          </w:rPr>
          <w:t xml:space="preserve"> system</w:t>
        </w:r>
      </w:ins>
      <w:ins w:id="2507" w:author="Bo Shen" w:date="2023-02-27T12:41:00Z">
        <w:r>
          <w:rPr>
            <w:rFonts w:ascii="Times New Roman" w:hAnsi="Times New Roman" w:cs="Times New Roman"/>
            <w:color w:val="000000" w:themeColor="text1"/>
          </w:rPr>
          <w:t xml:space="preserve">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{"citationID":"CmeBVIga","properties":{"formattedCitation":"(Frank, 2005; Lo &amp; Wang, 2006)","plainCitation":"(Frank, 2005; Lo &amp; Wang, 2006)","noteIndex":0},"citationItems":[{"id":6946,"uris":["http://zotero.org/users/6345545/items/EPVKDTVT"],"itemData":{"id":6946,"type":"article-journal","abstract":"Dopamine (DA) depletion in the basal ganglia (BG) of Parkinson's patients gives rise to both frontal-like and implicit learning impairments. Dopaminergic medication alleviates some cognitive deficits but impairs those that depend on intact areas of the BG, apparently due to DA “overdose.” These findings are difficult to accommodate with verbal theories of BG/DA function, owing to complexity of system dynamics: DA dynamically modulates function in the BG, which is itself a modulatory system. This article presents a neural network model that instantiates key biological properties and provides insight into the underlying role of DA in the BG during learning and execution of cognitive tasks. Specifically, the BG modulates the execution of “actions” (e.g., motor responses and working memory updating) being considered in different parts of the frontal cortex. Phasic changes in DA, which occur during error feedback, dynamically modulate the BG threshold for facilitating/suppressing a cortical command in response to particular stimuli. Reduced dynamic range of DA explains Parkinson and DA overdose deficits with a single underlying dysfunction, despite overall differences in raw DA levels. Simulated Parkinsonism and medication effects provide a theoretical basis for behavioral data in probabilistic classification and reversal tasks. The model also provides novel testable predictions for neuropsychological and pharmacological studies, and motivates further investigation of BG/DA interactions with the prefrontal cortex in working memory.","container-title":"Journal of Cognitive Neuroscience","DOI":"10.1162/0898929052880093","ISSN":"0898-929X","issue":"1","journalAbbreviation":"Journal of Cognitive Neuroscience","page":"51-72","source":"Silverchair","title":"Dynamic Dopamine Modulation in the Basal Ganglia: A Neurocomputational Account of Cognitive Deficits in Medicated and Nonmedicated Parkinsonism","title-short":"Dynamic Dopamine Modulation in the Basal Ganglia","volume":"17","author":[{"family":"Frank","given":"Michael J."}],"issued":{"date-parts":[["2005",1,1]]}}},{"id":251,"uris":["http://zotero.org/users/6345545/items/JS6EG2TZ"],"itemData":{"id":251,"type":"article-journal","abstract":"Growing evidence from primate neurophysiology and modeling indicates that in reaction time tasks, a perceptual choice is made when the firing rate of a selective cortical neural population reaches a threshold. This raises two questions: what is the neural substrate of the threshold and how can it be adaptively tuned according to behavioral demands? Using a biophysically based network model of spiking neurons, we show that local dynamics in the superior colliculus gives rise to an all-or-none burst response that signals threshold crossing in upstream cortical neurons. Furthermore, the threshold level depends only weakly on the efficacy of the cortico-collicular pathway. In contrast, the threshold and the rate of reward harvest are sensitive to, and hence can be optimally tuned by, the strength of cortico-striatal synapses, which are known to be modifiable by dopamine-dependent plasticity. Our model provides a framework to describe the main computational steps in a reaction time task and suggests that separate brain pathways are critical to the detection and adjustment of a decision threshold.","container-title":"Nature Neuroscience","DOI":"10.1038/nn1722","ISSN":"1546-1726","issue":"7","language":"en","license":"2006 Nature Publishing Group","note":"number: 7\npublisher: Nature Publishing Group","page":"956-963","source":"www.nature.com","title":"Cortico–basal ganglia circuit mechanism for a decision threshold in reaction time tasks","volume":"9","author":[{"family":"Lo","given":"Chung-Chuan"},{"family":"Wang","given":"Xiao-Jing"}],"issued":{"date-parts":[["2006",7]]}}}],"schema":"https://github.com/citation-style-language/schema/raw/master/csl-citation.json"} </w:instrText>
        </w:r>
        <w:r>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(Frank, 2005; Lo &amp; Wang, 2006)</w:t>
        </w:r>
        <w:r>
          <w:rPr>
            <w:rFonts w:ascii="Times New Roman" w:hAnsi="Times New Roman" w:cs="Times New Roman"/>
            <w:color w:val="000000" w:themeColor="text1"/>
          </w:rPr>
          <w:fldChar w:fldCharType="end"/>
        </w:r>
      </w:ins>
      <w:ins w:id="2508" w:author="Kenway" w:date="2023-02-21T11:59:00Z">
        <w:del w:id="2509" w:author="Bo Shen" w:date="2023-02-27T12:41:00Z">
          <w:r w:rsidDel="00DC2E17">
            <w:rPr>
              <w:rFonts w:ascii="Times New Roman" w:hAnsi="Times New Roman" w:cs="Times New Roman"/>
              <w:color w:val="000000" w:themeColor="text1"/>
            </w:rPr>
            <w:delText xml:space="preserve"> (</w:delText>
          </w:r>
          <w:commentRangeStart w:id="2510"/>
          <w:r w:rsidDel="00DC2E17">
            <w:rPr>
              <w:rFonts w:ascii="Times New Roman" w:hAnsi="Times New Roman" w:cs="Times New Roman"/>
              <w:color w:val="000000" w:themeColor="text1"/>
            </w:rPr>
            <w:delText>REFS</w:delText>
          </w:r>
        </w:del>
      </w:ins>
      <w:commentRangeEnd w:id="2510"/>
      <w:ins w:id="2511" w:author="Kenway" w:date="2023-02-21T12:18:00Z">
        <w:del w:id="2512" w:author="Bo Shen" w:date="2023-02-27T12:41:00Z">
          <w:r w:rsidDel="00DC2E17">
            <w:rPr>
              <w:rStyle w:val="CommentReference"/>
            </w:rPr>
            <w:commentReference w:id="2510"/>
          </w:r>
        </w:del>
      </w:ins>
      <w:ins w:id="2513" w:author="Kenway" w:date="2023-02-21T11:59:00Z">
        <w:del w:id="2514" w:author="Bo Shen" w:date="2023-02-27T12:41:00Z">
          <w:r w:rsidDel="00DC2E17">
            <w:rPr>
              <w:rFonts w:ascii="Times New Roman" w:hAnsi="Times New Roman" w:cs="Times New Roman"/>
              <w:color w:val="000000" w:themeColor="text1"/>
            </w:rPr>
            <w:delText>)</w:delText>
          </w:r>
        </w:del>
        <w:r>
          <w:rPr>
            <w:rFonts w:ascii="Times New Roman" w:hAnsi="Times New Roman" w:cs="Times New Roman"/>
            <w:color w:val="000000" w:themeColor="text1"/>
          </w:rPr>
          <w:t xml:space="preserve">, including more complex models that incorporate </w:t>
        </w:r>
      </w:ins>
      <w:ins w:id="2515" w:author="Kenway" w:date="2023-02-21T12:02:00Z">
        <w:r>
          <w:rPr>
            <w:rFonts w:ascii="Times New Roman" w:hAnsi="Times New Roman" w:cs="Times New Roman"/>
            <w:color w:val="000000" w:themeColor="text1"/>
          </w:rPr>
          <w:t xml:space="preserve">global inhibition mediated by the indirect and </w:t>
        </w:r>
        <w:del w:id="2516" w:author="Bo Shen" w:date="2023-02-27T12:40:00Z">
          <w:r w:rsidDel="00DC2E17">
            <w:rPr>
              <w:rFonts w:ascii="Times New Roman" w:hAnsi="Times New Roman" w:cs="Times New Roman"/>
              <w:color w:val="000000" w:themeColor="text1"/>
            </w:rPr>
            <w:delText>hyperdirect</w:delText>
          </w:r>
        </w:del>
      </w:ins>
      <w:ins w:id="2517" w:author="Bo Shen" w:date="2023-02-27T12:40:00Z">
        <w:r>
          <w:rPr>
            <w:rFonts w:ascii="Times New Roman" w:hAnsi="Times New Roman" w:cs="Times New Roman"/>
            <w:color w:val="000000" w:themeColor="text1"/>
          </w:rPr>
          <w:t>hyper direct</w:t>
        </w:r>
      </w:ins>
      <w:ins w:id="2518" w:author="Kenway" w:date="2023-02-21T12:02:00Z">
        <w:r>
          <w:rPr>
            <w:rFonts w:ascii="Times New Roman" w:hAnsi="Times New Roman" w:cs="Times New Roman"/>
            <w:color w:val="000000" w:themeColor="text1"/>
          </w:rPr>
          <w:t xml:space="preserve"> pathways </w:t>
        </w:r>
      </w:ins>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{"citationID":"s93pRaSu","properties":{"formattedCitation":"(Bogacz &amp; Gurney, 2007; Schroll &amp; Hamker, 2013; Wei et al., 2015)","plainCitation":"(Bogacz &amp; Gurney, 2007; Schroll &amp; Hamker, 2013; Wei et al., 2015)","noteIndex":0},"citationItems":[{"id":6949,"uris":["http://zotero.org/users/6345545/items/KQ3RPUG8"],"itemData":{"id":6949,"type":"article-journal","abstract":"Neurophysiological studies have identified a number of brain regions critically involved in solving the problem of action selection or decision making. In the case of highly practiced tasks, these regions include cortical areas hypothesized to integrate evidence supporting alternative actions and the basal ganglia, hypothesized to act as a central switch in gating behavioral requests. However, despite our relatively detailed knowledge of basal ganglia biology and its connectivity with the cortex and numerical simulation studies demonstrating selective function, no formal theoretical framework exists that supplies an algorithmic description of these circuits. This article shows how many aspects of the anatomy and physiology of the circuit involving the cortex and basal ganglia are exactly those required to implement the computation defined by an asymptotically optimal statistical test for decision making: the multihypothesis sequential probability ratio test (MSPRT). The resulting model of basal ganglia provides a new framework for understanding the computation in the basal ganglia during decision making in highly practiced tasks. The predictions of the theory concerning the properties of particular neuronal populations are validated in existing experimental data. Further, we show that this neurobiologically grounded implementation of MSPRT outperforms other candidates for neural decision making, that it is structurally and parametrically robust, and that it can accommodate cortical mechanisms for decision making in a way that complements those in basal ganglia.","container-title":"Neural Computation","DOI":"10.1162/neco.2007.19.2.442","ISSN":"0899-7667","issue":"2","journalAbbreviation":"Neural Computation","page":"442-477","source":"Silverchair","title":"The Basal Ganglia and Cortex Implement Optimal Decision Making Between Alternative Actions","volume":"19","author":[{"family":"Bogacz","given":"Rafal"},{"family":"Gurney","given":"Kevin"}],"issued":{"date-parts":[["2007",2,1]]}}},{"id":6955,"uris":["http://zotero.org/users/6345545/items/9RFA9379"],"itemData":{"id":6955,"type":"article-journal","abstract":"Over the past 15 years, computational models have had a considerable impact on basal-ganglia research. Most of these models implement multiple distinct basal-ganglia pathways and assume them to fulfill different functions. As there is now a multitude of different models, it has become complex to keep track of their various, sometimes just marginally different assumptions on pathway functions. Moreover, it has become a challenge to oversee to what extent individual assumptions are corroborated or challenged by empirical data. Focusing on computational, but also considering non-computational models, we review influential concepts of pathway functions and show to what extent they are compatible with or contradict each other. Moreover, we outline how empirical evidence favors or challenges specific model assumptions and propose experiments that allow testing assumptions against each other.","container-title":"Frontiers in Systems Neuroscience","ISSN":"1662-5137","source":"Frontiers","title":"Computational models of basal-ganglia pathway functions: focus on functional neuroanatomy","title-short":"Computational models of basal-ganglia pathway functions","URL":"https://www.frontiersin.org/articles/10.3389/fnsys.2013.00122","volume":"7","author":[{"family":"Schroll","given":"Henning"},{"family":"Hamker","given":"Fred"}],"accessed":{"date-parts":[["2023",2,24]]},"issued":{"date-parts":[["2013"]]}}},{"id":6952,"uris":["http://zotero.org/users/6345545/items/KJPRSLJ7"],"itemData":{"id":6952,"type":"article-journal","abstract":"The basal ganglia (BG) play an important role in motor control, reinforcement learning, and perceptual decision making. Modeling and experimental evidence suggest that, in a speed–accuracy tradeoff, the corticostriatal pathway can adaptively adjust a decision threshold (the amount of information needed to make a choice). In this study, we go beyond the focus of previous works on the direct and hyperdirect pathways to examine the contribution of the indirect pathway of the BG system to decision making in a biophysically based spiking network model. We find that the mechanism of adjusting the decision threshold by plasticity of the corticostriatal connections is effective, provided that the indirect pathway counterbalances the direct pathway in their projections to the output nucleus. Furthermore, in our model, changes within basal ganglia connections similar to those that arise in parkinsonism give rise to strong beta oscillations. Specifically, beta oscillations are produced by an abnormal enhancement of the interactions between the subthalamic nucleus (STN) and the external segment of globus pallidus (GPe) in the indirect pathway, with an oscillation frequency that depends on the excitatory cortical input to the STN and the inhibitory input to the GPe from the striatum. In a parkinsonian state characterized by pronounced beta oscillations, the mean reaction time and range of threshold variation (a measure of behavioral flexibility) are significantly reduced compared with the normal state. Our work thus reveals a specific circuit mechanism for impairments of perceptual decision making associated with Parkinson's disease.","container-title":"Journal of Neuroscience","DOI":"10.1523/JNEUROSCI.3611-14.2015","ISSN":"0270-6474, 1529-2401","issue":"9","journalAbbreviation":"J. Neurosci.","language":"en","license":"Copyright © 2015 the authors 0270-6474/15/354052-13$15.00/0","note":"publisher: Society for Neuroscience\nsection: Articles\nPMID: 25740532","page":"4052-4064","source":"www.jneurosci.org","title":"Role of the Indirect Pathway of the Basal Ganglia in Perceptual Decision Making","volume":"35","author":[{"family":"Wei","given":"Wei"},{"family":"Rubin","given":"Jonathan E."},{"family":"Wang","given":"Xiao-Jing"}],"issued":{"date-parts":[["2015",3,4]]}}}],"schema":"https://github.com/citation-style-language/schema/raw/master/csl-citation.json"} </w:instrText>
      </w:r>
      <w:r>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(Bogacz &amp; Gurney, 2007; Schroll &amp; Hamker, 2013; Wei et al., 2015)</w:t>
      </w:r>
      <w:r>
        <w:rPr>
          <w:rFonts w:ascii="Times New Roman" w:hAnsi="Times New Roman" w:cs="Times New Roman"/>
          <w:color w:val="000000" w:themeColor="text1"/>
        </w:rPr>
        <w:fldChar w:fldCharType="end"/>
      </w:r>
      <w:ins w:id="2519" w:author="Kenway" w:date="2023-02-21T12:02:00Z">
        <w:del w:id="2520" w:author="Bo Shen" w:date="2023-02-27T12:41:00Z">
          <w:r w:rsidDel="00DC2E17">
            <w:rPr>
              <w:rFonts w:ascii="Times New Roman" w:hAnsi="Times New Roman" w:cs="Times New Roman"/>
              <w:color w:val="000000" w:themeColor="text1"/>
            </w:rPr>
            <w:delText>(</w:delText>
          </w:r>
          <w:commentRangeStart w:id="2521"/>
          <w:r w:rsidDel="00DC2E17">
            <w:rPr>
              <w:rFonts w:ascii="Times New Roman" w:hAnsi="Times New Roman" w:cs="Times New Roman"/>
              <w:color w:val="000000" w:themeColor="text1"/>
            </w:rPr>
            <w:delText>REFS</w:delText>
          </w:r>
        </w:del>
      </w:ins>
      <w:commentRangeEnd w:id="2521"/>
      <w:ins w:id="2522" w:author="Kenway" w:date="2023-02-21T14:02:00Z">
        <w:del w:id="2523" w:author="Bo Shen" w:date="2023-02-27T12:41:00Z">
          <w:r w:rsidDel="00DC2E17">
            <w:rPr>
              <w:rStyle w:val="CommentReference"/>
            </w:rPr>
            <w:commentReference w:id="2521"/>
          </w:r>
        </w:del>
      </w:ins>
      <w:ins w:id="2524" w:author="Kenway" w:date="2023-02-21T12:02:00Z">
        <w:del w:id="2525" w:author="Bo Shen" w:date="2023-02-27T12:41:00Z">
          <w:r w:rsidDel="00DC2E17">
            <w:rPr>
              <w:rFonts w:ascii="Times New Roman" w:hAnsi="Times New Roman" w:cs="Times New Roman"/>
              <w:color w:val="000000" w:themeColor="text1"/>
            </w:rPr>
            <w:delText>)</w:delText>
          </w:r>
        </w:del>
        <w:r>
          <w:rPr>
            <w:rFonts w:ascii="Times New Roman" w:hAnsi="Times New Roman" w:cs="Times New Roman"/>
            <w:color w:val="000000" w:themeColor="text1"/>
          </w:rPr>
          <w:t>.</w:t>
        </w:r>
      </w:ins>
      <w:ins w:id="2526" w:author="Kenway" w:date="2023-02-21T15:41:00Z">
        <w:r>
          <w:rPr>
            <w:rFonts w:ascii="Times New Roman" w:hAnsi="Times New Roman" w:cs="Times New Roman"/>
            <w:color w:val="000000" w:themeColor="text1"/>
          </w:rPr>
          <w:t xml:space="preserve"> </w:t>
        </w:r>
      </w:ins>
      <w:ins w:id="2527" w:author="Kenway" w:date="2023-02-22T14:28:00Z">
        <w:r>
          <w:rPr>
            <w:rFonts w:ascii="Times New Roman" w:hAnsi="Times New Roman" w:cs="Times New Roman"/>
            <w:color w:val="000000" w:themeColor="text1"/>
          </w:rPr>
          <w:t xml:space="preserve">While both the LDDM and </w:t>
        </w:r>
      </w:ins>
      <w:ins w:id="2528" w:author="Bo Shen" w:date="2023-02-27T13:06:00Z">
        <w:r>
          <w:rPr>
            <w:rFonts w:ascii="Times New Roman" w:hAnsi="Times New Roman" w:cs="Times New Roman"/>
            <w:color w:val="000000" w:themeColor="text1"/>
          </w:rPr>
          <w:t xml:space="preserve">the </w:t>
        </w:r>
      </w:ins>
      <w:ins w:id="2529" w:author="Kenway" w:date="2023-02-22T14:28:00Z">
        <w:r>
          <w:rPr>
            <w:rFonts w:ascii="Times New Roman" w:hAnsi="Times New Roman" w:cs="Times New Roman"/>
            <w:color w:val="000000" w:themeColor="text1"/>
          </w:rPr>
          <w:t>CBG models utilize disinhibition to drive selection, they differ in two important ways.</w:t>
        </w:r>
      </w:ins>
      <w:ins w:id="2530" w:author="Kenway" w:date="2023-02-22T14:32:00Z">
        <w:r>
          <w:rPr>
            <w:rFonts w:ascii="Times New Roman" w:hAnsi="Times New Roman" w:cs="Times New Roman"/>
            <w:color w:val="000000" w:themeColor="text1"/>
          </w:rPr>
          <w:t xml:space="preserve"> First, </w:t>
        </w:r>
      </w:ins>
      <w:ins w:id="2531" w:author="Kenway" w:date="2023-02-22T14:27:00Z">
        <w:r>
          <w:rPr>
            <w:rFonts w:ascii="Times New Roman" w:hAnsi="Times New Roman" w:cs="Times New Roman"/>
            <w:color w:val="000000" w:themeColor="text1"/>
          </w:rPr>
          <w:t>disinhibition in the LDDM functions in a novel manner that implements a transition between value coding and WTA selection states. This transition is mediated by a broad</w:t>
        </w:r>
      </w:ins>
      <w:ins w:id="2532" w:author="Bo Shen" w:date="2023-02-27T12:42:00Z">
        <w:r>
          <w:rPr>
            <w:rFonts w:ascii="Times New Roman" w:hAnsi="Times New Roman" w:cs="Times New Roman"/>
            <w:color w:val="000000" w:themeColor="text1"/>
          </w:rPr>
          <w:t>/non-selectively</w:t>
        </w:r>
      </w:ins>
      <w:ins w:id="2533" w:author="Kenway" w:date="2023-02-22T14:27:00Z">
        <w:r>
          <w:rPr>
            <w:rFonts w:ascii="Times New Roman" w:hAnsi="Times New Roman" w:cs="Times New Roman"/>
            <w:color w:val="000000" w:themeColor="text1"/>
          </w:rPr>
          <w:t xml:space="preserve"> activation of </w:t>
        </w:r>
      </w:ins>
      <w:ins w:id="2534" w:author="Kenway" w:date="2023-02-22T15:44:00Z">
        <w:del w:id="2535" w:author="Bo Shen" w:date="2023-02-27T12:42:00Z">
          <w:r w:rsidDel="00DC2E17">
            <w:rPr>
              <w:rFonts w:ascii="Times New Roman" w:hAnsi="Times New Roman" w:cs="Times New Roman"/>
              <w:color w:val="000000" w:themeColor="text1"/>
            </w:rPr>
            <w:delText xml:space="preserve">non-selective </w:delText>
          </w:r>
        </w:del>
      </w:ins>
      <w:ins w:id="2536" w:author="Kenway" w:date="2023-02-22T14:27:00Z">
        <w:r>
          <w:rPr>
            <w:rFonts w:ascii="Times New Roman" w:hAnsi="Times New Roman" w:cs="Times New Roman"/>
            <w:color w:val="000000" w:themeColor="text1"/>
          </w:rPr>
          <w:t xml:space="preserve">disinhibition across </w:t>
        </w:r>
      </w:ins>
      <w:ins w:id="2537" w:author="Kenway" w:date="2023-02-22T15:44:00Z">
        <w:r>
          <w:rPr>
            <w:rFonts w:ascii="Times New Roman" w:hAnsi="Times New Roman" w:cs="Times New Roman"/>
            <w:color w:val="000000" w:themeColor="text1"/>
          </w:rPr>
          <w:t>the</w:t>
        </w:r>
      </w:ins>
      <w:ins w:id="2538" w:author="Kenway" w:date="2023-02-22T14:27:00Z">
        <w:r>
          <w:rPr>
            <w:rFonts w:ascii="Times New Roman" w:hAnsi="Times New Roman" w:cs="Times New Roman"/>
            <w:color w:val="000000" w:themeColor="text1"/>
          </w:rPr>
          <w:t xml:space="preserve"> </w:t>
        </w:r>
      </w:ins>
      <w:ins w:id="2539" w:author="Kenway" w:date="2023-02-22T15:44:00Z">
        <w:r>
          <w:rPr>
            <w:rFonts w:ascii="Times New Roman" w:hAnsi="Times New Roman" w:cs="Times New Roman"/>
            <w:color w:val="000000" w:themeColor="text1"/>
          </w:rPr>
          <w:t>decision circuit</w:t>
        </w:r>
      </w:ins>
      <w:ins w:id="2540" w:author="Bo Shen" w:date="2023-02-27T12:42:00Z">
        <w:r>
          <w:rPr>
            <w:rFonts w:ascii="Times New Roman" w:hAnsi="Times New Roman" w:cs="Times New Roman"/>
            <w:color w:val="000000" w:themeColor="text1"/>
          </w:rPr>
          <w:t>s</w:t>
        </w:r>
      </w:ins>
      <w:ins w:id="2541" w:author="Kenway" w:date="2023-02-22T14:27:00Z">
        <w:r>
          <w:rPr>
            <w:rFonts w:ascii="Times New Roman" w:hAnsi="Times New Roman" w:cs="Times New Roman"/>
            <w:color w:val="000000" w:themeColor="text1"/>
          </w:rPr>
          <w:t>.</w:t>
        </w:r>
        <w:del w:id="2542" w:author="Bo Shen" w:date="2023-02-27T12:45:00Z">
          <w:r w:rsidDel="00DC2E17">
            <w:rPr>
              <w:rFonts w:ascii="Times New Roman" w:hAnsi="Times New Roman" w:cs="Times New Roman"/>
              <w:color w:val="000000" w:themeColor="text1"/>
            </w:rPr>
            <w:delText xml:space="preserve"> Subsequently</w:delText>
          </w:r>
        </w:del>
      </w:ins>
      <w:ins w:id="2543" w:author="Kenway" w:date="2023-02-22T14:42:00Z">
        <w:del w:id="2544" w:author="Bo Shen" w:date="2023-02-27T12:45:00Z">
          <w:r w:rsidDel="00DC2E17">
            <w:rPr>
              <w:rFonts w:ascii="Times New Roman" w:hAnsi="Times New Roman" w:cs="Times New Roman"/>
              <w:color w:val="000000" w:themeColor="text1"/>
            </w:rPr>
            <w:delText>,</w:delText>
          </w:r>
        </w:del>
      </w:ins>
      <w:ins w:id="2545" w:author="Kenway" w:date="2023-02-22T14:27:00Z">
        <w:r>
          <w:rPr>
            <w:rFonts w:ascii="Times New Roman" w:hAnsi="Times New Roman" w:cs="Times New Roman"/>
            <w:color w:val="000000" w:themeColor="text1"/>
          </w:rPr>
          <w:t xml:space="preserve"> </w:t>
        </w:r>
      </w:ins>
      <w:ins w:id="2546" w:author="Bo Shen" w:date="2023-02-27T12:56:00Z">
        <w:r>
          <w:rPr>
            <w:rFonts w:ascii="Times New Roman" w:hAnsi="Times New Roman" w:cs="Times New Roman"/>
            <w:color w:val="000000" w:themeColor="text1"/>
          </w:rPr>
          <w:t xml:space="preserve">The activation of disinhibition is not biased towards specific alternatives until </w:t>
        </w:r>
      </w:ins>
      <w:ins w:id="2547" w:author="Bo Shen" w:date="2023-02-27T12:57:00Z">
        <w:r>
          <w:rPr>
            <w:rFonts w:ascii="Times New Roman" w:hAnsi="Times New Roman" w:cs="Times New Roman"/>
            <w:color w:val="000000" w:themeColor="text1"/>
          </w:rPr>
          <w:t xml:space="preserve">a period of </w:t>
        </w:r>
      </w:ins>
      <w:ins w:id="2548" w:author="Bo Shen" w:date="2023-02-27T12:55:00Z">
        <w:r>
          <w:rPr>
            <w:rFonts w:ascii="Times New Roman" w:hAnsi="Times New Roman" w:cs="Times New Roman"/>
            <w:color w:val="000000" w:themeColor="text1"/>
          </w:rPr>
          <w:t xml:space="preserve">interaction with differential value inputs to option-specific subcircuits. </w:t>
        </w:r>
      </w:ins>
      <w:ins w:id="2549" w:author="Kenway" w:date="2023-02-22T14:27:00Z">
        <w:del w:id="2550" w:author="Bo Shen" w:date="2023-02-27T12:44:00Z">
          <w:r w:rsidDel="00DC2E17">
            <w:rPr>
              <w:rFonts w:ascii="Times New Roman" w:hAnsi="Times New Roman" w:cs="Times New Roman"/>
              <w:color w:val="000000" w:themeColor="text1"/>
            </w:rPr>
            <w:delText>non-selective disinhibition becomes selective a</w:delText>
          </w:r>
        </w:del>
        <w:del w:id="2551" w:author="Bo Shen" w:date="2023-02-27T12:51:00Z">
          <w:r w:rsidDel="0067679B">
            <w:rPr>
              <w:rFonts w:ascii="Times New Roman" w:hAnsi="Times New Roman" w:cs="Times New Roman"/>
              <w:color w:val="000000" w:themeColor="text1"/>
            </w:rPr>
            <w:delText>fter interaction with differential value inputs to option-spec</w:delText>
          </w:r>
        </w:del>
      </w:ins>
      <w:ins w:id="2552" w:author="Kenway" w:date="2023-02-23T10:22:00Z">
        <w:del w:id="2553" w:author="Bo Shen" w:date="2023-02-27T12:51:00Z">
          <w:r w:rsidDel="0067679B">
            <w:rPr>
              <w:rFonts w:ascii="Times New Roman" w:hAnsi="Times New Roman" w:cs="Times New Roman"/>
              <w:color w:val="000000" w:themeColor="text1"/>
            </w:rPr>
            <w:delText>i</w:delText>
          </w:r>
        </w:del>
      </w:ins>
      <w:ins w:id="2554" w:author="Kenway" w:date="2023-02-22T14:27:00Z">
        <w:del w:id="2555" w:author="Bo Shen" w:date="2023-02-27T12:51:00Z">
          <w:r w:rsidDel="0067679B">
            <w:rPr>
              <w:rFonts w:ascii="Times New Roman" w:hAnsi="Times New Roman" w:cs="Times New Roman"/>
              <w:color w:val="000000" w:themeColor="text1"/>
            </w:rPr>
            <w:delText>fic subcircuits</w:delText>
          </w:r>
        </w:del>
        <w:del w:id="2556" w:author="Bo Shen" w:date="2023-02-27T12:44:00Z">
          <w:r w:rsidDel="00DC2E17">
            <w:rPr>
              <w:rFonts w:ascii="Times New Roman" w:hAnsi="Times New Roman" w:cs="Times New Roman"/>
              <w:color w:val="000000" w:themeColor="text1"/>
            </w:rPr>
            <w:delText>; in this stage, selectiv</w:delText>
          </w:r>
        </w:del>
      </w:ins>
      <w:ins w:id="2557" w:author="Kenway" w:date="2023-02-22T14:43:00Z">
        <w:del w:id="2558" w:author="Bo Shen" w:date="2023-02-27T12:44:00Z">
          <w:r w:rsidDel="00DC2E17">
            <w:rPr>
              <w:rFonts w:ascii="Times New Roman" w:hAnsi="Times New Roman" w:cs="Times New Roman"/>
              <w:color w:val="000000" w:themeColor="text1"/>
            </w:rPr>
            <w:delText>e</w:delText>
          </w:r>
        </w:del>
      </w:ins>
      <w:ins w:id="2559" w:author="Kenway" w:date="2023-02-22T14:27:00Z">
        <w:del w:id="2560" w:author="Bo Shen" w:date="2023-02-27T12:51:00Z">
          <w:r w:rsidDel="0067679B">
            <w:rPr>
              <w:rFonts w:ascii="Times New Roman" w:hAnsi="Times New Roman" w:cs="Times New Roman"/>
              <w:color w:val="000000" w:themeColor="text1"/>
            </w:rPr>
            <w:delText xml:space="preserve"> disinhibition</w:delText>
          </w:r>
        </w:del>
      </w:ins>
      <w:ins w:id="2561" w:author="Kenway" w:date="2023-02-22T14:44:00Z">
        <w:del w:id="2562" w:author="Bo Shen" w:date="2023-02-27T12:51:00Z">
          <w:r w:rsidDel="0067679B">
            <w:rPr>
              <w:rFonts w:ascii="Times New Roman" w:hAnsi="Times New Roman" w:cs="Times New Roman"/>
              <w:color w:val="000000" w:themeColor="text1"/>
            </w:rPr>
            <w:delText xml:space="preserve"> is biased towards spec</w:delText>
          </w:r>
        </w:del>
      </w:ins>
      <w:ins w:id="2563" w:author="Kenway" w:date="2023-02-23T10:22:00Z">
        <w:del w:id="2564" w:author="Bo Shen" w:date="2023-02-27T12:51:00Z">
          <w:r w:rsidDel="0067679B">
            <w:rPr>
              <w:rFonts w:ascii="Times New Roman" w:hAnsi="Times New Roman" w:cs="Times New Roman"/>
              <w:color w:val="000000" w:themeColor="text1"/>
            </w:rPr>
            <w:delText>i</w:delText>
          </w:r>
        </w:del>
      </w:ins>
      <w:ins w:id="2565" w:author="Kenway" w:date="2023-02-22T14:44:00Z">
        <w:del w:id="2566" w:author="Bo Shen" w:date="2023-02-27T12:51:00Z">
          <w:r w:rsidDel="0067679B">
            <w:rPr>
              <w:rFonts w:ascii="Times New Roman" w:hAnsi="Times New Roman" w:cs="Times New Roman"/>
              <w:color w:val="000000" w:themeColor="text1"/>
            </w:rPr>
            <w:delText>fic alternatives as in CBG models.</w:delText>
          </w:r>
        </w:del>
      </w:ins>
      <w:ins w:id="2567" w:author="Kenway" w:date="2023-02-22T14:27:00Z">
        <w:del w:id="2568" w:author="Bo Shen" w:date="2023-02-27T12:51:00Z">
          <w:r w:rsidDel="0067679B">
            <w:rPr>
              <w:rFonts w:ascii="Times New Roman" w:hAnsi="Times New Roman" w:cs="Times New Roman"/>
              <w:color w:val="000000" w:themeColor="text1"/>
            </w:rPr>
            <w:delText xml:space="preserve"> </w:delText>
          </w:r>
        </w:del>
      </w:ins>
      <w:ins w:id="2569" w:author="Kenway" w:date="2023-02-22T14:44:00Z">
        <w:r>
          <w:rPr>
            <w:rFonts w:ascii="Times New Roman" w:hAnsi="Times New Roman" w:cs="Times New Roman"/>
            <w:color w:val="000000" w:themeColor="text1"/>
          </w:rPr>
          <w:t xml:space="preserve">Second, </w:t>
        </w:r>
      </w:ins>
      <w:ins w:id="2570" w:author="Kenway" w:date="2023-02-22T15:45:00Z">
        <w:r>
          <w:rPr>
            <w:rFonts w:ascii="Times New Roman" w:hAnsi="Times New Roman" w:cs="Times New Roman"/>
            <w:color w:val="000000" w:themeColor="text1"/>
          </w:rPr>
          <w:t xml:space="preserve">disinhibition in </w:t>
        </w:r>
      </w:ins>
      <w:ins w:id="2571" w:author="Kenway" w:date="2023-02-22T14:44:00Z">
        <w:r>
          <w:rPr>
            <w:rFonts w:ascii="Times New Roman" w:hAnsi="Times New Roman" w:cs="Times New Roman"/>
            <w:color w:val="000000" w:themeColor="text1"/>
          </w:rPr>
          <w:t>the LDDM</w:t>
        </w:r>
      </w:ins>
      <w:ins w:id="2572" w:author="Kenway" w:date="2023-02-22T15:45:00Z">
        <w:r>
          <w:rPr>
            <w:rFonts w:ascii="Times New Roman" w:hAnsi="Times New Roman" w:cs="Times New Roman"/>
            <w:color w:val="000000" w:themeColor="text1"/>
          </w:rPr>
          <w:t xml:space="preserve"> is tightly integrated with </w:t>
        </w:r>
      </w:ins>
      <w:ins w:id="2573" w:author="Kenway" w:date="2023-02-22T15:46:00Z">
        <w:r>
          <w:rPr>
            <w:rFonts w:ascii="Times New Roman" w:hAnsi="Times New Roman" w:cs="Times New Roman"/>
            <w:color w:val="000000" w:themeColor="text1"/>
          </w:rPr>
          <w:t xml:space="preserve">the </w:t>
        </w:r>
      </w:ins>
      <w:ins w:id="2574" w:author="Kenway" w:date="2023-02-22T15:45:00Z">
        <w:r>
          <w:rPr>
            <w:rFonts w:ascii="Times New Roman" w:hAnsi="Times New Roman" w:cs="Times New Roman"/>
            <w:color w:val="000000" w:themeColor="text1"/>
          </w:rPr>
          <w:t>lateral inhibition</w:t>
        </w:r>
      </w:ins>
      <w:ins w:id="2575" w:author="Kenway" w:date="2023-02-22T15:46:00Z">
        <w:r>
          <w:rPr>
            <w:rFonts w:ascii="Times New Roman" w:hAnsi="Times New Roman" w:cs="Times New Roman"/>
            <w:color w:val="000000" w:themeColor="text1"/>
          </w:rPr>
          <w:t xml:space="preserve"> that mediates competition between alternatives; </w:t>
        </w:r>
      </w:ins>
      <w:ins w:id="2576" w:author="Kenway" w:date="2023-02-22T16:10:00Z">
        <w:r>
          <w:rPr>
            <w:rFonts w:ascii="Times New Roman" w:hAnsi="Times New Roman" w:cs="Times New Roman"/>
            <w:color w:val="000000" w:themeColor="text1"/>
          </w:rPr>
          <w:t>consistent with the microarchitecture of cortex</w:t>
        </w:r>
      </w:ins>
      <w:ins w:id="2577" w:author="Bo Shen" w:date="2023-02-27T12:47:00Z">
        <w:r>
          <w:rPr>
            <w:rFonts w:ascii="Times New Roman" w:hAnsi="Times New Roman" w:cs="Times New Roman"/>
            <w:color w:val="000000" w:themeColor="text1"/>
          </w:rPr>
          <w:t xml:space="preserve"> </w:t>
        </w:r>
      </w:ins>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{"citationID":"7NL8fO2w","properties":{"formattedCitation":"(Fu et al., 2014; Karnani et al., 2016; Kepecs &amp; Fishell, 2014; Pi et al., 2013; S. Zhang et al., 2014)","plainCitation":"(Fu et al., 2014; Karnani et al., 2016; Kepecs &amp; Fishell, 2014; Pi et al., 2013; S. Zhang et al., 2014)","noteIndex":0},"citationItems":[{"id":192,"uris":["http://zotero.org/users/6345545/items/NKAPB2Z3"],"itemData":{"id":192,"type":"article-journal","abstract":"The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P."}],"issued":{"date-parts":[["2014",3,13]]}}},{"id":5102,"uris":["http://zotero.org/users/6345545/items/C3HGGWCF"],"itemData":{"id":5102,"type":"article-journal","abstract":"Inhibitory interneurons in the neocortex often connect in a promiscuous and extensive fashion, extending a “blanket of inhibition” on the circuit. This raises the problem of how can excitatory activity propagate in the midst of this widespread inhibition. One solution to this problem could be the vasoactive intestinal peptide (VIP) interneurons, which disinhibit other interneurons. To explore how VIP interneurons affect the local circuits, we use two-photon optogenetics to activate them individually in mouse visual cortex in vivo while measuring their output with two-photon calcium imaging. We find that VIP interneurons have narrow axons and inhibit nearby somatostatin interneurons, which themselves inhibit pyramidal cells. Moreover, via this lateral disinhibition, VIP cells in vivo make local and transient “holes” in the inhibitory blanket extended by SOM cells. VIP interneurons, themselves regulated by neuromodulators, may therefore enable selective patterns of activity to propagate through the cortex, by generating a “spotlight of attention”.\nSIGNIFICANCE STATEMENT Most inhibitory interneurons have axons restricted to a nearby area and target excitatory neighbors indiscriminately, raising the issue of how neuronal activity can propagate through cortical circuits. Vasoactive intestinal peptide-expressing interneurons (VIPs) disinhibit cortical pyramidal cells through inhibition of other inhibitory interneurons, and they have very focused, “narrow” axons. By optogenetically activating single VIPs in live mice while recording the activity of nearby neurons, we find that VIPs break open a hole in blanket inhibition with an effective range of </w:instrText>
      </w:r>
      <w:r>
        <w:rPr>
          <w:rFonts w:ascii="Cambria Math" w:hAnsi="Cambria Math" w:cs="Cambria Math"/>
          <w:color w:val="000000" w:themeColor="text1"/>
        </w:rPr>
        <w:instrText>∼</w:instrText>
      </w:r>
      <w:r>
        <w:rPr>
          <w:rFonts w:ascii="Times New Roman" w:hAnsi="Times New Roman" w:cs="Times New Roman"/>
          <w:color w:val="000000" w:themeColor="text1"/>
        </w:rPr>
        <w:instrText xml:space="preserve">120 μm in lateral cortical space where excitatory activity can propagate.","container-title":"Journal of Neuroscience","DOI":"10.1523/JNEUROSCI.3646-15.2016","ISSN":"0270-6474, 1529-2401","issue":"12","journalAbbreviation":"J. Neurosci.","language":"en","license":"Copyright © 2016 the authors 0270-6474/16/363471-10$15.00/0","note":"publisher: Society for Neuroscience\nsection: Articles\nPMID: 27013676","page":"3471-3480","source":"www.jneurosci.org","title":"Opening Holes in the Blanket of Inhibition: Localized Lateral Disinhibition by VIP Interneurons","title-short":"Opening Holes in the Blanket of Inhibition","volume":"36","author":[{"family":"Karnani","given":"Mahesh M."},{"family":"Jackson","given":"Jesse"},{"family":"Ayzenshtat","given":"Inbal"},{"family":"Sichani","given":"Azadeh Hamzehei"},{"family":"Manoocheri","given":"Kasra"},{"family":"Kim","given":"Samuel"},{"family":"Yuste","given":"Rafael"}],"issued":{"date-parts":[["2016",3,23]]}}},{"id":170,"uris":["http://zotero.org/users/6345545/items/Y8R2CLBJ"],"itemData":{"id":170,"type":"article-journal","container-title":"Nature","DOI":"10.1038/nature12983","ISSN":"0028-0836, 1476-4687","issue":"7483","journalAbbreviation":"Nature","language":"en","page":"318-326","source":"DOI.org (Crossref)","title":"Interneuron cell types are fit to function","volume":"505","author":[{"family":"Kepecs","given":"Adam"},{"family":"Fishell","given":"Gordon"}],"issued":{"date-parts":[["2014",1]]}}},{"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id":5098,"uris":["http://zotero.org/users/6345545/items/7R2FQU3T"],"itemData":{"id":5098,"type":"article-journal","container-title":"Science","DOI":"10.1126/science.1254126","issue":"6197","note":"publisher: American Association for the Advancement of Science","page":"660-665","source":"science.org (Atypon)","title":"Long-range and local circuits for top-down modulation of visual cortex processing","volume":"345","author":[{"family":"Zhang","given":"Siyu"},{"family":"Xu","given":"Min"},{"family":"Kamigaki","given":"Tsukasa"},{"family":"Hoang Do","given":"Johnny Phong"},{"family":"Chang","given":"Wei-Cheng"},{"family":"Jenvay","given":"Sean"},{"family":"Miyamichi","given":"Kazunari"},{"family":"Luo","given":"Liqun"},{"family":"Dan","given":"Yang"}],"issued":{"date-parts":[["2014",8,8]]}}}],"schema":"https://github.com/citation-style-language/schema/raw/master/csl-citation.json"} </w:instrText>
      </w:r>
      <w:r>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(Fu et al., 2014; Karnani et al., 2016; Kepecs &amp; Fishell, 2014; Pi et al., 2013; S. Zhang et al., 2014)</w:t>
      </w:r>
      <w:r>
        <w:rPr>
          <w:rFonts w:ascii="Times New Roman" w:hAnsi="Times New Roman" w:cs="Times New Roman"/>
          <w:color w:val="000000" w:themeColor="text1"/>
        </w:rPr>
        <w:fldChar w:fldCharType="end"/>
      </w:r>
      <w:ins w:id="2578" w:author="Kenway" w:date="2023-02-22T16:11:00Z">
        <w:del w:id="2579" w:author="Bo Shen" w:date="2023-02-27T12:48:00Z">
          <w:r w:rsidDel="0067679B">
            <w:rPr>
              <w:rFonts w:ascii="Times New Roman" w:hAnsi="Times New Roman" w:cs="Times New Roman"/>
              <w:color w:val="000000" w:themeColor="text1"/>
            </w:rPr>
            <w:delText xml:space="preserve"> (REFS)</w:delText>
          </w:r>
        </w:del>
      </w:ins>
      <w:ins w:id="2580" w:author="Kenway" w:date="2023-02-22T16:10:00Z">
        <w:r>
          <w:rPr>
            <w:rFonts w:ascii="Times New Roman" w:hAnsi="Times New Roman" w:cs="Times New Roman"/>
            <w:color w:val="000000" w:themeColor="text1"/>
          </w:rPr>
          <w:t xml:space="preserve">, </w:t>
        </w:r>
      </w:ins>
      <w:ins w:id="2581" w:author="Kenway" w:date="2023-02-22T15:46:00Z">
        <w:r>
          <w:rPr>
            <w:rFonts w:ascii="Times New Roman" w:hAnsi="Times New Roman" w:cs="Times New Roman"/>
            <w:color w:val="000000" w:themeColor="text1"/>
          </w:rPr>
          <w:t xml:space="preserve">disinhibitory, inhibitory and excitatory neurons are part of </w:t>
        </w:r>
      </w:ins>
      <w:ins w:id="2582" w:author="Kenway" w:date="2023-02-22T15:48:00Z">
        <w:r>
          <w:rPr>
            <w:rFonts w:ascii="Times New Roman" w:hAnsi="Times New Roman" w:cs="Times New Roman"/>
            <w:color w:val="000000" w:themeColor="text1"/>
          </w:rPr>
          <w:t>the</w:t>
        </w:r>
      </w:ins>
      <w:ins w:id="2583" w:author="Kenway" w:date="2023-02-22T15:46:00Z">
        <w:r>
          <w:rPr>
            <w:rFonts w:ascii="Times New Roman" w:hAnsi="Times New Roman" w:cs="Times New Roman"/>
            <w:color w:val="000000" w:themeColor="text1"/>
          </w:rPr>
          <w:t xml:space="preserve"> </w:t>
        </w:r>
      </w:ins>
      <w:ins w:id="2584" w:author="Kenway" w:date="2023-02-22T15:48:00Z">
        <w:r>
          <w:rPr>
            <w:rFonts w:ascii="Times New Roman" w:hAnsi="Times New Roman" w:cs="Times New Roman"/>
            <w:color w:val="000000" w:themeColor="text1"/>
          </w:rPr>
          <w:t>same</w:t>
        </w:r>
      </w:ins>
      <w:ins w:id="2585" w:author="Kenway" w:date="2023-02-22T15:49:00Z">
        <w:r>
          <w:rPr>
            <w:rFonts w:ascii="Times New Roman" w:hAnsi="Times New Roman" w:cs="Times New Roman"/>
            <w:color w:val="000000" w:themeColor="text1"/>
          </w:rPr>
          <w:t xml:space="preserve"> </w:t>
        </w:r>
      </w:ins>
      <w:ins w:id="2586" w:author="Kenway" w:date="2023-02-22T15:48:00Z">
        <w:r>
          <w:rPr>
            <w:rFonts w:ascii="Times New Roman" w:hAnsi="Times New Roman" w:cs="Times New Roman"/>
            <w:color w:val="000000" w:themeColor="text1"/>
          </w:rPr>
          <w:t>local circuit. In contrast,</w:t>
        </w:r>
      </w:ins>
      <w:ins w:id="2587" w:author="Kenway" w:date="2023-02-22T16:07:00Z">
        <w:r>
          <w:rPr>
            <w:rFonts w:ascii="Times New Roman" w:hAnsi="Times New Roman" w:cs="Times New Roman"/>
            <w:color w:val="000000" w:themeColor="text1"/>
          </w:rPr>
          <w:t xml:space="preserve"> the basal ganglia lack</w:t>
        </w:r>
      </w:ins>
      <w:ins w:id="2588" w:author="Bo Shen" w:date="2023-02-27T12:49:00Z">
        <w:r>
          <w:rPr>
            <w:rFonts w:ascii="Times New Roman" w:hAnsi="Times New Roman" w:cs="Times New Roman"/>
            <w:color w:val="000000" w:themeColor="text1"/>
          </w:rPr>
          <w:t>s</w:t>
        </w:r>
      </w:ins>
      <w:ins w:id="2589" w:author="Kenway" w:date="2023-02-22T16:11:00Z">
        <w:r>
          <w:rPr>
            <w:rFonts w:ascii="Times New Roman" w:hAnsi="Times New Roman" w:cs="Times New Roman"/>
            <w:color w:val="000000" w:themeColor="text1"/>
          </w:rPr>
          <w:t xml:space="preserve"> local, lateral connections and </w:t>
        </w:r>
      </w:ins>
      <w:ins w:id="2590" w:author="Kenway" w:date="2023-02-22T16:15:00Z">
        <w:r>
          <w:rPr>
            <w:rFonts w:ascii="Times New Roman" w:hAnsi="Times New Roman" w:cs="Times New Roman"/>
            <w:color w:val="000000" w:themeColor="text1"/>
          </w:rPr>
          <w:t xml:space="preserve">mutual competition </w:t>
        </w:r>
        <w:r>
          <w:rPr>
            <w:rFonts w:ascii="Times New Roman" w:hAnsi="Times New Roman" w:cs="Times New Roman"/>
            <w:color w:val="000000" w:themeColor="text1"/>
          </w:rPr>
          <w:lastRenderedPageBreak/>
          <w:t xml:space="preserve">in </w:t>
        </w:r>
      </w:ins>
      <w:ins w:id="2591" w:author="Bo Shen" w:date="2023-02-27T12:49:00Z">
        <w:r>
          <w:rPr>
            <w:rFonts w:ascii="Times New Roman" w:hAnsi="Times New Roman" w:cs="Times New Roman"/>
            <w:color w:val="000000" w:themeColor="text1"/>
          </w:rPr>
          <w:t xml:space="preserve">the </w:t>
        </w:r>
      </w:ins>
      <w:ins w:id="2592" w:author="Kenway" w:date="2023-02-22T16:11:00Z">
        <w:r>
          <w:rPr>
            <w:rFonts w:ascii="Times New Roman" w:hAnsi="Times New Roman" w:cs="Times New Roman"/>
            <w:color w:val="000000" w:themeColor="text1"/>
          </w:rPr>
          <w:t>CBG models</w:t>
        </w:r>
      </w:ins>
      <w:ins w:id="2593" w:author="Bo Shen" w:date="2023-02-27T12:52:00Z">
        <w:r>
          <w:rPr>
            <w:rFonts w:ascii="Times New Roman" w:hAnsi="Times New Roman" w:cs="Times New Roman"/>
            <w:color w:val="000000" w:themeColor="text1"/>
          </w:rPr>
          <w:t>, which</w:t>
        </w:r>
      </w:ins>
      <w:ins w:id="2594" w:author="Kenway" w:date="2023-02-22T16:11:00Z">
        <w:r>
          <w:rPr>
            <w:rFonts w:ascii="Times New Roman" w:hAnsi="Times New Roman" w:cs="Times New Roman"/>
            <w:color w:val="000000" w:themeColor="text1"/>
          </w:rPr>
          <w:t xml:space="preserve"> typically require</w:t>
        </w:r>
        <w:del w:id="2595" w:author="Bo Shen" w:date="2023-02-27T12:52:00Z">
          <w:r w:rsidDel="007F09C3">
            <w:rPr>
              <w:rFonts w:ascii="Times New Roman" w:hAnsi="Times New Roman" w:cs="Times New Roman"/>
              <w:color w:val="000000" w:themeColor="text1"/>
            </w:rPr>
            <w:delText>s</w:delText>
          </w:r>
        </w:del>
        <w:r>
          <w:rPr>
            <w:rFonts w:ascii="Times New Roman" w:hAnsi="Times New Roman" w:cs="Times New Roman"/>
            <w:color w:val="000000" w:themeColor="text1"/>
          </w:rPr>
          <w:t xml:space="preserve"> both </w:t>
        </w:r>
      </w:ins>
      <w:ins w:id="2596" w:author="Kenway" w:date="2023-02-22T16:15:00Z">
        <w:r>
          <w:rPr>
            <w:rFonts w:ascii="Times New Roman" w:hAnsi="Times New Roman" w:cs="Times New Roman"/>
            <w:color w:val="000000" w:themeColor="text1"/>
          </w:rPr>
          <w:t xml:space="preserve">direct pathway </w:t>
        </w:r>
      </w:ins>
      <w:ins w:id="2597" w:author="Kenway" w:date="2023-02-22T16:11:00Z">
        <w:r>
          <w:rPr>
            <w:rFonts w:ascii="Times New Roman" w:hAnsi="Times New Roman" w:cs="Times New Roman"/>
            <w:color w:val="000000" w:themeColor="text1"/>
          </w:rPr>
          <w:t>disinhibition</w:t>
        </w:r>
      </w:ins>
      <w:ins w:id="2598" w:author="Kenway" w:date="2023-02-22T16:14:00Z">
        <w:r>
          <w:rPr>
            <w:rFonts w:ascii="Times New Roman" w:hAnsi="Times New Roman" w:cs="Times New Roman"/>
            <w:color w:val="000000" w:themeColor="text1"/>
          </w:rPr>
          <w:t xml:space="preserve"> along with diffus</w:t>
        </w:r>
      </w:ins>
      <w:ins w:id="2599" w:author="Bo Shen" w:date="2023-02-27T12:53:00Z">
        <w:r>
          <w:rPr>
            <w:rFonts w:ascii="Times New Roman" w:hAnsi="Times New Roman" w:cs="Times New Roman"/>
            <w:color w:val="000000" w:themeColor="text1"/>
          </w:rPr>
          <w:t>ive</w:t>
        </w:r>
      </w:ins>
      <w:ins w:id="2600" w:author="Kenway" w:date="2023-02-22T16:14:00Z">
        <w:del w:id="2601" w:author="Bo Shen" w:date="2023-02-27T12:53:00Z">
          <w:r w:rsidDel="007F09C3">
            <w:rPr>
              <w:rFonts w:ascii="Times New Roman" w:hAnsi="Times New Roman" w:cs="Times New Roman"/>
              <w:color w:val="000000" w:themeColor="text1"/>
            </w:rPr>
            <w:delText>e</w:delText>
          </w:r>
        </w:del>
        <w:r>
          <w:rPr>
            <w:rFonts w:ascii="Times New Roman" w:hAnsi="Times New Roman" w:cs="Times New Roman"/>
            <w:color w:val="000000" w:themeColor="text1"/>
          </w:rPr>
          <w:t xml:space="preserve"> suppression of competing motor plans via the indirect or </w:t>
        </w:r>
        <w:del w:id="2602" w:author="Bo Shen" w:date="2023-02-27T12:50:00Z">
          <w:r w:rsidDel="0067679B">
            <w:rPr>
              <w:rFonts w:ascii="Times New Roman" w:hAnsi="Times New Roman" w:cs="Times New Roman"/>
              <w:color w:val="000000" w:themeColor="text1"/>
            </w:rPr>
            <w:delText>hyperdirect</w:delText>
          </w:r>
        </w:del>
      </w:ins>
      <w:ins w:id="2603" w:author="Bo Shen" w:date="2023-02-27T12:50:00Z">
        <w:r>
          <w:rPr>
            <w:rFonts w:ascii="Times New Roman" w:hAnsi="Times New Roman" w:cs="Times New Roman"/>
            <w:color w:val="000000" w:themeColor="text1"/>
          </w:rPr>
          <w:t>hyper direct</w:t>
        </w:r>
      </w:ins>
      <w:ins w:id="2604" w:author="Kenway" w:date="2023-02-22T16:14:00Z">
        <w:r>
          <w:rPr>
            <w:rFonts w:ascii="Times New Roman" w:hAnsi="Times New Roman" w:cs="Times New Roman"/>
            <w:color w:val="000000" w:themeColor="text1"/>
          </w:rPr>
          <w:t xml:space="preserve"> pathways</w:t>
        </w:r>
      </w:ins>
      <w:ins w:id="2605" w:author="Kenway" w:date="2023-02-22T16:16:00Z">
        <w:r>
          <w:rPr>
            <w:rFonts w:ascii="Times New Roman" w:hAnsi="Times New Roman" w:cs="Times New Roman"/>
            <w:color w:val="000000" w:themeColor="text1"/>
          </w:rPr>
          <w:t xml:space="preserve"> </w:t>
        </w:r>
      </w:ins>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{"citationID":"NlENR6DU","properties":{"formattedCitation":"(Bogacz &amp; Gurney, 2007; Schroll &amp; Hamker, 2013; Wei et al., 2015)","plainCitation":"(Bogacz &amp; Gurney, 2007; Schroll &amp; Hamker, 2013; Wei et al., 2015)","noteIndex":0},"citationItems":[{"id":6949,"uris":["http://zotero.org/users/6345545/items/KQ3RPUG8"],"itemData":{"id":6949,"type":"article-journal","abstract":"Neurophysiological studies have identified a number of brain regions critically involved in solving the problem of action selection or decision making. In the case of highly practiced tasks, these regions include cortical areas hypothesized to integrate evidence supporting alternative actions and the basal ganglia, hypothesized to act as a central switch in gating behavioral requests. However, despite our relatively detailed knowledge of basal ganglia biology and its connectivity with the cortex and numerical simulation studies demonstrating selective function, no formal theoretical framework exists that supplies an algorithmic description of these circuits. This article shows how many aspects of the anatomy and physiology of the circuit involving the cortex and basal ganglia are exactly those required to implement the computation defined by an asymptotically optimal statistical test for decision making: the multihypothesis sequential probability ratio test (MSPRT). The resulting model of basal ganglia provides a new framework for understanding the computation in the basal ganglia during decision making in highly practiced tasks. The predictions of the theory concerning the properties of particular neuronal populations are validated in existing experimental data. Further, we show that this neurobiologically grounded implementation of MSPRT outperforms other candidates for neural decision making, that it is structurally and parametrically robust, and that it can accommodate cortical mechanisms for decision making in a way that complements those in basal ganglia.","container-title":"Neural Computation","DOI":"10.1162/neco.2007.19.2.442","ISSN":"0899-7667","issue":"2","journalAbbreviation":"Neural Computation","page":"442-477","source":"Silverchair","title":"The Basal Ganglia and Cortex Implement Optimal Decision Making Between Alternative Actions","volume":"19","author":[{"family":"Bogacz","given":"Rafal"},{"family":"Gurney","given":"Kevin"}],"issued":{"date-parts":[["2007",2,1]]}}},{"id":6955,"uris":["http://zotero.org/users/6345545/items/9RFA9379"],"itemData":{"id":6955,"type":"article-journal","abstract":"Over the past 15 years, computational models have had a considerable impact on basal-ganglia research. Most of these models implement multiple distinct basal-ganglia pathways and assume them to fulfill different functions. As there is now a multitude of different models, it has become complex to keep track of their various, sometimes just marginally different assumptions on pathway functions. Moreover, it has become a challenge to oversee to what extent individual assumptions are corroborated or challenged by empirical data. Focusing on computational, but also considering non-computational models, we review influential concepts of pathway functions and show to what extent they are compatible with or contradict each other. Moreover, we outline how empirical evidence favors or challenges specific model assumptions and propose experiments that allow testing assumptions against each other.","container-title":"Frontiers in Systems Neuroscience","ISSN":"1662-5137","source":"Frontiers","title":"Computational models of basal-ganglia pathway functions: focus on functional neuroanatomy","title-short":"Computational models of basal-ganglia pathway functions","URL":"https://www.frontiersin.org/articles/10.3389/fnsys.2013.00122","volume":"7","author":[{"family":"Schroll","given":"Henning"},{"family":"Hamker","given":"Fred"}],"accessed":{"date-parts":[["2023",2,24]]},"issued":{"date-parts":[["2013"]]}}},{"id":6952,"uris":["http://zotero.org/users/6345545/items/KJPRSLJ7"],"itemData":{"id":6952,"type":"article-journal","abstract":"The basal ganglia (BG) play an important role in motor control, reinforcement learning, and perceptual decision making. Modeling and experimental evidence suggest that, in a speed–accuracy tradeoff, the corticostriatal pathway can adaptively adjust a decision threshold (the amount of information needed to make a choice). In this study, we go beyond the focus of previous works on the direct and hyperdirect pathways to examine the contribution of the indirect pathway of the BG system to decision making in a biophysically based spiking network model. We find that the mechanism of adjusting the decision threshold by plasticity of the corticostriatal connections is effective, provided that the indirect pathway counterbalances the direct pathway in their projections to the output nucleus. Furthermore, in our model, changes within basal ganglia connections similar to those that arise in parkinsonism give rise to strong beta oscillations. Specifically, beta oscillations are produced by an abnormal enhancement of the interactions between the subthalamic nucleus (STN) and the external segment of globus pallidus (GPe) in the indirect pathway, with an oscillation frequency that depends on the excitatory cortical input to the STN and the inhibitory input to the GPe from the striatum. In a parkinsonian state characterized by pronounced beta oscillations, the mean reaction time and range of threshold variation (a measure of behavioral flexibility) are significantly reduced compared with the normal state. Our work thus reveals a specific circuit mechanism for impairments of perceptual decision making associated with Parkinson's disease.","container-title":"Journal of Neuroscience","DOI":"10.1523/JNEUROSCI.3611-14.2015","ISSN":"0270-6474, 1529-2401","issue":"9","journalAbbreviation":"J. Neurosci.","language":"en","license":"Copyright © 2015 the authors 0270-6474/15/354052-13$15.00/0","note":"publisher: Society for Neuroscience\nsection: Articles\nPMID: 25740532","page":"4052-4064","source":"www.jneurosci.org","title":"Role of the Indirect Pathway of the Basal Ganglia in Perceptual Decision Making","volume":"35","author":[{"family":"Wei","given":"Wei"},{"family":"Rubin","given":"Jonathan E."},{"family":"Wang","given":"Xiao-Jing"}],"issued":{"date-parts":[["2015",3,4]]}}}],"schema":"https://github.com/citation-style-language/schema/raw/master/csl-citation.json"} </w:instrText>
      </w:r>
      <w:r>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(Bogacz &amp; Gurney, 2007; Schroll &amp; Hamker, 2013; Wei et al., 2015)</w:t>
      </w:r>
      <w:r>
        <w:rPr>
          <w:rFonts w:ascii="Times New Roman" w:hAnsi="Times New Roman" w:cs="Times New Roman"/>
          <w:color w:val="000000" w:themeColor="text1"/>
        </w:rPr>
        <w:fldChar w:fldCharType="end"/>
      </w:r>
      <w:ins w:id="2606" w:author="Kenway" w:date="2023-02-22T16:16:00Z">
        <w:del w:id="2607" w:author="Bo Shen" w:date="2023-02-27T12:50:00Z">
          <w:r w:rsidDel="0067679B">
            <w:rPr>
              <w:rFonts w:ascii="Times New Roman" w:hAnsi="Times New Roman" w:cs="Times New Roman"/>
              <w:color w:val="000000" w:themeColor="text1"/>
            </w:rPr>
            <w:delText>(REFS)</w:delText>
          </w:r>
        </w:del>
      </w:ins>
      <w:ins w:id="2608" w:author="Kenway" w:date="2023-02-22T16:14:00Z">
        <w:r>
          <w:rPr>
            <w:rFonts w:ascii="Times New Roman" w:hAnsi="Times New Roman" w:cs="Times New Roman"/>
            <w:color w:val="000000" w:themeColor="text1"/>
          </w:rPr>
          <w:t>.</w:t>
        </w:r>
      </w:ins>
      <w:ins w:id="2609" w:author="Kenway" w:date="2023-02-22T16:11:00Z">
        <w:r>
          <w:rPr>
            <w:rFonts w:ascii="Times New Roman" w:hAnsi="Times New Roman" w:cs="Times New Roman"/>
            <w:color w:val="000000" w:themeColor="text1"/>
          </w:rPr>
          <w:t xml:space="preserve"> </w:t>
        </w:r>
      </w:ins>
      <w:ins w:id="2610" w:author="Kenway" w:date="2023-02-22T16:17:00Z">
        <w:r>
          <w:rPr>
            <w:rFonts w:ascii="Times New Roman" w:hAnsi="Times New Roman" w:cs="Times New Roman"/>
            <w:color w:val="000000" w:themeColor="text1"/>
          </w:rPr>
          <w:t>Thus, whi</w:t>
        </w:r>
      </w:ins>
      <w:ins w:id="2611" w:author="Kenway" w:date="2023-02-22T16:22:00Z">
        <w:r>
          <w:rPr>
            <w:rFonts w:ascii="Times New Roman" w:hAnsi="Times New Roman" w:cs="Times New Roman"/>
            <w:color w:val="000000" w:themeColor="text1"/>
          </w:rPr>
          <w:t>l</w:t>
        </w:r>
      </w:ins>
      <w:ins w:id="2612" w:author="Kenway" w:date="2023-02-22T16:17:00Z">
        <w:r>
          <w:rPr>
            <w:rFonts w:ascii="Times New Roman" w:hAnsi="Times New Roman" w:cs="Times New Roman"/>
            <w:color w:val="000000" w:themeColor="text1"/>
          </w:rPr>
          <w:t xml:space="preserve">e conceptually similar to </w:t>
        </w:r>
      </w:ins>
      <w:ins w:id="2613" w:author="Bo Shen" w:date="2023-02-27T13:05:00Z">
        <w:r>
          <w:rPr>
            <w:rFonts w:ascii="Times New Roman" w:hAnsi="Times New Roman" w:cs="Times New Roman"/>
            <w:color w:val="000000" w:themeColor="text1"/>
          </w:rPr>
          <w:t xml:space="preserve">the </w:t>
        </w:r>
      </w:ins>
      <w:ins w:id="2614" w:author="Kenway" w:date="2023-02-22T16:17:00Z">
        <w:r>
          <w:rPr>
            <w:rFonts w:ascii="Times New Roman" w:hAnsi="Times New Roman" w:cs="Times New Roman"/>
            <w:color w:val="000000" w:themeColor="text1"/>
          </w:rPr>
          <w:t xml:space="preserve">CBG models, </w:t>
        </w:r>
      </w:ins>
      <w:ins w:id="2615" w:author="Kenway" w:date="2023-02-22T16:26:00Z">
        <w:r>
          <w:rPr>
            <w:rFonts w:ascii="Times New Roman" w:hAnsi="Times New Roman" w:cs="Times New Roman"/>
            <w:color w:val="000000" w:themeColor="text1"/>
          </w:rPr>
          <w:t xml:space="preserve">disinhibition in </w:t>
        </w:r>
      </w:ins>
      <w:ins w:id="2616" w:author="Kenway" w:date="2023-02-22T16:23:00Z">
        <w:r>
          <w:rPr>
            <w:rFonts w:ascii="Times New Roman" w:hAnsi="Times New Roman" w:cs="Times New Roman"/>
            <w:color w:val="000000" w:themeColor="text1"/>
          </w:rPr>
          <w:t>the LDDM is tightly</w:t>
        </w:r>
      </w:ins>
      <w:ins w:id="2617" w:author="Kenway" w:date="2023-02-22T16:26:00Z">
        <w:r>
          <w:rPr>
            <w:rFonts w:ascii="Times New Roman" w:hAnsi="Times New Roman" w:cs="Times New Roman"/>
            <w:color w:val="000000" w:themeColor="text1"/>
          </w:rPr>
          <w:t xml:space="preserve"> integrated with competitive inhibition</w:t>
        </w:r>
      </w:ins>
      <w:ins w:id="2618" w:author="Kenway" w:date="2023-02-22T16:28:00Z">
        <w:r>
          <w:rPr>
            <w:rFonts w:ascii="Times New Roman" w:hAnsi="Times New Roman" w:cs="Times New Roman"/>
            <w:color w:val="000000" w:themeColor="text1"/>
          </w:rPr>
          <w:t xml:space="preserve"> and provides a dynami</w:t>
        </w:r>
      </w:ins>
      <w:ins w:id="2619" w:author="Kenway" w:date="2023-02-22T16:29:00Z">
        <w:r>
          <w:rPr>
            <w:rFonts w:ascii="Times New Roman" w:hAnsi="Times New Roman" w:cs="Times New Roman"/>
            <w:color w:val="000000" w:themeColor="text1"/>
          </w:rPr>
          <w:t>c</w:t>
        </w:r>
      </w:ins>
      <w:ins w:id="2620" w:author="Kenway" w:date="2023-02-22T16:28:00Z">
        <w:r>
          <w:rPr>
            <w:rFonts w:ascii="Times New Roman" w:hAnsi="Times New Roman" w:cs="Times New Roman"/>
            <w:color w:val="000000" w:themeColor="text1"/>
          </w:rPr>
          <w:t xml:space="preserve"> control of circuit state, both characteristics of decision-making in cortical brain areas.</w:t>
        </w:r>
      </w:ins>
    </w:p>
    <w:p w14:paraId="45EDBE58" w14:textId="77777777" w:rsidR="00564B42" w:rsidRDefault="00564B42" w:rsidP="00101AEA">
      <w:pPr>
        <w:spacing w:line="480" w:lineRule="auto"/>
        <w:jc w:val="both"/>
        <w:rPr>
          <w:ins w:id="2621" w:author="Kenway" w:date="2023-02-22T14:26:00Z"/>
          <w:rFonts w:ascii="Times New Roman" w:hAnsi="Times New Roman" w:cs="Times New Roman"/>
          <w:color w:val="000000" w:themeColor="text1"/>
        </w:rPr>
      </w:pPr>
    </w:p>
    <w:p w14:paraId="4CAC0F35" w14:textId="0E92B299" w:rsidR="00564B42" w:rsidRPr="0060258A" w:rsidRDefault="00564B42" w:rsidP="00343CC2">
      <w:pPr>
        <w:spacing w:line="480" w:lineRule="auto"/>
        <w:jc w:val="both"/>
        <w:rPr>
          <w:ins w:id="2622" w:author="Bo Shen" w:date="2023-02-27T12:10:00Z"/>
          <w:rFonts w:ascii="Times New Roman" w:hAnsi="Times New Roman" w:cs="Times New Roman"/>
          <w:color w:val="000000" w:themeColor="text1"/>
        </w:rPr>
      </w:pPr>
      <w:ins w:id="2623" w:author="Bo Shen" w:date="2023-02-27T12:10:00Z">
        <w:r>
          <w:rPr>
            <w:rFonts w:ascii="Times New Roman" w:hAnsi="Times New Roman" w:cs="Times New Roman"/>
            <w:color w:val="000000" w:themeColor="text1"/>
          </w:rPr>
          <w:t xml:space="preserve">The LDDM </w:t>
        </w:r>
      </w:ins>
      <w:ins w:id="2624" w:author="Bo Shen" w:date="2023-02-27T13:01:00Z">
        <w:r>
          <w:rPr>
            <w:rFonts w:ascii="Times New Roman" w:hAnsi="Times New Roman" w:cs="Times New Roman"/>
            <w:color w:val="000000" w:themeColor="text1"/>
          </w:rPr>
          <w:t>achieves</w:t>
        </w:r>
      </w:ins>
      <w:ins w:id="2625" w:author="Bo Shen" w:date="2023-02-27T12:10:00Z">
        <w:r>
          <w:rPr>
            <w:rFonts w:ascii="Times New Roman" w:hAnsi="Times New Roman" w:cs="Times New Roman"/>
            <w:color w:val="000000" w:themeColor="text1"/>
          </w:rPr>
          <w:t xml:space="preserve"> </w:t>
        </w:r>
      </w:ins>
      <w:ins w:id="2626" w:author="Bo Shen" w:date="2023-02-27T13:02:00Z">
        <w:r>
          <w:rPr>
            <w:rFonts w:ascii="Times New Roman" w:hAnsi="Times New Roman" w:cs="Times New Roman"/>
            <w:color w:val="000000" w:themeColor="text1"/>
          </w:rPr>
          <w:t>the</w:t>
        </w:r>
      </w:ins>
      <w:ins w:id="2627" w:author="Bo Shen" w:date="2023-02-27T12:10:00Z">
        <w:r>
          <w:rPr>
            <w:rFonts w:ascii="Times New Roman" w:hAnsi="Times New Roman" w:cs="Times New Roman"/>
            <w:color w:val="000000" w:themeColor="text1"/>
          </w:rPr>
          <w:t xml:space="preserve"> flexible reconfiguration of dynamical regimes from normalized value coding to WTA selection dynamics</w:t>
        </w:r>
      </w:ins>
      <w:ins w:id="2628" w:author="Bo Shen" w:date="2023-02-27T13:02:00Z">
        <w:r>
          <w:rPr>
            <w:rFonts w:ascii="Times New Roman" w:hAnsi="Times New Roman" w:cs="Times New Roman"/>
            <w:color w:val="000000" w:themeColor="text1"/>
          </w:rPr>
          <w:t xml:space="preserve"> </w:t>
        </w:r>
      </w:ins>
      <w:ins w:id="2629" w:author="Bo Shen" w:date="2023-02-27T12:10:00Z">
        <w:r>
          <w:rPr>
            <w:rFonts w:ascii="Times New Roman" w:hAnsi="Times New Roman" w:cs="Times New Roman"/>
            <w:color w:val="000000" w:themeColor="text1"/>
          </w:rPr>
          <w:t>by a broad, initially non-selective disinhibition</w:t>
        </w:r>
      </w:ins>
      <w:ins w:id="2630" w:author="Bo Shen" w:date="2023-02-27T13:02:00Z">
        <w:r>
          <w:rPr>
            <w:rFonts w:ascii="Times New Roman" w:hAnsi="Times New Roman" w:cs="Times New Roman"/>
            <w:color w:val="000000" w:themeColor="text1"/>
          </w:rPr>
          <w:t>.</w:t>
        </w:r>
      </w:ins>
      <w:ins w:id="2631" w:author="Bo Shen" w:date="2023-02-27T12:10:00Z">
        <w:r>
          <w:rPr>
            <w:rFonts w:ascii="Times New Roman" w:hAnsi="Times New Roman" w:cs="Times New Roman"/>
            <w:color w:val="000000" w:themeColor="text1"/>
          </w:rPr>
          <w:t xml:space="preserve"> </w:t>
        </w:r>
      </w:ins>
      <w:ins w:id="2632" w:author="Bo Shen" w:date="2023-02-27T13:03:00Z">
        <w:r>
          <w:rPr>
            <w:rFonts w:ascii="Times New Roman" w:hAnsi="Times New Roman" w:cs="Times New Roman"/>
            <w:color w:val="000000" w:themeColor="text1"/>
          </w:rPr>
          <w:t>S</w:t>
        </w:r>
      </w:ins>
      <w:ins w:id="2633" w:author="Bo Shen" w:date="2023-02-27T13:02:00Z">
        <w:r>
          <w:rPr>
            <w:rFonts w:ascii="Times New Roman" w:hAnsi="Times New Roman" w:cs="Times New Roman"/>
            <w:color w:val="000000" w:themeColor="text1"/>
          </w:rPr>
          <w:t>imilar reconfiguration</w:t>
        </w:r>
      </w:ins>
      <w:ins w:id="2634" w:author="Bo Shen" w:date="2023-02-27T13:03:00Z">
        <w:r>
          <w:rPr>
            <w:rFonts w:ascii="Times New Roman" w:hAnsi="Times New Roman" w:cs="Times New Roman"/>
            <w:color w:val="000000" w:themeColor="text1"/>
          </w:rPr>
          <w:t xml:space="preserve"> has been achieved by</w:t>
        </w:r>
      </w:ins>
      <w:ins w:id="2635" w:author="Bo Shen" w:date="2023-02-27T13:02:00Z">
        <w:r>
          <w:rPr>
            <w:rFonts w:ascii="Times New Roman" w:hAnsi="Times New Roman" w:cs="Times New Roman"/>
            <w:color w:val="000000" w:themeColor="text1"/>
          </w:rPr>
          <w:t xml:space="preserve"> </w:t>
        </w:r>
      </w:ins>
      <w:ins w:id="2636" w:author="Bo Shen" w:date="2023-02-27T12:10:00Z">
        <w:r>
          <w:rPr>
            <w:rFonts w:ascii="Times New Roman" w:hAnsi="Times New Roman" w:cs="Times New Roman"/>
            <w:color w:val="000000" w:themeColor="text1"/>
          </w:rPr>
          <w:t>other circuit mechanisms. For example, a mutual inhibition network can capture the different regimes of sequential two-interval decision-making – stimulus loading, working memory, and comparison – by assuming a flexible reconfiguration of external inputs</w:t>
        </w:r>
      </w:ins>
      <w:r w:rsidR="00A00796">
        <w:rPr>
          <w:rFonts w:ascii="Times New Roman" w:hAnsi="Times New Roman" w:cs="Times New Roman"/>
          <w:color w:val="000000" w:themeColor="text1"/>
        </w:rPr>
        <w:t xml:space="preserve"> </w:t>
      </w:r>
      <w:r w:rsidR="00A00796">
        <w:rPr>
          <w:rFonts w:ascii="Times New Roman" w:hAnsi="Times New Roman" w:cs="Times New Roman"/>
          <w:color w:val="000000" w:themeColor="text1"/>
        </w:rPr>
        <w:fldChar w:fldCharType="begin"/>
      </w:r>
      <w:r w:rsidR="00383211">
        <w:rPr>
          <w:rFonts w:ascii="Times New Roman" w:hAnsi="Times New Roman" w:cs="Times New Roman"/>
          <w:color w:val="000000" w:themeColor="text1"/>
        </w:rPr>
        <w:instrText xml:space="preserve"> ADDIN ZOTERO_ITEM CSL_CITATION {"citationID":"at8tc90bp6","properties":{"formattedCitation":"(Machens et al., 2005)","plainCitation":"(Machens et al., 2005)","noteIndex":0},"citationItems":[{"id":5590,"uris":["http://zotero.org/users/6345545/items/ICL5HIJC"],"itemData":{"id":5590,"type":"article-journal","container-title":"Science","DOI":"10.1126/science.1104171","issue":"5712","note":"publisher: American Association for the Advancement of Science","page":"1121-1124","source":"science.org (Atypon)","title":"Flexible Control of Mutual Inhibition: A Neural Model of Two-Interval Discrimination","title-short":"Flexible Control of Mutual Inhibition","volume":"307","author":[{"family":"Machens","given":"Christian K."},{"family":"Romo","given":"Ranulfo"},{"family":"Brody","given":"Carlos D."}],"issued":{"date-parts":[["2005",2,18]]}}}],"schema":"https://github.com/citation-style-language/schema/raw/master/csl-citation.json"} </w:instrText>
      </w:r>
      <w:r w:rsidR="00A00796">
        <w:rPr>
          <w:rFonts w:ascii="Times New Roman" w:hAnsi="Times New Roman" w:cs="Times New Roman"/>
          <w:color w:val="000000" w:themeColor="text1"/>
        </w:rPr>
        <w:fldChar w:fldCharType="separate"/>
      </w:r>
      <w:r w:rsidR="00383211" w:rsidRPr="00383211">
        <w:rPr>
          <w:rFonts w:ascii="Times New Roman" w:hAnsi="Times New Roman" w:cs="Times New Roman"/>
          <w:color w:val="000000"/>
        </w:rPr>
        <w:t>(Machens et al., 2005)</w:t>
      </w:r>
      <w:r w:rsidR="00A00796">
        <w:rPr>
          <w:rFonts w:ascii="Times New Roman" w:hAnsi="Times New Roman" w:cs="Times New Roman"/>
          <w:color w:val="000000" w:themeColor="text1"/>
        </w:rPr>
        <w:fldChar w:fldCharType="end"/>
      </w:r>
      <w:ins w:id="2637" w:author="Bo Shen" w:date="2023-02-27T12:10:00Z">
        <w:r>
          <w:rPr>
            <w:rFonts w:ascii="Times New Roman" w:hAnsi="Times New Roman" w:cs="Times New Roman"/>
            <w:color w:val="000000" w:themeColor="text1"/>
          </w:rPr>
          <w:t xml:space="preserve">. Similar to the LDDM, this model can transit between point attractor (initial stimulus encoding), line attractor (working memory), and saddle point (comparison) dynamics, though it captures a sequential rather than a simultaneous decision process. Interestingly, disinhibition may also play a role in this model, providing a theoretical mechanism to switch the routing of external inputs within the circuit. </w:t>
        </w:r>
      </w:ins>
    </w:p>
    <w:p w14:paraId="7FD04AE7" w14:textId="77777777" w:rsidR="00564B42" w:rsidRPr="00622C5F" w:rsidRDefault="00564B42" w:rsidP="00101AEA">
      <w:pPr>
        <w:spacing w:line="480" w:lineRule="auto"/>
        <w:jc w:val="both"/>
        <w:rPr>
          <w:rFonts w:ascii="Times New Roman" w:hAnsi="Times New Roman" w:cs="Times New Roman"/>
          <w:color w:val="000000" w:themeColor="text1"/>
        </w:rPr>
      </w:pPr>
    </w:p>
    <w:p w14:paraId="74D67A46" w14:textId="77777777" w:rsidR="00564B42" w:rsidRPr="0060258A" w:rsidRDefault="00564B42" w:rsidP="00101AEA">
      <w:pPr>
        <w:spacing w:line="480" w:lineRule="auto"/>
        <w:jc w:val="both"/>
        <w:rPr>
          <w:rFonts w:ascii="Times New Roman" w:hAnsi="Times New Roman" w:cs="Times New Roman"/>
          <w:color w:val="000000" w:themeColor="text1"/>
        </w:rPr>
      </w:pPr>
      <w:r w:rsidRPr="0060258A">
        <w:rPr>
          <w:rFonts w:ascii="Times New Roman" w:hAnsi="Times New Roman" w:cs="Times New Roman"/>
          <w:color w:val="000000" w:themeColor="text1"/>
        </w:rPr>
        <w:t xml:space="preserve">While normalized value coding and WTA selection have largely been modeled separately, the LDDM offers a biologically-plausible circuit architecture that integrates </w:t>
      </w:r>
      <w:r w:rsidRPr="0060258A">
        <w:rPr>
          <w:rFonts w:ascii="Times New Roman" w:hAnsi="Times New Roman" w:cs="Times New Roman" w:hint="eastAsia"/>
          <w:color w:val="000000" w:themeColor="text1"/>
        </w:rPr>
        <w:t>the</w:t>
      </w:r>
      <w:r w:rsidRPr="0060258A">
        <w:rPr>
          <w:rFonts w:ascii="Times New Roman" w:hAnsi="Times New Roman" w:cs="Times New Roman"/>
          <w:color w:val="000000" w:themeColor="text1"/>
        </w:rPr>
        <w:t xml:space="preserve"> two features. Existing neurophysiological evidence show that WTA dynamics and normalized coding co-exist in the same brain regions. On the one hand, neural activities show relative value coding in the early stage of decision-making, reflecting a context-dependent modulation consistent with the canonical divisive normalization computation</w:t>
      </w:r>
      <w:ins w:id="2638" w:author="Bo Shen" w:date="2023-02-24T17:28: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{"citationID":"W6QQP5Qy","properties":{"formattedCitation":"(Churchland et al., 2008; Kira et al., 2015; Louie et al., 2011; Pastor-Bernier &amp; Cisek, 2011; Rorie et al., 2010; Strait et al., 2014; Yamada et al., 2018)","plainCitation":"(Churchland et al., 2008; Kira et al., 2015; Louie et al., 2011; Pastor-Bernier &amp; Cisek, 2011; Rorie et al., 2010; Strait et al., 2014; Yamada et al., 2018)","noteIndex":0},"citationItems":[{"id":372,"uris":["http://zotero.org/users/6345545/items/CUJ2PP3B"],"itemData":{"id":372,"type":"article-journal","container-title":"Nature Neuroscience","DOI":"10.1038/nn.2123","ISSN":"1097-6256, 1546-1726","issue":"6","journalAbbreviation":"Nat Neurosci","language":"en","page":"693-702","source":"DOI.org (Crossref)","title":"Decision-making with multiple alternatives","volume":"11","author":[{"family":"Churchland","given":"Anne K"},{"family":"Kiani","given":"Roozbeh"},{"family":"Shadlen","given":"Michael N."}],"issued":{"date-parts":[["2008",6]]}}},{"id":3890,"uris":["http://zotero.org/users/6345545/items/GMWETZUQ"],"itemData":{"id":3890,"type":"article-journal","abstract":"Difficult decisions often require evaluation of samples of evidence acquired sequentially. A sensible strategy is to accumulate evidence, weighted by its reliability, until sufficient support is attained. An optimal statistical approach would accumulate evidence in units of logarithms of likelihood ratios (logLR) to a desired level. Studies of perceptual decisions suggest that the brain approximates an analogous procedure, but a direct test of accumulation, in units of logLR, to a threshold in units of cumulative logLR is lacking. We trained rhesus monkeys to make decisions based on a sequence of evanescent, visual cues assigned different logLR, hence different reliability. Firing rates of neurons in the lateral intraparietal area (LIP) reflected the accumulation of logLR and reached a stereotyped level before the monkeys committed to a decision. The monkeys’ choices and reaction times, including their variability, were explained by LIP activity in the context of accumulation of logLR to a threshold.","container-title":"Neuron","DOI":"10.1016/j.neuron.2015.01.007","ISSN":"0896-6273","issue":"4","journalAbbreviation":"Neuron","language":"en","page":"861-873","source":"ScienceDirect","title":"A Neural Implementation of Wald’s Sequential Probability Ratio Test","volume":"85","author":[{"family":"Kira","given":"Shinichiro"},{"family":"Yang","given":"Tianming"},{"family":"Shadlen","given":"Michael N."}],"issued":{"date-parts":[["2015",2,18]]}}},{"id":342,"uris":["http://zotero.org/users/6345545/items/FIVLPZPC"],"itemData":{"id":342,"type":"article-journal","container-title":"Journal of Neuroscience","DOI":"10.1523/JNEUROSCI.1237-11.2011","ISSN":"0270-6474, 1529-2401","issue":"29","journalAbbreviation":"Journal of Neuroscience","language":"en","page":"10627-10639","source":"DOI.org (Crossref)","title":"Reward Value-Based Gain Control: Divisive Normalization in Parietal Cortex","title-short":"Reward Value-Based Gain Control","volume":"31","author":[{"family":"Louie","given":"Kenway"},{"family":"Grattan","given":"L. E."},{"family":"Glimcher","given":"P. W."}],"issued":{"date-parts":[["2011",7,20]]}}},{"id":626,"uris":["http://zotero.org/users/6345545/items/JBM23G32"],"itemData":{"id":626,"type":"article-journal","abstract":"It has been proposed that whenever an animal faces several action choices, their neural representations are processed in parallel in frontoparietal cortex and compete in a manner biased by any factor relevant to the decision. We tested this hypothesis by recording single-unit activity in dorsal premotor cortex (PMd) while a monkey performed two delayed center-out reaching tasks. In the one-target task, a single target was presented and its border style indicated its reward value. The two-target task was the same except two targets were presented and the value of each was varied. During the delay period of the one-target task, directionally tuned PMd activity showed no modulation with value. In contrast, during the two-target task, the same neurons showed strong effects of the value associated with their preferred target, always in relation to the value of the other target. Furthermore, the competition between action choices was strongest when targets were furthest apart. This angular distance effect appeared in neural activity as soon as cells became tuned, while modulation by relative value appeared much later. All of these findings can be reproduced by a computational model which suggests that decisions between actions are made through a biased competition taking place within a sensorimotor map of potential actions.","container-title":"Journal of Neuroscience","DOI":"10.1523/JNEUROSCI.5681-10.2011","ISSN":"0270-6474, 1529-2401","issue":"19","journalAbbreviation":"J. Neurosci.","language":"en","license":"Copyright © 2011 the authors 0270-6474/11/317083-06$15.00/0","note":"publisher: Society for Neuroscience\nsection: Brief Communications\nPMID: 21562270","page":"7083-7088","source":"www.jneurosci.org","title":"Neural Correlates of Biased Competition in Premotor Cortex","volume":"31","author":[{"family":"Pastor-Bernier","given":"Alexandre"},{"family":"Cisek","given":"Paul"}],"issued":{"date-parts":[["2011",5,11]]}}},{"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T."}],"issued":{"date-parts":[["2010",2,19]]}}},{"id":3899,"uris":["http://zotero.org/users/6345545/items/YF447VYK"],"itemData":{"id":3899,"type":"article-journal","abstract":"Recent theories suggest that reward-based choice reflects competition between value signals in the ventromedial prefrontal cortex (vmPFC). We tested this idea by recording vmPFC neurons while macaques performed a gambling task with asynchronous offer presentation. We found that neuronal activity shows four patterns consistent with selection via mutual inhibition: (1) correlated tuning for probability and reward size, suggesting that vmPFC carries an integrated value signal; (2) anti-correlated tuning curves for the two options, suggesting mutual inhibition; (3) neurons rapidly come to signal the value of the chosen offer, suggesting the circuit serves to produce a choice; and (4) after regressing out the effects of option values, firing rates still could predict choice—a choice probability signal. In addition, neurons signaled gamble outcomes, suggesting that vmPFC contributes to both monitoring and choice processes. These data suggest a possible mechanism for reward-based choice and endorse the centrality of vmPFC in that process.","container-title":"Neuron","DOI":"10.1016/j.neuron.2014.04.032","ISSN":"0896-6273","issue":"6","journalAbbreviation":"Neuron","language":"en","page":"1357-1366","source":"ScienceDirect","title":"Reward Value Comparison via Mutual Inhibition in Ventromedial Prefrontal Cortex","volume":"82","author":[{"family":"Strait","given":"Caleb E."},{"family":"Blanchard","given":"Tommy C."},{"family":"Hayden","given":"Benjamin Y."}],"issued":{"date-parts":[["2014",6,18]]}}},{"id":346,"uris":["http://zotero.org/users/6345545/items/FN2D82KE"],"itemData":{"id":346,"type":"article-journal","container-title":"Nature Communications","DOI":"10.1038/s41467-017-02614-w","ISSN":"2041-1723","issue":"1","journalAbbreviation":"Nat Commun","language":"en","page":"162","source":"DOI.org (Crossref)","title":"Free choice shapes normalized value signals in medial orbitofrontal cortex","volume":"9","author":[{"family":"Yamada","given":"Hiroshi"},{"family":"Louie","given":"Kenway"},{"family":"Tymula","given":"Agnieszka"},{"family":"Glimcher","given":"Paul W."}],"issued":{"date-parts":[["2018",12]]}}}],"schema":"https://github.com/citation-style-language/schema/raw/master/csl-citation.json"}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 xml:space="preserve">(Churchland et al., 2008; Kira et al., 2015; Louie et al., 2011; </w:t>
      </w:r>
      <w:r>
        <w:rPr>
          <w:rFonts w:ascii="Times New Roman" w:hAnsi="Times New Roman" w:cs="Times New Roman"/>
          <w:color w:val="000000" w:themeColor="text1"/>
        </w:rPr>
        <w:lastRenderedPageBreak/>
        <w:t>Pastor-Bernier &amp; Cisek, 2011; Rorie et al., 2010; Strait et al., 2014; Yamada et al., 2018)</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On the other hand, WTA choice dynamics are widely observed during decision making across multiple brain regions of non-human primates</w:t>
      </w:r>
      <w:ins w:id="2639" w:author="Bo Shen" w:date="2023-02-24T17:28: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{"citationID":"HC18bA2U","properties":{"formattedCitation":"(Andersen &amp; Buneo, 2002; Churchland et al., 2008; Ding &amp; Gold, 2010, 2012, 2013; Dorris &amp; Glimcher, 2004; Hanks et al., 2014; Kiani et al., 2008, 2014; J.-N. Kim &amp; Shadlen, 1999; Louie &amp; Glimcher, 2010; Padoa-Schioppa, 2013; Padoa-Schioppa &amp; Conen, 2017; Pastor-Bernier &amp; Cisek, 2011; Platt &amp; Glimcher, 1999; Roesch &amp; Olson, 2003; Roitman &amp; Shadlen, 2002; Rorie et al., 2010; Shadlen &amp; Newsome, 2001; Sugrue et al., 2004; Thura &amp; Cisek, 2014, 2016, 2017; Yamada et al., 2018)","plainCitation":"(Andersen &amp; Buneo, 2002; Churchland et al., 2008; Ding &amp; Gold, 2010, 2012, 2013; Dorris &amp; Glimcher, 2004; Hanks et al., 2014; Kiani et al., 2008, 2014; J.-N. Kim &amp; Shadlen, 1999; Louie &amp; Glimcher, 2010; Padoa-Schioppa, 2013; Padoa-Schioppa &amp; Conen, 2017; Pastor-Bernier &amp; Cisek, 2011; Platt &amp; Glimcher, 1999; Roesch &amp; Olson, 2003; Roitman &amp; Shadlen, 2002; Rorie et al., 2010; Shadlen &amp; Newsome, 2001; Sugrue et al., 2004; Thura &amp; Cisek, 2014, 2016, 2017; Yamada et al., 2018)","noteIndex":0},"citationItems":[{"id":626,"uris":["http://zotero.org/users/6345545/items/JBM23G32"],"itemData":{"id":626,"type":"article-journal","abstract":"It has been proposed that whenever an animal faces several action choices, their neural representations are processed in parallel in frontoparietal cortex and compete in a manner biased by any factor relevant to the decision. We tested this hypothesis by recording single-unit activity in dorsal premotor cortex (PMd) while a monkey performed two delayed center-out reaching tasks. In the one-target task, a single target was presented and its border style indicated its reward value. The two-target task was the same except two targets were presented and the value of each was varied. During the delay period of the one-target task, directionally tuned PMd activity showed no modulation with value. In contrast, during the two-target task, the same neurons showed strong effects of the value associated with their preferred target, always in relation to the value of the other target. Furthermore, the competition between action choices was strongest when targets were furthest apart. This angular distance effect appeared in neural activity as soon as cells became tuned, while modulation by relative value appeared much later. All of these findings can be reproduced by a computational model which suggests that decisions between actions are made through a biased competition taking place within a sensorimotor map of potential actions.","container-title":"Journal of Neuroscience","DOI":"10.1523/JNEUROSCI.5681-10.2011","ISSN":"0270-6474, 1529-2401","issue":"19","journalAbbreviation":"J. Neurosci.","language":"en","license":"Copyright © 2011 the authors 0270-6474/11/317083-06$15.00/0","note":"publisher: Society for Neuroscience\nsection: Brief Communications\nPMID: 21562270","page":"7083-7088","source":"www.jneurosci.org","title":"Neural Correlates of Biased Competition in Premotor Cortex","volume":"31","author":[{"family":"Pastor-Bernier","given":"Alexandre"},{"family":"Cisek","given":"Paul"}],"issued":{"date-parts":[["2011",5,11]]}}},{"id":538,"uris":["http://zotero.org/users/6345545/items/IRNYGYI2"],"itemData":{"id":538,"type":"article-journal","abstract":"To make a visual discrimination, the brain must extract relevant information from the retina, represent appropriate variables in the visual cortex and read out this representation to decide which of two or more alternatives is more likely. We recorded from neurons in the dorsolateral prefrontal cortex (areas 8 and 46) of the rhesus monkey while it performed a motion discrimination task. The monkey indicated its judgment of direction by making appropriate eye movements. As the monkey viewed the motion stimulus, the neural response predicted the monkey's subsequent gaze shift, hence its judgment of direction. The response comprised a mixture of high–level oculomotor signals and weaker visual sensory signals that reflected the strength and direction of motion. This combination of sensory integration and motor planning could reflect the conversion of visual motion information into a categorical decision about direction and thus give insight into the neural computations behind a simple cognitive act.","container-title":"Nature Neuroscience","DOI":"10.1038/5739","ISSN":"1546-1726","issue":"2","language":"en","license":"1999 Nature America Inc.","note":"number: 2\npublisher: Nature Publishing Group","page":"176-185","source":"www.nature.com","title":"Neural correlates of a decision in the dorsolateral prefrontal cortex of the macaque","volume":"2","author":[{"family":"Kim","given":"Jong-Nam"},{"family":"Shadlen","given":"Michael N."}],"issued":{"date-parts":[["1999",2]]}}},{"id":3834,"uris":["http://zotero.org/users/6345545/items/ASDYAAXU"],"itemData":{"id":3834,"type":"article-journal","abstract":"To investigate the mechanisms through which economic decisions are formed, I examined the activity of neurons in the orbitofrontal cortex while monkeys chose between different juice types. Different classes of cells encoded the value of individual offers (offer value), the value of the chosen option (chosen value), or the identity of the chosen juice (chosen juice). Choice variability was partly explained by the tendency to repeat choices (choice hysteresis). Surprisingly, near-indifference decisions did not reflect fluctuations in the activity of offer value cells. In contrast, near-indifference decisions correlated with fluctuations in the preoffer activity of chosen juice cells. After the offer, the activity of chosen juice cells reflected the decision difficulty but did not resemble a race-to-threshold. Finally, chosen value cells presented an “activity overshooting” closely related to the decision difficulty and possibly due to fluctuations in the relative value of the juices. This overshooting was independent of choice hysteresis.","container-title":"Neuron","DOI":"10.1016/j.neuron.2013.09.013","ISSN":"0896-6273","issue":"5","journalAbbreviation":"Neuron","language":"en","page":"1322-1336","source":"ScienceDirect","title":"Neuronal Origins of Choice Variability in Economic Decisions","volume":"80","author":[{"family":"Padoa-Schioppa","given":"Camillo"}],"issued":{"date-parts":[["2013",12,4]]}}},{"id":883,"uris":["http://zotero.org/users/6345545/items/KMELVHPI"],"itemData":{"id":883,"type":"article-journal","abstract":"Economic choice behavior entails the computation and comparison of subjective values. A central contribution of neuroeconomics has been to show that subjective values are represented explicitly at the neuronal level. With this result at hand, the field has increasingly focused on the difficult question of where in the brain and how exactly subjective values are compared to make a decision. Here, we review a broad range of experimental and theoretical results suggesting that good-based decisions are generated in a neural circuit within the orbitofrontal cortex (OFC). The main lines of evidence supporting this proposal include the fact that goal-directed behavior is specifically disrupted by OFC lesions, the fact that different groups of neurons in this area encode the input and the output of the decision process, the fact that activity fluctuations in each of these cell groups correlate with choice variability, and the fact that these groups of neurons are computationally sufficient to generate decisions. Results from other brain regions are consistent with the idea that good-based decisions take place in OFC and indicate that value signals inform a variety of mental functions. We also contrast the present proposal with other leading models for the neural mechanisms of economic decisions. Finally, we indicate open questions and suggest possible directions for future research.","container-title":"Neuron","DOI":"10.1016/j.neuron.2017.09.031","ISSN":"0896-6273","issue":"4","journalAbbreviation":"Neuron","language":"en","page":"736-754","source":"ScienceDirect","title":"Orbitofrontal Cortex: A Neural Circuit for Economic Decisions","title-short":"Orbitofrontal Cortex","volume":"96","author":[{"family":"Padoa-Schioppa","given":"Camillo"},{"family":"Conen","given":"Katherine E."}],"issued":{"date-parts":[["2017",11,15]]}}},{"id":3875,"uris":["http://zotero.org/users/6345545/items/2N787G8U"],"itemData":{"id":3875,"type":"article-journal","abstract":"In several regions of the macaque brain, neurons fire during delayed response tasks at a rate determined by the value of the reward expected at the end of the trial. The activity of these neurons might be related either to the internal representation of the appetitive value of the expected reward or to motivation-dependent variations in the monkey's level of motor preparation or motor output. According to the first interpretation, reward-related activity should be most prominent in areas affiliated with the limbic system. According to the second interpretation, it should be most prominent in areas affiliated with the motor system. To distinguish between these alternatives, we carried out single-neuron recording while monkeys performed a memory-guided saccade task in which a visual cue presented early in each trial indicated whether the reward would be large or small. Neuronal activity accompanying task performance was monitored in the dorsolateral prefrontal cortex (PFC), the frontal eye field (FEF), a transitional zone caudal to the frontal eye field (FEF/PM), premotor cortex (PM), the supplementary eye field (SEF), and the rostral part of the supplementary motor area (SMAr). The tendency for neuronal activity to increase after cues that predicted a large reward became progressively stronger in progressively more posterior areas both in the lateral sector of the frontal lobe (PFC &lt; FEF &lt; FEF/PM &lt; PM) and in the medial sector (SEF &lt; SMAr). The very strong reward-related activity of premotor neurons was presumably attributable to the monkey's motivation-dependent level of motor preparation or motor output. This finding points to the need to determine whether reward-related activity in other nonlimbic brain areas, including dorsolateral prefrontal cortex and the dorsal striatum, genuinely represents the value of the expected reward or, alternatively, is related to motivational modulation of motor signals.","container-title":"Journal of Neurophysiology","DOI":"10.1152/jn.00019.2003","ISSN":"0022-3077","issue":"3","note":"publisher: American Physiological Society","page":"1766-1789","source":"journals.physiology.org (Atypon)","title":"Impact of Expected Reward on Neuronal Activity in Prefrontal Cortex, Frontal and Supplementary Eye Fields and Premotor Cortex","volume":"90","author":[{"family":"Roesch","given":"Matthew R."},{"family":"Olson","given":"Carl R."}],"issued":{"date-parts":[["2003",9,1]]}}},{"id":3129,"uris":["http://zotero.org/users/6345545/items/DA3TQUYI"],"itemData":{"id":3129,"type":"article-journal","abstract":"Neurophysiological studies of decision making have primarily focused on decisions about information that is stable over time. However, during natural behavior, animals make decisions in a constantly changing environment. To investigate the neural mechanisms of such dynamic choices, we recorded activity in dorsal premotor (PMd) and primary motor cortex (M1) while monkeys performed a two-choice reaching task in which sensory information about the correct choice was changing within each trial and the decision could be made at any time. During deliberation, activity in both areas did not integrate sensory information but instead tracked it and combined it with a growing urgency signal. Approximately 280 ms before movement onset, PMd activity tuned to the selected target reached a consistent peak while M1 activity tuned to the unselected target was suppressed. We propose that this reflects the resolution of a competition between the potential responses and constitutes the volitional commitment to an action choice.","container-title":"Neuron","DOI":"10.1016/j.neuron.2014.01.031","ISSN":"0896-6273","issue":"6","journalAbbreviation":"Neuron","language":"en","page":"1401-1416","source":"ScienceDirect","title":"Deliberation and Commitment in the Premotor and Primary Motor Cortex during Dynamic Decision Making","volume":"81","author":[{"family":"Thura","given":"David"},{"family":"Cisek","given":"Paul"}],"issued":{"date-parts":[["2014",3,19]]}}},{"id":3793,"uris":["http://zotero.org/users/6345545/items/LABILV32"],"itemData":{"id":3793,"type":"article-journal","abstract":"Recent work suggests that while animals decide between reaching actions, neurons in dorsal premotor (PMd) and primary motor (M1) cortex reflect a dynamic competition between motor plans and determine when commitment to a choice is made. This competition is biased by at least two sources of information: the changing sensory evidence for one choice versus another, and an urgency signal that grows over time. Here, we test the hypothesis that the urgency signal adjusts the trade-off between speed and accuracy during both decision-making and movement execution. Two monkeys performed a reaching decision task in which sensory evidence continuously evolves over the course of each trial. In different blocks, task timing parameters encouraged monkeys to voluntarily adapt their behavior to be either hasty or conservative. Consistent with our hypothesis, during the deliberation process the baseline and gain of neural activity in decision-related PMd (29%) and M1 cells (45%) was higher when monkeys applied a hasty policy than when they behaved conservatively, but at the time of commitment the population activity was similar across blocks. Other cells (30% in PMd, 30% in M1) showed activity that increased or decreased with elapsing time until the moment of commitment. Movement-related neurons were also more active after longer decisions, as if they were influenced by the same urgency signal controlling the gain of decision-related activity. Together, these results suggest that the arm motor system receives an urgency/vigor signal that adjusts the speed-accuracy trade-off for decision-making and movement execution. © 2016 the authors.","archive":"Scopus","container-title":"Journal of Neuroscience","DOI":"10.1523/JNEUROSCI.2230-15.2016","issue":"3","page":"938-956","source":"Scopus","title":"Modulation of premotor and primary motor cortical activity during volitional adjustments of speed-accuracy trade-offs","volume":"36","author":[{"family":"Thura","given":"David"},{"family":"Cisek","given":"Paul"}],"issued":{"date-parts":[["2016"]]}}},{"id":346,"uris":["http://zotero.org/users/6345545/items/FN2D82KE"],"itemData":{"id":346,"type":"article-journal","container-title":"Nature Communications","DOI":"10.1038/s41467-017-02614-w","ISSN":"2041-1723","issue":"1","journalAbbreviation":"Nat Commun","language":"en","page":"162","source":"DOI.org (Crossref)","title":"Free choice shapes normalized value signals in medial orbitofrontal cortex","volume":"9","author":[{"family":"Yamada","given":"Hiroshi"},{"family":"Louie","given":"Kenway"},{"family":"Tymula","given":"Agnieszka"},{"family":"Glimcher","given":"Paul W."}],"issued":{"date-parts":[["2018",12]]}}},{"id":899,"uris":["http://zotero.org/users/6345545/items/D82FH4TD"],"itemData":{"id":899,"type":"article-journal","abstract":"Decision making is a complex process in which different sources of information are combined into a decision variable (DV) that guides action [1, 2]. Neurophysiological studies have typically sought insight into the dynamics of the decision-making process and its neural mechanisms through statistical analysis of large numbers of trials from sequentially recorded single neurons or small groups of neurons [3, 4, 5, 6]. However, detecting and analyzing the DV on individual trials has been challenging [7]. Here we show that by recording simultaneously from hundreds of units in prearcuate gyrus of macaque monkeys performing a direction discrimination task, we can predict the monkey’s choices with high accuracy and decode DV dynamically as the decision unfolds on individual trials. This advance enabled us to study changes of mind (CoMs) that occasionally happen before the final commitment to a decision [8, 9, 10]. On individual trials, the decoded DV varied significantly over time and occasionally changed its sign, identifying a potential CoM. Interrogating the system by random stopping of the decision-making process during the delay period after stimulus presentation confirmed the validity of identified CoMs. Importantly, the properties of the candidate CoMs also conformed to expectations based on prior theoretical and behavioral studies [8]: they were more likely to go from an incorrect to a correct choice, they were more likely for weak and intermediate stimuli than for strong stimuli, and they were more likely earlier in the trial. We suggest that simultaneous recording of large neural populations provides a good estimate of DV and explains idiosyncratic aspects of the decision-making process that were inaccessible before.","container-title":"Current Biology","DOI":"10.1016/j.cub.2014.05.049","ISSN":"0960-9822","issue":"13","journalAbbreviation":"Current Biology","language":"en","page":"1542-1547","source":"ScienceDirect","title":"Dynamics of Neural Population Responses in Prefrontal Cortex Indicate Changes of Mind on Single Trials","volume":"24","author":[{"family":"Kiani","given":"Roozbeh"},{"family":"Cueva","given":"Christopher J."},{"family":"Reppas","given":"John B."},{"family":"Newsome","given":"William T."}],"issued":{"date-parts":[["2014",7,7]]}}},{"id":467,"uris":["http://zotero.org/users/6345545/items/V2MJHYB2"],"itemData":{"id":467,"type":"article-journal","abstract":"The posterior parietal cortex (PPC), historically believed to be a sensory structure, is now viewed as an area important for sensory-motor integration. Among its functions is the forming of intentions, that is, high-level cognitive plans for movement. There is a map of intentions within the PPC, with different subregions dedicated to the planning of eye movements, reaching movements, and grasping movements. These areas appear to be specialized for the multisensory integration and coordinate transformations required to convert sensory input to motor output. In several subregions of the PPC, these operations are facilitated by the use of a common distributed space representation that is independent of both sensory input and motor output. Attention and learning effects are also evident in the PPC. However, these effects may be general to cortex and operate in the PPC in the context of sensory-motor transformations.","container-title":"Annual Review of Neuroscience","DOI":"10.1146/annurev.neuro.25.112701.142922","issue":"1","note":"_eprint: https://doi.org/10.1146/annurev.neuro.25.112701.142922\nPMID: 12052908","page":"189-220","source":"Annual Reviews","title":"Intentional Maps in Posterior Parietal Cortex","volume":"25","author":[{"family":"Andersen","given":"Richard A."},{"family":"Buneo","given":"Christopher A."}],"issued":{"date-parts":[["2002"]]}}},{"id":587,"uris":["http://zotero.org/users/6345545/items/W99QQYTL"],"itemData":{"id":587,"type":"article-journal","abstract":"The mathematical formulations used to study the neurophysiological signals governing choice behavior fall under one of two major theoretical frameworks: “choice probability” or “subjective value.” These two formulations represent behavioral quantities closely tied to the decision process, but it is unknown whether one of these variables, or both, dominates the neural mechanisms that mediate choice. Value and choice probability are difficult to distinguish in practice, because higher-valued options are chosen more frequently in free-choice tasks. This distinction is particularly relevant for sensorimotor areas such as parietal cortex, where both value information and motor signals related to choice have been observed. We recorded the activity of neurons in the lateral intraparietal area while monkeys performed an intertemporal choice task for rewards differing in delay to reinforcement. Here we show that the activity of parietal neurons is precisely correlated with the individual-specific discounted value of delayed rewards, with peak subjective value modulation occurring early in task trials. In contrast, late in the decision process these same neurons transition to encode the selected action. When directly compared, the strong delay-related modulation early during decision making is driven by subjective value rather than the monkey's probability of choice. These findings show that in addition to information about gains, parietal cortex also incorporates information about delay into a precise physiological correlate of economic value functions, independent of the probability of choice.","container-title":"Journal of Neuroscience","DOI":"10.1523/JNEUROSCI.5742-09.2010","ISSN":"0270-6474, 1529-2401","issue":"16","journalAbbreviation":"J. Neurosci.","language":"en","license":"Copyright © 2010 the authors 0270-6474/10/305498-10$15.00/0","note":"publisher: Society for Neuroscience\nsection: Articles\nPMID: 20410103","page":"5498-5507","source":"www.jneurosci.org","title":"Separating Value from Choice: Delay Discounting Activity in the Lateral Intraparietal Area","title-short":"Separating Value from Choice","volume":"30","author":[{"family":"Louie","given":"Kenway"},{"family":"Glimcher","given":"Paul W."}],"issued":{"date-parts":[["2010",4,21]]}}},{"id":344,"uris":["http://zotero.org/users/6345545/items/2T7KXNSC"],"itemData":{"id":344,"type":"article-journal","container-title":"Nature","DOI":"10.1038/22268","ISSN":"0028-0836, 1476-4687","issue":"6741","journalAbbreviation":"Nature","language":"en","page":"233-238","source":"DOI.org (Crossref)","title":"Neural correlates of decision variables in parietal cortex","volume":"400","author":[{"family":"Platt","given":"Michael L."},{"family":"Glimcher","given":"Paul W."}],"issued":{"date-parts":[["1999",7]]}}},{"id":375,"uris":["http://zotero.org/users/6345545/items/AA8WYIGZ"],"itemData":{"id":375,"type":"article-journal","container-title":"The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T."}],"issued":{"date-parts":[["2010",2,19]]}}},{"id":377,"uris":["http://zotero.org/users/6345545/items/QVQZ8DUX"],"itemData":{"id":377,"type":"article-journal","abstract":"We recorded the activity of single neurons in the posterior parietal cortex (area LIP) of two rhesus monkeys while they discriminated the direction of motion in random-dot visual stimuli. The visual task was similar to a motion discrimination task that has been used in previous investigations of motion-sensitive regions of the extrastriate cortex. The monkeys were trained to decide whether the direction of motion was toward one of two choice targets that appeared on either side of the random-dot stimulus. At the end of the trial, the monkeys reported their direction judgment by making an eye movement to the appropriate target. We studied neurons in LIP that exhibited spatially selective persistent activity during delayed saccadic eye movement tasks. These neurons are thought to carry high-level signals appropriate for identifying salient visual targets and for guiding saccadic eye movements. We arranged the motion discrimination task so that one of the choice targets was in the LIP neuron's response field (RF) while the other target was positioned well away from the RF. During motion viewing, neurons in LIP altered their firing rate in a manner that predicted the saccadic eye movement that the monkey would make at the end of the trial. The activity thus predicted the monkey's judgment of motion direction. This predictive activity began early in the motion-viewing period and became increasingly reliable as the monkey viewed the random-dot motion. The neural activity predicted the monkey's direction judgment on both easy and difficult trials (strong and weak motion), whether or not the judgment was correct. In addition, the timing and magnitude of the response was affected by the strength of the motion signal in the stimulus. When the direction of motion was toward the RF, stronger motion led to larger neural responses earlier in the motion-viewing period. When motion was away from the RF, stronger motion led to greater suppression of ongoing activity. Thus the activity of single neurons in area LIP reflects both the direction of an impending gaze shift and the quality of the sensory information that instructs such a response. The time course of the neural response suggests that LIP accumulates sensory signals relevant to the selection of a target for an eye movement.","container-title":"Journal of Neurophysiology","DOI":"10.1152/jn.2001.86.4.1916","ISSN":"0022-3077, 1522-1598","issue":"4","journalAbbreviation":"Journal of Neurophysiology","language":"en","page":"1916-1936","source":"DOI.org (Crossref)","title":"Neural Basis of a Perceptual Decision in the Parietal Cortex (Area LIP) of the Rhesus Monkey","volume":"86","author":[{"family":"Shadlen","given":"Michael N."},{"family":"Newsome","given":"William T."}],"issued":{"date-parts":[["2001",10,1]]}}},{"id":630,"uris":["http://zotero.org/users/6345545/items/RVLCU76F"],"itemData":{"id":630,"type":"article-journal","abstract":"Psychologists and economists have long appreciated the contribution of reward history and expectation to decision-making. Yet we know little about how specific histories of choice and reward lead to an internal representation of the “value” of possible actions. We approached this problem through an integrated application of behavioral, computational, and physiological techniques. Monkeys were placed in a dynamic foraging environment in which they had to track the changing values of alternative choices through time. In this context, the monkeys' foraging behavior provided a window into their subjective valuation. We found that a simple model based on reward history can duplicate this behavior and that neurons in the parietal cortex represent the relative value of competing actions predicted by this model.\nCertain brain neurons code for the comparative perceived value of paired alternatives between which monkeys choose when performing a task.\nCertain brain neurons code for the comparative perceived value of paired alternatives between which monkeys choose when performing a task.","container-title":"Science","DOI":"10.1126/science.1094765","ISSN":"0036-8075, 1095-9203","issue":"5678","language":"en","license":"American Association for the Advancement of Science","note":"publisher: American Association for the Advancement of Science\nsection: Research Article\nPMID: 15205529","page":"1782-1787","source":"science.sciencemag.org","title":"Matching Behavior and the Representation of Value in the Parietal Cortex","volume":"304","author":[{"family":"Sugrue","given":"Leo P."},{"family":"Corrado","given":"Greg S."},{"family":"Newsome","given":"William T."}],"issued":{"date-parts":[["2004",6,18]]}}},{"id":614,"uris":["http://zotero.org/users/6345545/items/GFJC68SC"],"itemData":{"id":614,"type":"article-journal","abstract":"Behavioral studies suggest that making a decision involves representing the overall desirability of all available actions and then selecting that action that is most desirable. Physiological studies have proposed that neurons in the parietal cortex play a role in selecting movements for execution. To test the hypothesis that these parietal neurons encode the subjective desirability of making particular movements, we exploited Nash's game theoretic equilibrium, during which the subjective desirability of multiple actions should be equal for human players. Behavior measured during a strategic game suggests that monkeys' choices, like those of humans, are guided by subjective desirability. Under these conditions, activity in the parietal cortex was correlated with the relative subjective desirability of actions irrespective of the specific combination of reward magnitude, reward probability, and response probability associated with each action. These observations may help place many recent findings regarding the posterior parietal cortex into a common conceptual framework.","container-title":"Neuron","DOI":"10.1016/j.neuron.2004.09.009","ISSN":"0896-6273","issue":"2","journalAbbreviation":"Neuron","language":"en","page":"365-378","source":"ScienceDirect","title":"Activity in Posterior Parietal Cortex Is Correlated with the Relative Subjective Desirability of Action","volume":"44","author":[{"family":"Dorris","given":"Michael C."},{"family":"Glimcher","given":"Paul W."}],"issued":{"date-parts":[["2004",10,14]]}}},{"id":372,"uris":["http://zotero.org/users/6345545/items/CUJ2PP3B"],"itemData":{"id":372,"type":"article-journal","container-title":"Nature Neuroscience","DOI":"10.1038/nn.2123","ISSN":"1097-6256, 1546-1726","issue":"6","journalAbbreviation":"Nat Neurosci","language":"en","page":"693-702","source":"DOI.org (Crossref)","title":"Decision-making with multiple alternatives","volume":"11","author":[{"family":"Churchland","given":"Anne K"},{"family":"Kiani","given":"Roozbeh"},{"family":"Shadlen","given":"Michael N."}],"issued":{"date-parts":[["2008",6]]}}},{"id":3602,"uris":["http://zotero.org/users/6345545/items/4MI7YH9M"],"itemData":{"id":3602,"type":"article-journal","abstract":"Decision making often involves a tradeoff between speed and accuracy. Previous studies indicate that neural activity in the lateral intraparietal area (LIP) represents the gradual accumulation of evidence toward a threshold level, or evidence bound, which terminates the decision process. The level of this bound is hypothesized to mediate the speed-accuracy tradeoff. To test this, we recorded from LIP while monkeys performed a motion discrimination task in two speed-accuracy regimes. Surprisingly, the terminating threshold levels of neural activity were similar in both regimes. However, neurons recorded in the faster regime exhibited stronger evidence-independent activation from the beginning of decision formation, effectively reducing the evidence-dependent neural modulation needed for choice commitment. Our results suggest that control of speed vs accuracy may be exerted through changes in decision-related neural activity itself rather than through changes in the threshold applied to such neural activity to terminate a decision.","container-title":"eLife","DOI":"10.7554/eLife.02260","ISSN":"2050-084X","note":"publisher: eLife Sciences Publications, Ltd","page":"e02260","source":"eLife","title":"A neural mechanism of speed-accuracy tradeoff in macaque area LIP","volume":"3","author":[{"family":"Hanks","given":"Timothy"},{"family":"Kiani","given":"Roozbeh"},{"family":"Shadlen","given":"Michael N."}],"editor":[{"family":"Angelaki","given":"Dora E"}],"issued":{"date-parts":[["2014",5,27]]}}},{"id":715,"uris":["http://zotero.org/users/6345545/items/2L8AS27B"],"itemData":{"id":715,"type":"article-journal","abstract":"Decisions about sensory stimuli are often based on an accumulation of evidence in time. When subjects control stimulus duration, the decision terminates when the accumulated evidence reaches a criterion level. Under many natural circumstances and in many laboratory settings, the environment, rather than the subject, controls the stimulus duration. In these settings, it is generally assumed that subjects commit to a choice at the end of the stimulus stream. Indeed, failure to benefit from the full stream of information is interpreted as a sign of imperfect accumulation or memory leak. Contrary to these assumptions, we show that monkeys performing a direction discrimination task commit to a choice when the accumulated evidence reaches a threshold level (or bound), sometimes long before the end of stimulus. This bounded accumulation of evidence is reflected in the activity of neurons in the lateral intraparietal cortex. Thus, the readout of visual cortex embraces a termination rule to limit processing even when potentially useful information is available.","container-title":"Journal of Neuroscience","DOI":"10.1523/JNEUROSCI.4761-07.2008","ISSN":"0270-6474, 1529-2401","issue":"12","journalAbbreviation":"J. Neurosci.","language":"en","license":"Copyright © 2008 Society for Neuroscience 0270-6474/08/283017-13$15.00/0","note":"publisher: Society for Neuroscience\nsection: Articles\nPMID: 18354005","page":"3017-3029","source":"www.jneurosci.org","title":"Bounded Integration in Parietal Cortex Underlies Decisions Even When Viewing Duration Is Dictated by the Environment","volume":"28","author":[{"family":"Kiani","given":"Roozbeh"},{"family":"Hanks","given":"Timothy D."},{"family":"Shadlen","given":"Michael N."}],"issued":{"date-parts":[["2008",3,19]]}}},{"id":3923,"uris":["http://zotero.org/users/6345545/items/LUSMLP4U"],"itemData":{"id":3923,"type":"article-journal","abstract":"Perceptual decision making is a complex process that requires multiple computations, including the accumulation of sensory evidence and an ongoing evaluation of the accumulation process to use for prediction and adjustment. Implementing these computations likely involves interactions among many brain regions. For perceptual decisions linked to oculomotor actions, neural correlates of sensory evidence accumulation have been identified in several cortical areas, including the frontal eye field and lateral intraparietal area, and one of their direct, subcortical targets, the superior colliculus. These structures are also connected indirectly, via the basal ganglia. The basal ganglia pathway has been theorized to contribute to perceptual decision making, but the nature of this contribution has yet to be examined directly. Here we show that in monkeys performing a reaction-time visual motion direction-discrimination task, neurons in a primary input structure of the basal ganglia, the caudate nucleus, encode three aspects of decision making: evidence accumulation, evaluation, and choice biases. These results indicate that the basal ganglia pathway can provide important signals to influence and assess perceptual decisions that guide oculomotor behavior.","container-title":"Journal of Neuroscience","DOI":"10.1523/JNEUROSCI.2894-10.2010","ISSN":"0270-6474, 1529-2401","issue":"47","journalAbbreviation":"J. Neurosci.","language":"en","license":"Copyright © 2010 the authors 0270-6474/10/3015747-13$15.00/0","note":"publisher: Society for Neuroscience\nsection: Articles\nPMID: 21106814","page":"15747-15759","source":"www.jneurosci.org","title":"Caudate Encodes Multiple Computations for Perceptual Decisions","volume":"30","author":[{"family":"Ding","given":"Long"},{"family":"Gold","given":"Joshua I."}],"issued":{"date-parts":[["2010",11,24]]}}},{"id":3878,"uris":["http://zotero.org/users/6345545/items/KCQ6ARJM"],"itemData":{"id":3878,"type":"article-journal","abstract":"Perceptual decision making requires a complex set of computations to implement, evaluate, and adjust the conversion of sensory input into a categorical judgment. Little is known about how the specific underlying computations are distributed across and within different brain regions. Using a reaction-time (RT) motion direction-discrimination task, we show that a unique combination of decision-related signals is represented in monkey frontal eye field (FEF). Some responses were modulated by choice, motion strength, and RT, consistent with a temporal accumulation of sensory evidence. These responses converged to a threshold level prior to behavioral responses, reflecting decision commitment. Other responses continued to be modulated by motion strength even after decision commitment, possibly providing a memory trace to help evaluate and adjust the decision process with respect to rewarding outcomes. Both response types were encoded by FEF neurons with both narrow- and broad-spike waveforms, presumably corresponding to inhibitory interneurons and excitatory pyramidal neurons, respectively, and with diverse visual, visuomotor, and motor properties, albeit with different frequencies. Thus, neurons throughout FEF appear to make multiple contributions to decision making that only partially overlap with contributions from other brain regions. These results help to constrain how networks of brain regions interact to generate perceptual decisions.","container-title":"Cerebral Cortex","DOI":"10.1093/cercor/bhr178","ISSN":"1047-3211","issue":"5","journalAbbreviation":"Cerebral Cortex","page":"1052-1067","source":"Silverchair","title":"Neural Correlates of Perceptual Decision Making before, during, and after Decision Commitment in Monkey Frontal Eye Field","volume":"22","author":[{"family":"Ding","given":"Long"},{"family":"Gold","given":"Joshua I."}],"issued":{"date-parts":[["2012",5,1]]}}},{"id":3927,"uris":["http://zotero.org/users/6345545/items/RNLN7FVI"],"itemData":{"id":3927,"type":"article-journal","abstract":"Perceptual decision making is a computationally demanding process that requires the brain to interpret incoming sensory information in the context of goals, expectations, preferences, and other factors. These integrative processes engage much of cortex but also require contributions from subcortical structures to affect behavior. Here we summarize recent evidence supporting specific computational roles of the basal ganglia in perceptual decision making. These roles probably share common mechanisms with the basal ganglia’s other, more well-established functions in motor control, learning, and other aspects of cognition and thus can provide insights into the general roles of this important subcortical network in higher brain function.","container-title":"Neuron","DOI":"10.1016/j.neuron.2013.07.042","ISSN":"0896-6273","issue":"4","journalAbbreviation":"Neuron","language":"en","page":"640-649","source":"ScienceDirect","title":"The Basal Ganglia’s Contributions to Perceptual Decision Making","volume":"79","author":[{"family":"Ding","given":"Long"},{"family":"Gold","given":"Joshua I."}],"issued":{"date-parts":[["2013",8,21]]}}},{"id":3354,"uris":["http://zotero.org/users/6345545/items/63BE32BI"],"itemData":{"id":3354,"type":"article-journal","abstract":"Prominent theories of decision making suggest that the basal ganglia (BG) play a causal role in deliberation between action choices. An alternative hypothesis is that deliberation occurs in cortical regions, while the BG control the speed-accuracy trade-off (SAT) between committing to a choice versus continuing to deliberate. Here, we test these hypotheses by recording activity in the internal and external segments of the globus pallidus (GPi/GPe) while monkeys perform a task dissociating the process of deliberation, the moment of commitment, and adjustment of the SAT. Our data suggest that unlike premotor and motor cortical regions, pallidal output does not contribute to the process of deliberation but instead provides a time-varying signal that controls the SAT and reflects the growing urgency to commit to a choice. Once a target is selected by cortical regions, GP activity confirms commitment to the decision and invigorates the subsequent movement.","container-title":"Neuron","DOI":"10.1016/j.neuron.2017.07.039","ISSN":"0896-6273","issue":"5","journalAbbreviation":"Neuron","language":"en","page":"1160-1170.e5","source":"ScienceDirect","title":"The Basal Ganglia Do Not Select Reach Targets but Control the Urgency of Commitment","volume":"95","author":[{"family":"Thura","given":"David"},{"family":"Cisek","given":"Paul"}],"issued":{"date-parts":[["2017",8,30]]}}}],"schema":"https://github.com/citation-style-language/schema/raw/master/csl-citation.json"}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(Andersen &amp; Buneo, 2002; Churchland et al., 2008; Ding &amp; Gold, 2010, 2012, 2013; Dorris &amp; Glimcher, 2004; Hanks et al., 2014; Kiani et al., 2008, 2014; J.-N. Kim &amp; Shadlen, 1999; Louie &amp; Glimcher, 2010; Padoa-Schioppa, 2013; Padoa-Schioppa &amp; Conen, 2017; Pastor-Bernier &amp; Cisek, 2011; Platt &amp; Glimcher, 1999; Roesch &amp; Olson, 2003; Roitman &amp; Shadlen, 2002; Rorie et al., 2010; Shadlen &amp; Newsome, 2001; Sugrue et al., 2004; Thura &amp; Cisek, 2014, 2016, 2017; Yamada et al., 2018)</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including many of the brain regions that show normalized value coding. In addition, a transition from graded coding to WTA choice has been widely documented in the decision relevant regions mentioned above. Neural firing rates shows a graded coding of perceptual evidence and reward during the early stage of decision-making and gradually transition to a categorical coding for choice in the late period of decision-making</w:t>
      </w:r>
      <w:ins w:id="2640" w:author="Bo Shen" w:date="2023-02-24T17:28: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{"citationID":"RZ6KHXlb","properties":{"formattedCitation":"(Churchland et al., 2008; Dorris &amp; Glimcher, 2004; Gold &amp; Shadlen, 2007; Platt &amp; Glimcher, 1999; Roitman &amp; Shadlen, 2002; Rorie et al., 2010; Shadlen &amp; Newsome, 1996, 2001; Sugrue et al., 2004; B. Zhang et al., 2021)","plainCitation":"(Churchland et al., 2008; Dorris &amp; Glimcher, 2004; Gold &amp; Shadlen, 2007; Platt &amp; Glimcher, 1999; Roitman &amp; Shadlen, 2002; Rorie et al., 2010; Shadlen &amp; Newsome, 1996, 2001; Sugrue et al., 2004; B. Zhang et al., 2021)","noteIndex":0},"citationItems":[{"id":372,"uris":["http://zotero.org/users/6345545/items/CUJ2PP3B"],"itemData":{"id":372,"type":"article-journal","container-title":"Nature Neuroscience","DOI":"10.1038/nn.2123","ISSN":"1097-6256, 1546-1726","issue":"6","journalAbbreviation":"Nat Neurosci","language":"en","page":"693-702","source":"DOI.org (Crossref)","title":"Decision-making with multiple alternatives","volume":"11","author":[{"family":"Churchland","given":"Anne K"},{"family":"Kiani","given":"Roozbeh"},{"family":"Shadlen","given":"Michael N."}],"issued":{"date-parts":[["2008",6]]}}},{"id":614,"uris":["http://zotero.org/users/6345545/items/GFJC68SC"],"itemData":{"id":614,"type":"article-journal","abstract":"Behavioral studies suggest that making a decision involves representing the overall desirability of all available actions and then selecting that action that is most desirable. Physiological studies have proposed that neurons in the parietal cortex play a role in selecting movements for execution. To test the hypothesis that these parietal neurons encode the subjective desirability of making particular movements, we exploited Nash's game theoretic equilibrium, during which the subjective desirability of multiple actions should be equal for human players. Behavior measured during a strategic game suggests that monkeys' choices, like those of humans, are guided by subjective desirability. Under these conditions, activity in the parietal cortex was correlated with the relative subjective desirability of actions irrespective of the specific combination of reward magnitude, reward probability, and response probability associated with each action. These observations may help place many recent findings regarding the posterior parietal cortex into a common conceptual framework.","container-title":"Neuron","DOI":"10.1016/j.neuron.2004.09.009","ISSN":"0896-6273","issue":"2","journalAbbreviation":"Neuron","language":"en","page":"365-378","source":"ScienceDirect","title":"Activity in Posterior Parietal Cortex Is Correlated with the Relative Subjective Desirability of Action","volume":"44","author":[{"family":"Dorris","given":"Michael C."},{"family":"Glimcher","given":"Paul W."}],"issued":{"date-parts":[["2004",10,14]]}}},{"id":612,"uris":["http://zotero.org/users/6345545/items/7THKJPCV"],"itemData":{"id":612,"type":"article-journal","abstract":"AbstractThe study of decision making spans such varied fields as neuroscience, psychology, economics, statistics, political science, and computer science. Despite this diversity of applications, most decisions share common elements including deliberation and commitment. Here we evaluate recent progress in understanding how these basic elements of decision formation are implemented in the brain. We focus on simple decisions that can be studied in the laboratory but emphasize general principles likely to extend to other settings.","container-title":"Annual Review of Neuroscience","DOI":"10.1146/annurev.neuro.29.051605.113038","issue":"1","note":"_eprint: https://doi.org/10.1146/annurev.neuro.29.051605.113038\nPMID: 17600525","page":"535-574","source":"Annual Reviews","title":"The Neural Basis of Decision Making","volume":"30","author":[{"family":"Gold","given":"Joshua I."},{"family":"Shadlen","given":"Michael N."}],"issued":{"date-parts":[["2007"]]}}},{"id":344,"uris":["http://zotero.org/users/6345545/items/2T7KXNSC"],"itemData":{"id":344,"type":"article-journal","container-title":"Nature","DOI":"10.1038/22268","ISSN":"0028-0836, 1476-4687","issue":"6741","journalAbbreviation":"Nature","language":"en","page":"233-238","source":"DOI.org (Crossref)","title":"Neural correlates of decision variables in parietal cortex","volume":"400","author":[{"family":"Platt","given":"Michael L."},{"family":"Glimcher","given":"Paul W."}],"issued":{"date-parts":[["1999",7]]}}},{"id":375,"uris":["http://zotero.org/users/6345545/items/AA8WYIGZ"],"itemData":{"id":375,"type":"article-journal","container-title":"The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T."}],"issued":{"date-parts":[["2010",2,19]]}}},{"id":376,"uris":["http://zotero.org/users/6345545/items/J97SNHKF"],"itemData":{"id":376,"type":"article-journal","abstract":"The primate visual system offers unprecedented opportunities for investigating the neural basis of cognition. Even the simplest visual discrimination task requires processing of sensory signals, formation of a decision, and orchestration of a motor response. With our extensive knowledge of the primate visual and oculomotor systems as a base, it is now possible to investigate the neural basis of simple visual decisions that link sensation to action. Here we describe an initial study of neural responses in the lateral intraparietal area (LIP) of the cerebral cortex while alert monkeys discriminated the direction ofmotion in a visual display. A subset of LIP neurons carried high-level signals that may comprise a neural correlate of the decision process in our task. These signals are neither sensory nor motor in the strictest sense; rather they appear to reflect integration of sensory signals toward a decision appropriate for guiding movement. If this ultimately proves to be the case, several fascinating issues in cognitive neuroscience will be brought under rigorous physiological scrutiny.","container-title":"Proceedings of the National Academy of Sciences","DOI":"10.1073/pnas.93.2.628","ISSN":"0027-8424, 1091-6490","issue":"2","journalAbbreviation":"Proceedings of the National Academy of Sciences","language":"en","page":"628-633","source":"DOI.org (Crossref)","title":"Motion perception: seeing and deciding.","title-short":"Motion perception","volume":"93","author":[{"family":"Shadlen","given":"Michael N."},{"family":"Newsome","given":"W. T."}],"issued":{"date-parts":[["1996",1,23]]}}},{"id":377,"uris":["http://zotero.org/users/6345545/items/QVQZ8DUX"],"itemData":{"id":377,"type":"article-journal","abstract":"We recorded the activity of single neurons in the posterior parietal cortex (area LIP) of two rhesus monkeys while they discriminated the direction of motion in random-dot visual stimuli. The visual task was similar to a motion discrimination task that has been used in previous investigations of motion-sensitive regions of the extrastriate cortex. The monkeys were trained to decide whether the direction of motion was toward one of two choice targets that appeared on either side of the random-dot stimulus. At the end of the trial, the monkeys reported their direction judgment by making an eye movement to the appropriate target. We studied neurons in LIP that exhibited spatially selective persistent activity during delayed saccadic eye movement tasks. These neurons are thought to carry high-level signals appropriate for identifying salient visual targets and for guiding saccadic eye movements. We arranged the motion discrimination task so that one of the choice targets was in the LIP neuron's response field (RF) while the other target was positioned well away from the RF. During motion viewing, neurons in LIP altered their firing rate in a manner that predicted the saccadic eye movement that the monkey would make at the end of the trial. The activity thus predicted the monkey's judgment of motion direction. This predictive activity began early in the motion-viewing period and became increasingly reliable as the monkey viewed the random-dot motion. The neural activity predicted the monkey's direction judgment on both easy and difficult trials (strong and weak motion), whether or not the judgment was correct. In addition, the timing and magnitude of the response was affected by the strength of the motion signal in the stimulus. When the direction of motion was toward the RF, stronger motion led to larger neural responses earlier in the motion-viewing period. When motion was away from the RF, stronger motion led to greater suppression of ongoing activity. Thus the activity of single neurons in area LIP reflects both the direction of an impending gaze shift and the quality of the sensory information that instructs such a response. The time course of the neural response suggests that LIP accumulates sensory signals relevant to the selection of a target for an eye movement.","container-title":"Journal of Neurophysiology","DOI":"10.1152/jn.2001.86.4.1916","ISSN":"0022-3077, 1522-1598","issue":"4","journalAbbreviation":"Journal of Neurophysiology","language":"en","page":"1916-1936","source":"DOI.org (Crossref)","title":"Neural Basis of a Perceptual Decision in the Parietal Cortex (Area LIP) of the Rhesus Monkey","volume":"86","author":[{"family":"Shadlen","given":"Michael N."},{"family":"Newsome","given":"William T."}],"issued":{"date-parts":[["2001",10,1]]}}},{"id":630,"uris":["http://zotero.org/users/6345545/items/RVLCU76F"],"itemData":{"id":630,"type":"article-journal","abstract":"Psychologists and economists have long appreciated the contribution of reward history and expectation to decision-making. Yet we know little about how specific histories of choice and reward lead to an internal representation of the “value” of possible actions. We approached this problem through an integrated application of behavioral, computational, and physiological techniques. Monkeys were placed in a dynamic foraging environment in which they had to track the changing values of alternative choices through time. In this context, the monkeys' foraging behavior provided a window into their subjective valuation. We found that a simple model based on reward history can duplicate this behavior and that neurons in the parietal cortex represent the relative value of competing actions predicted by this model.\nCertain brain neurons code for the comparative perceived value of paired alternatives between which monkeys choose when performing a task.\nCertain brain neurons code for the comparative perceived value of paired alternatives between which monkeys choose when performing a task.","container-title":"Science","DOI":"10.1126/science.1094765","ISSN":"0036-8075, 1095-9203","issue":"5678","language":"en","license":"American Association for the Advancement of Science","note":"publisher: American Association for the Advancement of Science\nsection: Research Article\nPMID: 15205529","page":"1782-1787","source":"science.sciencemag.org","title":"Matching Behavior and the Representation of Value in the Parietal Cortex","volume":"304","author":[{"family":"Sugrue","given":"Leo P."},{"family":"Corrado","given":"Greg S."},{"family":"Newsome","given":"William T."}],"issued":{"date-parts":[["2004",6,18]]}}},{"id":4330,"uris":["http://zotero.org/users/6345545/items/X8AKI399"],"itemData":{"id":4330,"type":"article-journal","abstract":"Value-based decision making involves choosing from multiple options with different values. Despite extensive studies on value representation in various brain regions, the neural mechanism for how multiple value options are converted to motor actions remains unclear. To study this, we developed a multi-value foraging task with varying menu of items in non-human primates using eye movements that dissociates value and choice, and conducted electrophysiological recording in the midbrain superior colliculus (SC). SC neurons encoded “absolute” value, independent of available options, during late fixation. In addition, SC neurons also represent value threshold, modulated by available options, different from conventional motor threshold. Electrical stimulation of SC neurons biased choices in a manner predicted by the difference between the value representation and the value threshold. These results reveal a neural mechanism directly transforming absolute values to categorical choices within SC, supporting highly efficient value-based decision making critical for real-world economic behaviors.","container-title":"Nature Communications","DOI":"10.1038/s41467-021-23747-z","ISSN":"2041-1723","issue":"1","journalAbbreviation":"Nat Commun","language":"en","license":"2021 The Author(s)","note":"Bandiera_abtest: a\nCc_license_type: cc_by\nCg_type: Nature Research Journals\nnumber: 1\nPrimary_atype: Research\npublisher: Nature Publishing Group\nSubject_term: Decision;Reward;Superior colliculus\nSubject_term_id: decision;reward;superior-colliculus","page":"3410","source":"www.nature.com","title":"Transforming absolute value to categorical choice in primate superior colliculus during value-based decision making","volume":"12","author":[{"family":"Zhang","given":"Beizhen"},{"family":"Kan","given":"Janis Ying Ying"},{"family":"Yang","given":"Mingpo"},{"family":"Wang","given":"Xiaochun"},{"family":"Tu","given":"Jiahao"},{"family":"Dorris","given":"Michael Christopher"}],"issued":{"date-parts":[["2021",6,7]]}}}],"schema":"https://github.com/citation-style-language/schema/raw/master/csl-citation.json"}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(Churchland et al., 2008; Dorris &amp; Glimcher, 2004; Gold &amp; Shadlen, 2007; Platt &amp; Glimcher, 1999; Roitman &amp; Shadlen, 2002; Rorie et al., 2010; Shadlen &amp; Newsome, 1996, 2001; Sugrue et al., 2004; B. Zhang et al., 2021)</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However, the evidence for one alternative is typically inversely related to the evidence for the other alternative, making it difficult to dissociate the dynamic effects of evidence integration and contextual information about other alternatives. </w:t>
      </w:r>
    </w:p>
    <w:p w14:paraId="631DC118" w14:textId="77777777" w:rsidR="00564B42" w:rsidRPr="0060258A" w:rsidRDefault="00564B42" w:rsidP="00101AEA">
      <w:pPr>
        <w:spacing w:line="480" w:lineRule="auto"/>
        <w:jc w:val="both"/>
        <w:rPr>
          <w:rFonts w:ascii="Times New Roman" w:hAnsi="Times New Roman" w:cs="Times New Roman"/>
          <w:color w:val="000000" w:themeColor="text1"/>
        </w:rPr>
      </w:pPr>
    </w:p>
    <w:p w14:paraId="0785A4B1" w14:textId="42D29E5B" w:rsidR="00564B42" w:rsidRPr="0060258A" w:rsidRDefault="00564B42" w:rsidP="00101AEA">
      <w:pPr>
        <w:spacing w:line="480" w:lineRule="auto"/>
        <w:jc w:val="both"/>
        <w:rPr>
          <w:rFonts w:ascii="Times New Roman" w:hAnsi="Times New Roman" w:cs="Times New Roman"/>
          <w:color w:val="000000" w:themeColor="text1"/>
          <w:highlight w:val="yellow"/>
        </w:rPr>
      </w:pPr>
      <w:r w:rsidRPr="0060258A">
        <w:rPr>
          <w:rFonts w:ascii="Times New Roman" w:hAnsi="Times New Roman" w:cs="Times New Roman"/>
          <w:color w:val="000000" w:themeColor="text1"/>
        </w:rPr>
        <w:t xml:space="preserve">In the LDDM, </w:t>
      </w:r>
      <w:r w:rsidRPr="0060258A">
        <w:rPr>
          <w:rFonts w:ascii="Times New Roman" w:hAnsi="Times New Roman" w:cs="Times New Roman" w:hint="eastAsia"/>
          <w:color w:val="000000" w:themeColor="text1"/>
        </w:rPr>
        <w:t>di</w:t>
      </w:r>
      <w:r w:rsidRPr="0060258A">
        <w:rPr>
          <w:rFonts w:ascii="Times New Roman" w:hAnsi="Times New Roman" w:cs="Times New Roman"/>
          <w:color w:val="000000" w:themeColor="text1"/>
        </w:rPr>
        <w:t>sinhibition modulates the dynamics of the circuit without requiring changes in circuit structure. Existing models capture activity dynamics only in specific temporal intervals during decision-making tasks, or across trials in specific task paradigms</w:t>
      </w:r>
      <w:ins w:id="2641" w:author="Bo Shen" w:date="2023-02-24T17:29: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sidR="00EA1839">
        <w:rPr>
          <w:rFonts w:ascii="Times New Roman" w:hAnsi="Times New Roman" w:cs="Times New Roman"/>
          <w:color w:val="000000" w:themeColor="text1"/>
        </w:rPr>
        <w:instrText xml:space="preserve"> ADDIN ZOTERO_ITEM CSL_CITATION {"citationID":"KYkgP6uJ","properties":{"formattedCitation":"(Hart &amp; Huk, 2020; Hunt et al., 2012; Louie et al., 2014; X.-J. Wang, 2002; Wong &amp; Wang, 2006)","plainCitation":"(Hart &amp; Huk, 2020; Hunt et al., 2012; Louie et al., 2014; X.-J. Wang, 2002; Wong &amp; Wang, 2006)","noteIndex":0},"citationItems":[{"id":2348,"uris":["http://zotero.org/users/6345545/items/Y8CECPJL"],"itemData":{"id":2348,"type":"article-journal","abstract":"During delayed oculomotor response tasks, neurons in the lateral intraparietal area (LIP) and the frontal eye fields (FEF) exhibit persistent activity that reflects the active maintenance of behaviorally relevant information. Despite many computational models of the mechanisms of persistent activity, there is a lack of circuit-level data from the primate to inform the theories. To fill this gap, we simultaneously recorded ensembles of neurons in both LIP and FEF while macaques performed a memory-guided saccade task. A population encoding model revealed strong and symmetric long-timescale recurrent excitation between LIP and FEF. Unexpectedly, LIP exhibited stronger local functional connectivity than FEF, and many neurons in LIP had longer network and intrinsic timescales. The differences in connectivity could be explained by the strength of recurrent dynamics in attractor networks. These findings reveal reciprocal multi-area circuit dynamics in the frontoparietal network during persistent activity and lay the groundwork for quantitative comparisons to theoretical models.","container-title":"eLife","DOI":"10.7554/eLife.52460","ISSN":"2050-084X","note":"publisher: eLife Sciences Publications, Ltd","page":"e52460","source":"eLife","title":"Recurrent circuit dynamics underlie persistent activity in the macaque frontoparietal network","volume":"9","author":[{"family":"Hart","given":"Eric"},{"family":"Huk","given":"Alexander C"}],"editor":[{"family":"Salinas","given":"Emilio"},{"family":"Behrens","given":"Timothy E"},{"family":"Salinas","given":"Emilio"},{"family":"Compte","given":"Albert"}],"issued":{"date-parts":[["2020",5,7]]}}},{"id":2690,"uris":["http://zotero.org/users/6345545/items/NCR8IPT4"],"itemData":{"id":2690,"type":"article-journal","abstract":"This study uses a combination of computational modeling and magnetoencephalography to track activity while people make decisions, and finds that prefrontal and parietal cortex activity is consistent with mutual inhibition between competing options during decision-making. This activity is likely to represent a mechanism for the comparison of values while making choices.","container-title":"Nature Neuroscience","DOI":"10.1038/nn.3017","ISSN":"1546-1726","issue":"3","language":"en","license":"2012 Nature Publishing Group, a division of Macmillan Publishers Limited. All Rights Reserved.","note":"number: 3\npublisher: Nature Publishing Group","page":"470-476","source":"www.nature.com","title":"Mechanisms underlying cortical activity during value-guided choice","volume":"15","author":[{"family":"Hunt","given":"Laurence T."},{"family":"Kolling","given":"Nils"},{"family":"Soltani","given":"Alireza"},{"family":"Woolrich","given":"Mark W."},{"family":"Rushworth","given":"Matthew F. S."},{"family":"Behrens","given":"Timothy E. J."}],"issued":{"date-parts":[["2012",3]]}}},{"id":343,"uris":["http://zotero.org/users/6345545/items/H8ELMSVM"],"itemData":{"id":343,"type":"article-journal","container-title":"Journal of Neuroscience","DOI":"10.1523/JNEUROSCI.2851-14.2014","ISSN":"0270-6474, 1529-2401","issue":"48","journalAbbreviation":"Journal of Neuroscience","language":"en","page":"16046-16057","source":"DOI.org (Crossref)","title":"Dynamic Divisive Normalization Predicts Time-Varying Value Coding in Decision-Related Circuits","volume":"34","author":[{"family":"Louie","given":"Kenway"},{"family":"LoFaro","given":"T."},{"family":"Webb","given":"R."},{"family":"Glimcher","given":"P. W."}],"issued":{"date-parts":[["2014",11,26]]}}},{"id":359,"uris":["http://zotero.org/users/6345545/items/AEKIVEH9"],"itemData":{"id":359,"type":"article-journal","abstract":"Recent physiological studies of alert primates have revealed cortical neural correlates of key steps in a perceptual decision-making process. To elucidate synaptic mechanisms of decision making, I investigated a biophysically realistic cortical network model for a visual discrimination experiment. In the model, slow recurrent excitation and feedback inhibition produce attractor dynamics that amplify the difference between conflicting inputs and generates a binary choice. The model is shown to account for salient characteristics of the observed decision-correlated neural activity, as well as the animal’s psychometric function and reaction times. These results suggest that recurrent excitation mediated by NMDA receptors provides a candidate cellular mechanism for the slow time integration of sensory stimuli and the formation of categorical choices in a decision-making neocortical network.","container-title":"Neuron","DOI":"10.1016/S0896-6273(02)01092-9","ISSN":"08966273","issue":"5","journalAbbreviation":"Neuron","language":"en","page":"955-968","source":"DOI.org (Crossref)","title":"Probabilistic Decision Making by Slow Reverberation in Cortical Circuits","volume":"36","author":[{"family":"Wang","given":"Xiao-Jing"}],"issued":{"date-parts":[["2002",12]]}}},{"id":52,"uris":["http://zotero.org/users/6345545/items/W5B2KD2G"],"itemData":{"id":52,"type":"article-journal","abstract":"Recent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Neurosci.","language":"en","license":"Copyright © 2006 Society for Neuroscience 0270-6474/06/261314-15$15.00/0","note":"PMID: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instrText>
      </w:r>
      <w:r w:rsidRPr="0060258A">
        <w:rPr>
          <w:rFonts w:ascii="Times New Roman" w:hAnsi="Times New Roman" w:cs="Times New Roman"/>
          <w:color w:val="000000" w:themeColor="text1"/>
        </w:rPr>
        <w:fldChar w:fldCharType="separate"/>
      </w:r>
      <w:r w:rsidR="00EA1839">
        <w:rPr>
          <w:rFonts w:ascii="Times New Roman" w:hAnsi="Times New Roman" w:cs="Times New Roman"/>
          <w:color w:val="000000" w:themeColor="text1"/>
        </w:rPr>
        <w:t>(Hart &amp; Huk, 2020; Hunt et al., 2012; Louie et al., 2014; X.-J. Wang, 2002; Wong &amp; Wang, 2006)</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and thus typically do not generalize across tasks. In contrast, gated disinhibition in the LDDM – driven by the external </w:t>
      </w:r>
      <w:r w:rsidRPr="0060258A">
        <w:rPr>
          <w:rFonts w:ascii="Times New Roman" w:hAnsi="Times New Roman" w:cs="Times New Roman"/>
          <w:color w:val="000000" w:themeColor="text1"/>
        </w:rPr>
        <w:lastRenderedPageBreak/>
        <w:t>action instruction cue - controls the timing of valuation-to-WTA regime transition, enabling the LDDM to replicate neural dynamics in diverse task paradigms with different stimulus and action timing schedules</w:t>
      </w:r>
      <w:ins w:id="2642" w:author="Bo Shen" w:date="2023-02-24T17:29: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{"citationID":"8YosXrkX","properties":{"formattedCitation":"(Kiani et al., 2008; Roitman &amp; Shadlen, 2002; Rorie et al., 2010; Shadlen &amp; Newsome, 2001)","plainCitation":"(Kiani et al., 2008; Roitman &amp; Shadlen, 2002; Rorie et al., 2010; Shadlen &amp; Newsome, 2001)","noteIndex":0},"citationItems":[{"id":715,"uris":["http://zotero.org/users/6345545/items/2L8AS27B"],"itemData":{"id":715,"type":"article-journal","abstract":"Decisions about sensory stimuli are often based on an accumulation of evidence in time. When subjects control stimulus duration, the decision terminates when the accumulated evidence reaches a criterion level. Under many natural circumstances and in many laboratory settings, the environment, rather than the subject, controls the stimulus duration. In these settings, it is generally assumed that subjects commit to a choice at the end of the stimulus stream. Indeed, failure to benefit from the full stream of information is interpreted as a sign of imperfect accumulation or memory leak. Contrary to these assumptions, we show that monkeys performing a direction discrimination task commit to a choice when the accumulated evidence reaches a threshold level (or bound), sometimes long before the end of stimulus. This bounded accumulation of evidence is reflected in the activity of neurons in the lateral intraparietal cortex. Thus, the readout of visual cortex embraces a termination rule to limit processing even when potentially useful information is available.","container-title":"Journal of Neuroscience","DOI":"10.1523/JNEUROSCI.4761-07.2008","ISSN":"0270-6474, 1529-2401","issue":"12","journalAbbreviation":"J. Neurosci.","language":"en","license":"Copyright © 2008 Society for Neuroscience 0270-6474/08/283017-13$15.00/0","note":"publisher: Society for Neuroscience\nsection: Articles\nPMID: 18354005","page":"3017-3029","source":"www.jneurosci.org","title":"Bounded Integration in Parietal Cortex Underlies Decisions Even When Viewing Duration Is Dictated by the Environment","volume":"28","author":[{"family":"Kiani","given":"Roozbeh"},{"family":"Hanks","given":"Timothy D."},{"family":"Shadlen","given":"Michael N."}],"issued":{"date-parts":[["2008",3,19]]}}},{"id":375,"uris":["http://zotero.org/users/6345545/items/AA8WYIGZ"],"itemData":{"id":375,"type":"article-journal","container-title":"The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T."}],"issued":{"date-parts":[["2010",2,19]]}}},{"id":377,"uris":["http://zotero.org/users/6345545/items/QVQZ8DUX"],"itemData":{"id":377,"type":"article-journal","abstract":"We recorded the activity of single neurons in the posterior parietal cortex (area LIP) of two rhesus monkeys while they discriminated the direction of motion in random-dot visual stimuli. The visual task was similar to a motion discrimination task that has been used in previous investigations of motion-sensitive regions of the extrastriate cortex. The monkeys were trained to decide whether the direction of motion was toward one of two choice targets that appeared on either side of the random-dot stimulus. At the end of the trial, the monkeys reported their direction judgment by making an eye movement to the appropriate target. We studied neurons in LIP that exhibited spatially selective persistent activity during delayed saccadic eye movement tasks. These neurons are thought to carry high-level signals appropriate for identifying salient visual targets and for guiding saccadic eye movements. We arranged the motion discrimination task so that one of the choice targets was in the LIP neuron's response field (RF) while the other target was positioned well away from the RF. During motion viewing, neurons in LIP altered their firing rate in a manner that predicted the saccadic eye movement that the monkey would make at the end of the trial. The activity thus predicted the monkey's judgment of motion direction. This predictive activity began early in the motion-viewing period and became increasingly reliable as the monkey viewed the random-dot motion. The neural activity predicted the monkey's direction judgment on both easy and difficult trials (strong and weak motion), whether or not the judgment was correct. In addition, the timing and magnitude of the response was affected by the strength of the motion signal in the stimulus. When the direction of motion was toward the RF, stronger motion led to larger neural responses earlier in the motion-viewing period. When motion was away from the RF, stronger motion led to greater suppression of ongoing activity. Thus the activity of single neurons in area LIP reflects both the direction of an impending gaze shift and the quality of the sensory information that instructs such a response. The time course of the neural response suggests that LIP accumulates sensory signals relevant to the selection of a target for an eye movement.","container-title":"Journal of Neurophysiology","DOI":"10.1152/jn.2001.86.4.1916","ISSN":"0022-3077, 1522-1598","issue":"4","journalAbbreviation":"Journal of Neurophysiology","language":"en","page":"1916-1936","source":"DOI.org (Crossref)","title":"Neural Basis of a Perceptual Decision in the Parietal Cortex (Area LIP) of the Rhesus Monkey","volume":"86","author":[{"family":"Shadlen","given":"Michael N."},{"family":"Newsome","given":"William T."}],"issued":{"date-parts":[["2001",10,1]]}}}],"schema":"https://github.com/citation-style-language/schema/raw/master/csl-citation.json"}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(Kiani et al., 2008; Roitman &amp; Shadlen, 2002; Rorie et al., 2010; Shadlen &amp; Newsome, 2001)</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Recent research on neuromodulatory control of disinhibition offers biologically plausible mechanisms for such top-down control of circuit dynamics. In addition to evidence that VIP neurons are recruited by long-range projections from distanced regions</w:t>
      </w:r>
      <w:ins w:id="2643" w:author="Bo Shen" w:date="2023-02-24T17:29: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sidR="00EA1839">
        <w:rPr>
          <w:rFonts w:ascii="Times New Roman" w:hAnsi="Times New Roman" w:cs="Times New Roman"/>
          <w:color w:val="000000" w:themeColor="text1"/>
        </w:rPr>
        <w:instrText xml:space="preserve"> ADDIN ZOTERO_ITEM CSL_CITATION {"citationID":"GiFggitI","properties":{"formattedCitation":"(S. Lee et al., 2013; S. Zhang et al., 2014)","plainCitation":"(S. Lee et al., 2013; S. Zhang et al., 2014)","noteIndex":0},"citationItems":[{"id":177,"uris":["http://zotero.org/users/6345545/items/ADYRRPUH"],"itemData":{"id":177,"type":"article-journal","abstract":"The authors find that long-range axons from primary motor cortex (vM1) preferentially recruit vasointestinal peptide (VIP)-expressing interneurons in somatosensory cortex (S1). VIP neurons in turn inhibit somatostatin-expressing interneurons that target the distal dendrites of pyramidal cells in S1. This dis-inhibitory circuit is active during voluntary movement, suggesting that it participates in the modulation of primary cortical sensory processing by motor cortex.","container-title":"Nature Neuroscience","DOI":"10.1038/nn.3544","ISSN":"1546-1726","issue":"11","language":"en","license":"2013 Nature Publishing Group, a division of Macmillan Publishers Limited. All Rights Reserved.","note":"number: 11\npublisher: Nature Publishing Group","page":"1662-1670","source":"www.nature.com","title":"A disinhibitory circuit mediates motor integration in the somatosensory cortex","volume":"16","author":[{"family":"Lee","given":"Soohyun"},{"family":"Kruglikov","given":"Illya"},{"family":"Huang","given":"Z. Josh"},{"family":"Fishell","given":"Gord"},{"family":"Rudy","given":"Bernardo"}],"issued":{"date-parts":[["2013",11]]}}},{"id":5098,"uris":["http://zotero.org/users/6345545/items/7R2FQU3T"],"itemData":{"id":5098,"type":"article-journal","container-title":"Science","DOI":"10.1126/science.1254126","issue":"6197","note":"publisher: American Association for the Advancement of Science","page":"660-665","source":"science.org (Atypon)","title":"Long-range and local circuits for top-down modulation of visual cortex processing","volume":"345","author":[{"family":"Zhang","given":"Siyu"},{"family":"Xu","given":"Min"},{"family":"Kamigaki","given":"Tsukasa"},{"family":"Hoang Do","given":"Johnny Phong"},{"family":"Chang","given":"Wei-Cheng"},{"family":"Jenvay","given":"Sean"},{"family":"Miyamichi","given":"Kazunari"},{"family":"Luo","given":"Liqun"},{"family":"Dan","given":"Yang"}],"issued":{"date-parts":[["2014",8,8]]}}}],"schema":"https://github.com/citation-style-language/schema/raw/master/csl-citation.json"} </w:instrText>
      </w:r>
      <w:r w:rsidRPr="0060258A">
        <w:rPr>
          <w:rFonts w:ascii="Times New Roman" w:hAnsi="Times New Roman" w:cs="Times New Roman"/>
          <w:color w:val="000000" w:themeColor="text1"/>
        </w:rPr>
        <w:fldChar w:fldCharType="separate"/>
      </w:r>
      <w:r w:rsidR="00EA1839">
        <w:rPr>
          <w:rFonts w:ascii="Times New Roman" w:hAnsi="Times New Roman" w:cs="Times New Roman"/>
          <w:color w:val="000000" w:themeColor="text1"/>
        </w:rPr>
        <w:t>(S. Lee et al., 2013; S. Zhang et al., 2014)</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VIP neurons are recruited by neuromodulatory projections such as acetylcholine</w:t>
      </w:r>
      <w:ins w:id="2644" w:author="Bo Shen" w:date="2023-02-24T17:29: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{"citationID":"4GDBgoyf","properties":{"formattedCitation":"(Fu et al., 2014)","plainCitation":"(Fu et al., 2014)","noteIndex":0},"citationItems":[{"id":192,"uris":["http://zotero.org/users/6345545/items/NKAPB2Z3"],"itemData":{"id":192,"type":"article-journal","abstract":"The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(Fu et al., 2014)</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from the basal forebrain and pedunculopontine nuclei and serotonin from the red nucleus. With ionotropic acetylcholine receptor (nAChR) and serotonin receptors (5HT</w:t>
      </w:r>
      <w:r w:rsidRPr="0060258A">
        <w:rPr>
          <w:rFonts w:ascii="Times New Roman" w:hAnsi="Times New Roman" w:cs="Times New Roman"/>
          <w:color w:val="000000" w:themeColor="text1"/>
          <w:vertAlign w:val="subscript"/>
        </w:rPr>
        <w:t>3a</w:t>
      </w:r>
      <w:r w:rsidRPr="0060258A">
        <w:rPr>
          <w:rFonts w:ascii="Times New Roman" w:hAnsi="Times New Roman" w:cs="Times New Roman"/>
          <w:color w:val="000000" w:themeColor="text1"/>
        </w:rPr>
        <w:t>R and 5HT</w:t>
      </w:r>
      <w:r w:rsidRPr="0060258A">
        <w:rPr>
          <w:rFonts w:ascii="Times New Roman" w:hAnsi="Times New Roman" w:cs="Times New Roman"/>
          <w:color w:val="000000" w:themeColor="text1"/>
          <w:vertAlign w:val="subscript"/>
        </w:rPr>
        <w:t>2</w:t>
      </w:r>
      <w:r w:rsidRPr="0060258A">
        <w:rPr>
          <w:rFonts w:ascii="Times New Roman" w:hAnsi="Times New Roman" w:cs="Times New Roman"/>
          <w:color w:val="000000" w:themeColor="text1"/>
        </w:rPr>
        <w:t>R), VIP neurons depolarize to acetylcholine and serotonin</w:t>
      </w:r>
      <w:ins w:id="2645" w:author="Bo Shen" w:date="2023-02-24T17:29: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{"citationID":"h69UjYhk","properties":{"formattedCitation":"(Alitto &amp; Dan, 2013; Pfeffer et al., 2013; Rudy et al., 2011; Tremblay et al., 2016)","plainCitation":"(Alitto &amp; Dan, 2013; Pfeffer et al., 2013; Rudy et al., 2011; Tremblay et al., 2016)","noteIndex":0},"citationItems":[{"id":197,"uris":["http://zotero.org/users/6345545/items/DE545XVB"],"itemData":{"id":197,"type":"article-journal","abstract":"Activation of the cholinergic neurons in the basal forebrain (BF) desynchronizes cortical activity and enhances sensory processing during arousal and attention. How the cholinergic input modulates the activity of different subtypes of cortical neurons remains unclear. Using in vivo two-photon calcium imaging of neurons in layers 1 and 2/3 of mouse visual cortex, we show that electrical stimulation of the BF bi-directionally modulates the activity of excitatory neurons as well as several subtypes of inhibitory interneurons. While glutamatergic activity contributed to the activation of both excitatory and inhibitory neurons, the contribution of acetylcholine was more complex. Excitatory and parvalbumin-positive (PV+) neurons were activated through muscarinic acetylcholine (ACh) receptors (mAChRs) at low levels of cortical desynchronization and suppressed through nicotinic ACh receptors (nAChRs) when cortical desynchronization was strong. In contrast, vasoactive intestinal peptide-positive (VIP+) and layer 1 interneurons were preferentially activated through nAChRs during strong cortical desynchronization. Thus, cholinergic input from the BF causes significant shift in the relative activity levels of different subtypes of cortical neurons at increasing levels of cortical desynchronization.","container-title":"Frontiers in Systems Neuroscience","DOI":"10.3389/fnsys.2012.00079","ISSN":"1662-5137","journalAbbreviation":"Front. Syst. Neurosci.","language":"English","note":"publisher: Frontiers","source":"Frontiers","title":"Cell-type-specific modulation of neocortical activity by basal forebrain input","URL":"https://www.frontiersin.org/articles/10.3389/fnsys.2012.00079/full","volume":"6","author":[{"family":"Alitto","given":"Henry J."},{"family":"Dan","given":"Yang"}],"accessed":{"date-parts":[["2020",3,9]]},"issued":{"date-parts":[["2013"]]}}},{"id":168,"uris":["http://zotero.org/users/6345545/items/9MNLY9B9"],"itemData":{"id":168,"type":"article-journal","container-title":"Nature Neuroscience","DOI":"10.1038/nn.3446","ISSN":"1097-6256, 1546-1726","issue":"8","journalAbbreviation":"Nat Neurosci","language":"en","page":"1068-1076","source":"DOI.org (Crossref)","title":"Inhibition of inhibition in visual cortex: the logic of connections between molecularly distinct interneurons","title-short":"Inhibition of inhibition in visual cortex","volume":"16","author":[{"family":"Pfeffer","given":"Carsten K"},{"family":"Xue","given":"Mingshan"},{"family":"He","given":"Miao"},{"family":"Huang","given":"Z Josh"},{"family":"Scanziani","given":"Massimo"}],"issued":{"date-parts":[["2013",8]]}}},{"id":164,"uris":["http://zotero.org/users/6345545/items/SHN6BC8V"],"itemData":{"id":164,"type":"article-journal","container-title":"Developmental Neurobiology","DOI":"10.1002/dneu.20853","ISSN":"19328451","issue":"1","journalAbbreviation":"Devel Neurobio","language":"en","page":"45-61","source":"DOI.org (Crossref)","title":"Three groups of interneurons account for nearly 100% of neocortical GABAergic neurons","volume":"71","author":[{"family":"Rudy","given":"Bernardo"},{"family":"Fishell","given":"Gordon"},{"family":"Lee","given":"SooHyun"},{"family":"Hjerling-Leffler","given":"Jens"}],"issued":{"date-parts":[["2011",1,1]]}}},{"id":2590,"uris":["http://zotero.org/users/6345545/items/EVZFRA5R"],"itemData":{"id":2590,"type":"article-journal","abstract":"Cortical networks are composed of glutamatergic excitatory projection neurons and local GABAergic inhibitory interneurons that gate signal flow and sculpt network dynamics. Although they represent a minority of the total neocortical neuronal population, GABAergic interneurons are highly heterogeneous, forming functional classes based on their morphological, electrophysiological, and molecular features, as well as connectivity and in vivo patterns of activity. Here we review our current understanding of neocortical interneuron diversity and the properties that distinguish cell types. We then discuss how the involvement of multiple cell types, each with a specific set of cellular properties, plays a crucial role in diversifying and increasing the computational power of a relatively small number of simple circuit motifs forming cortical networks. We illustrate how recent advances in the field have shed light onto the mechanisms by which GABAergic inhibition contributes to network operations.","container-title":"Neuron","DOI":"10.1016/j.neuron.2016.06.033","ISSN":"0896-6273","issue":"2","journalAbbreviation":"Neuron","language":"en","page":"260-292","source":"ScienceDirect","title":"GABAergic Interneurons in the Neocortex: From Cellular Properties to Circuits","title-short":"GABAergic Interneurons in the Neocortex","volume":"91","author":[{"family":"Tremblay","given":"Robin"},{"family":"Lee","given":"Soohyun"},{"family":"Rudy","given":"Bernardo"}],"issued":{"date-parts":[["2016",7,20]]}}}],"schema":"https://github.com/citation-style-language/schema/raw/master/csl-citation.json"}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(Alitto &amp; Dan, 2013; Pfeffer et al., 2013; Rudy et al., 2011; Tremblay et al., 2016)</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The spiking mode of a major type of VIP neurons in layer II/III of the cortex switches from an input-insensitive burst-quiescent mode to an input-sensitive tonic mode under cholinergic and serotonin modulation</w:t>
      </w:r>
      <w:ins w:id="2646" w:author="Bo Shen" w:date="2023-02-24T17:29: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{"citationID":"FfsuJ226","properties":{"formattedCitation":"(Pr\\uc0\\u246{}nneke et al., 2020)","plainCitation":"(Prönneke et al., 2020)","noteIndex":0},"citationItems":[{"id":213,"uris":["http://zotero.org/users/6345545/items/3RNVPRTF"],"itemData":{"id":213,"type":"article-journal","abstract":"Abstract.  Neocortical GABAergic interneurons expressing vasoactive intestinal polypeptide (VIP) contribute to sensory processing, sensorimotor integration, and","container-title":"Cerebral Cortex","DOI":"10.1093/cercor/bhz102","issue":"30","journalAbbreviation":"Cereb Cortex","language":"en","page":"488-504","source":"academic.oup.com","title":"Neuromodulation Leads to a Burst-Tonic Switch in a Subset of VIP Neurons in Mouse Primary Somatosensory (Barrel) Cortex","author":[{"family":"Prönneke","given":"Alvar"},{"family":"Witte","given":"Mirko"},{"family":"Möck","given":"Martin"},{"family":"Staiger","given":"Jochen F."}],"issued":{"date-parts":[["2020"]]}}}],"schema":"https://github.com/citation-style-language/schema/raw/master/csl-citation.json"} </w:instrText>
      </w:r>
      <w:r w:rsidRPr="0060258A">
        <w:rPr>
          <w:rFonts w:ascii="Times New Roman" w:hAnsi="Times New Roman" w:cs="Times New Roman"/>
          <w:color w:val="000000" w:themeColor="text1"/>
        </w:rPr>
        <w:fldChar w:fldCharType="separate"/>
      </w:r>
      <w:r w:rsidRPr="009C2159">
        <w:rPr>
          <w:rFonts w:ascii="Times New Roman" w:hAnsi="Times New Roman" w:cs="Times New Roman"/>
          <w:color w:val="000000"/>
        </w:rPr>
        <w:t>(Prönneke et al., 2020)</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Such a mode-switching feature allows the disinhibitory neurons to receive excitatory projections with different gain under different level of neuromodulation, providing a mechanism to modulate network dynamics via disinhibition without a change in network structure</w:t>
      </w:r>
      <w:r w:rsidRPr="0060258A">
        <w:rPr>
          <w:rFonts w:ascii="Times New Roman" w:hAnsi="Times New Roman" w:cs="Times New Roman"/>
          <w:i/>
          <w:color w:val="000000" w:themeColor="text1"/>
        </w:rPr>
        <w:t>.</w:t>
      </w:r>
      <w:r w:rsidRPr="0060258A">
        <w:rPr>
          <w:rFonts w:ascii="Times New Roman" w:hAnsi="Times New Roman" w:cs="Times New Roman"/>
          <w:color w:val="000000" w:themeColor="text1"/>
        </w:rPr>
        <w:t xml:space="preserve"> </w:t>
      </w:r>
      <w:r w:rsidRPr="0060258A">
        <w:rPr>
          <w:rFonts w:ascii="Times New Roman" w:hAnsi="Times New Roman" w:cs="Times New Roman"/>
          <w:i/>
          <w:color w:val="000000" w:themeColor="text1"/>
        </w:rPr>
        <w:t>In</w:t>
      </w:r>
      <w:r w:rsidRPr="0060258A">
        <w:rPr>
          <w:rFonts w:ascii="Times New Roman" w:hAnsi="Times New Roman" w:cs="Times New Roman"/>
          <w:color w:val="000000" w:themeColor="text1"/>
        </w:rPr>
        <w:t xml:space="preserve"> </w:t>
      </w:r>
      <w:r w:rsidRPr="0060258A">
        <w:rPr>
          <w:rFonts w:ascii="Times New Roman" w:hAnsi="Times New Roman" w:cs="Times New Roman"/>
          <w:i/>
          <w:color w:val="000000" w:themeColor="text1"/>
        </w:rPr>
        <w:t>vivo</w:t>
      </w:r>
      <w:r w:rsidRPr="0060258A">
        <w:rPr>
          <w:rFonts w:ascii="Times New Roman" w:hAnsi="Times New Roman" w:cs="Times New Roman"/>
          <w:color w:val="000000" w:themeColor="text1"/>
        </w:rPr>
        <w:t xml:space="preserve"> studies show that disinhibition mediated by cholinergic activation is triggered in a surprisingly fast time scale of tens of milliseconds</w:t>
      </w:r>
      <w:ins w:id="2647" w:author="Bo Shen" w:date="2023-02-24T17:29: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{"citationID":"nsgOvb9p","properties":{"formattedCitation":"(Alitto &amp; Dan, 2013; Hangya et al., 2015; Letzkus et al., 2011)","plainCitation":"(Alitto &amp; Dan, 2013; Hangya et al., 2015; Letzkus et al., 2011)","noteIndex":0},"citationItems":[{"id":197,"uris":["http://zotero.org/users/6345545/items/DE545XVB"],"itemData":{"id":197,"type":"article-journal","abstract":"Activation of the cholinergic neurons in the basal forebrain (BF) desynchronizes cortical activity and enhances sensory processing during arousal and attention. How the cholinergic input modulates the activity of different subtypes of cortical neurons remains unclear. Using in vivo two-photon calcium imaging of neurons in layers 1 and 2/3 of mouse visual cortex, we show that electrical stimulation of the BF bi-directionally modulates the activity of excitatory neurons as well as several subtypes of inhibitory interneurons. While glutamatergic activity contributed to the activation of both excitatory and inhibitory neurons, the contribution of acetylcholine was more complex. Excitatory and parvalbumin-positive (PV+) neurons were activated through muscarinic acetylcholine (ACh) receptors (mAChRs) at low levels of cortical desynchronization and suppressed through nicotinic ACh receptors (nAChRs) when cortical desynchronization was strong. In contrast, vasoactive intestinal peptide-positive (VIP+) and layer 1 interneurons were preferentially activated through nAChRs during strong cortical desynchronization. Thus, cholinergic input from the BF causes significant shift in the relative activity levels of different subtypes of cortical neurons at increasing levels of cortical desynchronization.","container-title":"Frontiers in Systems Neuroscience","DOI":"10.3389/fnsys.2012.00079","ISSN":"1662-5137","journalAbbreviation":"Front. Syst. Neurosci.","language":"English","note":"publisher: Frontiers","source":"Frontiers","title":"Cell-type-specific modulation of neocortical activity by basal forebrain input","URL":"https://www.frontiersin.org/articles/10.3389/fnsys.2012.00079/full","volume":"6","author":[{"family":"Alitto","given":"Henry J."},{"family":"Dan","given":"Yang"}],"accessed":{"date-parts":[["2020",3,9]]},"issued":{"date-parts":[["2013"]]}}},{"id":4699,"uris":["http://zotero.org/users/6345545/items/UZ3N5HPC"],"itemData":{"id":4699,"type":"article-journal","abstract":"Basal forebrain cholinergic neurons constitute a major neuromodulatory system implicated in normal cognition and neurodegenerative dementias. Cholinergic projections densely innervate neocortex, releasing acetylcholine to regulate arousal, attention, and learning. However, their precise behavioral function is poorly understood because identified cholinergic neurons have never been recorded during behavior. To determine which aspects of cognition their activity might support, we recorded cholinergic neurons using optogenetic identification in mice performing an auditory detection task requiring sustained attention. We found that a non-cholinergic basal forebrain population—but not cholinergic neurons—were correlated with trial-to-trial measures of attention. Surprisingly, cholinergic neurons responded to reward and punishment with unusual speed and precision (18 ± 3 ms). Cholinergic responses were scaled by the unexpectedness of reinforcement and were highly similar across neurons and two nuclei innervating distinct cortical areas. These results reveal that the cholinergic system broadcasts a rapid and precisely timed reinforcement signal, supporting fast cortical activation and plasticity.","container-title":"Cell","DOI":"10.1016/j.cell.2015.07.057","ISSN":"0092-8674","issue":"5","journalAbbreviation":"Cell","language":"en","page":"1155-1168","source":"ScienceDirect","title":"Central Cholinergic Neurons Are Rapidly Recruited by Reinforcement Feedback","volume":"162","author":[{"family":"Hangya","given":"Balázs"},{"family":"Ranade","given":"Sachin P."},{"family":"Lorenc","given":"Maja"},{"family":"Kepecs","given":"Adam"}],"issued":{"date-parts":[["2015",8,27]]}}},{"id":236,"uris":["http://zotero.org/users/6345545/items/3ACEJ2Q7"],"itemData":{"id":236,"type":"article-journal","abstract":"Stimulus convergence and concomitant auditory cortex disinhibition are essential for fear learning.","container-title":"Nature","DOI":"10.1038/nature10674","ISSN":"1476-4687","issue":"7377","language":"en","license":"2011 Nature Publishing Group, a division of Macmillan Publishers Limited. All Rights Reserved.","note":"number: 7377\npublisher: Nature Publishing Group","page":"331-335","source":"www.nature.com","title":"A disinhibitory microcircuit for associative fear learning in the auditory cortex","volume":"480","author":[{"family":"Letzkus","given":"Johannes J."},{"family":"Wolff","given":"Steffen B. E."},{"family":"Meyer","given":"Elisabeth M. M."},{"family":"Tovote","given":"Philip"},{"family":"Courtin","given":"Julien"},{"family":"Herry","given":"Cyril"},{"family":"Lüthi","given":"Andreas"}],"issued":{"date-parts":[["2011",12]]}}}],"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(Alitto &amp; Dan, 2013; Hangya et al., 2015; Letzkus et al., 2011)</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supporting a fast modulation mechanism of disinhibition and network plasticity.</w:t>
      </w:r>
    </w:p>
    <w:p w14:paraId="2D0BCE27" w14:textId="77777777" w:rsidR="00564B42" w:rsidRPr="0060258A" w:rsidRDefault="00564B42" w:rsidP="00101AEA">
      <w:pPr>
        <w:spacing w:line="480" w:lineRule="auto"/>
        <w:jc w:val="both"/>
        <w:rPr>
          <w:rFonts w:ascii="Times New Roman" w:hAnsi="Times New Roman" w:cs="Times New Roman"/>
          <w:color w:val="000000" w:themeColor="text1"/>
        </w:rPr>
      </w:pPr>
    </w:p>
    <w:p w14:paraId="38F07C52" w14:textId="6B14FFD2" w:rsidR="00564B42" w:rsidRPr="0060258A" w:rsidRDefault="00564B42" w:rsidP="00101AEA">
      <w:pPr>
        <w:spacing w:line="480" w:lineRule="auto"/>
        <w:jc w:val="both"/>
        <w:rPr>
          <w:rFonts w:ascii="Times New Roman" w:hAnsi="Times New Roman" w:cs="Times New Roman"/>
          <w:color w:val="000000" w:themeColor="text1"/>
        </w:rPr>
      </w:pPr>
      <w:r w:rsidRPr="0060258A">
        <w:rPr>
          <w:rFonts w:ascii="Times New Roman" w:hAnsi="Times New Roman" w:cs="Times New Roman"/>
          <w:color w:val="000000" w:themeColor="text1"/>
        </w:rPr>
        <w:t>An interesting feature of the LDDM is that it can produce both point attractor</w:t>
      </w:r>
      <w:ins w:id="2648" w:author="Bo Shen" w:date="2023-02-24T17:29: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{"citationID":"EO39Yfvj","properties":{"formattedCitation":"(Bathellier et al., 2012; Kopec et al., 2015; Niessing &amp; Friedrich, 2010; Wills et al., 2005)","plainCitation":"(Bathellier et al., 2012; Kopec et al., 2015; Niessing &amp; Friedrich, 2010; Wills et al., 2005)","noteIndex":0},"citationItems":[{"id":5408,"uris":["http://zotero.org/users/6345545/items/VAIBZ4QP"],"itemData":{"id":5408,"type":"article-journal","abstract":"The ability to group stimuli into perceptual categories is essential for efficient interaction with the environment. Discrete dynamics that emerge in brain networks are believed to be the neuronal correlate of category formation. Observations of such dynamics have recently been made; however, it is still unresolved if they actually match perceptual categories. Using in vivo two-photon calcium imaging in the auditory cortex of mice, we show that local network activity evoked by sounds is constrained to few response modes. Transitions between response modes are characterized by an abrupt switch, indicating attractor-like, discrete dynamics. Moreover, we show that local cortical responses quantitatively predict discrimination performance and spontaneous categorization of sounds in behaving mice. Our results therefore demonstrate that local nonlinear dynamics in the auditory cortex generate spontaneous sound categories which can be selected for behavioral or perceptual decisions.","container-title":"Neuron","DOI":"10.1016/j.neuron.2012.07.008","ISSN":"0896-6273","issue":"2","journalAbbreviation":"Neuron","language":"en","page":"435-449","source":"ScienceDirect","title":"Discrete Neocortical Dynamics Predict Behavioral Categorization of Sounds","volume":"76","author":[{"family":"Bathellier","given":"Brice"},{"family":"Ushakova","given":"Lyubov"},{"family":"Rumpel","given":"Simon"}],"issued":{"date-parts":[["2012",10,18]]}}},{"id":5411,"uris":["http://zotero.org/users/6345545/items/3BDNDFCJ"],"itemData":{"id":5411,"type":"article-journal","abstract":"The categorial nature of sensory, cognitive and behavioural acts indicates that the brain classifies neuronal activity patterns into discrete representations. Pattern classification may be achieved by abrupt switching between discrete activity states of neuronal circuits, but few experimental studies have directly tested this. We gradually varied the concentration or molecular identity of odours and optically measured responses across output neurons of the olfactory bulb in zebrafish. Whereas population activity patterns were largely insensitive to changes in odour concentration, morphing of one odour into another resulted in abrupt transitions between odour representations. These transitions were mediated by coordinated response changes among small neuronal ensembles rather than by shifts in the global network state. The olfactory bulb therefore classifies odour-evoked input patterns into many discrete and defined output patterns, as proposed by attractor models. This computation is consistent with perceptual phenomena and may represent a general information processing strategy in the brain.","container-title":"Nature","DOI":"10.1038/nature08961","ISSN":"1476-4687","issue":"7294","language":"en","license":"2010 Macmillan Publishers Limited. All rights reserved","note":"number: 7294\npublisher: Nature Publishing Group","page":"47-52","source":"www.nature.com","title":"Olfactory pattern classification by discrete neuronal network states","volume":"465","author":[{"family":"Niessing","given":"Jörn"},{"family":"Friedrich","given":"Rainer W."}],"issued":{"date-parts":[["2010",5]]}}},{"id":5414,"uris":["http://zotero.org/users/6345545/items/9U8W6IPD"],"itemData":{"id":5414,"type":"article-journal","container-title":"Science","DOI":"10.1126/science.1108905","issue":"5723","note":"publisher: American Association for the Advancement of Science","page":"873-876","source":"science.org (Atypon)","title":"Attractor Dynamics in the Hippocampal Representation of the Local Environment","volume":"308","author":[{"family":"Wills","given":"Tom J."},{"family":"Lever","given":"Colin"},{"family":"Cacucci","given":"Francesca"},{"family":"Burgess","given":"Neil"},{"family":"O'Keefe","given":"John"}],"issued":{"date-parts":[["2005",5,6]]}}},{"id":5416,"uris":["http://zotero.org/users/6345545/items/F8NNVQLQ"],"itemData":{"id":5416,"type":"article-journal","abstract":"Neural activity in frontal cortical areas has been causally linked to short-term memory (STM), but whether this activity is necessary for forming, maintaining, or reading out STM remains unclear. In rats performing a memory-guided orienting task, the frontal orienting fields in cortex (FOF) are considered critical for STM maintenance, and during each trial display a monotonically increasing neural encoding for STM. Here, we transiently inactivated either the FOF or the superior colliculus and found that the resulting impairments in memory-guided orienting performance followed a monotonically decreasing time course, surprisingly opposite to the neural encoding. A dynamical attractor model in which STM relies equally on cortical and subcortical regions reconciled the encoding and inactivation data. We confirmed key predictions of the model, including a time-dependent relationship between trial difficulty and perturbability, and substantial, supralinear, impairment following simultaneous inactivation of the FOF and superior colliculus during memory maintenance.","container-title":"Neuron","DOI":"10.1016/j.neuron.2015.08.033","ISSN":"0896-6273","issue":"2","journalAbbreviation":"Neuron","language":"en","page":"367-377","source":"ScienceDirect","title":"Cortical and Subcortical Contributions to Short-Term Memory for Orienting Movements","volume":"88","author":[{"family":"Kopec","given":"Charles D."},{"family":"Erlich","given":"Jeffrey C."},{"family":"Brunton","given":"Bingni W."},{"family":"Deisseroth","given":"Karl"},{"family":"Brody","given":"Carlos D."}],"issued":{"date-parts":[["2015",10,21]]}}}],"schema":"https://github.com/citation-style-language/schema/raw/master/csl-citation.json"}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(Bathellier et al., 2012; Kopec et al., 2015; Niessing &amp; Friedrich, 2010; Wills et al., 2005)</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w:t>
      </w:r>
      <w:del w:id="2649" w:author="Bo Shen" w:date="2023-02-24T17:29:00Z">
        <w:r w:rsidRPr="0060258A" w:rsidDel="00136B2E">
          <w:rPr>
            <w:rFonts w:ascii="Times New Roman" w:hAnsi="Times New Roman" w:cs="Times New Roman"/>
            <w:color w:val="000000" w:themeColor="text1"/>
          </w:rPr>
          <w:delText xml:space="preserve"> </w:delText>
        </w:r>
      </w:del>
      <w:r w:rsidRPr="0060258A">
        <w:rPr>
          <w:rFonts w:ascii="Times New Roman" w:hAnsi="Times New Roman" w:cs="Times New Roman"/>
          <w:color w:val="000000" w:themeColor="text1"/>
        </w:rPr>
        <w:t>and continuous/line attractor</w:t>
      </w:r>
      <w:ins w:id="2650" w:author="Bo Shen" w:date="2023-02-24T17:29: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{"citationID":"gbRb6GfT","properties":{"formattedCitation":"(Ganguli et al., 2008; Wimmer et al., 2014; Yoon et al., 2013)","plainCitation":"(Ganguli et al., 2008; Wimmer et al., 2014; Yoon et al., 2013)","noteIndex":0},"citationItems":[{"id":5299,"uris":["http://zotero.org/users/6345545/items/9EQPCXVM"],"itemData":{"id":5299,"type":"article-journal","abstract":"To perform nontrivial, real-time computations on a sensory input stream, biological systems must retain a short-term memory trace of their recent inputs. It has been proposed that generic high-dimensional dynamical systems could retain a memory trace for past inputs in their current state. This raises important questions about the fundamental limits of such memory traces and the properties required of dynamical systems to achieve these limits. We address these issues by applying Fisher information theory to dynamical systems driven by time-dependent signals corrupted by noise. We introduce the Fisher Memory Curve (FMC) as a measure of the signal-to-noise ratio (SNR) embedded in the dynamical state relative to the input SNR. The integrated FMC indicates the total memory capacity. We apply this theory to linear neuronal networks and show that the capacity of networks with normal connectivity matrices is exactly 1 and that of any network of N neurons is, at most, N. A nonnormal network achieving this bound is subject to stringent design constraints: It must have a hidden feedforward architecture that superlinearly amplifies its input for a time of order N, and the input connectivity must optimally match this architecture. The memory capacity of networks subject to saturating nonlinearities is further limited, and cannot exceed\n              \n                \n                  \n                    \n                      N\n                    \n                  \n                \n              \n              . This limit can be realized by feedforward structures with divergent fan out that distributes the signal across neurons, thereby avoiding saturation. We illustrate the generality of the theory by showing that memory in fluid systems can be sustained by transient nonnormal amplification due to convective instability or the onset of turbulence.","container-title":"Proceedings of the National Academy of Sciences","DOI":"10.1073/pnas.0804451105","ISSN":"0027-8424, 1091-6490","issue":"48","journalAbbreviation":"Proc. Natl. Acad. Sci. U.S.A.","language":"en","page":"18970-18975","source":"DOI.org (Crossref)","title":"Memory traces in dynamical systems","volume":"105","author":[{"family":"Ganguli","given":"Surya"},{"family":"Huh","given":"Dongsung"},{"family":"Sompolinsky","given":"Haim"}],"issued":{"date-parts":[["2008",12,2]]}}},{"id":5310,"uris":["http://zotero.org/users/6345545/items/ZFEFSYRH"],"itemData":{"id":5310,"type":"article-journal","abstract":"The authors use monkey electrophysiology data to test a “bump attractor” computational model. Their findings reinforce persistent activity as a basis for spatial working memory, provide evidence for a continuous prefrontal representation of memorized space, and offer experimental support for bump attractor dynamics mediating cognitive tasks in the cortex.","container-title":"Nature Neuroscience","DOI":"10.1038/nn.3645","ISSN":"1546-1726","issue":"3","journalAbbreviation":"Nat Neurosci","language":"en","license":"2014 Nature Publishing Group, a division of Macmillan Publishers Limited. All Rights Reserved.","note":"number: 3\npublisher: Nature Publishing Group","page":"431-439","source":"www.nature.com","title":"Bump attractor dynamics in prefrontal cortex explains behavioral precision in spatial working memory","volume":"17","author":[{"family":"Wimmer","given":"Klaus"},{"family":"Nykamp","given":"Duane Q."},{"family":"Constantinidis","given":"Christos"},{"family":"Compte","given":"Albert"}],"issued":{"date-parts":[["2014",3]]}}},{"id":5419,"uris":["http://zotero.org/users/6345545/items/4HADW7GA"],"itemData":{"id":5419,"type":"article-journal","abstract":"In this study, the authors show that the spatial responses of populations of grid cells are constrained to a two-dimensional activity manifold, and the relationships between pairs of grid cells are resistant to perturbation. These findings provide evidence of low-dimensional continuous attractor dynamics in the network.","container-title":"Nature Neuroscience","DOI":"10.1038/nn.3450","ISSN":"1546-1726","issue":"8","journalAbbreviation":"Nat Neurosci","language":"en","license":"2013 Nature Publishing Group, a division of Macmillan Publishers Limited. All Rights Reserved.","note":"number: 8\npublisher: Nature Publishing Group","page":"1077-1084","source":"www.nature.com","title":"Specific evidence of low-dimensional continuous attractor dynamics in grid cells","volume":"16","author":[{"family":"Yoon","given":"KiJung"},{"family":"Buice","given":"Michael A."},{"family":"Barry","given":"Caswell"},{"family":"Hayman","given":"Robin"},{"family":"Burgess","given":"Neil"},{"family":"Fiete","given":"Ila R."}],"issued":{"date-parts":[["2013",8]]}}}],"schema":"https://github.com/citation-style-language/schema/raw/master/csl-citation.json"}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(Ganguli et al., 2008; Wimmer et al., 2014; Yoon et al., 2013)</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dynamics in persistent </w:t>
      </w:r>
      <w:r w:rsidRPr="0060258A">
        <w:rPr>
          <w:rFonts w:ascii="Times New Roman" w:hAnsi="Times New Roman" w:cs="Times New Roman"/>
          <w:color w:val="000000" w:themeColor="text1"/>
        </w:rPr>
        <w:lastRenderedPageBreak/>
        <w:t>activity, a balance controlled by the level of disinhibition. Given ambiguous empirical evidence, it remains controversial whether persistent activity in neural circuits exhibit</w:t>
      </w:r>
      <w:r w:rsidRPr="0060258A">
        <w:rPr>
          <w:rFonts w:ascii="Times New Roman" w:hAnsi="Times New Roman" w:cs="Times New Roman" w:hint="eastAsia"/>
          <w:color w:val="000000" w:themeColor="text1"/>
        </w:rPr>
        <w:t xml:space="preserve"> </w:t>
      </w:r>
      <w:r w:rsidRPr="0060258A">
        <w:rPr>
          <w:rFonts w:ascii="Times New Roman" w:hAnsi="Times New Roman" w:cs="Times New Roman"/>
          <w:color w:val="000000" w:themeColor="text1"/>
        </w:rPr>
        <w:t>point attractor</w:t>
      </w:r>
      <w:ins w:id="2651" w:author="Bo Shen" w:date="2023-02-24T17:29: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{"citationID":"R9KE09lI","properties":{"formattedCitation":"(Bathellier et al., 2012; Kopec et al., 2015; Niessing &amp; Friedrich, 2010; Wills et al., 2005)","plainCitation":"(Bathellier et al., 2012; Kopec et al., 2015; Niessing &amp; Friedrich, 2010; Wills et al., 2005)","noteIndex":0},"citationItems":[{"id":5408,"uris":["http://zotero.org/users/6345545/items/VAIBZ4QP"],"itemData":{"id":5408,"type":"article-journal","abstract":"The ability to group stimuli into perceptual categories is essential for efficient interaction with the environment. Discrete dynamics that emerge in brain networks are believed to be the neuronal correlate of category formation. Observations of such dynamics have recently been made; however, it is still unresolved if they actually match perceptual categories. Using in vivo two-photon calcium imaging in the auditory cortex of mice, we show that local network activity evoked by sounds is constrained to few response modes. Transitions between response modes are characterized by an abrupt switch, indicating attractor-like, discrete dynamics. Moreover, we show that local cortical responses quantitatively predict discrimination performance and spontaneous categorization of sounds in behaving mice. Our results therefore demonstrate that local nonlinear dynamics in the auditory cortex generate spontaneous sound categories which can be selected for behavioral or perceptual decisions.","container-title":"Neuron","DOI":"10.1016/j.neuron.2012.07.008","ISSN":"0896-6273","issue":"2","journalAbbreviation":"Neuron","language":"en","page":"435-449","source":"ScienceDirect","title":"Discrete Neocortical Dynamics Predict Behavioral Categorization of Sounds","volume":"76","author":[{"family":"Bathellier","given":"Brice"},{"family":"Ushakova","given":"Lyubov"},{"family":"Rumpel","given":"Simon"}],"issued":{"date-parts":[["2012",10,18]]}}},{"id":5411,"uris":["http://zotero.org/users/6345545/items/3BDNDFCJ"],"itemData":{"id":5411,"type":"article-journal","abstract":"The categorial nature of sensory, cognitive and behavioural acts indicates that the brain classifies neuronal activity patterns into discrete representations. Pattern classification may be achieved by abrupt switching between discrete activity states of neuronal circuits, but few experimental studies have directly tested this. We gradually varied the concentration or molecular identity of odours and optically measured responses across output neurons of the olfactory bulb in zebrafish. Whereas population activity patterns were largely insensitive to changes in odour concentration, morphing of one odour into another resulted in abrupt transitions between odour representations. These transitions were mediated by coordinated response changes among small neuronal ensembles rather than by shifts in the global network state. The olfactory bulb therefore classifies odour-evoked input patterns into many discrete and defined output patterns, as proposed by attractor models. This computation is consistent with perceptual phenomena and may represent a general information processing strategy in the brain.","container-title":"Nature","DOI":"10.1038/nature08961","ISSN":"1476-4687","issue":"7294","language":"en","license":"2010 Macmillan Publishers Limited. All rights reserved","note":"number: 7294\npublisher: Nature Publishing Group","page":"47-52","source":"www.nature.com","title":"Olfactory pattern classification by discrete neuronal network states","volume":"465","author":[{"family":"Niessing","given":"Jörn"},{"family":"Friedrich","given":"Rainer W."}],"issued":{"date-parts":[["2010",5]]}}},{"id":5414,"uris":["http://zotero.org/users/6345545/items/9U8W6IPD"],"itemData":{"id":5414,"type":"article-journal","container-title":"Science","DOI":"10.1126/science.1108905","issue":"5723","note":"publisher: American Association for the Advancement of Science","page":"873-876","source":"science.org (Atypon)","title":"Attractor Dynamics in the Hippocampal Representation of the Local Environment","volume":"308","author":[{"family":"Wills","given":"Tom J."},{"family":"Lever","given":"Colin"},{"family":"Cacucci","given":"Francesca"},{"family":"Burgess","given":"Neil"},{"family":"O'Keefe","given":"John"}],"issued":{"date-parts":[["2005",5,6]]}}},{"id":5416,"uris":["http://zotero.org/users/6345545/items/F8NNVQLQ"],"itemData":{"id":5416,"type":"article-journal","abstract":"Neural activity in frontal cortical areas has been causally linked to short-term memory (STM), but whether this activity is necessary for forming, maintaining, or reading out STM remains unclear. In rats performing a memory-guided orienting task, the frontal orienting fields in cortex (FOF) are considered critical for STM maintenance, and during each trial display a monotonically increasing neural encoding for STM. Here, we transiently inactivated either the FOF or the superior colliculus and found that the resulting impairments in memory-guided orienting performance followed a monotonically decreasing time course, surprisingly opposite to the neural encoding. A dynamical attractor model in which STM relies equally on cortical and subcortical regions reconciled the encoding and inactivation data. We confirmed key predictions of the model, including a time-dependent relationship between trial difficulty and perturbability, and substantial, supralinear, impairment following simultaneous inactivation of the FOF and superior colliculus during memory maintenance.","container-title":"Neuron","DOI":"10.1016/j.neuron.2015.08.033","ISSN":"0896-6273","issue":"2","journalAbbreviation":"Neuron","language":"en","page":"367-377","source":"ScienceDirect","title":"Cortical and Subcortical Contributions to Short-Term Memory for Orienting Movements","volume":"88","author":[{"family":"Kopec","given":"Charles D."},{"family":"Erlich","given":"Jeffrey C."},{"family":"Brunton","given":"Bingni W."},{"family":"Deisseroth","given":"Karl"},{"family":"Brody","given":"Carlos D."}],"issued":{"date-parts":[["2015",10,21]]}}}],"schema":"https://github.com/citation-style-language/schema/raw/master/csl-citation.json"}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(Bathellier et al., 2012; Kopec et al., 2015; Niessing &amp; Friedrich, 2010; Wills et al., 2005)</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or continuous/line attractor</w:t>
      </w:r>
      <w:ins w:id="2652" w:author="Bo Shen" w:date="2023-02-24T17:29: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{"citationID":"GKuSHFfs","properties":{"formattedCitation":"(Ganguli et al., 2008; Wimmer et al., 2014; Yoon et al., 2013)","plainCitation":"(Ganguli et al., 2008; Wimmer et al., 2014; Yoon et al., 2013)","noteIndex":0},"citationItems":[{"id":5299,"uris":["http://zotero.org/users/6345545/items/9EQPCXVM"],"itemData":{"id":5299,"type":"article-journal","abstract":"To perform nontrivial, real-time computations on a sensory input stream, biological systems must retain a short-term memory trace of their recent inputs. It has been proposed that generic high-dimensional dynamical systems could retain a memory trace for past inputs in their current state. This raises important questions about the fundamental limits of such memory traces and the properties required of dynamical systems to achieve these limits. We address these issues by applying Fisher information theory to dynamical systems driven by time-dependent signals corrupted by noise. We introduce the Fisher Memory Curve (FMC) as a measure of the signal-to-noise ratio (SNR) embedded in the dynamical state relative to the input SNR. The integrated FMC indicates the total memory capacity. We apply this theory to linear neuronal networks and show that the capacity of networks with normal connectivity matrices is exactly 1 and that of any network of N neurons is, at most, N. A nonnormal network achieving this bound is subject to stringent design constraints: It must have a hidden feedforward architecture that superlinearly amplifies its input for a time of order N, and the input connectivity must optimally match this architecture. The memory capacity of networks subject to saturating nonlinearities is further limited, and cannot exceed\n              \n                \n                  \n                    \n                      N\n                    \n                  \n                \n              \n              . This limit can be realized by feedforward structures with divergent fan out that distributes the signal across neurons, thereby avoiding saturation. We illustrate the generality of the theory by showing that memory in fluid systems can be sustained by transient nonnormal amplification due to convective instability or the onset of turbulence.","container-title":"Proceedings of the National Academy of Sciences","DOI":"10.1073/pnas.0804451105","ISSN":"0027-8424, 1091-6490","issue":"48","journalAbbreviation":"Proc. Natl. Acad. Sci. U.S.A.","language":"en","page":"18970-18975","source":"DOI.org (Crossref)","title":"Memory traces in dynamical systems","volume":"105","author":[{"family":"Ganguli","given":"Surya"},{"family":"Huh","given":"Dongsung"},{"family":"Sompolinsky","given":"Haim"}],"issued":{"date-parts":[["2008",12,2]]}}},{"id":5310,"uris":["http://zotero.org/users/6345545/items/ZFEFSYRH"],"itemData":{"id":5310,"type":"article-journal","abstract":"The authors use monkey electrophysiology data to test a “bump attractor” computational model. Their findings reinforce persistent activity as a basis for spatial working memory, provide evidence for a continuous prefrontal representation of memorized space, and offer experimental support for bump attractor dynamics mediating cognitive tasks in the cortex.","container-title":"Nature Neuroscience","DOI":"10.1038/nn.3645","ISSN":"1546-1726","issue":"3","journalAbbreviation":"Nat Neurosci","language":"en","license":"2014 Nature Publishing Group, a division of Macmillan Publishers Limited. All Rights Reserved.","note":"number: 3\npublisher: Nature Publishing Group","page":"431-439","source":"www.nature.com","title":"Bump attractor dynamics in prefrontal cortex explains behavioral precision in spatial working memory","volume":"17","author":[{"family":"Wimmer","given":"Klaus"},{"family":"Nykamp","given":"Duane Q."},{"family":"Constantinidis","given":"Christos"},{"family":"Compte","given":"Albert"}],"issued":{"date-parts":[["2014",3]]}}},{"id":5419,"uris":["http://zotero.org/users/6345545/items/4HADW7GA"],"itemData":{"id":5419,"type":"article-journal","abstract":"In this study, the authors show that the spatial responses of populations of grid cells are constrained to a two-dimensional activity manifold, and the relationships between pairs of grid cells are resistant to perturbation. These findings provide evidence of low-dimensional continuous attractor dynamics in the network.","container-title":"Nature Neuroscience","DOI":"10.1038/nn.3450","ISSN":"1546-1726","issue":"8","journalAbbreviation":"Nat Neurosci","language":"en","license":"2013 Nature Publishing Group, a division of Macmillan Publishers Limited. All Rights Reserved.","note":"number: 8\npublisher: Nature Publishing Group","page":"1077-1084","source":"www.nature.com","title":"Specific evidence of low-dimensional continuous attractor dynamics in grid cells","volume":"16","author":[{"family":"Yoon","given":"KiJung"},{"family":"Buice","given":"Michael A."},{"family":"Barry","given":"Caswell"},{"family":"Hayman","given":"Robin"},{"family":"Burgess","given":"Neil"},{"family":"Fiete","given":"Ila R."}],"issued":{"date-parts":[["2013",8]]}}}],"schema":"https://github.com/citation-style-language/schema/raw/master/csl-citation.json"}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(Ganguli et al., 2008; Wimmer et al., 2014; Yoon et al., 2013)</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dynamics, and existing circuit models of persistent activity exclusively predict either a point attractor</w:t>
      </w:r>
      <w:ins w:id="2653" w:author="Bo Shen" w:date="2023-02-24T17:29: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sidR="00EA1839">
        <w:rPr>
          <w:rFonts w:ascii="Times New Roman" w:hAnsi="Times New Roman" w:cs="Times New Roman"/>
          <w:color w:val="000000" w:themeColor="text1"/>
        </w:rPr>
        <w:instrText xml:space="preserve"> ADDIN ZOTERO_ITEM CSL_CITATION {"citationID":"BpO7TrDt","properties":{"formattedCitation":"(Amit &amp; Brunel, 1997; Brunel &amp; Wang, 2001; Hopfield, 1982; X.-J. Wang, 1999)","plainCitation":"(Amit &amp; Brunel, 1997; Brunel &amp; Wang, 2001; Hopfield, 1982; X.-J. Wang, 1999)","noteIndex":0},"citationItems":[{"id":774,"uris":["http://zotero.org/users/6345545/items/7TG96XJF"],"itemData":{"id":774,"type":"article-journal","abstract":"Experimental evidence suggests that the maintenance of an item in working memory is achieved through persistent activity in selective neural assemblies of the cortex. To understand the mechanisms underlying this phenomenon, it is essential to investigate how persistent activity is affected by external inputs or neuromodulation. We have addressed these questions using a recurrent network model of object working memory. Recurrence is dominated by inhibition, although persistent activity is generated through recurrent excitation in small subsets of excitatory neurons.","container-title":"Journal of Computational Neuroscience","DOI":"10.1023/A:1011204814320","ISSN":"1573-6873","issue":"1","journalAbbreviation":"J Comput Neurosci","language":"en","page":"63-85","source":"Springer Link","title":"Effects of Neuromodulation in a Cortical Network Model of Object Working Memory Dominated by Recurrent Inhibition","volume":"11","author":[{"family":"Brunel","given":"Nicolas"},{"family":"Wang","given":"Xiao-Jing"}],"issued":{"date-parts":[["2001",7,1]]}}},{"id":360,"uris":["http://zotero.org/users/6345545/items/S4IFSIRX"],"itemData":{"id":360,"type":"article-journal","container-title":"The Journal of Neuroscience","DOI":"10.1523/JNEUROSCI.19-21-09587.1999","ISSN":"0270-6474, 1529-2401","issue":"21","journalAbbreviation":"J. Neurosci.","language":"en","page":"9587-9603","source":"DOI.org (Crossref)","title":"Synaptic Basis of Cortical Persistent Activity: the Importance of NMDA Receptors to Working Memory","title-short":"Synaptic Basis of Cortical Persistent Activity","volume":"19","author":[{"family":"Wang","given":"Xiao-Jing"}],"issued":{"date-parts":[["1999",11,1]]}}},{"id":4538,"uris":["http://zotero.org/users/6345545/items/P3AN4376"],"itemData":{"id":4538,"type":"article-journal","abstract":"Computational properties of use of biological organisms or to the construction of computers can emerge as collective properties of systems having a large number of simple equivalent components (or neurons). The physical meaning of content-addressable memory is described by an appropriate phase space flow of the state of a system. A model of such a system is given, based on aspects of neurobiology but readily adapted to integrated circuits. The collective properties of this model produce a content-addressable memory which correctly yields an entire memory from any subpart of sufficient size. The algorithm for the time evolution of the state of the system is based on asynchronous parallel processing. Additional emergent collective properties include some capacity for generalization, familiarity recognition, categorization, error correction, and time sequence retention. The collective properties are only weakly sensitive to details of the modeling or the failure of individual devices.","container-title":"Proceedings of the National Academy of Sciences","DOI":"10.1073/pnas.79.8.2554","ISSN":"0027-8424, 1091-6490","issue":"8","journalAbbreviation":"PNAS","language":"en","note":"publisher: National Academy of Sciences\nsection: Research Article\nPMID: 6953413","page":"2554-2558","source":"www.pnas.org","title":"Neural networks and physical systems with emergent collective computational abilities","volume":"79","author":[{"family":"Hopfield","given":"J. J."}],"issued":{"date-parts":[["1982",4,1]]}}},{"id":765,"uris":["http://zotero.org/users/6345545/items/EKVF3LNU"],"itemData":{"id":765,"type":"article-journal","abstract":"Abstract.  We investigate self-sustaining stable states (attractors) in networks of integrate-and-fire neurons. First, we study the stability of spontaneous act","container-title":"Cerebral Cortex","DOI":"10.1093/cercor/7.3.237","ISSN":"1047-3211","issue":"3","journalAbbreviation":"Cereb Cortex","language":"en","note":"publisher: Oxford Academic","page":"237-252","source":"academic.oup.com","title":"Model of global spontaneous activity and local structured activity during delay periods in the cerebral cortex.","volume":"7","author":[{"family":"Amit","given":"D. J."},{"family":"Brunel","given":"N."}],"issued":{"date-parts":[["1997",4,1]]}}}],"schema":"https://github.com/citation-style-language/schema/raw/master/csl-citation.json"} </w:instrText>
      </w:r>
      <w:r w:rsidRPr="0060258A">
        <w:rPr>
          <w:rFonts w:ascii="Times New Roman" w:hAnsi="Times New Roman" w:cs="Times New Roman"/>
          <w:color w:val="000000" w:themeColor="text1"/>
        </w:rPr>
        <w:fldChar w:fldCharType="separate"/>
      </w:r>
      <w:r w:rsidR="00EA1839">
        <w:rPr>
          <w:rFonts w:ascii="Times New Roman" w:hAnsi="Times New Roman" w:cs="Times New Roman"/>
          <w:color w:val="000000" w:themeColor="text1"/>
        </w:rPr>
        <w:t>(Amit &amp; Brunel, 1997; Brunel &amp; Wang, 2001; Hopfield, 1982; X.-J. Wang, 1999)</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or line attractor</w:t>
      </w:r>
      <w:ins w:id="2654" w:author="Bo Shen" w:date="2023-02-24T17:29: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{"citationID":"0kvvii9n","properties":{"formattedCitation":"(Amari, 1977; Burak &amp; Fiete, 2009; Compte, 2000; Ganguli et al., 2008; Seung, 1996)","plainCitation":"(Amari, 1977; Burak &amp; Fiete, 2009; Compte, 2000; Ganguli et al., 2008; Seung, 1996)","noteIndex":0},"citationItems":[{"id":143,"uris":["http://zotero.org/users/6345545/items/ZNT4ECRM"],"itemData":{"id":143,"type":"article-journal","container-title":"Cerebral Cortex","DOI":"10.1093/cercor/10.9.910","ISSN":"14602199","issue":"9","language":"en","page":"910-923","source":"DOI.org (Crossref)","title":"Synaptic Mechanisms and Network Dynamics Underlying Spatial Working Memory in a Cortical Network Model","volume":"10","author":[{"family":"Compte","given":"A."}],"issued":{"date-parts":[["2000",9,1]]}}},{"id":5299,"uris":["http://zotero.org/users/6345545/items/9EQPCXVM"],"itemData":{"id":5299,"type":"article-journal","abstract":"To perform nontrivial, real-time computations on a sensory input stream, biological systems must retain a short-term memory trace of their recent inputs. It has been proposed that generic high-dimensional dynamical systems could retain a memory trace for past inputs in their current state. This raises important questions about the fundamental limits of such memory traces and the properties required of dynamical systems to achieve these limits. We address these issues by applying Fisher information theory to dynamical systems driven by time-dependent signals corrupted by noise. We introduce the Fisher Memory Curve (FMC) as a measure of the signal-to-noise ratio (SNR) embedded in the dynamical state relative to the input SNR. The integrated FMC indicates the total memory capacity. We apply this theory to linear neuronal networks and show that the capacity of networks with normal connectivity matrices is exactly 1 and that of any network of N neurons is, at most, N. A nonnormal network achieving this bound is subject to stringent design constraints: It must have a hidden feedforward architecture that superlinearly amplifies its input for a time of order N, and the input connectivity must optimally match this architecture. The memory capacity of networks subject to saturating nonlinearities is further limited, and cannot exceed\n              \n                \n                  \n                    \n                      N\n                    \n                  \n                \n              \n              . This limit can be realized by feedforward structures with divergent fan out that distributes the signal across neurons, thereby avoiding saturation. We illustrate the generality of the theory by showing that memory in fluid systems can be sustained by transient nonnormal amplification due to convective instability or the onset of turbulence.","container-title":"Proceedings of the National Academy of Sciences","DOI":"10.1073/pnas.0804451105","ISSN":"0027-8424, 1091-6490","issue":"48","journalAbbreviation":"Proc. Natl. Acad. Sci. U.S.A.","language":"en","page":"18970-18975","source":"DOI.org (Crossref)","title":"Memory traces in dynamical systems","volume":"105","author":[{"family":"Ganguli","given":"Surya"},{"family":"Huh","given":"Dongsung"},{"family":"Sompolinsky","given":"Haim"}],"issued":{"date-parts":[["2008",12,2]]}}},{"id":5177,"uris":["http://zotero.org/users/6345545/items/JWLHQ7KT"],"itemData":{"id":5177,"type":"article-journal","abstract":"The brain can hold the eyes still because it stores a memory of eye position. The brain’s memory of horizontal eye position appears to be represented by persistent neural activity in a network known as the neural integrator, which is localized in the brainstem and cerebellum. Existing experimental data are reinterpreted as evidence for an ‘‘attractor hypothesis’’ that the persistent patterns of activity observed in this network form an attractive line of fixed points in its state space. Line attractor dynamics can be produced in linear or nonlinear neural networks by learning mechanisms that precisely tune positive feedback.","container-title":"Proceedings of the National Academy of Sciences","DOI":"10.1073/pnas.93.23.13339","ISSN":"0027-8424, 1091-6490","issue":"23","journalAbbreviation":"Proceedings of the National Academy of Sciences","language":"en","page":"13339-13344","source":"DOI.org (Crossref)","title":"How the brain keeps the eyes still","volume":"93","author":[{"family":"Seung","given":"H. S."}],"issued":{"date-parts":[["1996",11,12]]}}},{"id":5394,"uris":["http://zotero.org/users/6345545/items/FJSRXLUR"],"itemData":{"id":5394,"type":"article-journal","abstract":"Grid cells in the rat entorhinal cortex display strikingly regular firing responses to the animal's position in 2-D space and have been hypothesized to form the neural substrate for dead-reckoning. However, errors accumulate rapidly when velocity inputs are integrated in existing models of grid cell activity. To produce grid-cell-like responses, these models would require frequent resets triggered by external sensory cues. Such inadequacies, shared by various models, cast doubt on the dead-reckoning potential of the grid cell system. Here we focus on the question of accurate path integration, specifically in continuous attractor models of grid cell activity. We show, in contrast to previous models, that continuous attractor models can generate regular triangular grid responses, based on inputs that encode only the rat's velocity and heading direction. We consider the role of the network boundary in the integration performance of the network and show that both periodic and aperiodic networks are capable of accurate path integration, despite important differences in their attractor manifolds. We quantify the rate at which errors in the velocity integration accumulate as a function of network size and intrinsic noise within the network. With a plausible range of parameters and the inclusion of spike variability, our model networks can accurately integrate velocity inputs over a maximum of </w:instrText>
      </w:r>
      <w:r>
        <w:rPr>
          <w:rFonts w:ascii="Cambria Math" w:hAnsi="Cambria Math" w:cs="Cambria Math"/>
          <w:color w:val="000000" w:themeColor="text1"/>
        </w:rPr>
        <w:instrText>∼</w:instrText>
      </w:r>
      <w:r>
        <w:rPr>
          <w:rFonts w:ascii="Times New Roman" w:hAnsi="Times New Roman" w:cs="Times New Roman"/>
          <w:color w:val="000000" w:themeColor="text1"/>
        </w:rPr>
        <w:instrText xml:space="preserve">10–100 meters and </w:instrText>
      </w:r>
      <w:r>
        <w:rPr>
          <w:rFonts w:ascii="Cambria Math" w:hAnsi="Cambria Math" w:cs="Cambria Math"/>
          <w:color w:val="000000" w:themeColor="text1"/>
        </w:rPr>
        <w:instrText>∼</w:instrText>
      </w:r>
      <w:r>
        <w:rPr>
          <w:rFonts w:ascii="Times New Roman" w:hAnsi="Times New Roman" w:cs="Times New Roman"/>
          <w:color w:val="000000" w:themeColor="text1"/>
        </w:rPr>
        <w:instrText xml:space="preserve">1–10 minutes. These findings form a proof-of-concept that continuous attractor dynamics may underlie velocity integration in the dorsolateral medial entorhinal cortex. The simulations also generate pertinent upper bounds on the accuracy of integration that may be achieved by continuous attractor dynamics in the grid cell network. We suggest experiments to test the continuous attractor model and differentiate it from models in which single cells establish their responses independently of each other.","container-title":"PLOS Computational Biology","DOI":"10.1371/journal.pcbi.1000291","ISSN":"1553-7358","issue":"2","journalAbbreviation":"PLOS Computational Biology","language":"en","note":"publisher: Public Library of Science","page":"e1000291","source":"PLoS Journals","title":"Accurate Path Integration in Continuous Attractor Network Models of Grid Cells","volume":"5","author":[{"family":"Burak","given":"Yoram"},{"family":"Fiete","given":"Ila R."}],"issued":{"date-parts":[["2009",2,20]]}}},{"id":4916,"uris":["http://zotero.org/users/6345545/items/CWCP8UMM"],"itemData":{"id":4916,"type":"article-journal","abstract":"The dynamics of pattern formation is studied for lateral-inhibition type homogeneous neural fields with general connections. Neural fields consisting of single layer are first treated, and it is proved that there are five types of pattern dynamics. The type of the dynamics of a field depends not only on the mutual connections within the field but on the level of homogeneous stimulus given to the field. An example of the dynamics is as follows: A fixed size of localized excitation, once evoked by stimulation, can be retained in the field persistently even after the stimulation vanishes. It moves until it finds the position of the maximum of the input stimulus. Fields consisting of an excitatory and an inhibitory layer are next analyzed. In addition to stationary localized excitation, fields have such pattern dynamics as production of oscillatory waves, travelling waves, active and dual active transients, etc.","container-title":"Biological Cybernetics","DOI":"10.1007/BF00337259","ISSN":"1432-0770","issue":"2","journalAbbreviation":"Biol. Cybern.","language":"en","page":"77-87","source":"Springer Link","title":"Dynamics of pattern formation in lateral-inhibition type neural fields","volume":"27","author":[{"family":"Amari","given":"Shun-ichi"}],"issued":{"date-parts":[["1977",6,1]]}}}],"schema":"https://github.com/citation-style-language/schema/raw/master/csl-citation.json"}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(Amari, 1977; Burak &amp; Fiete, 2009; Compte, 2000; Ganguli et al., 2008; Seung, 1996)</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The LDDM can generate both line attractor and point attractor states, suggesting that attractor dynamics might not be a fixed property of a network; rather, it may be adaptive and controllable by a top-down signal operating via gated disinhibition.</w:t>
      </w:r>
    </w:p>
    <w:p w14:paraId="7CDE1A92" w14:textId="77777777" w:rsidR="00564B42" w:rsidRPr="0060258A" w:rsidRDefault="00564B42" w:rsidP="00101AEA">
      <w:pPr>
        <w:tabs>
          <w:tab w:val="left" w:pos="2263"/>
        </w:tabs>
        <w:spacing w:line="480" w:lineRule="auto"/>
        <w:jc w:val="both"/>
        <w:rPr>
          <w:rFonts w:ascii="Times New Roman" w:hAnsi="Times New Roman" w:cs="Times New Roman"/>
          <w:color w:val="000000" w:themeColor="text1"/>
        </w:rPr>
      </w:pPr>
    </w:p>
    <w:p w14:paraId="6FAE4980" w14:textId="77777777" w:rsidR="00564B42" w:rsidRPr="0060258A" w:rsidRDefault="00564B42" w:rsidP="00101AEA">
      <w:pPr>
        <w:spacing w:line="480" w:lineRule="auto"/>
        <w:jc w:val="both"/>
        <w:rPr>
          <w:color w:val="000000" w:themeColor="text1"/>
        </w:rPr>
      </w:pPr>
      <w:r w:rsidRPr="0060258A">
        <w:rPr>
          <w:rFonts w:ascii="Times New Roman" w:hAnsi="Times New Roman" w:cs="Times New Roman"/>
          <w:color w:val="000000" w:themeColor="text1"/>
        </w:rPr>
        <w:t xml:space="preserve">In conclusion, here we introduce a novel, biologically-plausible architecture for </w:t>
      </w:r>
      <w:del w:id="2655" w:author="Bo Shen" w:date="2023-02-24T18:13:00Z">
        <w:r w:rsidRPr="0060258A" w:rsidDel="00A36A8B">
          <w:rPr>
            <w:rFonts w:ascii="Times New Roman" w:hAnsi="Times New Roman" w:cs="Times New Roman"/>
            <w:color w:val="000000" w:themeColor="text1"/>
          </w:rPr>
          <w:delText xml:space="preserve">decision </w:delText>
        </w:r>
      </w:del>
      <w:ins w:id="2656" w:author="Bo Shen" w:date="2023-02-24T18:13:00Z">
        <w:r w:rsidRPr="0060258A">
          <w:rPr>
            <w:rFonts w:ascii="Times New Roman" w:hAnsi="Times New Roman" w:cs="Times New Roman"/>
            <w:color w:val="000000" w:themeColor="text1"/>
          </w:rPr>
          <w:t>decision</w:t>
        </w:r>
        <w:r>
          <w:rPr>
            <w:rFonts w:ascii="Times New Roman" w:hAnsi="Times New Roman" w:cs="Times New Roman"/>
            <w:color w:val="000000" w:themeColor="text1"/>
          </w:rPr>
          <w:t>-</w:t>
        </w:r>
      </w:ins>
      <w:r w:rsidRPr="0060258A">
        <w:rPr>
          <w:rFonts w:ascii="Times New Roman" w:hAnsi="Times New Roman" w:cs="Times New Roman"/>
          <w:color w:val="000000" w:themeColor="text1"/>
        </w:rPr>
        <w:t>making based on local disinhibition, unifying the characteristic decision-making features of normalized value coding, WTA competition, and persistent activity into a single circuit. The LDDM captures psychometric and chronometric aspects of behavioral choice and predicts realistic neural dynamics in standard decision-making tasks. Local disinhibition provides a mechanism for top-down control of local decision circuit dynamics, enabling the LDDM to replicate variable task-dependent timing in diverse decision-making paradigms and implement speed-accuracy tradeoffs. These results suggest a new circuit mechanism for decision making, and emphasize the importance of incorporating interneuron diversity, local circuit architecture, and top-down control into models of the decision process.</w:t>
      </w:r>
    </w:p>
    <w:p w14:paraId="0C469416" w14:textId="77777777" w:rsidR="00564B42" w:rsidRPr="0060258A" w:rsidDel="006E258E" w:rsidRDefault="00564B42" w:rsidP="00101AEA">
      <w:pPr>
        <w:rPr>
          <w:del w:id="2657" w:author="Bo Shen" w:date="2023-02-24T17:30:00Z"/>
          <w:rFonts w:ascii="Times New Roman" w:hAnsi="Times New Roman" w:cs="Times New Roman"/>
          <w:b/>
          <w:color w:val="000000" w:themeColor="text1"/>
          <w:sz w:val="28"/>
        </w:rPr>
      </w:pPr>
      <w:del w:id="2658" w:author="Bo Shen" w:date="2023-02-24T17:30:00Z">
        <w:r w:rsidRPr="0060258A" w:rsidDel="006E258E">
          <w:rPr>
            <w:rFonts w:ascii="Times New Roman" w:hAnsi="Times New Roman" w:cs="Times New Roman"/>
            <w:b/>
            <w:color w:val="000000" w:themeColor="text1"/>
            <w:sz w:val="28"/>
          </w:rPr>
          <w:br w:type="page"/>
        </w:r>
      </w:del>
    </w:p>
    <w:p w14:paraId="0AABC8B7" w14:textId="77777777" w:rsidR="00564B42" w:rsidRDefault="00564B42"/>
    <w:p w14:paraId="1D12D00D" w14:textId="20EB2881" w:rsidR="00564B42" w:rsidRDefault="00564B42">
      <w:pPr>
        <w:rPr>
          <w:rFonts w:ascii="Times New Roman" w:hAnsi="Times New Roman" w:cs="Times New Roman"/>
          <w:color w:val="000000" w:themeColor="text1"/>
        </w:rPr>
      </w:pPr>
      <w:r>
        <w:rPr>
          <w:rFonts w:ascii="Times New Roman" w:hAnsi="Times New Roman" w:cs="Times New Roman"/>
          <w:color w:val="000000" w:themeColor="text1"/>
        </w:rPr>
        <w:br w:type="page"/>
      </w:r>
    </w:p>
    <w:p w14:paraId="732BCF90" w14:textId="4BFCE059" w:rsidR="00564B42" w:rsidRDefault="00564B42" w:rsidP="00E24C8A">
      <w:pPr>
        <w:pStyle w:val="Heading1"/>
      </w:pPr>
      <w:r w:rsidRPr="0060258A">
        <w:lastRenderedPageBreak/>
        <w:t>Methods</w:t>
      </w:r>
      <w:bookmarkStart w:id="2659" w:name="_Toc101170398"/>
    </w:p>
    <w:p w14:paraId="3F37A6F3" w14:textId="77777777" w:rsidR="00E252F2" w:rsidRPr="00E252F2" w:rsidRDefault="00E252F2" w:rsidP="00E252F2"/>
    <w:p w14:paraId="72C6C32B" w14:textId="77777777" w:rsidR="00564B42" w:rsidRPr="000B19DC" w:rsidDel="001040BB" w:rsidRDefault="00564B42">
      <w:pPr>
        <w:pStyle w:val="Heading4"/>
        <w:rPr>
          <w:moveFrom w:id="2660" w:author="Bo Shen" w:date="2023-02-13T15:00:00Z"/>
        </w:rPr>
        <w:pPrChange w:id="2661" w:author="Bo Shen" w:date="2023-03-07T19:44:00Z">
          <w:pPr>
            <w:pStyle w:val="Heading1"/>
          </w:pPr>
        </w:pPrChange>
      </w:pPr>
      <w:moveFromRangeStart w:id="2662" w:author="Bo Shen" w:date="2023-02-13T15:00:00Z" w:name="move127192845"/>
      <w:moveFrom w:id="2663" w:author="Bo Shen" w:date="2023-02-13T15:00:00Z">
        <w:r w:rsidRPr="000B19DC" w:rsidDel="001040BB">
          <w:t>Motifs tested and compared for normalized coding and winner-take-all choice</w:t>
        </w:r>
        <w:bookmarkEnd w:id="2659"/>
      </w:moveFrom>
    </w:p>
    <w:p w14:paraId="4E3A2C33" w14:textId="77777777" w:rsidR="00564B42" w:rsidRPr="009E2731" w:rsidDel="001040BB" w:rsidRDefault="00564B42">
      <w:pPr>
        <w:pStyle w:val="Heading4"/>
        <w:rPr>
          <w:moveFrom w:id="2664" w:author="Bo Shen" w:date="2023-02-13T15:00:00Z"/>
        </w:rPr>
        <w:pPrChange w:id="2665" w:author="Bo Shen" w:date="2023-03-07T19:44:00Z">
          <w:pPr>
            <w:spacing w:line="480" w:lineRule="auto"/>
            <w:jc w:val="both"/>
          </w:pPr>
        </w:pPrChange>
      </w:pPr>
    </w:p>
    <w:p w14:paraId="28BE89CE" w14:textId="77777777" w:rsidR="00564B42" w:rsidDel="001040BB" w:rsidRDefault="00564B42">
      <w:pPr>
        <w:pStyle w:val="Heading4"/>
        <w:rPr>
          <w:moveFrom w:id="2666" w:author="Bo Shen" w:date="2023-02-13T15:00:00Z"/>
        </w:rPr>
        <w:pPrChange w:id="2667" w:author="Bo Shen" w:date="2023-03-07T19:44:00Z">
          <w:pPr>
            <w:spacing w:line="480" w:lineRule="auto"/>
            <w:jc w:val="both"/>
          </w:pPr>
        </w:pPrChange>
      </w:pPr>
      <w:moveFrom w:id="2668" w:author="Bo Shen" w:date="2023-02-13T15:00:00Z">
        <w:r w:rsidDel="001040BB">
          <w:t xml:space="preserve">We tested a series of motifs and found local disinhibition is critical for the integration of normalized valuation and choice functions. </w:t>
        </w:r>
        <w:r w:rsidDel="001040BB">
          <w:rPr>
            <w:rFonts w:hint="eastAsia"/>
          </w:rPr>
          <w:t>To</w:t>
        </w:r>
        <w:r w:rsidDel="001040BB">
          <w:t xml:space="preserve"> do this, we tested four types of modifications that might enhance mutual competition between the option-specific local sub-circuits (</w:t>
        </w:r>
        <w:r w:rsidRPr="00A4229D" w:rsidDel="001040BB">
          <w:rPr>
            <w:b/>
          </w:rPr>
          <w:t>Fig.</w:t>
        </w:r>
        <w:r w:rsidDel="001040BB">
          <w:rPr>
            <w:b/>
          </w:rPr>
          <w:t xml:space="preserve"> 2-figure supplement 1</w:t>
        </w:r>
        <w:r w:rsidRPr="00A4229D" w:rsidDel="001040BB">
          <w:rPr>
            <w:b/>
          </w:rPr>
          <w:t>A</w:t>
        </w:r>
        <w:r w:rsidDel="001040BB">
          <w:t xml:space="preserve">): a) </w:t>
        </w:r>
        <w:r w:rsidRPr="00035416" w:rsidDel="001040BB">
          <w:t>Recurrent self-excitation</w:t>
        </w:r>
        <w:r w:rsidDel="001040BB">
          <w:t xml:space="preserve"> (loops weighted by </w:t>
        </w:r>
        <m:oMath>
          <m:r>
            <w:rPr>
              <w:rFonts w:ascii="Cambria Math" w:hAnsi="Cambria Math"/>
            </w:rPr>
            <m:t>α</m:t>
          </m:r>
        </m:oMath>
        <w:moveFrom w:id="2669" w:author="Bo Shen" w:date="2023-02-13T15:00:00Z">
          <w:r w:rsidDel="001040BB">
            <w:t xml:space="preserve">), with self-amplification of each </w:t>
          </w:r>
          <w:r w:rsidRPr="004C4E82" w:rsidDel="001040BB">
            <w:t>R</w:t>
          </w:r>
          <w:r w:rsidDel="001040BB">
            <w:t xml:space="preserve"> unit, a property shown to be important for mutual competition in the RNM. b) </w:t>
          </w:r>
          <w:r w:rsidRPr="00035416" w:rsidDel="001040BB">
            <w:t>Local disinhibition</w:t>
          </w:r>
          <w:r w:rsidDel="001040BB">
            <w:t xml:space="preserve"> (loops weighted by </w:t>
          </w:r>
          <m:oMath>
            <m:r>
              <w:rPr>
                <w:rFonts w:ascii="Cambria Math" w:hAnsi="Cambria Math"/>
              </w:rPr>
              <m:t>β</m:t>
            </m:r>
          </m:oMath>
          <w:moveFrom w:id="2670" w:author="Bo Shen" w:date="2023-02-13T15:00:00Z">
            <w:r w:rsidDel="001040BB">
              <w:t xml:space="preserve">), which is the focus of the main text, mediated through disinhibitory units (D); the function of a </w:t>
            </w:r>
            <w:r w:rsidRPr="00C8034E" w:rsidDel="001040BB">
              <w:t>D</w:t>
            </w:r>
            <w:r w:rsidDel="001040BB">
              <w:t xml:space="preserve"> unit is to inhibit the gain control </w:t>
            </w:r>
            <w:r w:rsidRPr="0051774C" w:rsidDel="001040BB">
              <w:t>G</w:t>
            </w:r>
            <w:r w:rsidDel="001040BB">
              <w:t xml:space="preserve"> unit in the local sub-circuit therefore release inhibition on the local </w:t>
            </w:r>
            <w:r w:rsidRPr="00093616" w:rsidDel="001040BB">
              <w:t>R</w:t>
            </w:r>
            <w:r w:rsidDel="001040BB">
              <w:t xml:space="preserve"> units. c) </w:t>
            </w:r>
            <w:r w:rsidRPr="00035416" w:rsidDel="001040BB">
              <w:t>Cross inhibition</w:t>
            </w:r>
            <w:r w:rsidDel="001040BB">
              <w:t xml:space="preserve"> (loops weighted by </w:t>
            </w:r>
            <m:oMath>
              <m:r>
                <w:rPr>
                  <w:rFonts w:ascii="Cambria Math" w:hAnsi="Cambria Math"/>
                </w:rPr>
                <m:t>η</m:t>
              </m:r>
            </m:oMath>
            <w:moveFrom w:id="2671" w:author="Bo Shen" w:date="2023-02-13T15:00:00Z">
              <w:r w:rsidDel="001040BB">
                <w:t xml:space="preserve">), which directly inhibits the lateral </w:t>
              </w:r>
              <w:r w:rsidRPr="00212CC4" w:rsidDel="001040BB">
                <w:t>R</w:t>
              </w:r>
              <w:r w:rsidDel="001040BB">
                <w:t xml:space="preserve"> units through inhibitory units (I) to implement mutual inhibition. d) </w:t>
              </w:r>
              <w:r w:rsidRPr="00035416" w:rsidDel="001040BB">
                <w:t>Lateral gain control boost</w:t>
              </w:r>
              <w:r w:rsidDel="001040BB">
                <w:t xml:space="preserve"> (loops weighted by </w:t>
              </w:r>
              <m:oMath>
                <m:r>
                  <w:rPr>
                    <w:rFonts w:ascii="Cambria Math" w:hAnsi="Cambria Math"/>
                  </w:rPr>
                  <m:t>γ</m:t>
                </m:r>
              </m:oMath>
              <w:moveFrom w:id="2672" w:author="Bo Shen" w:date="2023-02-13T15:00:00Z">
                <w:r w:rsidDel="001040BB">
                  <w:t>), which is mediated through excitatory units (</w:t>
                </w:r>
                <w:r w:rsidRPr="0047681F" w:rsidDel="001040BB">
                  <w:t>E</w:t>
                </w:r>
                <w:r w:rsidDel="001040BB">
                  <w:t xml:space="preserve">) to boosts the lateral </w:t>
                </w:r>
                <w:r w:rsidRPr="00B46B65" w:rsidDel="001040BB">
                  <w:t>G</w:t>
                </w:r>
                <w:r w:rsidDel="001040BB">
                  <w:t xml:space="preserve">, therefore drives higher gain control on the lateral </w:t>
                </w:r>
                <w:r w:rsidRPr="00C8034E" w:rsidDel="001040BB">
                  <w:t>R</w:t>
                </w:r>
                <w:r w:rsidDel="001040BB">
                  <w:t xml:space="preserve"> than the local </w:t>
                </w:r>
                <w:r w:rsidRPr="00C8034E" w:rsidDel="001040BB">
                  <w:t>R</w:t>
                </w:r>
                <w:r w:rsidDel="001040BB">
                  <w:t xml:space="preserve"> (i.e., asymmetric gain control) and realizes mutual inhibition.</w:t>
                </w:r>
              </w:moveFrom>
            </w:moveFrom>
          </w:moveFrom>
        </w:moveFrom>
      </w:moveFrom>
    </w:p>
    <w:p w14:paraId="30B95F2E" w14:textId="77777777" w:rsidR="00564B42" w:rsidDel="001040BB" w:rsidRDefault="00564B42">
      <w:pPr>
        <w:pStyle w:val="Heading4"/>
        <w:rPr>
          <w:moveFrom w:id="2673" w:author="Bo Shen" w:date="2023-02-13T15:00:00Z"/>
        </w:rPr>
        <w:pPrChange w:id="2674" w:author="Bo Shen" w:date="2023-03-07T19:44:00Z">
          <w:pPr>
            <w:spacing w:line="480" w:lineRule="auto"/>
            <w:jc w:val="both"/>
          </w:pPr>
        </w:pPrChange>
      </w:pPr>
    </w:p>
    <w:p w14:paraId="52853C28" w14:textId="77777777" w:rsidR="00564B42" w:rsidDel="001040BB" w:rsidRDefault="00564B42">
      <w:pPr>
        <w:pStyle w:val="Heading4"/>
        <w:rPr>
          <w:moveFrom w:id="2675" w:author="Bo Shen" w:date="2023-02-13T15:00:00Z"/>
        </w:rPr>
        <w:pPrChange w:id="2676" w:author="Bo Shen" w:date="2023-03-07T19:44:00Z">
          <w:pPr>
            <w:spacing w:line="480" w:lineRule="auto"/>
            <w:jc w:val="both"/>
          </w:pPr>
        </w:pPrChange>
      </w:pPr>
      <w:moveFrom w:id="2677" w:author="Bo Shen" w:date="2023-02-13T15:00:00Z">
        <w:r w:rsidDel="001040BB">
          <w:t>To see which type of modification(s) is/are critical for integrated value normalization and choice, we tested different combinations of these modifications on the original DNM circuit. The full model with all modifications can be described by a set of differential equations (</w:t>
        </w:r>
        <w:r w:rsidRPr="009964FC" w:rsidDel="001040BB">
          <w:rPr>
            <w:b/>
          </w:rPr>
          <w:t>Eqs. 5-</w:t>
        </w:r>
        <w:r w:rsidDel="001040BB">
          <w:rPr>
            <w:b/>
          </w:rPr>
          <w:t>9</w:t>
        </w:r>
        <w:r w:rsidDel="001040BB">
          <w:t>):</w:t>
        </w:r>
      </w:moveFrom>
    </w:p>
    <w:p w14:paraId="5C619934" w14:textId="77777777" w:rsidR="00564B42" w:rsidDel="001040BB" w:rsidRDefault="00564B42">
      <w:pPr>
        <w:pStyle w:val="Heading4"/>
        <w:rPr>
          <w:moveFrom w:id="2678" w:author="Bo Shen" w:date="2023-02-13T15:00:00Z"/>
        </w:rPr>
        <w:pPrChange w:id="2679" w:author="Bo Shen" w:date="2023-03-07T19:44:00Z">
          <w:pPr>
            <w:spacing w:line="480" w:lineRule="auto"/>
            <w:jc w:val="both"/>
          </w:pPr>
        </w:pPrChange>
      </w:pPr>
    </w:p>
    <w:tbl>
      <w:tblPr>
        <w:tblW w:w="0" w:type="auto"/>
        <w:tblLook w:val="04A0" w:firstRow="1" w:lastRow="0" w:firstColumn="1" w:lastColumn="0" w:noHBand="0" w:noVBand="1"/>
      </w:tblPr>
      <w:tblGrid>
        <w:gridCol w:w="2250"/>
        <w:gridCol w:w="4680"/>
        <w:gridCol w:w="2420"/>
      </w:tblGrid>
      <w:tr w:rsidR="00564B42" w:rsidRPr="00BA110C" w:rsidDel="006A46E2" w14:paraId="1CF05F47" w14:textId="77777777" w:rsidTr="00007227">
        <w:trPr>
          <w:del w:id="2680" w:author="Bo Shen" w:date="2023-02-27T16:22:00Z"/>
        </w:trPr>
        <w:tc>
          <w:tcPr>
            <w:tcW w:w="2250" w:type="dxa"/>
            <w:vAlign w:val="center"/>
          </w:tcPr>
          <w:p w14:paraId="273F5574" w14:textId="77777777" w:rsidR="00564B42" w:rsidRPr="00BA110C" w:rsidDel="006A46E2" w:rsidRDefault="00564B42">
            <w:pPr>
              <w:pStyle w:val="Heading4"/>
              <w:rPr>
                <w:del w:id="2681" w:author="Bo Shen" w:date="2023-02-27T16:22:00Z"/>
                <w:moveFrom w:id="2682" w:author="Bo Shen" w:date="2023-02-13T15:00:00Z"/>
              </w:rPr>
              <w:pPrChange w:id="2683" w:author="Bo Shen" w:date="2023-03-07T19:44:00Z">
                <w:pPr>
                  <w:spacing w:line="480" w:lineRule="auto"/>
                  <w:jc w:val="both"/>
                </w:pPr>
              </w:pPrChange>
            </w:pPr>
          </w:p>
        </w:tc>
        <w:tc>
          <w:tcPr>
            <w:tcW w:w="4680" w:type="dxa"/>
            <w:vAlign w:val="center"/>
          </w:tcPr>
          <w:p w14:paraId="43BE1CC1" w14:textId="77777777" w:rsidR="00564B42" w:rsidRPr="004334A0" w:rsidDel="006A46E2" w:rsidRDefault="00000000">
            <w:pPr>
              <w:pStyle w:val="Heading4"/>
              <w:rPr>
                <w:del w:id="2684" w:author="Bo Shen" w:date="2023-02-27T16:22:00Z"/>
                <w:moveFrom w:id="2685" w:author="Bo Shen" w:date="2023-02-13T15:00:00Z"/>
              </w:rPr>
              <w:pPrChange w:id="2686" w:author="Bo Shen" w:date="2023-03-07T19:44:00Z">
                <w:pPr>
                  <w:spacing w:line="480" w:lineRule="auto"/>
                  <w:jc w:val="both"/>
                </w:pPr>
              </w:pPrChange>
            </w:pPr>
            <m:oMathPara>
              <m:oMathParaPr>
                <m:jc m:val="left"/>
              </m:oMathParaPr>
              <m:oMath>
                <m:sSub>
                  <m:sSubPr>
                    <m:ctrlPr>
                      <w:del w:id="2687" w:author="Bo Shen" w:date="2023-02-27T16:22:00Z">
                        <w:rPr>
                          <w:rFonts w:ascii="Cambria Math" w:hAnsi="Cambria Math"/>
                        </w:rPr>
                      </w:del>
                    </m:ctrlPr>
                  </m:sSubPr>
                  <m:e>
                    <m:r>
                      <w:del w:id="2688" w:author="Bo Shen" w:date="2023-02-27T16:22:00Z">
                        <w:rPr>
                          <w:rFonts w:ascii="Cambria Math" w:hAnsi="Cambria Math"/>
                        </w:rPr>
                        <m:t>τ</m:t>
                      </w:del>
                    </m:r>
                  </m:e>
                  <m:sub>
                    <m:r>
                      <w:del w:id="2689" w:author="Bo Shen" w:date="2023-02-27T16:22:00Z">
                        <w:rPr>
                          <w:rFonts w:ascii="Cambria Math" w:hAnsi="Cambria Math"/>
                        </w:rPr>
                        <m:t>R</m:t>
                      </w:del>
                    </m:r>
                  </m:sub>
                </m:sSub>
                <m:f>
                  <m:fPr>
                    <m:ctrlPr>
                      <w:del w:id="2690" w:author="Bo Shen" w:date="2023-02-27T16:22:00Z">
                        <w:rPr>
                          <w:rFonts w:ascii="Cambria Math" w:hAnsi="Cambria Math"/>
                        </w:rPr>
                      </w:del>
                    </m:ctrlPr>
                  </m:fPr>
                  <m:num>
                    <m:r>
                      <w:del w:id="2691" w:author="Bo Shen" w:date="2023-02-27T16:22:00Z">
                        <w:rPr>
                          <w:rFonts w:ascii="Cambria Math" w:hAnsi="Cambria Math"/>
                        </w:rPr>
                        <m:t>d</m:t>
                      </w:del>
                    </m:r>
                    <m:sSub>
                      <m:sSubPr>
                        <m:ctrlPr>
                          <w:del w:id="2692" w:author="Bo Shen" w:date="2023-02-27T16:22:00Z">
                            <w:rPr>
                              <w:rFonts w:ascii="Cambria Math" w:hAnsi="Cambria Math"/>
                            </w:rPr>
                          </w:del>
                        </m:ctrlPr>
                      </m:sSubPr>
                      <m:e>
                        <m:r>
                          <w:del w:id="2693" w:author="Bo Shen" w:date="2023-02-27T16:22:00Z">
                            <w:rPr>
                              <w:rFonts w:ascii="Cambria Math" w:hAnsi="Cambria Math"/>
                            </w:rPr>
                            <m:t>R</m:t>
                          </w:del>
                        </m:r>
                      </m:e>
                      <m:sub>
                        <m:r>
                          <w:del w:id="2694" w:author="Bo Shen" w:date="2023-02-27T16:22:00Z">
                            <w:rPr>
                              <w:rFonts w:ascii="Cambria Math" w:hAnsi="Cambria Math"/>
                            </w:rPr>
                            <m:t>i</m:t>
                          </w:del>
                        </m:r>
                      </m:sub>
                    </m:sSub>
                  </m:num>
                  <m:den>
                    <m:r>
                      <w:del w:id="2695" w:author="Bo Shen" w:date="2023-02-27T16:22:00Z">
                        <w:rPr>
                          <w:rFonts w:ascii="Cambria Math" w:hAnsi="Cambria Math"/>
                        </w:rPr>
                        <m:t>dt</m:t>
                      </w:del>
                    </m:r>
                  </m:den>
                </m:f>
                <m:r>
                  <w:del w:id="2696" w:author="Bo Shen" w:date="2023-02-27T16:22:00Z">
                    <w:rPr>
                      <w:rFonts w:ascii="Cambria Math" w:hAnsi="Cambria Math"/>
                    </w:rPr>
                    <m:t>=-</m:t>
                  </w:del>
                </m:r>
                <m:sSub>
                  <m:sSubPr>
                    <m:ctrlPr>
                      <w:del w:id="2697" w:author="Bo Shen" w:date="2023-02-27T16:22:00Z">
                        <w:rPr>
                          <w:rFonts w:ascii="Cambria Math" w:hAnsi="Cambria Math"/>
                        </w:rPr>
                      </w:del>
                    </m:ctrlPr>
                  </m:sSubPr>
                  <m:e>
                    <m:r>
                      <w:del w:id="2698" w:author="Bo Shen" w:date="2023-02-27T16:22:00Z">
                        <w:rPr>
                          <w:rFonts w:ascii="Cambria Math" w:hAnsi="Cambria Math"/>
                        </w:rPr>
                        <m:t>R</m:t>
                      </w:del>
                    </m:r>
                  </m:e>
                  <m:sub>
                    <m:r>
                      <w:del w:id="2699" w:author="Bo Shen" w:date="2023-02-27T16:22:00Z">
                        <w:rPr>
                          <w:rFonts w:ascii="Cambria Math" w:hAnsi="Cambria Math"/>
                        </w:rPr>
                        <m:t>i</m:t>
                      </w:del>
                    </m:r>
                  </m:sub>
                </m:sSub>
                <m:r>
                  <w:del w:id="2700" w:author="Bo Shen" w:date="2023-02-27T16:22:00Z">
                    <w:rPr>
                      <w:rFonts w:ascii="Cambria Math" w:hAnsi="Cambria Math"/>
                    </w:rPr>
                    <m:t>+</m:t>
                  </w:del>
                </m:r>
                <m:f>
                  <m:fPr>
                    <m:ctrlPr>
                      <w:del w:id="2701" w:author="Bo Shen" w:date="2023-02-27T16:22:00Z">
                        <w:rPr>
                          <w:rFonts w:ascii="Cambria Math" w:hAnsi="Cambria Math"/>
                        </w:rPr>
                      </w:del>
                    </m:ctrlPr>
                  </m:fPr>
                  <m:num>
                    <m:sSub>
                      <m:sSubPr>
                        <m:ctrlPr>
                          <w:del w:id="2702" w:author="Bo Shen" w:date="2023-02-27T16:22:00Z">
                            <w:rPr>
                              <w:rFonts w:ascii="Cambria Math" w:hAnsi="Cambria Math"/>
                            </w:rPr>
                          </w:del>
                        </m:ctrlPr>
                      </m:sSubPr>
                      <m:e>
                        <m:r>
                          <w:del w:id="2703" w:author="Bo Shen" w:date="2023-02-27T16:22:00Z">
                            <w:rPr>
                              <w:rFonts w:ascii="Cambria Math" w:hAnsi="Cambria Math"/>
                            </w:rPr>
                            <m:t>V</m:t>
                          </w:del>
                        </m:r>
                      </m:e>
                      <m:sub>
                        <m:r>
                          <w:del w:id="2704" w:author="Bo Shen" w:date="2023-02-27T16:22:00Z">
                            <w:rPr>
                              <w:rFonts w:ascii="Cambria Math" w:hAnsi="Cambria Math"/>
                            </w:rPr>
                            <m:t>i</m:t>
                          </w:del>
                        </m:r>
                      </m:sub>
                    </m:sSub>
                    <m:r>
                      <w:del w:id="2705" w:author="Bo Shen" w:date="2023-02-27T16:22:00Z">
                        <w:rPr>
                          <w:rFonts w:ascii="Cambria Math" w:hAnsi="Cambria Math"/>
                        </w:rPr>
                        <m:t>+α</m:t>
                      </w:del>
                    </m:r>
                    <m:sSub>
                      <m:sSubPr>
                        <m:ctrlPr>
                          <w:del w:id="2706" w:author="Bo Shen" w:date="2023-02-27T16:22:00Z">
                            <w:rPr>
                              <w:rFonts w:ascii="Cambria Math" w:hAnsi="Cambria Math"/>
                            </w:rPr>
                          </w:del>
                        </m:ctrlPr>
                      </m:sSubPr>
                      <m:e>
                        <m:r>
                          <w:del w:id="2707" w:author="Bo Shen" w:date="2023-02-27T16:22:00Z">
                            <w:rPr>
                              <w:rFonts w:ascii="Cambria Math" w:hAnsi="Cambria Math"/>
                            </w:rPr>
                            <m:t>R</m:t>
                          </w:del>
                        </m:r>
                      </m:e>
                      <m:sub>
                        <m:r>
                          <w:del w:id="2708" w:author="Bo Shen" w:date="2023-02-27T16:22:00Z">
                            <w:rPr>
                              <w:rFonts w:ascii="Cambria Math" w:hAnsi="Cambria Math"/>
                            </w:rPr>
                            <m:t>i</m:t>
                          </w:del>
                        </m:r>
                      </m:sub>
                    </m:sSub>
                    <m:r>
                      <w:del w:id="2709" w:author="Bo Shen" w:date="2023-02-27T16:22:00Z">
                        <w:rPr>
                          <w:rFonts w:ascii="Cambria Math" w:hAnsi="Cambria Math"/>
                        </w:rPr>
                        <m:t>-</m:t>
                      </w:del>
                    </m:r>
                    <m:sSub>
                      <m:sSubPr>
                        <m:ctrlPr>
                          <w:del w:id="2710" w:author="Bo Shen" w:date="2023-02-27T16:22:00Z">
                            <w:rPr>
                              <w:rFonts w:ascii="Cambria Math" w:hAnsi="Cambria Math"/>
                            </w:rPr>
                          </w:del>
                        </m:ctrlPr>
                      </m:sSubPr>
                      <m:e>
                        <m:r>
                          <w:del w:id="2711" w:author="Bo Shen" w:date="2023-02-27T16:22:00Z">
                            <w:rPr>
                              <w:rFonts w:ascii="Cambria Math" w:hAnsi="Cambria Math"/>
                            </w:rPr>
                            <m:t>I</m:t>
                          </w:del>
                        </m:r>
                      </m:e>
                      <m:sub>
                        <m:r>
                          <w:del w:id="2712" w:author="Bo Shen" w:date="2023-02-27T16:22:00Z">
                            <w:rPr>
                              <w:rFonts w:ascii="Cambria Math" w:hAnsi="Cambria Math"/>
                            </w:rPr>
                            <m:t>j</m:t>
                          </w:del>
                        </m:r>
                      </m:sub>
                    </m:sSub>
                  </m:num>
                  <m:den>
                    <m:r>
                      <w:del w:id="2713" w:author="Bo Shen" w:date="2023-02-27T16:22:00Z">
                        <w:rPr>
                          <w:rFonts w:ascii="Cambria Math" w:hAnsi="Cambria Math"/>
                        </w:rPr>
                        <m:t>1+</m:t>
                      </w:del>
                    </m:r>
                    <m:sSub>
                      <m:sSubPr>
                        <m:ctrlPr>
                          <w:del w:id="2714" w:author="Bo Shen" w:date="2023-02-27T16:22:00Z">
                            <w:rPr>
                              <w:rFonts w:ascii="Cambria Math" w:hAnsi="Cambria Math"/>
                            </w:rPr>
                          </w:del>
                        </m:ctrlPr>
                      </m:sSubPr>
                      <m:e>
                        <m:r>
                          <w:del w:id="2715" w:author="Bo Shen" w:date="2023-02-27T16:22:00Z">
                            <w:rPr>
                              <w:rFonts w:ascii="Cambria Math" w:hAnsi="Cambria Math"/>
                            </w:rPr>
                            <m:t>G</m:t>
                          </w:del>
                        </m:r>
                      </m:e>
                      <m:sub>
                        <m:r>
                          <w:del w:id="2716" w:author="Bo Shen" w:date="2023-02-27T16:22:00Z">
                            <w:rPr>
                              <w:rFonts w:ascii="Cambria Math" w:hAnsi="Cambria Math"/>
                            </w:rPr>
                            <m:t>i</m:t>
                          </w:del>
                        </m:r>
                      </m:sub>
                    </m:sSub>
                  </m:den>
                </m:f>
              </m:oMath>
            </m:oMathPara>
          </w:p>
        </w:tc>
        <w:tc>
          <w:tcPr>
            <w:tcW w:w="2420" w:type="dxa"/>
            <w:vAlign w:val="center"/>
          </w:tcPr>
          <w:p w14:paraId="6F61FB3E" w14:textId="77777777" w:rsidR="00564B42" w:rsidRPr="00684E5E" w:rsidDel="006A46E2" w:rsidRDefault="00564B42">
            <w:pPr>
              <w:pStyle w:val="Heading4"/>
              <w:rPr>
                <w:del w:id="2717" w:author="Bo Shen" w:date="2023-02-27T16:22:00Z"/>
                <w:moveFrom w:id="2718" w:author="Bo Shen" w:date="2023-02-13T15:00:00Z"/>
              </w:rPr>
              <w:pPrChange w:id="2719" w:author="Bo Shen" w:date="2023-03-07T19:44:00Z">
                <w:pPr>
                  <w:pStyle w:val="Caption"/>
                  <w:jc w:val="right"/>
                </w:pPr>
              </w:pPrChange>
            </w:pPr>
            <w:moveFrom w:id="2720" w:author="Bo Shen" w:date="2023-02-13T15:00:00Z">
              <w:del w:id="2721" w:author="Bo Shen" w:date="2023-02-27T16:22:00Z">
                <w:r w:rsidRPr="00684E5E" w:rsidDel="006A46E2">
                  <w:delText>(</w:delText>
                </w:r>
                <w:r w:rsidRPr="00684E5E" w:rsidDel="006A46E2">
                  <w:rPr>
                    <w:i w:val="0"/>
                    <w:iCs w:val="0"/>
                    <w:sz w:val="18"/>
                    <w:szCs w:val="18"/>
                  </w:rPr>
                  <w:fldChar w:fldCharType="begin"/>
                </w:r>
                <w:r w:rsidRPr="00684E5E" w:rsidDel="006A46E2">
                  <w:delInstrText xml:space="preserve"> SEQ Equation \* ARABIC </w:delInstrText>
                </w:r>
                <w:r w:rsidRPr="00684E5E" w:rsidDel="006A46E2">
                  <w:rPr>
                    <w:i w:val="0"/>
                    <w:iCs w:val="0"/>
                    <w:sz w:val="18"/>
                    <w:szCs w:val="18"/>
                  </w:rPr>
                  <w:fldChar w:fldCharType="separate"/>
                </w:r>
                <w:r w:rsidRPr="00684E5E" w:rsidDel="006A46E2">
                  <w:rPr>
                    <w:noProof/>
                  </w:rPr>
                  <w:delText>5</w:delText>
                </w:r>
                <w:r w:rsidRPr="00684E5E" w:rsidDel="006A46E2">
                  <w:rPr>
                    <w:i w:val="0"/>
                    <w:iCs w:val="0"/>
                    <w:sz w:val="18"/>
                    <w:szCs w:val="18"/>
                  </w:rPr>
                  <w:fldChar w:fldCharType="end"/>
                </w:r>
                <w:r w:rsidRPr="00684E5E" w:rsidDel="006A46E2">
                  <w:delText>)</w:delText>
                </w:r>
              </w:del>
            </w:moveFrom>
          </w:p>
        </w:tc>
      </w:tr>
      <w:tr w:rsidR="00564B42" w:rsidRPr="00BA110C" w:rsidDel="006A46E2" w14:paraId="68B12CC6" w14:textId="77777777" w:rsidTr="00007227">
        <w:trPr>
          <w:del w:id="2722" w:author="Bo Shen" w:date="2023-02-27T16:22:00Z"/>
        </w:trPr>
        <w:tc>
          <w:tcPr>
            <w:tcW w:w="2250" w:type="dxa"/>
            <w:vAlign w:val="center"/>
          </w:tcPr>
          <w:p w14:paraId="4C83F40B" w14:textId="77777777" w:rsidR="00564B42" w:rsidRPr="00BA110C" w:rsidDel="006A46E2" w:rsidRDefault="00564B42">
            <w:pPr>
              <w:pStyle w:val="Heading4"/>
              <w:rPr>
                <w:del w:id="2723" w:author="Bo Shen" w:date="2023-02-27T16:22:00Z"/>
                <w:moveFrom w:id="2724" w:author="Bo Shen" w:date="2023-02-13T15:00:00Z"/>
              </w:rPr>
              <w:pPrChange w:id="2725" w:author="Bo Shen" w:date="2023-03-07T19:44:00Z">
                <w:pPr>
                  <w:spacing w:line="480" w:lineRule="auto"/>
                  <w:jc w:val="both"/>
                </w:pPr>
              </w:pPrChange>
            </w:pPr>
          </w:p>
        </w:tc>
        <w:tc>
          <w:tcPr>
            <w:tcW w:w="4680" w:type="dxa"/>
            <w:vAlign w:val="center"/>
          </w:tcPr>
          <w:p w14:paraId="7D362E3F" w14:textId="77777777" w:rsidR="00564B42" w:rsidRPr="004334A0" w:rsidDel="006A46E2" w:rsidRDefault="00000000">
            <w:pPr>
              <w:pStyle w:val="Heading4"/>
              <w:rPr>
                <w:del w:id="2726" w:author="Bo Shen" w:date="2023-02-27T16:22:00Z"/>
                <w:moveFrom w:id="2727" w:author="Bo Shen" w:date="2023-02-13T15:00:00Z"/>
              </w:rPr>
              <w:pPrChange w:id="2728" w:author="Bo Shen" w:date="2023-03-07T19:44:00Z">
                <w:pPr>
                  <w:spacing w:line="480" w:lineRule="auto"/>
                  <w:jc w:val="both"/>
                </w:pPr>
              </w:pPrChange>
            </w:pPr>
            <m:oMathPara>
              <m:oMathParaPr>
                <m:jc m:val="left"/>
              </m:oMathParaPr>
              <m:oMath>
                <m:sSub>
                  <m:sSubPr>
                    <m:ctrlPr>
                      <w:del w:id="2729" w:author="Bo Shen" w:date="2023-02-27T16:22:00Z">
                        <w:rPr>
                          <w:rFonts w:ascii="Cambria Math" w:hAnsi="Cambria Math"/>
                        </w:rPr>
                      </w:del>
                    </m:ctrlPr>
                  </m:sSubPr>
                  <m:e>
                    <m:r>
                      <w:del w:id="2730" w:author="Bo Shen" w:date="2023-02-27T16:22:00Z">
                        <w:rPr>
                          <w:rFonts w:ascii="Cambria Math" w:hAnsi="Cambria Math"/>
                        </w:rPr>
                        <m:t>τ</m:t>
                      </w:del>
                    </m:r>
                  </m:e>
                  <m:sub>
                    <m:r>
                      <w:del w:id="2731" w:author="Bo Shen" w:date="2023-02-27T16:22:00Z">
                        <w:rPr>
                          <w:rFonts w:ascii="Cambria Math" w:hAnsi="Cambria Math"/>
                        </w:rPr>
                        <m:t>G</m:t>
                      </w:del>
                    </m:r>
                  </m:sub>
                </m:sSub>
                <m:f>
                  <m:fPr>
                    <m:ctrlPr>
                      <w:del w:id="2732" w:author="Bo Shen" w:date="2023-02-27T16:22:00Z">
                        <w:rPr>
                          <w:rFonts w:ascii="Cambria Math" w:hAnsi="Cambria Math"/>
                        </w:rPr>
                      </w:del>
                    </m:ctrlPr>
                  </m:fPr>
                  <m:num>
                    <m:r>
                      <w:del w:id="2733" w:author="Bo Shen" w:date="2023-02-27T16:22:00Z">
                        <w:rPr>
                          <w:rFonts w:ascii="Cambria Math" w:hAnsi="Cambria Math"/>
                        </w:rPr>
                        <m:t>d</m:t>
                      </w:del>
                    </m:r>
                    <m:sSub>
                      <m:sSubPr>
                        <m:ctrlPr>
                          <w:del w:id="2734" w:author="Bo Shen" w:date="2023-02-27T16:22:00Z">
                            <w:rPr>
                              <w:rFonts w:ascii="Cambria Math" w:hAnsi="Cambria Math"/>
                            </w:rPr>
                          </w:del>
                        </m:ctrlPr>
                      </m:sSubPr>
                      <m:e>
                        <m:r>
                          <w:del w:id="2735" w:author="Bo Shen" w:date="2023-02-27T16:22:00Z">
                            <w:rPr>
                              <w:rFonts w:ascii="Cambria Math" w:hAnsi="Cambria Math"/>
                            </w:rPr>
                            <m:t>G</m:t>
                          </w:del>
                        </m:r>
                      </m:e>
                      <m:sub>
                        <m:r>
                          <w:del w:id="2736" w:author="Bo Shen" w:date="2023-02-27T16:22:00Z">
                            <w:rPr>
                              <w:rFonts w:ascii="Cambria Math" w:hAnsi="Cambria Math"/>
                            </w:rPr>
                            <m:t>i</m:t>
                          </w:del>
                        </m:r>
                      </m:sub>
                    </m:sSub>
                  </m:num>
                  <m:den>
                    <m:r>
                      <w:del w:id="2737" w:author="Bo Shen" w:date="2023-02-27T16:22:00Z">
                        <w:rPr>
                          <w:rFonts w:ascii="Cambria Math" w:hAnsi="Cambria Math"/>
                        </w:rPr>
                        <m:t>dt</m:t>
                      </w:del>
                    </m:r>
                  </m:den>
                </m:f>
                <m:r>
                  <w:del w:id="2738" w:author="Bo Shen" w:date="2023-02-27T16:22:00Z">
                    <w:rPr>
                      <w:rFonts w:ascii="Cambria Math" w:hAnsi="Cambria Math"/>
                    </w:rPr>
                    <m:t>=-</m:t>
                  </w:del>
                </m:r>
                <m:sSub>
                  <m:sSubPr>
                    <m:ctrlPr>
                      <w:del w:id="2739" w:author="Bo Shen" w:date="2023-02-27T16:22:00Z">
                        <w:rPr>
                          <w:rFonts w:ascii="Cambria Math" w:hAnsi="Cambria Math"/>
                        </w:rPr>
                      </w:del>
                    </m:ctrlPr>
                  </m:sSubPr>
                  <m:e>
                    <m:r>
                      <w:del w:id="2740" w:author="Bo Shen" w:date="2023-02-27T16:22:00Z">
                        <w:rPr>
                          <w:rFonts w:ascii="Cambria Math" w:hAnsi="Cambria Math"/>
                        </w:rPr>
                        <m:t>G</m:t>
                      </w:del>
                    </m:r>
                  </m:e>
                  <m:sub>
                    <m:r>
                      <w:del w:id="2741" w:author="Bo Shen" w:date="2023-02-27T16:22:00Z">
                        <w:rPr>
                          <w:rFonts w:ascii="Cambria Math" w:hAnsi="Cambria Math"/>
                        </w:rPr>
                        <m:t>i</m:t>
                      </w:del>
                    </m:r>
                  </m:sub>
                </m:sSub>
                <m:r>
                  <w:del w:id="2742" w:author="Bo Shen" w:date="2023-02-27T16:22:00Z">
                    <w:rPr>
                      <w:rFonts w:ascii="Cambria Math" w:hAnsi="Cambria Math"/>
                    </w:rPr>
                    <m:t>+ω</m:t>
                  </w:del>
                </m:r>
                <m:nary>
                  <m:naryPr>
                    <m:chr m:val="∑"/>
                    <m:limLoc m:val="subSup"/>
                    <m:ctrlPr>
                      <w:del w:id="2743" w:author="Bo Shen" w:date="2023-02-27T16:22:00Z">
                        <w:rPr>
                          <w:rFonts w:ascii="Cambria Math" w:hAnsi="Cambria Math"/>
                        </w:rPr>
                      </w:del>
                    </m:ctrlPr>
                  </m:naryPr>
                  <m:sub>
                    <m:r>
                      <w:del w:id="2744" w:author="Bo Shen" w:date="2023-02-27T16:22:00Z">
                        <w:rPr>
                          <w:rFonts w:ascii="Cambria Math" w:hAnsi="Cambria Math"/>
                        </w:rPr>
                        <m:t>j=1</m:t>
                      </w:del>
                    </m:r>
                  </m:sub>
                  <m:sup>
                    <m:r>
                      <w:del w:id="2745" w:author="Bo Shen" w:date="2023-02-27T16:22:00Z">
                        <w:rPr>
                          <w:rFonts w:ascii="Cambria Math" w:hAnsi="Cambria Math"/>
                        </w:rPr>
                        <m:t>N</m:t>
                      </w:del>
                    </m:r>
                  </m:sup>
                  <m:e>
                    <m:sSub>
                      <m:sSubPr>
                        <m:ctrlPr>
                          <w:del w:id="2746" w:author="Bo Shen" w:date="2023-02-27T16:22:00Z">
                            <w:rPr>
                              <w:rFonts w:ascii="Cambria Math" w:hAnsi="Cambria Math"/>
                            </w:rPr>
                          </w:del>
                        </m:ctrlPr>
                      </m:sSubPr>
                      <m:e>
                        <m:r>
                          <w:del w:id="2747" w:author="Bo Shen" w:date="2023-02-27T16:22:00Z">
                            <w:rPr>
                              <w:rFonts w:ascii="Cambria Math" w:hAnsi="Cambria Math"/>
                            </w:rPr>
                            <m:t>R</m:t>
                          </w:del>
                        </m:r>
                      </m:e>
                      <m:sub>
                        <m:r>
                          <w:del w:id="2748" w:author="Bo Shen" w:date="2023-02-27T16:22:00Z">
                            <w:rPr>
                              <w:rFonts w:ascii="Cambria Math" w:hAnsi="Cambria Math"/>
                            </w:rPr>
                            <m:t>j</m:t>
                          </w:del>
                        </m:r>
                      </m:sub>
                    </m:sSub>
                  </m:e>
                </m:nary>
                <m:r>
                  <w:del w:id="2749" w:author="Bo Shen" w:date="2023-02-27T16:22:00Z">
                    <w:rPr>
                      <w:rFonts w:ascii="Cambria Math" w:hAnsi="Cambria Math"/>
                    </w:rPr>
                    <m:t>+</m:t>
                  </w:del>
                </m:r>
                <m:sSub>
                  <m:sSubPr>
                    <m:ctrlPr>
                      <w:del w:id="2750" w:author="Bo Shen" w:date="2023-02-27T16:22:00Z">
                        <w:rPr>
                          <w:rFonts w:ascii="Cambria Math" w:hAnsi="Cambria Math"/>
                        </w:rPr>
                      </w:del>
                    </m:ctrlPr>
                  </m:sSubPr>
                  <m:e>
                    <m:r>
                      <w:del w:id="2751" w:author="Bo Shen" w:date="2023-02-27T16:22:00Z">
                        <w:rPr>
                          <w:rFonts w:ascii="Cambria Math" w:hAnsi="Cambria Math"/>
                        </w:rPr>
                        <m:t>E</m:t>
                      </w:del>
                    </m:r>
                  </m:e>
                  <m:sub>
                    <m:r>
                      <w:del w:id="2752" w:author="Bo Shen" w:date="2023-02-27T16:22:00Z">
                        <w:rPr>
                          <w:rFonts w:ascii="Cambria Math" w:hAnsi="Cambria Math"/>
                        </w:rPr>
                        <m:t>j</m:t>
                      </w:del>
                    </m:r>
                  </m:sub>
                </m:sSub>
                <m:r>
                  <w:del w:id="2753" w:author="Bo Shen" w:date="2023-02-27T16:22:00Z">
                    <w:rPr>
                      <w:rFonts w:ascii="Cambria Math" w:hAnsi="Cambria Math"/>
                    </w:rPr>
                    <m:t>-</m:t>
                  </w:del>
                </m:r>
                <m:sSub>
                  <m:sSubPr>
                    <m:ctrlPr>
                      <w:del w:id="2754" w:author="Bo Shen" w:date="2023-02-27T16:22:00Z">
                        <w:rPr>
                          <w:rFonts w:ascii="Cambria Math" w:hAnsi="Cambria Math"/>
                        </w:rPr>
                      </w:del>
                    </m:ctrlPr>
                  </m:sSubPr>
                  <m:e>
                    <m:r>
                      <w:del w:id="2755" w:author="Bo Shen" w:date="2023-02-27T16:22:00Z">
                        <w:rPr>
                          <w:rFonts w:ascii="Cambria Math" w:hAnsi="Cambria Math"/>
                        </w:rPr>
                        <m:t>D</m:t>
                      </w:del>
                    </m:r>
                  </m:e>
                  <m:sub>
                    <m:r>
                      <w:del w:id="2756" w:author="Bo Shen" w:date="2023-02-27T16:22:00Z">
                        <w:rPr>
                          <w:rFonts w:ascii="Cambria Math" w:hAnsi="Cambria Math"/>
                        </w:rPr>
                        <m:t>i</m:t>
                      </w:del>
                    </m:r>
                  </m:sub>
                </m:sSub>
              </m:oMath>
            </m:oMathPara>
          </w:p>
        </w:tc>
        <w:tc>
          <w:tcPr>
            <w:tcW w:w="2420" w:type="dxa"/>
            <w:vAlign w:val="center"/>
          </w:tcPr>
          <w:p w14:paraId="22992871" w14:textId="77777777" w:rsidR="00564B42" w:rsidRPr="00684E5E" w:rsidDel="006A46E2" w:rsidRDefault="00564B42">
            <w:pPr>
              <w:pStyle w:val="Heading4"/>
              <w:rPr>
                <w:del w:id="2757" w:author="Bo Shen" w:date="2023-02-27T16:22:00Z"/>
                <w:moveFrom w:id="2758" w:author="Bo Shen" w:date="2023-02-13T15:00:00Z"/>
              </w:rPr>
              <w:pPrChange w:id="2759" w:author="Bo Shen" w:date="2023-03-07T19:44:00Z">
                <w:pPr>
                  <w:pStyle w:val="Caption"/>
                  <w:jc w:val="right"/>
                </w:pPr>
              </w:pPrChange>
            </w:pPr>
            <w:moveFrom w:id="2760" w:author="Bo Shen" w:date="2023-02-13T15:00:00Z">
              <w:del w:id="2761" w:author="Bo Shen" w:date="2023-02-27T16:22:00Z">
                <w:r w:rsidRPr="00684E5E" w:rsidDel="006A46E2">
                  <w:delText>(</w:delText>
                </w:r>
                <w:r w:rsidRPr="00684E5E" w:rsidDel="006A46E2">
                  <w:rPr>
                    <w:i w:val="0"/>
                    <w:iCs w:val="0"/>
                    <w:sz w:val="18"/>
                    <w:szCs w:val="18"/>
                  </w:rPr>
                  <w:fldChar w:fldCharType="begin"/>
                </w:r>
                <w:r w:rsidRPr="00684E5E" w:rsidDel="006A46E2">
                  <w:delInstrText xml:space="preserve"> SEQ Equation \* ARABIC </w:delInstrText>
                </w:r>
                <w:r w:rsidRPr="00684E5E" w:rsidDel="006A46E2">
                  <w:rPr>
                    <w:i w:val="0"/>
                    <w:iCs w:val="0"/>
                    <w:sz w:val="18"/>
                    <w:szCs w:val="18"/>
                  </w:rPr>
                  <w:fldChar w:fldCharType="separate"/>
                </w:r>
                <w:r w:rsidRPr="00684E5E" w:rsidDel="006A46E2">
                  <w:rPr>
                    <w:noProof/>
                  </w:rPr>
                  <w:delText>6</w:delText>
                </w:r>
                <w:r w:rsidRPr="00684E5E" w:rsidDel="006A46E2">
                  <w:rPr>
                    <w:i w:val="0"/>
                    <w:iCs w:val="0"/>
                    <w:sz w:val="18"/>
                    <w:szCs w:val="18"/>
                  </w:rPr>
                  <w:fldChar w:fldCharType="end"/>
                </w:r>
                <w:r w:rsidRPr="00684E5E" w:rsidDel="006A46E2">
                  <w:delText>)</w:delText>
                </w:r>
              </w:del>
            </w:moveFrom>
          </w:p>
        </w:tc>
      </w:tr>
      <w:tr w:rsidR="00564B42" w:rsidRPr="00BA110C" w:rsidDel="006A46E2" w14:paraId="645074DA" w14:textId="77777777" w:rsidTr="00007227">
        <w:trPr>
          <w:del w:id="2762" w:author="Bo Shen" w:date="2023-02-27T16:22:00Z"/>
        </w:trPr>
        <w:tc>
          <w:tcPr>
            <w:tcW w:w="2250" w:type="dxa"/>
            <w:vAlign w:val="center"/>
          </w:tcPr>
          <w:p w14:paraId="700F8AD5" w14:textId="77777777" w:rsidR="00564B42" w:rsidRPr="00BA110C" w:rsidDel="006A46E2" w:rsidRDefault="00564B42">
            <w:pPr>
              <w:pStyle w:val="Heading4"/>
              <w:rPr>
                <w:del w:id="2763" w:author="Bo Shen" w:date="2023-02-27T16:22:00Z"/>
                <w:moveFrom w:id="2764" w:author="Bo Shen" w:date="2023-02-13T15:00:00Z"/>
              </w:rPr>
              <w:pPrChange w:id="2765" w:author="Bo Shen" w:date="2023-03-07T19:44:00Z">
                <w:pPr>
                  <w:spacing w:line="480" w:lineRule="auto"/>
                  <w:jc w:val="both"/>
                </w:pPr>
              </w:pPrChange>
            </w:pPr>
          </w:p>
        </w:tc>
        <w:tc>
          <w:tcPr>
            <w:tcW w:w="4680" w:type="dxa"/>
            <w:vAlign w:val="center"/>
          </w:tcPr>
          <w:p w14:paraId="1F4E0498" w14:textId="77777777" w:rsidR="00564B42" w:rsidRPr="004334A0" w:rsidDel="006A46E2" w:rsidRDefault="00000000">
            <w:pPr>
              <w:pStyle w:val="Heading4"/>
              <w:rPr>
                <w:del w:id="2766" w:author="Bo Shen" w:date="2023-02-27T16:22:00Z"/>
                <w:moveFrom w:id="2767" w:author="Bo Shen" w:date="2023-02-13T15:00:00Z"/>
                <w:rFonts w:eastAsia="DengXian"/>
              </w:rPr>
              <w:pPrChange w:id="2768" w:author="Bo Shen" w:date="2023-03-07T19:44:00Z">
                <w:pPr>
                  <w:spacing w:line="480" w:lineRule="auto"/>
                  <w:jc w:val="both"/>
                </w:pPr>
              </w:pPrChange>
            </w:pPr>
            <m:oMathPara>
              <m:oMathParaPr>
                <m:jc m:val="left"/>
              </m:oMathParaPr>
              <m:oMath>
                <m:sSub>
                  <m:sSubPr>
                    <m:ctrlPr>
                      <w:del w:id="2769" w:author="Bo Shen" w:date="2023-02-27T16:22:00Z">
                        <w:rPr>
                          <w:rFonts w:ascii="Cambria Math" w:hAnsi="Cambria Math"/>
                        </w:rPr>
                      </w:del>
                    </m:ctrlPr>
                  </m:sSubPr>
                  <m:e>
                    <m:r>
                      <w:del w:id="2770" w:author="Bo Shen" w:date="2023-02-27T16:22:00Z">
                        <w:rPr>
                          <w:rFonts w:ascii="Cambria Math" w:hAnsi="Cambria Math"/>
                        </w:rPr>
                        <m:t>τ</m:t>
                      </w:del>
                    </m:r>
                  </m:e>
                  <m:sub>
                    <m:r>
                      <w:del w:id="2771" w:author="Bo Shen" w:date="2023-02-27T16:22:00Z">
                        <w:rPr>
                          <w:rFonts w:ascii="Cambria Math" w:hAnsi="Cambria Math"/>
                        </w:rPr>
                        <m:t>D</m:t>
                      </w:del>
                    </m:r>
                  </m:sub>
                </m:sSub>
                <m:f>
                  <m:fPr>
                    <m:ctrlPr>
                      <w:del w:id="2772" w:author="Bo Shen" w:date="2023-02-27T16:22:00Z">
                        <w:rPr>
                          <w:rFonts w:ascii="Cambria Math" w:hAnsi="Cambria Math"/>
                        </w:rPr>
                      </w:del>
                    </m:ctrlPr>
                  </m:fPr>
                  <m:num>
                    <m:r>
                      <w:del w:id="2773" w:author="Bo Shen" w:date="2023-02-27T16:22:00Z">
                        <w:rPr>
                          <w:rFonts w:ascii="Cambria Math" w:hAnsi="Cambria Math"/>
                        </w:rPr>
                        <m:t>d</m:t>
                      </w:del>
                    </m:r>
                    <m:sSub>
                      <m:sSubPr>
                        <m:ctrlPr>
                          <w:del w:id="2774" w:author="Bo Shen" w:date="2023-02-27T16:22:00Z">
                            <w:rPr>
                              <w:rFonts w:ascii="Cambria Math" w:hAnsi="Cambria Math"/>
                            </w:rPr>
                          </w:del>
                        </m:ctrlPr>
                      </m:sSubPr>
                      <m:e>
                        <m:r>
                          <w:del w:id="2775" w:author="Bo Shen" w:date="2023-02-27T16:22:00Z">
                            <w:rPr>
                              <w:rFonts w:ascii="Cambria Math" w:hAnsi="Cambria Math"/>
                            </w:rPr>
                            <m:t>D</m:t>
                          </w:del>
                        </m:r>
                      </m:e>
                      <m:sub>
                        <m:r>
                          <w:del w:id="2776" w:author="Bo Shen" w:date="2023-02-27T16:22:00Z">
                            <w:rPr>
                              <w:rFonts w:ascii="Cambria Math" w:hAnsi="Cambria Math"/>
                            </w:rPr>
                            <m:t>i</m:t>
                          </w:del>
                        </m:r>
                      </m:sub>
                    </m:sSub>
                  </m:num>
                  <m:den>
                    <m:r>
                      <w:del w:id="2777" w:author="Bo Shen" w:date="2023-02-27T16:22:00Z">
                        <w:rPr>
                          <w:rFonts w:ascii="Cambria Math" w:hAnsi="Cambria Math"/>
                        </w:rPr>
                        <m:t>dt</m:t>
                      </w:del>
                    </m:r>
                  </m:den>
                </m:f>
                <m:r>
                  <w:del w:id="2778" w:author="Bo Shen" w:date="2023-02-27T16:22:00Z">
                    <w:rPr>
                      <w:rFonts w:ascii="Cambria Math" w:hAnsi="Cambria Math"/>
                    </w:rPr>
                    <m:t>=-</m:t>
                  </w:del>
                </m:r>
                <m:sSub>
                  <m:sSubPr>
                    <m:ctrlPr>
                      <w:del w:id="2779" w:author="Bo Shen" w:date="2023-02-27T16:22:00Z">
                        <w:rPr>
                          <w:rFonts w:ascii="Cambria Math" w:hAnsi="Cambria Math"/>
                        </w:rPr>
                      </w:del>
                    </m:ctrlPr>
                  </m:sSubPr>
                  <m:e>
                    <m:r>
                      <w:del w:id="2780" w:author="Bo Shen" w:date="2023-02-27T16:22:00Z">
                        <w:rPr>
                          <w:rFonts w:ascii="Cambria Math" w:hAnsi="Cambria Math"/>
                        </w:rPr>
                        <m:t>D</m:t>
                      </w:del>
                    </m:r>
                  </m:e>
                  <m:sub>
                    <m:r>
                      <w:del w:id="2781" w:author="Bo Shen" w:date="2023-02-27T16:22:00Z">
                        <w:rPr>
                          <w:rFonts w:ascii="Cambria Math" w:hAnsi="Cambria Math"/>
                        </w:rPr>
                        <m:t>i</m:t>
                      </w:del>
                    </m:r>
                  </m:sub>
                </m:sSub>
                <m:r>
                  <w:del w:id="2782" w:author="Bo Shen" w:date="2023-02-27T16:22:00Z">
                    <w:rPr>
                      <w:rFonts w:ascii="Cambria Math" w:hAnsi="Cambria Math"/>
                    </w:rPr>
                    <m:t>+β</m:t>
                  </w:del>
                </m:r>
                <m:sSub>
                  <m:sSubPr>
                    <m:ctrlPr>
                      <w:del w:id="2783" w:author="Bo Shen" w:date="2023-02-27T16:22:00Z">
                        <w:rPr>
                          <w:rFonts w:ascii="Cambria Math" w:hAnsi="Cambria Math"/>
                        </w:rPr>
                      </w:del>
                    </m:ctrlPr>
                  </m:sSubPr>
                  <m:e>
                    <m:r>
                      <w:del w:id="2784" w:author="Bo Shen" w:date="2023-02-27T16:22:00Z">
                        <w:rPr>
                          <w:rFonts w:ascii="Cambria Math" w:hAnsi="Cambria Math"/>
                        </w:rPr>
                        <m:t>R</m:t>
                      </w:del>
                    </m:r>
                  </m:e>
                  <m:sub>
                    <m:r>
                      <w:del w:id="2785" w:author="Bo Shen" w:date="2023-02-27T16:22:00Z">
                        <w:rPr>
                          <w:rFonts w:ascii="Cambria Math" w:hAnsi="Cambria Math"/>
                        </w:rPr>
                        <m:t>i</m:t>
                      </w:del>
                    </m:r>
                  </m:sub>
                </m:sSub>
              </m:oMath>
            </m:oMathPara>
          </w:p>
        </w:tc>
        <w:tc>
          <w:tcPr>
            <w:tcW w:w="2420" w:type="dxa"/>
            <w:vAlign w:val="center"/>
          </w:tcPr>
          <w:p w14:paraId="0F12EE66" w14:textId="77777777" w:rsidR="00564B42" w:rsidRPr="00684E5E" w:rsidDel="006A46E2" w:rsidRDefault="00564B42">
            <w:pPr>
              <w:pStyle w:val="Heading4"/>
              <w:rPr>
                <w:del w:id="2786" w:author="Bo Shen" w:date="2023-02-27T16:22:00Z"/>
                <w:moveFrom w:id="2787" w:author="Bo Shen" w:date="2023-02-13T15:00:00Z"/>
              </w:rPr>
              <w:pPrChange w:id="2788" w:author="Bo Shen" w:date="2023-03-07T19:44:00Z">
                <w:pPr>
                  <w:pStyle w:val="Caption"/>
                  <w:jc w:val="right"/>
                </w:pPr>
              </w:pPrChange>
            </w:pPr>
            <w:moveFrom w:id="2789" w:author="Bo Shen" w:date="2023-02-13T15:00:00Z">
              <w:del w:id="2790" w:author="Bo Shen" w:date="2023-02-27T16:22:00Z">
                <w:r w:rsidDel="006A46E2">
                  <w:delText>(7)</w:delText>
                </w:r>
              </w:del>
            </w:moveFrom>
          </w:p>
        </w:tc>
      </w:tr>
      <w:tr w:rsidR="00564B42" w:rsidRPr="00BA110C" w:rsidDel="006A46E2" w14:paraId="06909C3F" w14:textId="77777777" w:rsidTr="00007227">
        <w:trPr>
          <w:del w:id="2791" w:author="Bo Shen" w:date="2023-02-27T16:22:00Z"/>
        </w:trPr>
        <w:tc>
          <w:tcPr>
            <w:tcW w:w="2250" w:type="dxa"/>
            <w:vAlign w:val="center"/>
          </w:tcPr>
          <w:p w14:paraId="7D9FB911" w14:textId="77777777" w:rsidR="00564B42" w:rsidRPr="00BA110C" w:rsidDel="006A46E2" w:rsidRDefault="00564B42">
            <w:pPr>
              <w:pStyle w:val="Heading4"/>
              <w:rPr>
                <w:del w:id="2792" w:author="Bo Shen" w:date="2023-02-27T16:22:00Z"/>
                <w:moveFrom w:id="2793" w:author="Bo Shen" w:date="2023-02-13T15:00:00Z"/>
              </w:rPr>
              <w:pPrChange w:id="2794" w:author="Bo Shen" w:date="2023-03-07T19:44:00Z">
                <w:pPr>
                  <w:spacing w:line="480" w:lineRule="auto"/>
                  <w:jc w:val="both"/>
                </w:pPr>
              </w:pPrChange>
            </w:pPr>
          </w:p>
        </w:tc>
        <w:tc>
          <w:tcPr>
            <w:tcW w:w="4680" w:type="dxa"/>
            <w:vAlign w:val="center"/>
          </w:tcPr>
          <w:p w14:paraId="738BB443" w14:textId="77777777" w:rsidR="00564B42" w:rsidRPr="004334A0" w:rsidDel="006A46E2" w:rsidRDefault="00000000">
            <w:pPr>
              <w:pStyle w:val="Heading4"/>
              <w:rPr>
                <w:del w:id="2795" w:author="Bo Shen" w:date="2023-02-27T16:22:00Z"/>
                <w:moveFrom w:id="2796" w:author="Bo Shen" w:date="2023-02-13T15:00:00Z"/>
                <w:rFonts w:eastAsia="DengXian"/>
              </w:rPr>
              <w:pPrChange w:id="2797" w:author="Bo Shen" w:date="2023-03-07T19:44:00Z">
                <w:pPr>
                  <w:spacing w:line="480" w:lineRule="auto"/>
                  <w:jc w:val="both"/>
                </w:pPr>
              </w:pPrChange>
            </w:pPr>
            <m:oMathPara>
              <m:oMathParaPr>
                <m:jc m:val="left"/>
              </m:oMathParaPr>
              <m:oMath>
                <m:sSub>
                  <m:sSubPr>
                    <m:ctrlPr>
                      <w:del w:id="2798" w:author="Bo Shen" w:date="2023-02-27T16:22:00Z">
                        <w:rPr>
                          <w:rFonts w:ascii="Cambria Math" w:hAnsi="Cambria Math"/>
                        </w:rPr>
                      </w:del>
                    </m:ctrlPr>
                  </m:sSubPr>
                  <m:e>
                    <m:r>
                      <w:del w:id="2799" w:author="Bo Shen" w:date="2023-02-27T16:22:00Z">
                        <w:rPr>
                          <w:rFonts w:ascii="Cambria Math" w:hAnsi="Cambria Math"/>
                        </w:rPr>
                        <m:t>τ</m:t>
                      </w:del>
                    </m:r>
                  </m:e>
                  <m:sub>
                    <m:r>
                      <w:del w:id="2800" w:author="Bo Shen" w:date="2023-02-27T16:22:00Z">
                        <w:rPr>
                          <w:rFonts w:ascii="Cambria Math" w:hAnsi="Cambria Math"/>
                        </w:rPr>
                        <m:t>I</m:t>
                      </w:del>
                    </m:r>
                  </m:sub>
                </m:sSub>
                <m:f>
                  <m:fPr>
                    <m:ctrlPr>
                      <w:del w:id="2801" w:author="Bo Shen" w:date="2023-02-27T16:22:00Z">
                        <w:rPr>
                          <w:rFonts w:ascii="Cambria Math" w:hAnsi="Cambria Math"/>
                        </w:rPr>
                      </w:del>
                    </m:ctrlPr>
                  </m:fPr>
                  <m:num>
                    <m:r>
                      <w:del w:id="2802" w:author="Bo Shen" w:date="2023-02-27T16:22:00Z">
                        <w:rPr>
                          <w:rFonts w:ascii="Cambria Math" w:hAnsi="Cambria Math"/>
                        </w:rPr>
                        <m:t>d</m:t>
                      </w:del>
                    </m:r>
                    <m:sSub>
                      <m:sSubPr>
                        <m:ctrlPr>
                          <w:del w:id="2803" w:author="Bo Shen" w:date="2023-02-27T16:22:00Z">
                            <w:rPr>
                              <w:rFonts w:ascii="Cambria Math" w:hAnsi="Cambria Math"/>
                            </w:rPr>
                          </w:del>
                        </m:ctrlPr>
                      </m:sSubPr>
                      <m:e>
                        <m:r>
                          <w:del w:id="2804" w:author="Bo Shen" w:date="2023-02-27T16:22:00Z">
                            <w:rPr>
                              <w:rFonts w:ascii="Cambria Math" w:hAnsi="Cambria Math"/>
                            </w:rPr>
                            <m:t>I</m:t>
                          </w:del>
                        </m:r>
                      </m:e>
                      <m:sub>
                        <m:r>
                          <w:del w:id="2805" w:author="Bo Shen" w:date="2023-02-27T16:22:00Z">
                            <w:rPr>
                              <w:rFonts w:ascii="Cambria Math" w:hAnsi="Cambria Math"/>
                            </w:rPr>
                            <m:t>i</m:t>
                          </w:del>
                        </m:r>
                      </m:sub>
                    </m:sSub>
                  </m:num>
                  <m:den>
                    <m:r>
                      <w:del w:id="2806" w:author="Bo Shen" w:date="2023-02-27T16:22:00Z">
                        <w:rPr>
                          <w:rFonts w:ascii="Cambria Math" w:hAnsi="Cambria Math"/>
                        </w:rPr>
                        <m:t>dt</m:t>
                      </w:del>
                    </m:r>
                  </m:den>
                </m:f>
                <m:r>
                  <w:del w:id="2807" w:author="Bo Shen" w:date="2023-02-27T16:22:00Z">
                    <w:rPr>
                      <w:rFonts w:ascii="Cambria Math" w:hAnsi="Cambria Math"/>
                    </w:rPr>
                    <m:t>=-</m:t>
                  </w:del>
                </m:r>
                <m:sSub>
                  <m:sSubPr>
                    <m:ctrlPr>
                      <w:del w:id="2808" w:author="Bo Shen" w:date="2023-02-27T16:22:00Z">
                        <w:rPr>
                          <w:rFonts w:ascii="Cambria Math" w:hAnsi="Cambria Math"/>
                        </w:rPr>
                      </w:del>
                    </m:ctrlPr>
                  </m:sSubPr>
                  <m:e>
                    <m:r>
                      <w:del w:id="2809" w:author="Bo Shen" w:date="2023-02-27T16:22:00Z">
                        <w:rPr>
                          <w:rFonts w:ascii="Cambria Math" w:hAnsi="Cambria Math"/>
                        </w:rPr>
                        <m:t>I</m:t>
                      </w:del>
                    </m:r>
                  </m:e>
                  <m:sub>
                    <m:r>
                      <w:del w:id="2810" w:author="Bo Shen" w:date="2023-02-27T16:22:00Z">
                        <w:rPr>
                          <w:rFonts w:ascii="Cambria Math" w:hAnsi="Cambria Math"/>
                        </w:rPr>
                        <m:t>i</m:t>
                      </w:del>
                    </m:r>
                  </m:sub>
                </m:sSub>
                <m:r>
                  <w:del w:id="2811" w:author="Bo Shen" w:date="2023-02-27T16:22:00Z">
                    <w:rPr>
                      <w:rFonts w:ascii="Cambria Math" w:hAnsi="Cambria Math"/>
                    </w:rPr>
                    <m:t>+η</m:t>
                  </w:del>
                </m:r>
                <m:sSub>
                  <m:sSubPr>
                    <m:ctrlPr>
                      <w:del w:id="2812" w:author="Bo Shen" w:date="2023-02-27T16:22:00Z">
                        <w:rPr>
                          <w:rFonts w:ascii="Cambria Math" w:hAnsi="Cambria Math"/>
                        </w:rPr>
                      </w:del>
                    </m:ctrlPr>
                  </m:sSubPr>
                  <m:e>
                    <m:r>
                      <w:del w:id="2813" w:author="Bo Shen" w:date="2023-02-27T16:22:00Z">
                        <w:rPr>
                          <w:rFonts w:ascii="Cambria Math" w:hAnsi="Cambria Math"/>
                        </w:rPr>
                        <m:t>R</m:t>
                      </w:del>
                    </m:r>
                  </m:e>
                  <m:sub>
                    <m:r>
                      <w:del w:id="2814" w:author="Bo Shen" w:date="2023-02-27T16:22:00Z">
                        <w:rPr>
                          <w:rFonts w:ascii="Cambria Math" w:hAnsi="Cambria Math"/>
                        </w:rPr>
                        <m:t>i</m:t>
                      </w:del>
                    </m:r>
                  </m:sub>
                </m:sSub>
              </m:oMath>
            </m:oMathPara>
          </w:p>
        </w:tc>
        <w:tc>
          <w:tcPr>
            <w:tcW w:w="2420" w:type="dxa"/>
            <w:vAlign w:val="center"/>
          </w:tcPr>
          <w:p w14:paraId="518F6E8B" w14:textId="77777777" w:rsidR="00564B42" w:rsidRPr="00684E5E" w:rsidDel="006A46E2" w:rsidRDefault="00564B42">
            <w:pPr>
              <w:pStyle w:val="Heading4"/>
              <w:rPr>
                <w:del w:id="2815" w:author="Bo Shen" w:date="2023-02-27T16:22:00Z"/>
                <w:moveFrom w:id="2816" w:author="Bo Shen" w:date="2023-02-13T15:00:00Z"/>
              </w:rPr>
              <w:pPrChange w:id="2817" w:author="Bo Shen" w:date="2023-03-07T19:44:00Z">
                <w:pPr>
                  <w:pStyle w:val="Caption"/>
                  <w:jc w:val="right"/>
                </w:pPr>
              </w:pPrChange>
            </w:pPr>
            <w:moveFrom w:id="2818" w:author="Bo Shen" w:date="2023-02-13T15:00:00Z">
              <w:del w:id="2819" w:author="Bo Shen" w:date="2023-02-27T16:22:00Z">
                <w:r w:rsidRPr="00684E5E" w:rsidDel="006A46E2">
                  <w:delText>(</w:delText>
                </w:r>
                <w:r w:rsidDel="006A46E2">
                  <w:delText>8</w:delText>
                </w:r>
                <w:r w:rsidRPr="00684E5E" w:rsidDel="006A46E2">
                  <w:delText>)</w:delText>
                </w:r>
              </w:del>
            </w:moveFrom>
          </w:p>
        </w:tc>
      </w:tr>
      <w:tr w:rsidR="00564B42" w:rsidRPr="00BA110C" w:rsidDel="006A46E2" w14:paraId="287116EE" w14:textId="77777777" w:rsidTr="00007227">
        <w:trPr>
          <w:del w:id="2820" w:author="Bo Shen" w:date="2023-02-27T16:22:00Z"/>
        </w:trPr>
        <w:tc>
          <w:tcPr>
            <w:tcW w:w="2250" w:type="dxa"/>
            <w:vAlign w:val="center"/>
          </w:tcPr>
          <w:p w14:paraId="74C6D6E1" w14:textId="77777777" w:rsidR="00564B42" w:rsidRPr="00BA110C" w:rsidDel="006A46E2" w:rsidRDefault="00564B42">
            <w:pPr>
              <w:pStyle w:val="Heading4"/>
              <w:rPr>
                <w:del w:id="2821" w:author="Bo Shen" w:date="2023-02-27T16:22:00Z"/>
                <w:moveFrom w:id="2822" w:author="Bo Shen" w:date="2023-02-13T15:00:00Z"/>
              </w:rPr>
              <w:pPrChange w:id="2823" w:author="Bo Shen" w:date="2023-03-07T19:44:00Z">
                <w:pPr>
                  <w:spacing w:line="480" w:lineRule="auto"/>
                  <w:jc w:val="both"/>
                </w:pPr>
              </w:pPrChange>
            </w:pPr>
          </w:p>
        </w:tc>
        <w:tc>
          <w:tcPr>
            <w:tcW w:w="4680" w:type="dxa"/>
            <w:vAlign w:val="center"/>
          </w:tcPr>
          <w:p w14:paraId="0B2E6636" w14:textId="77777777" w:rsidR="00564B42" w:rsidRPr="004334A0" w:rsidDel="006A46E2" w:rsidRDefault="00000000">
            <w:pPr>
              <w:pStyle w:val="Heading4"/>
              <w:rPr>
                <w:del w:id="2824" w:author="Bo Shen" w:date="2023-02-27T16:22:00Z"/>
                <w:moveFrom w:id="2825" w:author="Bo Shen" w:date="2023-02-13T15:00:00Z"/>
                <w:rFonts w:eastAsia="DengXian"/>
              </w:rPr>
              <w:pPrChange w:id="2826" w:author="Bo Shen" w:date="2023-03-07T19:44:00Z">
                <w:pPr>
                  <w:spacing w:line="480" w:lineRule="auto"/>
                  <w:jc w:val="both"/>
                </w:pPr>
              </w:pPrChange>
            </w:pPr>
            <m:oMathPara>
              <m:oMathParaPr>
                <m:jc m:val="left"/>
              </m:oMathParaPr>
              <m:oMath>
                <m:sSub>
                  <m:sSubPr>
                    <m:ctrlPr>
                      <w:del w:id="2827" w:author="Bo Shen" w:date="2023-02-27T16:22:00Z">
                        <w:rPr>
                          <w:rFonts w:ascii="Cambria Math" w:hAnsi="Cambria Math"/>
                        </w:rPr>
                      </w:del>
                    </m:ctrlPr>
                  </m:sSubPr>
                  <m:e>
                    <m:r>
                      <w:del w:id="2828" w:author="Bo Shen" w:date="2023-02-27T16:22:00Z">
                        <w:rPr>
                          <w:rFonts w:ascii="Cambria Math" w:hAnsi="Cambria Math"/>
                        </w:rPr>
                        <m:t>τ</m:t>
                      </w:del>
                    </m:r>
                  </m:e>
                  <m:sub>
                    <m:r>
                      <w:del w:id="2829" w:author="Bo Shen" w:date="2023-02-27T16:22:00Z">
                        <w:rPr>
                          <w:rFonts w:ascii="Cambria Math" w:hAnsi="Cambria Math"/>
                        </w:rPr>
                        <m:t>E</m:t>
                      </w:del>
                    </m:r>
                  </m:sub>
                </m:sSub>
                <m:f>
                  <m:fPr>
                    <m:ctrlPr>
                      <w:del w:id="2830" w:author="Bo Shen" w:date="2023-02-27T16:22:00Z">
                        <w:rPr>
                          <w:rFonts w:ascii="Cambria Math" w:hAnsi="Cambria Math"/>
                        </w:rPr>
                      </w:del>
                    </m:ctrlPr>
                  </m:fPr>
                  <m:num>
                    <m:r>
                      <w:del w:id="2831" w:author="Bo Shen" w:date="2023-02-27T16:22:00Z">
                        <w:rPr>
                          <w:rFonts w:ascii="Cambria Math" w:hAnsi="Cambria Math"/>
                        </w:rPr>
                        <m:t>d</m:t>
                      </w:del>
                    </m:r>
                    <m:sSub>
                      <m:sSubPr>
                        <m:ctrlPr>
                          <w:del w:id="2832" w:author="Bo Shen" w:date="2023-02-27T16:22:00Z">
                            <w:rPr>
                              <w:rFonts w:ascii="Cambria Math" w:hAnsi="Cambria Math"/>
                            </w:rPr>
                          </w:del>
                        </m:ctrlPr>
                      </m:sSubPr>
                      <m:e>
                        <m:r>
                          <w:del w:id="2833" w:author="Bo Shen" w:date="2023-02-27T16:22:00Z">
                            <w:rPr>
                              <w:rFonts w:ascii="Cambria Math" w:hAnsi="Cambria Math"/>
                            </w:rPr>
                            <m:t>E</m:t>
                          </w:del>
                        </m:r>
                      </m:e>
                      <m:sub>
                        <m:r>
                          <w:del w:id="2834" w:author="Bo Shen" w:date="2023-02-27T16:22:00Z">
                            <w:rPr>
                              <w:rFonts w:ascii="Cambria Math" w:hAnsi="Cambria Math"/>
                            </w:rPr>
                            <m:t>i</m:t>
                          </w:del>
                        </m:r>
                      </m:sub>
                    </m:sSub>
                  </m:num>
                  <m:den>
                    <m:r>
                      <w:del w:id="2835" w:author="Bo Shen" w:date="2023-02-27T16:22:00Z">
                        <w:rPr>
                          <w:rFonts w:ascii="Cambria Math" w:hAnsi="Cambria Math"/>
                        </w:rPr>
                        <m:t>dt</m:t>
                      </w:del>
                    </m:r>
                  </m:den>
                </m:f>
                <m:r>
                  <w:del w:id="2836" w:author="Bo Shen" w:date="2023-02-27T16:22:00Z">
                    <w:rPr>
                      <w:rFonts w:ascii="Cambria Math" w:hAnsi="Cambria Math"/>
                    </w:rPr>
                    <m:t>=-</m:t>
                  </w:del>
                </m:r>
                <m:sSub>
                  <m:sSubPr>
                    <m:ctrlPr>
                      <w:del w:id="2837" w:author="Bo Shen" w:date="2023-02-27T16:22:00Z">
                        <w:rPr>
                          <w:rFonts w:ascii="Cambria Math" w:hAnsi="Cambria Math"/>
                        </w:rPr>
                      </w:del>
                    </m:ctrlPr>
                  </m:sSubPr>
                  <m:e>
                    <m:r>
                      <w:del w:id="2838" w:author="Bo Shen" w:date="2023-02-27T16:22:00Z">
                        <w:rPr>
                          <w:rFonts w:ascii="Cambria Math" w:hAnsi="Cambria Math"/>
                        </w:rPr>
                        <m:t>E</m:t>
                      </w:del>
                    </m:r>
                  </m:e>
                  <m:sub>
                    <m:r>
                      <w:del w:id="2839" w:author="Bo Shen" w:date="2023-02-27T16:22:00Z">
                        <w:rPr>
                          <w:rFonts w:ascii="Cambria Math" w:hAnsi="Cambria Math"/>
                        </w:rPr>
                        <m:t>i</m:t>
                      </w:del>
                    </m:r>
                  </m:sub>
                </m:sSub>
                <m:r>
                  <w:del w:id="2840" w:author="Bo Shen" w:date="2023-02-27T16:22:00Z">
                    <w:rPr>
                      <w:rFonts w:ascii="Cambria Math" w:hAnsi="Cambria Math"/>
                    </w:rPr>
                    <m:t>+</m:t>
                  </w:del>
                </m:r>
                <m:sSub>
                  <m:sSubPr>
                    <m:ctrlPr>
                      <w:del w:id="2841" w:author="Bo Shen" w:date="2023-02-27T16:22:00Z">
                        <w:rPr>
                          <w:rFonts w:ascii="Cambria Math" w:hAnsi="Cambria Math"/>
                        </w:rPr>
                      </w:del>
                    </m:ctrlPr>
                  </m:sSubPr>
                  <m:e>
                    <m:r>
                      <w:del w:id="2842" w:author="Bo Shen" w:date="2023-02-27T16:22:00Z">
                        <w:rPr>
                          <w:rFonts w:ascii="Cambria Math" w:hAnsi="Cambria Math"/>
                        </w:rPr>
                        <m:t>γR</m:t>
                      </w:del>
                    </m:r>
                  </m:e>
                  <m:sub>
                    <m:r>
                      <w:del w:id="2843" w:author="Bo Shen" w:date="2023-02-27T16:22:00Z">
                        <w:rPr>
                          <w:rFonts w:ascii="Cambria Math" w:hAnsi="Cambria Math"/>
                        </w:rPr>
                        <m:t>i</m:t>
                      </w:del>
                    </m:r>
                  </m:sub>
                </m:sSub>
              </m:oMath>
            </m:oMathPara>
          </w:p>
        </w:tc>
        <w:tc>
          <w:tcPr>
            <w:tcW w:w="2420" w:type="dxa"/>
            <w:vAlign w:val="center"/>
          </w:tcPr>
          <w:p w14:paraId="0E13CB76" w14:textId="77777777" w:rsidR="00564B42" w:rsidRPr="00684E5E" w:rsidDel="006A46E2" w:rsidRDefault="00564B42">
            <w:pPr>
              <w:pStyle w:val="Heading4"/>
              <w:rPr>
                <w:del w:id="2844" w:author="Bo Shen" w:date="2023-02-27T16:22:00Z"/>
                <w:moveFrom w:id="2845" w:author="Bo Shen" w:date="2023-02-13T15:00:00Z"/>
              </w:rPr>
              <w:pPrChange w:id="2846" w:author="Bo Shen" w:date="2023-03-07T19:44:00Z">
                <w:pPr>
                  <w:pStyle w:val="Caption"/>
                  <w:jc w:val="right"/>
                </w:pPr>
              </w:pPrChange>
            </w:pPr>
            <w:moveFrom w:id="2847" w:author="Bo Shen" w:date="2023-02-13T15:00:00Z">
              <w:del w:id="2848" w:author="Bo Shen" w:date="2023-02-27T16:22:00Z">
                <w:r w:rsidRPr="00684E5E" w:rsidDel="006A46E2">
                  <w:delText>(</w:delText>
                </w:r>
                <w:r w:rsidDel="006A46E2">
                  <w:delText>9</w:delText>
                </w:r>
                <w:r w:rsidRPr="00684E5E" w:rsidDel="006A46E2">
                  <w:delText>)</w:delText>
                </w:r>
              </w:del>
            </w:moveFrom>
          </w:p>
        </w:tc>
      </w:tr>
    </w:tbl>
    <w:p w14:paraId="1589709F" w14:textId="77777777" w:rsidR="00564B42" w:rsidDel="001040BB" w:rsidRDefault="00564B42">
      <w:pPr>
        <w:pStyle w:val="Heading4"/>
        <w:rPr>
          <w:moveFrom w:id="2849" w:author="Bo Shen" w:date="2023-02-13T15:00:00Z"/>
        </w:rPr>
        <w:pPrChange w:id="2850" w:author="Bo Shen" w:date="2023-03-07T19:44:00Z">
          <w:pPr>
            <w:spacing w:line="480" w:lineRule="auto"/>
            <w:jc w:val="both"/>
          </w:pPr>
        </w:pPrChange>
      </w:pPr>
    </w:p>
    <w:p w14:paraId="54B2342A" w14:textId="77777777" w:rsidR="00564B42" w:rsidDel="001040BB" w:rsidRDefault="00564B42">
      <w:pPr>
        <w:pStyle w:val="Heading4"/>
        <w:rPr>
          <w:moveFrom w:id="2851" w:author="Bo Shen" w:date="2023-02-13T15:00:00Z"/>
        </w:rPr>
        <w:pPrChange w:id="2852" w:author="Bo Shen" w:date="2023-03-07T19:44:00Z">
          <w:pPr>
            <w:spacing w:line="480" w:lineRule="auto"/>
            <w:jc w:val="both"/>
          </w:pPr>
        </w:pPrChange>
      </w:pPr>
      <w:moveFrom w:id="2853" w:author="Bo Shen" w:date="2023-02-13T15:00:00Z">
        <w:r w:rsidDel="001040BB">
          <w:t xml:space="preserve">where </w:t>
        </w:r>
        <w:r w:rsidRPr="00BD14E1" w:rsidDel="001040BB">
          <w:t xml:space="preserve">i </w:t>
        </w:r>
        <w:r w:rsidDel="001040BB">
          <w:t xml:space="preserve">= 1, …, </w:t>
        </w:r>
        <w:r w:rsidRPr="00810123" w:rsidDel="001040BB">
          <w:t>N</w:t>
        </w:r>
        <w:r w:rsidDel="001040BB">
          <w:t xml:space="preserve"> designates choice alternatives, each of which receive input </w:t>
        </w:r>
        <m:oMath>
          <m:sSub>
            <m:sSubPr>
              <m:ctrlPr>
                <w:rPr>
                  <w:rFonts w:ascii="Cambria Math" w:hAnsi="Cambria Math"/>
                </w:rPr>
              </m:ctrlPr>
            </m:sSubPr>
            <m:e>
              <m:r>
                <w:rPr>
                  <w:rFonts w:ascii="Cambria Math" w:hAnsi="Cambria Math"/>
                </w:rPr>
                <m:t>V</m:t>
              </m:r>
            </m:e>
            <m:sub>
              <m:r>
                <w:rPr>
                  <w:rFonts w:ascii="Cambria Math" w:hAnsi="Cambria Math"/>
                </w:rPr>
                <m:t>i</m:t>
              </m:r>
            </m:sub>
          </m:sSub>
        </m:oMath>
        <w:moveFrom w:id="2854" w:author="Bo Shen" w:date="2023-02-13T15:00:00Z">
          <w:r w:rsidDel="001040BB">
            <w:t xml:space="preserve">, and </w:t>
          </w:r>
          <m:oMath>
            <m:sSub>
              <m:sSubPr>
                <m:ctrlPr>
                  <w:rPr>
                    <w:rFonts w:ascii="Cambria Math" w:hAnsi="Cambria Math"/>
                  </w:rPr>
                </m:ctrlPr>
              </m:sSubPr>
              <m:e>
                <m:r>
                  <w:rPr>
                    <w:rFonts w:ascii="Cambria Math" w:hAnsi="Cambria Math"/>
                  </w:rPr>
                  <m:t>τ</m:t>
                </m:r>
              </m:e>
              <m:sub>
                <m:r>
                  <w:rPr>
                    <w:rFonts w:ascii="Cambria Math" w:hAnsi="Cambria Math"/>
                  </w:rPr>
                  <m:t>R</m:t>
                </m:r>
              </m:sub>
            </m:sSub>
          </m:oMath>
          <w:moveFrom w:id="2855" w:author="Bo Shen" w:date="2023-02-13T15:00:00Z">
            <w:r w:rsidDel="001040BB">
              <w:t xml:space="preserve">, </w:t>
            </w:r>
            <m:oMath>
              <m:sSub>
                <m:sSubPr>
                  <m:ctrlPr>
                    <w:rPr>
                      <w:rFonts w:ascii="Cambria Math" w:hAnsi="Cambria Math"/>
                    </w:rPr>
                  </m:ctrlPr>
                </m:sSubPr>
                <m:e>
                  <m:r>
                    <w:rPr>
                      <w:rFonts w:ascii="Cambria Math" w:hAnsi="Cambria Math"/>
                    </w:rPr>
                    <m:t>τ</m:t>
                  </m:r>
                </m:e>
                <m:sub>
                  <m:r>
                    <w:rPr>
                      <w:rFonts w:ascii="Cambria Math" w:hAnsi="Cambria Math"/>
                    </w:rPr>
                    <m:t>G</m:t>
                  </m:r>
                </m:sub>
              </m:sSub>
            </m:oMath>
            <w:moveFrom w:id="2856" w:author="Bo Shen" w:date="2023-02-13T15:00:00Z">
              <w:r w:rsidDel="001040BB">
                <w:t>,</w:t>
              </w:r>
              <w:r w:rsidRPr="00131570" w:rsidDel="001040BB">
                <w:t xml:space="preserve"> </w:t>
              </w:r>
              <m:oMath>
                <m:sSub>
                  <m:sSubPr>
                    <m:ctrlPr>
                      <w:rPr>
                        <w:rFonts w:ascii="Cambria Math" w:hAnsi="Cambria Math"/>
                      </w:rPr>
                    </m:ctrlPr>
                  </m:sSubPr>
                  <m:e>
                    <m:r>
                      <w:rPr>
                        <w:rFonts w:ascii="Cambria Math" w:hAnsi="Cambria Math"/>
                      </w:rPr>
                      <m:t>τ</m:t>
                    </m:r>
                  </m:e>
                  <m:sub>
                    <m:r>
                      <w:rPr>
                        <w:rFonts w:ascii="Cambria Math" w:hAnsi="Cambria Math"/>
                      </w:rPr>
                      <m:t>D</m:t>
                    </m:r>
                  </m:sub>
                </m:sSub>
              </m:oMath>
              <w:moveFrom w:id="2857" w:author="Bo Shen" w:date="2023-02-13T15:00:00Z">
                <w:r w:rsidDel="001040BB">
                  <w:t xml:space="preserve">, </w:t>
                </w:r>
                <m:oMath>
                  <m:sSub>
                    <m:sSubPr>
                      <m:ctrlPr>
                        <w:rPr>
                          <w:rFonts w:ascii="Cambria Math" w:hAnsi="Cambria Math"/>
                        </w:rPr>
                      </m:ctrlPr>
                    </m:sSubPr>
                    <m:e>
                      <m:r>
                        <w:rPr>
                          <w:rFonts w:ascii="Cambria Math" w:hAnsi="Cambria Math"/>
                        </w:rPr>
                        <m:t>τ</m:t>
                      </m:r>
                    </m:e>
                    <m:sub>
                      <m:r>
                        <w:rPr>
                          <w:rFonts w:ascii="Cambria Math" w:hAnsi="Cambria Math"/>
                        </w:rPr>
                        <m:t>I</m:t>
                      </m:r>
                    </m:sub>
                  </m:sSub>
                </m:oMath>
                <w:moveFrom w:id="2858" w:author="Bo Shen" w:date="2023-02-13T15:00:00Z">
                  <w:r w:rsidDel="001040BB">
                    <w:t xml:space="preserve">, and </w:t>
                  </w:r>
                  <m:oMath>
                    <m:sSub>
                      <m:sSubPr>
                        <m:ctrlPr>
                          <w:rPr>
                            <w:rFonts w:ascii="Cambria Math" w:hAnsi="Cambria Math"/>
                          </w:rPr>
                        </m:ctrlPr>
                      </m:sSubPr>
                      <m:e>
                        <m:r>
                          <w:rPr>
                            <w:rFonts w:ascii="Cambria Math" w:hAnsi="Cambria Math"/>
                          </w:rPr>
                          <m:t>τ</m:t>
                        </m:r>
                      </m:e>
                      <m:sub>
                        <m:r>
                          <w:rPr>
                            <w:rFonts w:ascii="Cambria Math" w:hAnsi="Cambria Math"/>
                          </w:rPr>
                          <m:t>E</m:t>
                        </m:r>
                      </m:sub>
                    </m:sSub>
                  </m:oMath>
                  <w:moveFrom w:id="2859" w:author="Bo Shen" w:date="2023-02-13T15:00:00Z">
                    <w:r w:rsidDel="001040BB">
                      <w:t xml:space="preserve"> are the time constants for the </w:t>
                    </w:r>
                    <w:r w:rsidRPr="00D76D79" w:rsidDel="001040BB">
                      <w:t>R</w:t>
                    </w:r>
                    <w:r w:rsidDel="001040BB">
                      <w:t xml:space="preserve">, </w:t>
                    </w:r>
                    <w:r w:rsidRPr="00D76D79" w:rsidDel="001040BB">
                      <w:t>G</w:t>
                    </w:r>
                    <w:r w:rsidDel="001040BB">
                      <w:t xml:space="preserve">, </w:t>
                    </w:r>
                    <w:r w:rsidRPr="00C8034E" w:rsidDel="001040BB">
                      <w:t>D</w:t>
                    </w:r>
                    <w:r w:rsidDel="001040BB">
                      <w:t xml:space="preserve">, </w:t>
                    </w:r>
                    <w:r w:rsidRPr="00B778CA" w:rsidDel="001040BB">
                      <w:t>I</w:t>
                    </w:r>
                    <w:r w:rsidDel="001040BB">
                      <w:t xml:space="preserve">, and E units. The weights </w:t>
                    </w:r>
                    <m:oMath>
                      <m:r>
                        <w:rPr>
                          <w:rFonts w:ascii="Cambria Math" w:hAnsi="Cambria Math"/>
                        </w:rPr>
                        <m:t>ω</m:t>
                      </m:r>
                    </m:oMath>
                    <w:moveFrom w:id="2860" w:author="Bo Shen" w:date="2023-02-13T15:00:00Z">
                      <w:r w:rsidDel="001040BB">
                        <w:t xml:space="preserve"> represent the coupling strength between excitatory units </w:t>
                      </w:r>
                      <m:oMath>
                        <m:r>
                          <w:rPr>
                            <w:rFonts w:ascii="Cambria Math" w:hAnsi="Cambria Math"/>
                          </w:rPr>
                          <m:t>R</m:t>
                        </m:r>
                      </m:oMath>
                      <w:moveFrom w:id="2861" w:author="Bo Shen" w:date="2023-02-13T15:00:00Z">
                        <w:r w:rsidDel="001040BB">
                          <w:t xml:space="preserve"> and gain control units </w:t>
                        </w:r>
                        <m:oMath>
                          <m:r>
                            <w:rPr>
                              <w:rFonts w:ascii="Cambria Math" w:hAnsi="Cambria Math"/>
                            </w:rPr>
                            <m:t>G</m:t>
                          </m:r>
                        </m:oMath>
                        <w:moveFrom w:id="2862" w:author="Bo Shen" w:date="2023-02-13T15:00:00Z">
                          <w:r w:rsidDel="001040BB">
                            <w:t xml:space="preserve">, the parameters </w:t>
                          </w:r>
                          <m:oMath>
                            <m:r>
                              <w:rPr>
                                <w:rFonts w:ascii="Cambria Math" w:hAnsi="Cambria Math"/>
                              </w:rPr>
                              <m:t>α</m:t>
                            </m:r>
                          </m:oMath>
                          <w:moveFrom w:id="2863" w:author="Bo Shen" w:date="2023-02-13T15:00:00Z">
                            <w:r w:rsidDel="001040BB">
                              <w:t xml:space="preserve">, </w:t>
                            </w:r>
                            <m:oMath>
                              <m:r>
                                <w:rPr>
                                  <w:rFonts w:ascii="Cambria Math" w:hAnsi="Cambria Math"/>
                                </w:rPr>
                                <m:t>β</m:t>
                              </m:r>
                            </m:oMath>
                            <w:moveFrom w:id="2864" w:author="Bo Shen" w:date="2023-02-13T15:00:00Z">
                              <w:r w:rsidDel="001040BB">
                                <w:t xml:space="preserve">, </w:t>
                              </w:r>
                              <m:oMath>
                                <m:r>
                                  <w:rPr>
                                    <w:rFonts w:ascii="Cambria Math" w:hAnsi="Cambria Math"/>
                                  </w:rPr>
                                  <m:t>η</m:t>
                                </m:r>
                              </m:oMath>
                              <w:moveFrom w:id="2865" w:author="Bo Shen" w:date="2023-02-13T15:00:00Z">
                                <w:r w:rsidDel="001040BB">
                                  <w:t xml:space="preserve">, and </w:t>
                                </w:r>
                                <m:oMath>
                                  <m:r>
                                    <w:rPr>
                                      <w:rFonts w:ascii="Cambria Math" w:hAnsi="Cambria Math"/>
                                    </w:rPr>
                                    <m:t>γ</m:t>
                                  </m:r>
                                </m:oMath>
                                <w:moveFrom w:id="2866" w:author="Bo Shen" w:date="2023-02-13T15:00:00Z">
                                  <w:r w:rsidDel="001040BB">
                                    <w:t xml:space="preserve"> control the active state of recurrent excitation, local disinhibition, cross inhibition, and lateral gain control boost loops, respectively. </w:t>
                                  </w:r>
                                </w:moveFrom>
                              </w:moveFrom>
                            </w:moveFrom>
                          </w:moveFrom>
                        </w:moveFrom>
                      </w:moveFrom>
                    </w:moveFrom>
                  </w:moveFrom>
                </w:moveFrom>
              </w:moveFrom>
            </w:moveFrom>
          </w:moveFrom>
        </w:moveFrom>
      </w:moveFrom>
    </w:p>
    <w:p w14:paraId="53881622" w14:textId="77777777" w:rsidR="00564B42" w:rsidDel="001040BB" w:rsidRDefault="00564B42">
      <w:pPr>
        <w:pStyle w:val="Heading4"/>
        <w:rPr>
          <w:moveFrom w:id="2867" w:author="Bo Shen" w:date="2023-02-13T15:00:00Z"/>
        </w:rPr>
        <w:pPrChange w:id="2868" w:author="Bo Shen" w:date="2023-03-07T19:44:00Z">
          <w:pPr>
            <w:spacing w:line="480" w:lineRule="auto"/>
            <w:jc w:val="both"/>
          </w:pPr>
        </w:pPrChange>
      </w:pPr>
    </w:p>
    <w:p w14:paraId="26C5FF41" w14:textId="77777777" w:rsidR="00564B42" w:rsidDel="001040BB" w:rsidRDefault="00564B42">
      <w:pPr>
        <w:pStyle w:val="Heading4"/>
        <w:rPr>
          <w:moveFrom w:id="2869" w:author="Bo Shen" w:date="2023-02-13T15:00:00Z"/>
        </w:rPr>
        <w:pPrChange w:id="2870" w:author="Bo Shen" w:date="2023-03-07T19:44:00Z">
          <w:pPr>
            <w:spacing w:line="480" w:lineRule="auto"/>
            <w:jc w:val="both"/>
          </w:pPr>
        </w:pPrChange>
      </w:pPr>
      <w:moveFrom w:id="2871" w:author="Bo Shen" w:date="2023-02-13T15:00:00Z">
        <w:r w:rsidDel="001040BB">
          <w:t>The active and inactive states of the four types of loops can be combined into 2</w:t>
        </w:r>
        <w:r w:rsidDel="001040BB">
          <w:rPr>
            <w:vertAlign w:val="subscript"/>
          </w:rPr>
          <w:softHyphen/>
        </w:r>
        <w:r w:rsidDel="001040BB">
          <w:rPr>
            <w:vertAlign w:val="subscript"/>
          </w:rPr>
          <w:softHyphen/>
        </w:r>
        <w:r w:rsidRPr="009537E6" w:rsidDel="001040BB">
          <w:rPr>
            <w:sz w:val="26"/>
            <w:vertAlign w:val="superscript"/>
          </w:rPr>
          <w:t>4</w:t>
        </w:r>
        <w:r w:rsidDel="001040BB">
          <w:t xml:space="preserve"> = 16 possible models. Example dynamics were shown in </w:t>
        </w:r>
        <w:r w:rsidRPr="00A4229D" w:rsidDel="001040BB">
          <w:rPr>
            <w:b/>
          </w:rPr>
          <w:t>Fig.</w:t>
        </w:r>
        <w:r w:rsidDel="001040BB">
          <w:rPr>
            <w:b/>
          </w:rPr>
          <w:t xml:space="preserve"> 2-figure supplement 1B</w:t>
        </w:r>
        <w:r w:rsidDel="001040BB">
          <w:t xml:space="preserve"> for each type of model. When local disinhibition (</w:t>
        </w:r>
        <m:oMath>
          <m:r>
            <w:rPr>
              <w:rFonts w:ascii="Cambria Math" w:hAnsi="Cambria Math"/>
            </w:rPr>
            <m:t>β</m:t>
          </m:r>
        </m:oMath>
        <w:moveFrom w:id="2872" w:author="Bo Shen" w:date="2023-02-13T15:00:00Z">
          <w:r w:rsidDel="001040BB">
            <w:t>) is off (left two columns), the model generates WTA dynamics only when cross inhibition (</w:t>
          </w:r>
          <m:oMath>
            <m:r>
              <w:rPr>
                <w:rFonts w:ascii="Cambria Math" w:hAnsi="Cambria Math"/>
              </w:rPr>
              <m:t>η</m:t>
            </m:r>
          </m:oMath>
          <w:moveFrom w:id="2873" w:author="Bo Shen" w:date="2023-02-13T15:00:00Z">
            <w:r w:rsidDel="001040BB">
              <w:t>) is on. But the maximum activity in the late stage is still restricted to a value lower than the phasic peak during the early stage, contradicting empirical findings that the late stage decision threshold is usually higher than activity in the early phasic peak</w:t>
            </w:r>
            <w:r w:rsidDel="001040BB">
              <w:rPr>
                <w:i w:val="0"/>
                <w:iCs w:val="0"/>
              </w:rPr>
              <w:fldChar w:fldCharType="begin"/>
            </w:r>
            <w:r w:rsidDel="001040BB">
              <w:instrText xml:space="preserve"> ADDIN ZOTERO_ITEM CSL_CITATION {"citationID":"v9jgE810","properties":{"formattedCitation":"(Churchland et al., 2008; Kiani et al., 2008; Kiani &amp; Shadlen, 2009; Louie et al., 2011; Roitman &amp; Shadlen, 2002; Rorie et al., 2010; Shadlen &amp; Newsome, 2001; Sugrue et al., 2004)","plainCitation":"(Churchland et al., 2008; Kiani et al., 2008; Kiani &amp; Shadlen, 2009; Louie et al., 2011; Roitman &amp; Shadlen, 2002; Rorie et al., 2010; Shadlen &amp; Newsome, 2001; Sugrue et al., 2004)","noteIndex":0},"citationItems":[{"id":375,"uris":["http://zotero.org/users/6345545/items/AA8WYIGZ"],"itemData":{"id":375,"type":"article-journal","container-title":"The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T."}],"issued":{"date-parts":[["2010",2,19]]}}},{"id":377,"uris":["http://zotero.org/users/6345545/items/QVQZ8DUX"],"itemData":{"id":377,"type":"article-journal","abstract":"We recorded the activity of single neurons in the posterior parietal cortex (area LIP) of two rhesus monkeys while they discriminated the direction of motion in random-dot visual stimuli. The visual task was similar to a motion discrimination task that has been used in previous investigations of motion-sensitive regions of the extrastriate cortex. The monkeys were trained to decide whether the direction of motion was toward one of two choice targets that appeared on either side of the random-dot stimulus. At the end of the trial, the monkeys reported their direction judgment by making an eye movement to the appropriate target. We studied neurons in LIP that exhibited spatially selective persistent activity during delayed saccadic eye movement tasks. These neurons are thought to carry high-level signals appropriate for identifying salient visual targets and for guiding saccadic eye movements. We arranged the motion discrimination task so that one of the choice targets was in the LIP neuron's response field (RF) while the other target was positioned well away from the RF. During motion viewing, neurons in LIP altered their firing rate in a manner that predicted the saccadic eye movement that the monkey would make at the end of the trial. The activity thus predicted the monkey's judgment of motion direction. This predictive activity began early in the motion-viewing period and became increasingly reliable as the monkey viewed the random-dot motion. The neural activity predicted the monkey's direction judgment on both easy and difficult trials (strong and weak motion), whether or not the judgment was correct. In addition, the timing and magnitude of the response was affected by the strength of the motion signal in the stimulus. When the direction of motion was toward the RF, stronger motion led to larger neural responses earlier in the motion-viewing period. When motion was away from the RF, stronger motion led to greater suppression of ongoing activity. Thus the activity of single neurons in area LIP reflects both the direction of an impending gaze shift and the quality of the sensory information that instructs such a response. The time course of the neural response suggests that LIP accumulates sensory signals relevant to the selection of a target for an eye movement.","container-title":"Journal of Neurophysiology","DOI":"10.1152/jn.2001.86.4.1916","ISSN":"0022-3077, 1522-1598","issue":"4","journalAbbreviation":"Journal of Neurophysiology","language":"en","page":"1916-1936","source":"DOI.org (Crossref)","title":"Neural Basis of a Perceptual Decision in the Parietal Cortex (Area LIP) of the Rhesus Monkey","volume":"86","author":[{"family":"Shadlen","given":"Michael N."},{"family":"Newsome","given":"William T."}],"issued":{"date-parts":[["2001",10,1]]}}},{"id":630,"uris":["http://zotero.org/users/6345545/items/RVLCU76F"],"itemData":{"id":630,"type":"article-journal","abstract":"Psychologists and economists have long appreciated the contribution of reward history and expectation to decision-making. Yet we know little about how specific histories of choice and reward lead to an internal representation of the “value” of possible actions. We approached this problem through an integrated application of behavioral, computational, and physiological techniques. Monkeys were placed in a dynamic foraging environment in which they had to track the changing values of alternative choices through time. In this context, the monkeys' foraging behavior provided a window into their subjective valuation. We found that a simple model based on reward history can duplicate this behavior and that neurons in the parietal cortex represent the relative value of competing actions predicted by this model.\nCertain brain neurons code for the comparative perceived value of paired alternatives between which monkeys choose when performing a task.\nCertain brain neurons code for the comparative perceived value of paired alternatives between which monkeys choose when performing a task.","container-title":"Science","DOI":"10.1126/science.1094765","ISSN":"0036-8075, 1095-9203","issue":"5678","language":"en","license":"American Association for the Advancement of Science","note":"publisher: American Association for the Advancement of Science\nsection: Research Article\nPMID: 15205529","page":"1782-1787","source":"science.sciencemag.org","title":"Matching Behavior and the Representation of Value in the Parietal Cortex","volume":"304","author":[{"family":"Sugrue","given":"Leo P."},{"family":"Corrado","given":"Greg S."},{"family":"Newsome","given":"William T."}],"issued":{"date-parts":[["2004",6,18]]}}},{"id":372,"uris":["http://zotero.org/users/6345545/items/CUJ2PP3B"],"itemData":{"id":372,"type":"article-journal","container-title":"Nature Neuroscience","DOI":"10.1038/nn.2123","ISSN":"1097-6256, 1546-1726","issue":"6","journalAbbreviation":"Nat Neurosci","language":"en","page":"693-702","source":"DOI.org (Crossref)","title":"Decision-making with multiple alternatives","volume":"11","author":[{"family":"Churchland","given":"Anne K"},{"family":"Kiani","given":"Roozbeh"},{"family":"Shadlen","given":"Michael N."}],"issued":{"date-parts":[["2008",6]]}}},{"id":715,"uris":["http://zotero.org/users/6345545/items/2L8AS27B"],"itemData":{"id":715,"type":"article-journal","abstract":"Decisions about sensory stimuli are often based on an accumulation of evidence in time. When subjects control stimulus duration, the decision terminates when the accumulated evidence reaches a criterion level. Under many natural circumstances and in many laboratory settings, the environment, rather than the subject, controls the stimulus duration. In these settings, it is generally assumed that subjects commit to a choice at the end of the stimulus stream. Indeed, failure to benefit from the full stream of information is interpreted as a sign of imperfect accumulation or memory leak. Contrary to these assumptions, we show that monkeys performing a direction discrimination task commit to a choice when the accumulated evidence reaches a threshold level (or bound), sometimes long before the end of stimulus. This bounded accumulation of evidence is reflected in the activity of neurons in the lateral intraparietal cortex. Thus, the readout of visual cortex embraces a termination rule to limit processing even when potentially useful information is available.","container-title":"Journal of Neuroscience","DOI":"10.1523/JNEUROSCI.4761-07.2008","ISSN":"0270-6474, 1529-2401","issue":"12","journalAbbreviation":"J. Neurosci.","language":"en","license":"Copyright © 2008 Society for Neuroscience 0270-6474/08/283017-13$15.00/0","note":"publisher: Society for Neuroscience\nsection: Articles\nPMID: 18354005","page":"3017-3029","source":"www.jneurosci.org","title":"Bounded Integration in Parietal Cortex Underlies Decisions Even When Viewing Duration Is Dictated by the Environment","volume":"28","author":[{"family":"Kiani","given":"Roozbeh"},{"family":"Hanks","given":"Timothy D."},{"family":"Shadlen","given":"Michael N."}],"issued":{"date-parts":[["2008",3,19]]}}},{"id":342,"uris":["http://zotero.org/users/6345545/items/FIVLPZPC"],"itemData":{"id":342,"type":"article-journal","container-title":"Journal of Neuroscience","DOI":"10.1523/JNEUROSCI.1237-11.2011","ISSN":"0270-6474, 1529-2401","issue":"29","journalAbbreviation":"Journal of Neuroscience","language":"en","page":"10627-10639","source":"DOI.org (Crossref)","title":"Reward Value-Based Gain Control: Divisive Normalization in Parietal Cortex","title-short":"Reward Value-Based Gain Control","volume":"31","author":[{"family":"Louie","given":"Kenway"},{"family":"Grattan","given":"L. E."},{"family":"Glimcher","given":"P. W."}],"issued":{"date-parts":[["2011",7,20]]}}},{"id":889,"uris":["http://zotero.org/users/6345545/items/LZVDWMZC"],"itemData":{"id":889,"type":"article-journal","abstract":"Decisive Monkeys\nDecision-making is a central theme in current research in cognitive neuroscience. Behavioral protocols have provided an entry into explorations of the neural processes that underlie decision-making. Empirical studies have provided support for a diffusion model in which information accumulates over time until a threshold is reached, with noisiness in the inputs related to decision errors. Kiani and Shadlen (p. 759) developed a behavioral task to study choice certainty and identified the corresponding neuronal representations in monkeys. The monkeys were allowed to choose to opt out of an uncertain, higher reward choice in favor of a certain, lower payoff. The same neurons that encoded the information used to make a choice also encoded the extent of certainty, which in humans would be described as the degree of confidence in one's decision.\nThe degree of confidence in a decision provides a graded and probabilistic assessment of expected outcome. Although neural mechanisms of perceptual decisions have been studied extensively in primates, little is known about the mechanisms underlying choice certainty. We have shown that the same neurons that represent formation of a decision encode certainty about the decision. Rhesus monkeys made decisions about the direction of moving random dots, spanning a range of difficulties. They were rewarded for correct decisions. On some trials, after viewing the stimulus, the monkeys could opt out of the direction decision for a small but certain reward. Monkeys exercised this option in a manner that revealed their degree of certainty. Neurons in parietal cortex represented formation of the direction decision and the degree of certainty underlying the decision to opt out.\nNeurons in the primate parietal cortex encode information required to make a decision and also the certainty of that choice.\nNeurons in the primate parietal cortex encode information required to make a decision and also the certainty of that choice.","container-title":"Science","DOI":"10.1126/science.1169405","ISSN":"0036-8075, 1095-9203","issue":"5928","language":"en","license":"Copyright © 2009, American Association for the Advancement of Science","note":"publisher: American Association for the Advancement of Science\nsection: Research Article\nPMID: 19423820","page":"759-764","source":"science.sciencemag.org","title":"Representation of Confidence Associated with a Decision by Neurons in the Parietal Cortex","volume":"324","author":[{"family":"Kiani","given":"Roozbeh"},{"family":"Shadlen","given":"Michael N."}],"issued":{"date-parts":[["2009",5,8]]}}}],"schema":"https://github.com/citation-style-language/schema/raw/master/csl-citation.json"} </w:instrText>
            </w:r>
            <w:r w:rsidDel="001040BB">
              <w:rPr>
                <w:i w:val="0"/>
                <w:iCs w:val="0"/>
              </w:rPr>
              <w:fldChar w:fldCharType="separate"/>
            </w:r>
            <w:r w:rsidDel="001040BB">
              <w:t>(Churchland et al., 2008; Kiani et al., 2008; Kiani &amp; Shadlen, 2009; Louie et al., 2011; Roitman &amp; Shadlen, 2002; Rorie et al., 2010; Shadlen &amp; Newsome, 2001; Sugrue et al., 2004)</w:t>
            </w:r>
            <w:r w:rsidDel="001040BB">
              <w:rPr>
                <w:i w:val="0"/>
                <w:iCs w:val="0"/>
              </w:rPr>
              <w:fldChar w:fldCharType="end"/>
            </w:r>
            <w:r w:rsidDel="001040BB">
              <w:t>. This restriction arises because, with only cross inhibition, local option gain control is not released; this release requires local disinhibition. With local disinhibition on (</w:t>
            </w:r>
            <m:oMath>
              <m:r>
                <w:rPr>
                  <w:rFonts w:ascii="Cambria Math" w:hAnsi="Cambria Math"/>
                </w:rPr>
                <m:t>β&gt;0</m:t>
              </m:r>
            </m:oMath>
            <w:moveFrom w:id="2874" w:author="Bo Shen" w:date="2023-02-13T15:00:00Z">
              <w:r w:rsidDel="001040BB">
                <w:t xml:space="preserve">, the right two columns), the models generate WTA dynamics with high activity in the late stage to reach the decision threshold. This is robust even without any other modifications (see the panel with </w:t>
              </w:r>
              <m:oMath>
                <m:r>
                  <w:rPr>
                    <w:rFonts w:ascii="Cambria Math" w:hAnsi="Cambria Math"/>
                  </w:rPr>
                  <m:t>η</m:t>
                </m:r>
              </m:oMath>
              <w:moveFrom w:id="2875" w:author="Bo Shen" w:date="2023-02-13T15:00:00Z">
                <w:r w:rsidDel="001040BB">
                  <w:t xml:space="preserve"> and </w:t>
                </w:r>
                <m:oMath>
                  <m:r>
                    <w:rPr>
                      <w:rFonts w:ascii="Cambria Math" w:hAnsi="Cambria Math"/>
                    </w:rPr>
                    <m:t>γ</m:t>
                  </m:r>
                </m:oMath>
                <w:moveFrom w:id="2876" w:author="Bo Shen" w:date="2023-02-13T15:00:00Z">
                  <w:r w:rsidDel="001040BB">
                    <w:t xml:space="preserve"> off), highlighting the role of local disinhibition in generating WTA competition. For the sake of simplicity, we omitted other non-essential modifications and kept only the loop of local disinhibition. Because recurrent excitation is important for persistent activity and exists widely in cortical circuits, we retained it as well. The modified DNM model with local disinhibition and recurrent self-excitation is the primary model (LDDM) characterized in the current work.</w:t>
                  </w:r>
                </w:moveFrom>
              </w:moveFrom>
            </w:moveFrom>
          </w:moveFrom>
        </w:moveFrom>
      </w:moveFrom>
    </w:p>
    <w:moveFromRangeEnd w:id="2662"/>
    <w:p w14:paraId="14DE1F7B" w14:textId="77777777" w:rsidR="00564B42" w:rsidDel="006A46E2" w:rsidRDefault="00564B42">
      <w:pPr>
        <w:pStyle w:val="Heading4"/>
        <w:rPr>
          <w:del w:id="2877" w:author="Bo Shen" w:date="2023-02-27T16:23:00Z"/>
        </w:rPr>
        <w:pPrChange w:id="2878" w:author="Bo Shen" w:date="2023-03-07T19:44:00Z">
          <w:pPr>
            <w:spacing w:line="480" w:lineRule="auto"/>
            <w:jc w:val="both"/>
          </w:pPr>
        </w:pPrChange>
      </w:pPr>
    </w:p>
    <w:p w14:paraId="286A745F" w14:textId="77777777" w:rsidR="00564B42" w:rsidRPr="0060258A" w:rsidDel="006A46E2" w:rsidRDefault="00564B42">
      <w:pPr>
        <w:pStyle w:val="Heading4"/>
        <w:rPr>
          <w:del w:id="2879" w:author="Bo Shen" w:date="2023-02-27T16:23:00Z"/>
        </w:rPr>
        <w:pPrChange w:id="2880" w:author="Bo Shen" w:date="2023-03-07T19:44:00Z">
          <w:pPr>
            <w:spacing w:line="480" w:lineRule="auto"/>
            <w:jc w:val="both"/>
          </w:pPr>
        </w:pPrChange>
      </w:pPr>
    </w:p>
    <w:p w14:paraId="16FF2D51" w14:textId="77777777" w:rsidR="00564B42" w:rsidRPr="0060258A" w:rsidDel="006A46E2" w:rsidRDefault="00564B42">
      <w:pPr>
        <w:pStyle w:val="Heading4"/>
        <w:rPr>
          <w:del w:id="2881" w:author="Bo Shen" w:date="2023-02-27T16:23:00Z"/>
          <w:moveFrom w:id="2882" w:author="Bo Shen" w:date="2023-02-13T14:59:00Z"/>
        </w:rPr>
        <w:pPrChange w:id="2883" w:author="Bo Shen" w:date="2023-03-07T19:44:00Z">
          <w:pPr>
            <w:spacing w:line="480" w:lineRule="auto"/>
            <w:jc w:val="both"/>
          </w:pPr>
        </w:pPrChange>
      </w:pPr>
      <w:moveFromRangeStart w:id="2884" w:author="Bo Shen" w:date="2023-02-13T14:59:00Z" w:name="move127192772"/>
      <w:moveFrom w:id="2885" w:author="Bo Shen" w:date="2023-02-13T14:59:00Z">
        <w:del w:id="2886" w:author="Bo Shen" w:date="2023-02-27T16:23:00Z">
          <w:r w:rsidRPr="0060258A" w:rsidDel="006A46E2">
            <w:delText>Numerical simulations</w:delText>
          </w:r>
        </w:del>
      </w:moveFrom>
    </w:p>
    <w:p w14:paraId="567A36DE" w14:textId="77777777" w:rsidR="00564B42" w:rsidRPr="0060258A" w:rsidDel="006A46E2" w:rsidRDefault="00564B42">
      <w:pPr>
        <w:pStyle w:val="Heading4"/>
        <w:rPr>
          <w:del w:id="2887" w:author="Bo Shen" w:date="2023-02-27T16:23:00Z"/>
          <w:moveFrom w:id="2888" w:author="Bo Shen" w:date="2023-02-13T14:59:00Z"/>
        </w:rPr>
        <w:pPrChange w:id="2889" w:author="Bo Shen" w:date="2023-03-07T19:44:00Z">
          <w:pPr>
            <w:spacing w:line="480" w:lineRule="auto"/>
            <w:jc w:val="both"/>
          </w:pPr>
        </w:pPrChange>
      </w:pPr>
    </w:p>
    <w:p w14:paraId="2997D690" w14:textId="77777777" w:rsidR="00564B42" w:rsidRPr="0060258A" w:rsidDel="006A46E2" w:rsidRDefault="00564B42">
      <w:pPr>
        <w:pStyle w:val="Heading4"/>
        <w:rPr>
          <w:del w:id="2890" w:author="Bo Shen" w:date="2023-02-27T16:23:00Z"/>
          <w:moveFrom w:id="2891" w:author="Bo Shen" w:date="2023-02-13T14:59:00Z"/>
        </w:rPr>
        <w:pPrChange w:id="2892" w:author="Bo Shen" w:date="2023-03-07T19:44:00Z">
          <w:pPr>
            <w:spacing w:line="480" w:lineRule="auto"/>
            <w:jc w:val="both"/>
          </w:pPr>
        </w:pPrChange>
      </w:pPr>
      <w:moveFrom w:id="2893" w:author="Bo Shen" w:date="2023-02-13T14:59:00Z">
        <w:del w:id="2894" w:author="Bo Shen" w:date="2023-02-27T16:23:00Z">
          <w:r w:rsidRPr="0060258A" w:rsidDel="006A46E2">
            <w:delText>To quantify neural dynamics and behavioral performance (choice/RT), time varying activity was represented by a system of differential equations (</w:delText>
          </w:r>
          <w:r w:rsidRPr="00283B48" w:rsidDel="006A46E2">
            <w:delText>Eqs. 1-3</w:delText>
          </w:r>
          <w:r w:rsidRPr="0060258A" w:rsidDel="006A46E2">
            <w:delText xml:space="preserve">) which was solved numerically using the Runge-Kutta method implemented in MATLAB (MathWorks) at time step of 1 ms. Evaluations using smaller time steps (0.1 ms) were examined and produced similar results. At each time step, the model unit activities were updated based on their values at the previous step according to the differential equations. Considering the biological reality that </w:delText>
          </w:r>
          <w:r w:rsidRPr="0060258A" w:rsidDel="006A46E2">
            <w:rPr>
              <w:rFonts w:hint="eastAsia"/>
            </w:rPr>
            <w:delText>s</w:delText>
          </w:r>
          <w:r w:rsidRPr="0060258A" w:rsidDel="006A46E2">
            <w:delText>pike rates cannot be negative, the activities were constrained to be non-negative. For the simulations including noise, we assumed an additive noise term for each unit, which evolved independently based on an Ornstein-Uhlenbeck process (</w:delText>
          </w:r>
          <w:r w:rsidRPr="00B66036" w:rsidDel="006A46E2">
            <w:delText xml:space="preserve">Eq. </w:delText>
          </w:r>
          <w:r w:rsidDel="006A46E2">
            <w:delText>9</w:delText>
          </w:r>
          <w:r w:rsidRPr="0060258A" w:rsidDel="006A46E2">
            <w:delText>),</w:delText>
          </w:r>
        </w:del>
      </w:moveFrom>
    </w:p>
    <w:tbl>
      <w:tblPr>
        <w:tblW w:w="0" w:type="auto"/>
        <w:tblLook w:val="04A0" w:firstRow="1" w:lastRow="0" w:firstColumn="1" w:lastColumn="0" w:noHBand="0" w:noVBand="1"/>
      </w:tblPr>
      <w:tblGrid>
        <w:gridCol w:w="1458"/>
        <w:gridCol w:w="6480"/>
        <w:gridCol w:w="1412"/>
      </w:tblGrid>
      <w:tr w:rsidR="008D453F" w:rsidRPr="00684E5E" w:rsidDel="006A46E2" w14:paraId="68C916F1" w14:textId="77777777" w:rsidTr="00007227">
        <w:trPr>
          <w:del w:id="2895" w:author="Bo Shen" w:date="2023-02-27T16:22:00Z"/>
        </w:trPr>
        <w:tc>
          <w:tcPr>
            <w:tcW w:w="1458" w:type="dxa"/>
            <w:vAlign w:val="center"/>
          </w:tcPr>
          <w:p w14:paraId="410F2C14" w14:textId="77777777" w:rsidR="00564B42" w:rsidRPr="00BA110C" w:rsidDel="006A46E2" w:rsidRDefault="00564B42">
            <w:pPr>
              <w:pStyle w:val="Heading4"/>
              <w:rPr>
                <w:del w:id="2896" w:author="Bo Shen" w:date="2023-02-27T16:22:00Z"/>
                <w:moveFrom w:id="2897" w:author="Bo Shen" w:date="2023-02-13T14:59:00Z"/>
              </w:rPr>
              <w:pPrChange w:id="2898" w:author="Bo Shen" w:date="2023-03-07T19:44:00Z">
                <w:pPr>
                  <w:spacing w:line="480" w:lineRule="auto"/>
                  <w:jc w:val="both"/>
                </w:pPr>
              </w:pPrChange>
            </w:pPr>
          </w:p>
        </w:tc>
        <w:tc>
          <w:tcPr>
            <w:tcW w:w="6480" w:type="dxa"/>
            <w:vAlign w:val="center"/>
          </w:tcPr>
          <w:p w14:paraId="7E1AC5F7" w14:textId="77777777" w:rsidR="00564B42" w:rsidRPr="00684E5E" w:rsidDel="006A46E2" w:rsidRDefault="00000000">
            <w:pPr>
              <w:pStyle w:val="Heading4"/>
              <w:rPr>
                <w:del w:id="2899" w:author="Bo Shen" w:date="2023-02-27T16:22:00Z"/>
                <w:moveFrom w:id="2900" w:author="Bo Shen" w:date="2023-02-13T14:59:00Z"/>
              </w:rPr>
              <w:pPrChange w:id="2901" w:author="Bo Shen" w:date="2023-03-07T19:44:00Z">
                <w:pPr>
                  <w:spacing w:line="480" w:lineRule="auto"/>
                  <w:jc w:val="both"/>
                </w:pPr>
              </w:pPrChange>
            </w:pPr>
            <m:oMathPara>
              <m:oMath>
                <m:sSub>
                  <m:sSubPr>
                    <m:ctrlPr>
                      <w:del w:id="2902" w:author="Bo Shen" w:date="2023-02-27T16:22:00Z">
                        <w:rPr>
                          <w:rFonts w:ascii="Cambria Math" w:hAnsi="Cambria Math"/>
                        </w:rPr>
                      </w:del>
                    </m:ctrlPr>
                  </m:sSubPr>
                  <m:e>
                    <m:r>
                      <w:del w:id="2903" w:author="Bo Shen" w:date="2023-02-27T16:22:00Z">
                        <w:rPr>
                          <w:rFonts w:ascii="Cambria Math" w:hAnsi="Cambria Math"/>
                        </w:rPr>
                        <m:t>τ</m:t>
                      </w:del>
                    </m:r>
                  </m:e>
                  <m:sub>
                    <m:r>
                      <w:del w:id="2904" w:author="Bo Shen" w:date="2023-02-27T16:22:00Z">
                        <w:rPr>
                          <w:rFonts w:ascii="Cambria Math" w:hAnsi="Cambria Math"/>
                        </w:rPr>
                        <m:t>noise</m:t>
                      </w:del>
                    </m:r>
                  </m:sub>
                </m:sSub>
                <m:f>
                  <m:fPr>
                    <m:ctrlPr>
                      <w:del w:id="2905" w:author="Bo Shen" w:date="2023-02-27T16:22:00Z">
                        <w:rPr>
                          <w:rFonts w:ascii="Cambria Math" w:hAnsi="Cambria Math"/>
                        </w:rPr>
                      </w:del>
                    </m:ctrlPr>
                  </m:fPr>
                  <m:num>
                    <m:r>
                      <w:del w:id="2906" w:author="Bo Shen" w:date="2023-02-27T16:22:00Z">
                        <w:rPr>
                          <w:rFonts w:ascii="Cambria Math" w:hAnsi="Cambria Math"/>
                        </w:rPr>
                        <m:t>dNoise(t)</m:t>
                      </w:del>
                    </m:r>
                  </m:num>
                  <m:den>
                    <m:r>
                      <w:del w:id="2907" w:author="Bo Shen" w:date="2023-02-27T16:22:00Z">
                        <w:rPr>
                          <w:rFonts w:ascii="Cambria Math" w:hAnsi="Cambria Math"/>
                        </w:rPr>
                        <m:t>dt</m:t>
                      </w:del>
                    </m:r>
                  </m:den>
                </m:f>
                <m:r>
                  <w:del w:id="2908" w:author="Bo Shen" w:date="2023-02-27T16:22:00Z">
                    <w:rPr>
                      <w:rFonts w:ascii="Cambria Math" w:hAnsi="Cambria Math"/>
                    </w:rPr>
                    <m:t>=-Noise</m:t>
                  </w:del>
                </m:r>
                <m:d>
                  <m:dPr>
                    <m:ctrlPr>
                      <w:del w:id="2909" w:author="Bo Shen" w:date="2023-02-27T16:22:00Z">
                        <w:rPr>
                          <w:rFonts w:ascii="Cambria Math" w:hAnsi="Cambria Math"/>
                        </w:rPr>
                      </w:del>
                    </m:ctrlPr>
                  </m:dPr>
                  <m:e>
                    <m:r>
                      <w:del w:id="2910" w:author="Bo Shen" w:date="2023-02-27T16:22:00Z">
                        <w:rPr>
                          <w:rFonts w:ascii="Cambria Math" w:hAnsi="Cambria Math"/>
                        </w:rPr>
                        <m:t>t</m:t>
                      </w:del>
                    </m:r>
                  </m:e>
                </m:d>
                <m:r>
                  <w:del w:id="2911" w:author="Bo Shen" w:date="2023-02-27T16:22:00Z">
                    <w:rPr>
                      <w:rFonts w:ascii="Cambria Math" w:hAnsi="Cambria Math"/>
                    </w:rPr>
                    <m:t>+η</m:t>
                  </w:del>
                </m:r>
                <m:d>
                  <m:dPr>
                    <m:ctrlPr>
                      <w:del w:id="2912" w:author="Bo Shen" w:date="2023-02-27T16:22:00Z">
                        <w:rPr>
                          <w:rFonts w:ascii="Cambria Math" w:hAnsi="Cambria Math"/>
                        </w:rPr>
                      </w:del>
                    </m:ctrlPr>
                  </m:dPr>
                  <m:e>
                    <m:r>
                      <w:del w:id="2913" w:author="Bo Shen" w:date="2023-02-27T16:22:00Z">
                        <w:rPr>
                          <w:rFonts w:ascii="Cambria Math" w:hAnsi="Cambria Math"/>
                        </w:rPr>
                        <m:t>t</m:t>
                      </w:del>
                    </m:r>
                  </m:e>
                </m:d>
                <m:r>
                  <w:del w:id="2914" w:author="Bo Shen" w:date="2023-02-27T16:22:00Z">
                    <w:rPr>
                      <w:rFonts w:ascii="Cambria Math" w:hAnsi="Cambria Math"/>
                    </w:rPr>
                    <m:t xml:space="preserve"> </m:t>
                  </w:del>
                </m:r>
                <m:rad>
                  <m:radPr>
                    <m:degHide m:val="1"/>
                    <m:ctrlPr>
                      <w:del w:id="2915" w:author="Bo Shen" w:date="2023-02-27T16:22:00Z">
                        <w:rPr>
                          <w:rFonts w:ascii="Cambria Math" w:hAnsi="Cambria Math"/>
                        </w:rPr>
                      </w:del>
                    </m:ctrlPr>
                  </m:radPr>
                  <m:deg/>
                  <m:e>
                    <m:sSup>
                      <m:sSupPr>
                        <m:ctrlPr>
                          <w:del w:id="2916" w:author="Bo Shen" w:date="2023-02-27T16:22:00Z">
                            <w:rPr>
                              <w:rFonts w:ascii="Cambria Math" w:hAnsi="Cambria Math"/>
                            </w:rPr>
                          </w:del>
                        </m:ctrlPr>
                      </m:sSupPr>
                      <m:e>
                        <m:r>
                          <w:del w:id="2917" w:author="Bo Shen" w:date="2023-02-27T16:22:00Z">
                            <w:rPr>
                              <w:rFonts w:ascii="Cambria Math" w:hAnsi="Cambria Math"/>
                            </w:rPr>
                            <m:t>σ</m:t>
                          </w:del>
                        </m:r>
                      </m:e>
                      <m:sup>
                        <m:r>
                          <w:del w:id="2918" w:author="Bo Shen" w:date="2023-02-27T16:22:00Z">
                            <w:rPr>
                              <w:rFonts w:ascii="Cambria Math" w:hAnsi="Cambria Math"/>
                            </w:rPr>
                            <m:t>2</m:t>
                          </w:del>
                        </m:r>
                      </m:sup>
                    </m:sSup>
                    <m:r>
                      <w:del w:id="2919" w:author="Bo Shen" w:date="2023-02-27T16:22:00Z">
                        <w:rPr>
                          <w:rFonts w:ascii="Cambria Math" w:hAnsi="Cambria Math"/>
                        </w:rPr>
                        <m:t>dt</m:t>
                      </w:del>
                    </m:r>
                  </m:e>
                </m:rad>
                <m:r>
                  <w:del w:id="2920" w:author="Bo Shen" w:date="2023-02-27T16:22:00Z">
                    <w:rPr>
                      <w:rFonts w:ascii="Cambria Math" w:hAnsi="Cambria Math"/>
                    </w:rPr>
                    <m:t xml:space="preserve">   </m:t>
                  </w:del>
                </m:r>
              </m:oMath>
            </m:oMathPara>
          </w:p>
        </w:tc>
        <w:tc>
          <w:tcPr>
            <w:tcW w:w="1412" w:type="dxa"/>
            <w:vAlign w:val="center"/>
          </w:tcPr>
          <w:p w14:paraId="6429989A" w14:textId="77777777" w:rsidR="00564B42" w:rsidRPr="00684E5E" w:rsidDel="006A46E2" w:rsidRDefault="00564B42">
            <w:pPr>
              <w:pStyle w:val="Heading4"/>
              <w:rPr>
                <w:del w:id="2921" w:author="Bo Shen" w:date="2023-02-27T16:22:00Z"/>
                <w:moveFrom w:id="2922" w:author="Bo Shen" w:date="2023-02-13T14:59:00Z"/>
              </w:rPr>
              <w:pPrChange w:id="2923" w:author="Bo Shen" w:date="2023-03-07T19:44:00Z">
                <w:pPr>
                  <w:pStyle w:val="Caption"/>
                  <w:jc w:val="right"/>
                </w:pPr>
              </w:pPrChange>
            </w:pPr>
            <w:moveFrom w:id="2924" w:author="Bo Shen" w:date="2023-02-13T14:59:00Z">
              <w:del w:id="2925" w:author="Bo Shen" w:date="2023-02-27T16:22:00Z">
                <w:r w:rsidRPr="00684E5E" w:rsidDel="006A46E2">
                  <w:delText>(</w:delText>
                </w:r>
                <w:r w:rsidRPr="00684E5E" w:rsidDel="006A46E2">
                  <w:rPr>
                    <w:i w:val="0"/>
                    <w:iCs w:val="0"/>
                    <w:sz w:val="18"/>
                    <w:szCs w:val="18"/>
                  </w:rPr>
                  <w:fldChar w:fldCharType="begin"/>
                </w:r>
                <w:r w:rsidRPr="00684E5E" w:rsidDel="006A46E2">
                  <w:delInstrText xml:space="preserve"> SEQ Equation \* ARABIC </w:delInstrText>
                </w:r>
                <w:r w:rsidRPr="00684E5E" w:rsidDel="006A46E2">
                  <w:rPr>
                    <w:i w:val="0"/>
                    <w:iCs w:val="0"/>
                    <w:sz w:val="18"/>
                    <w:szCs w:val="18"/>
                  </w:rPr>
                  <w:fldChar w:fldCharType="separate"/>
                </w:r>
                <w:r w:rsidRPr="00684E5E" w:rsidDel="006A46E2">
                  <w:rPr>
                    <w:noProof/>
                  </w:rPr>
                  <w:delText>9</w:delText>
                </w:r>
                <w:r w:rsidRPr="00684E5E" w:rsidDel="006A46E2">
                  <w:rPr>
                    <w:i w:val="0"/>
                    <w:iCs w:val="0"/>
                    <w:sz w:val="18"/>
                    <w:szCs w:val="18"/>
                  </w:rPr>
                  <w:fldChar w:fldCharType="end"/>
                </w:r>
                <w:r w:rsidRPr="00684E5E" w:rsidDel="006A46E2">
                  <w:delText>)</w:delText>
                </w:r>
              </w:del>
            </w:moveFrom>
          </w:p>
        </w:tc>
      </w:tr>
    </w:tbl>
    <w:p w14:paraId="123A342C" w14:textId="77777777" w:rsidR="00564B42" w:rsidRPr="0060258A" w:rsidDel="006A46E2" w:rsidRDefault="00564B42">
      <w:pPr>
        <w:pStyle w:val="Heading4"/>
        <w:rPr>
          <w:del w:id="2926" w:author="Bo Shen" w:date="2023-02-27T16:23:00Z"/>
          <w:moveFrom w:id="2927" w:author="Bo Shen" w:date="2023-02-13T14:59:00Z"/>
        </w:rPr>
      </w:pPr>
      <w:moveFrom w:id="2928" w:author="Bo Shen" w:date="2023-02-13T14:59:00Z">
        <w:del w:id="2929" w:author="Bo Shen" w:date="2023-02-27T16:23:00Z">
          <w:r w:rsidRPr="0060258A" w:rsidDel="006A46E2">
            <w:delText xml:space="preserve"> where </w:delText>
          </w:r>
        </w:del>
        <m:oMath>
          <m:sSup>
            <m:sSupPr>
              <m:ctrlPr>
                <w:del w:id="2930" w:author="Bo Shen" w:date="2023-02-27T16:23:00Z">
                  <w:rPr>
                    <w:rFonts w:ascii="Cambria Math" w:hAnsi="Cambria Math"/>
                  </w:rPr>
                </w:del>
              </m:ctrlPr>
            </m:sSupPr>
            <m:e>
              <m:r>
                <w:del w:id="2931" w:author="Bo Shen" w:date="2023-02-27T16:23:00Z">
                  <w:rPr>
                    <w:rFonts w:ascii="Cambria Math" w:hAnsi="Cambria Math"/>
                  </w:rPr>
                  <m:t>σ</m:t>
                </w:del>
              </m:r>
            </m:e>
            <m:sup>
              <m:r>
                <w:del w:id="2932" w:author="Bo Shen" w:date="2023-02-27T16:23:00Z">
                  <w:rPr>
                    <w:rFonts w:ascii="Cambria Math" w:hAnsi="Cambria Math"/>
                  </w:rPr>
                  <m:t>2</m:t>
                </w:del>
              </m:r>
            </m:sup>
          </m:sSup>
        </m:oMath>
        <w:moveFrom w:id="2933" w:author="Bo Shen" w:date="2023-02-13T14:59:00Z">
          <w:del w:id="2934" w:author="Bo Shen" w:date="2023-02-27T16:23:00Z">
            <w:r w:rsidRPr="0060258A" w:rsidDel="006A46E2">
              <w:delText xml:space="preserve"> is the variance of the noise, </w:delText>
            </w:r>
          </w:del>
          <m:oMath>
            <m:r>
              <w:del w:id="2935" w:author="Bo Shen" w:date="2023-02-27T16:23:00Z">
                <w:rPr>
                  <w:rFonts w:ascii="Cambria Math" w:hAnsi="Cambria Math"/>
                </w:rPr>
                <m:t>η</m:t>
              </w:del>
            </m:r>
          </m:oMath>
          <w:moveFrom w:id="2936" w:author="Bo Shen" w:date="2023-02-13T14:59:00Z">
            <w:del w:id="2937" w:author="Bo Shen" w:date="2023-02-27T16:23:00Z">
              <w:r w:rsidRPr="0060258A" w:rsidDel="006A46E2">
                <w:delText xml:space="preserve"> is a Gaussian white noise with zero mean and unit variance, and </w:delText>
              </w:r>
            </w:del>
            <m:oMath>
              <m:sSub>
                <m:sSubPr>
                  <m:ctrlPr>
                    <w:del w:id="2938" w:author="Bo Shen" w:date="2023-02-27T16:23:00Z">
                      <w:rPr>
                        <w:rFonts w:ascii="Cambria Math" w:hAnsi="Cambria Math"/>
                      </w:rPr>
                    </w:del>
                  </m:ctrlPr>
                </m:sSubPr>
                <m:e>
                  <m:r>
                    <w:del w:id="2939" w:author="Bo Shen" w:date="2023-02-27T16:23:00Z">
                      <w:rPr>
                        <w:rFonts w:ascii="Cambria Math" w:hAnsi="Cambria Math"/>
                      </w:rPr>
                      <m:t>τ</m:t>
                    </w:del>
                  </m:r>
                </m:e>
                <m:sub>
                  <m:r>
                    <w:del w:id="2940" w:author="Bo Shen" w:date="2023-02-27T16:23:00Z">
                      <w:rPr>
                        <w:rFonts w:ascii="Cambria Math" w:hAnsi="Cambria Math"/>
                      </w:rPr>
                      <m:t>noise</m:t>
                    </w:del>
                  </m:r>
                </m:sub>
              </m:sSub>
            </m:oMath>
            <w:moveFrom w:id="2941" w:author="Bo Shen" w:date="2023-02-13T14:59:00Z">
              <w:del w:id="2942" w:author="Bo Shen" w:date="2023-02-27T16:23:00Z">
                <w:r w:rsidRPr="0060258A" w:rsidDel="006A46E2">
                  <w:delText xml:space="preserve"> is the time constant for the noise fluctuation process. The time constant for the noise process (</w:delText>
                </w:r>
              </w:del>
              <m:oMath>
                <m:sSub>
                  <m:sSubPr>
                    <m:ctrlPr>
                      <w:del w:id="2943" w:author="Bo Shen" w:date="2023-02-27T16:23:00Z">
                        <w:rPr>
                          <w:rFonts w:ascii="Cambria Math" w:hAnsi="Cambria Math"/>
                        </w:rPr>
                      </w:del>
                    </m:ctrlPr>
                  </m:sSubPr>
                  <m:e>
                    <m:r>
                      <w:del w:id="2944" w:author="Bo Shen" w:date="2023-02-27T16:23:00Z">
                        <w:rPr>
                          <w:rFonts w:ascii="Cambria Math" w:hAnsi="Cambria Math"/>
                        </w:rPr>
                        <m:t>τ</m:t>
                      </w:del>
                    </m:r>
                  </m:e>
                  <m:sub>
                    <m:r>
                      <w:del w:id="2945" w:author="Bo Shen" w:date="2023-02-27T16:23:00Z">
                        <w:rPr>
                          <w:rFonts w:ascii="Cambria Math" w:hAnsi="Cambria Math"/>
                        </w:rPr>
                        <m:t>noise</m:t>
                      </w:del>
                    </m:r>
                  </m:sub>
                </m:sSub>
              </m:oMath>
              <w:moveFrom w:id="2946" w:author="Bo Shen" w:date="2023-02-13T14:59:00Z">
                <w:del w:id="2947" w:author="Bo Shen" w:date="2023-02-27T16:23:00Z">
                  <w:r w:rsidRPr="0060258A" w:rsidDel="006A46E2">
                    <w:delText>) was set to 2 ms aligned with previous studies</w:delText>
                  </w:r>
                  <w:r w:rsidDel="006A46E2">
                    <w:delText xml:space="preserve"> </w:delText>
                  </w:r>
                  <w:r w:rsidRPr="0060258A" w:rsidDel="006A46E2">
                    <w:rPr>
                      <w:i w:val="0"/>
                      <w:iCs w:val="0"/>
                    </w:rPr>
                    <w:fldChar w:fldCharType="begin"/>
                  </w:r>
                  <w:r w:rsidDel="006A46E2">
                    <w:delInstrText xml:space="preserve"> ADDIN ZOTERO_ITEM CSL_CITATION {"citationID":"SS7IF1Ut","properties":{"formattedCitation":"(Wang, 2002; Wong &amp; Wang, 2006)","plainCitation":"(Wang, 2002; Wong &amp; Wang, 2006)","noteIndex":0},"citationItems":[{"id":359,"uris":["http://zotero.org/users/6345545/items/AEKIVEH9"],"itemData":{"id":359,"type":"article-journal","abstract":"Recent physiological studies of alert primates have revealed cortical neural correlates of key steps in a perceptual decision-making process. To elucidate synaptic mechanisms of decision making, I investigated a biophysically realistic cortical network model for a visual discrimination experiment. In the model, slow recurrent excitation and feedback inhibition produce attractor dynamics that amplify the difference between conflicting inputs and generates a binary choice. The model is shown to account for salient characteristics of the observed decision-correlated neural activity, as well as the animal’s psychometric function and reaction times. These results suggest that recurrent excitation mediated by NMDA receptors provides a candidate cellular mechanism for the slow time integration of sensory stimuli and the formation of categorical choices in a decision-making neocortical network.","container-title":"Neuron","DOI":"10.1016/S0896-6273(02)01092-9","ISSN":"08966273","issue":"5","journalAbbreviation":"Neuron","language":"en","page":"955-968","source":"DOI.org (Crossref)","title":"Probabilistic Decision Making by Slow Reverberation in Cortical Circuits","volume":"36","author":[{"family":"Wang","given":"Xiao-Jing"}],"issued":{"date-parts":[["2002",12]]}}},{"id":52,"uris":["http://zotero.org/users/6345545/items/W5B2KD2G"],"itemData":{"id":52,"type":"article-journal","abstract":"Recent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Neurosci.","language":"en","license":"Copyright © 2006 Society for Neuroscience 0270-6474/06/261314-15$15.00/0","note":"PMID: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delInstrText>
                  </w:r>
                  <w:r w:rsidRPr="0060258A" w:rsidDel="006A46E2">
                    <w:rPr>
                      <w:i w:val="0"/>
                      <w:iCs w:val="0"/>
                    </w:rPr>
                    <w:fldChar w:fldCharType="separate"/>
                  </w:r>
                  <w:r w:rsidDel="006A46E2">
                    <w:delText>(Wang, 2002; Wong &amp; Wang, 2006)</w:delText>
                  </w:r>
                  <w:r w:rsidRPr="0060258A" w:rsidDel="006A46E2">
                    <w:rPr>
                      <w:i w:val="0"/>
                      <w:iCs w:val="0"/>
                    </w:rPr>
                    <w:fldChar w:fldCharType="end"/>
                  </w:r>
                  <w:r w:rsidRPr="0060258A" w:rsidDel="006A46E2">
                    <w:delText xml:space="preserve">. Note that this approach assumes for convenience that noise arises in model unit activity; however, similar stochasticity can be implemented assuming noise arises in inputs external to the circuit, generalizing our findings. </w:delText>
                  </w:r>
                </w:del>
              </w:moveFrom>
            </w:moveFrom>
          </w:moveFrom>
        </w:moveFrom>
      </w:moveFrom>
    </w:p>
    <w:p w14:paraId="5DF03634" w14:textId="77777777" w:rsidR="00564B42" w:rsidRPr="0060258A" w:rsidDel="006A46E2" w:rsidRDefault="00564B42">
      <w:pPr>
        <w:pStyle w:val="Heading4"/>
        <w:rPr>
          <w:del w:id="2948" w:author="Bo Shen" w:date="2023-02-27T16:23:00Z"/>
          <w:moveFrom w:id="2949" w:author="Bo Shen" w:date="2023-02-13T14:59:00Z"/>
        </w:rPr>
      </w:pPr>
    </w:p>
    <w:p w14:paraId="635C47E6" w14:textId="77777777" w:rsidR="00564B42" w:rsidRPr="0060258A" w:rsidDel="006A46E2" w:rsidRDefault="00564B42">
      <w:pPr>
        <w:pStyle w:val="Heading4"/>
        <w:rPr>
          <w:del w:id="2950" w:author="Bo Shen" w:date="2023-02-27T16:23:00Z"/>
          <w:moveFrom w:id="2951" w:author="Bo Shen" w:date="2023-02-13T14:59:00Z"/>
        </w:rPr>
      </w:pPr>
      <w:moveFrom w:id="2952" w:author="Bo Shen" w:date="2023-02-13T14:59:00Z">
        <w:del w:id="2953" w:author="Bo Shen" w:date="2023-02-27T16:23:00Z">
          <w:r w:rsidRPr="0060258A" w:rsidDel="006A46E2">
            <w:delText xml:space="preserve">All parameters used for visualization were set as following unless specified elsewhere or fitted as free parameters in Fig. 6: </w:delText>
          </w:r>
        </w:del>
        <m:oMath>
          <m:sSub>
            <m:sSubPr>
              <m:ctrlPr>
                <w:del w:id="2954" w:author="Bo Shen" w:date="2023-02-27T16:23:00Z">
                  <w:rPr>
                    <w:rFonts w:ascii="Cambria Math" w:hAnsi="Cambria Math"/>
                  </w:rPr>
                </w:del>
              </m:ctrlPr>
            </m:sSubPr>
            <m:e>
              <m:r>
                <w:del w:id="2955" w:author="Bo Shen" w:date="2023-02-27T16:23:00Z">
                  <w:rPr>
                    <w:rFonts w:ascii="Cambria Math" w:hAnsi="Cambria Math"/>
                  </w:rPr>
                  <m:t>τ</m:t>
                </w:del>
              </m:r>
            </m:e>
            <m:sub>
              <m:r>
                <w:del w:id="2956" w:author="Bo Shen" w:date="2023-02-27T16:23:00Z">
                  <w:rPr>
                    <w:rFonts w:ascii="Cambria Math" w:hAnsi="Cambria Math"/>
                  </w:rPr>
                  <m:t>R</m:t>
                </w:del>
              </m:r>
            </m:sub>
          </m:sSub>
        </m:oMath>
        <w:moveFrom w:id="2957" w:author="Bo Shen" w:date="2023-02-13T14:59:00Z">
          <w:del w:id="2958" w:author="Bo Shen" w:date="2023-02-27T16:23:00Z">
            <w:r w:rsidRPr="0086708D" w:rsidDel="006A46E2">
              <w:delText xml:space="preserve">, </w:delText>
            </w:r>
          </w:del>
          <m:oMath>
            <m:sSub>
              <m:sSubPr>
                <m:ctrlPr>
                  <w:del w:id="2959" w:author="Bo Shen" w:date="2023-02-27T16:23:00Z">
                    <w:rPr>
                      <w:rFonts w:ascii="Cambria Math" w:hAnsi="Cambria Math"/>
                    </w:rPr>
                  </w:del>
                </m:ctrlPr>
              </m:sSubPr>
              <m:e>
                <m:r>
                  <w:del w:id="2960" w:author="Bo Shen" w:date="2023-02-27T16:23:00Z">
                    <w:rPr>
                      <w:rFonts w:ascii="Cambria Math" w:hAnsi="Cambria Math"/>
                    </w:rPr>
                    <m:t>τ</m:t>
                  </w:del>
                </m:r>
              </m:e>
              <m:sub>
                <m:r>
                  <w:del w:id="2961" w:author="Bo Shen" w:date="2023-02-27T16:23:00Z">
                    <w:rPr>
                      <w:rFonts w:ascii="Cambria Math" w:hAnsi="Cambria Math"/>
                    </w:rPr>
                    <m:t>G</m:t>
                  </w:del>
                </m:r>
              </m:sub>
            </m:sSub>
          </m:oMath>
          <w:moveFrom w:id="2962" w:author="Bo Shen" w:date="2023-02-13T14:59:00Z">
            <w:del w:id="2963" w:author="Bo Shen" w:date="2023-02-27T16:23:00Z">
              <w:r w:rsidRPr="0086708D" w:rsidDel="006A46E2">
                <w:delText xml:space="preserve">, and </w:delText>
              </w:r>
            </w:del>
            <m:oMath>
              <m:sSub>
                <m:sSubPr>
                  <m:ctrlPr>
                    <w:del w:id="2964" w:author="Bo Shen" w:date="2023-02-27T16:23:00Z">
                      <w:rPr>
                        <w:rFonts w:ascii="Cambria Math" w:hAnsi="Cambria Math"/>
                      </w:rPr>
                    </w:del>
                  </m:ctrlPr>
                </m:sSubPr>
                <m:e>
                  <m:r>
                    <w:del w:id="2965" w:author="Bo Shen" w:date="2023-02-27T16:23:00Z">
                      <w:rPr>
                        <w:rFonts w:ascii="Cambria Math" w:hAnsi="Cambria Math"/>
                      </w:rPr>
                      <m:t>τ</m:t>
                    </w:del>
                  </m:r>
                </m:e>
                <m:sub>
                  <m:r>
                    <w:del w:id="2966" w:author="Bo Shen" w:date="2023-02-27T16:23:00Z">
                      <w:rPr>
                        <w:rFonts w:ascii="Cambria Math" w:hAnsi="Cambria Math"/>
                      </w:rPr>
                      <m:t>D</m:t>
                    </w:del>
                  </m:r>
                </m:sub>
              </m:sSub>
            </m:oMath>
            <w:moveFrom w:id="2967" w:author="Bo Shen" w:date="2023-02-13T14:59:00Z">
              <w:del w:id="2968" w:author="Bo Shen" w:date="2023-02-27T16:23:00Z">
                <w:r w:rsidRPr="0086708D" w:rsidDel="006A46E2">
                  <w:delText xml:space="preserve"> were set as the same value of 100 ms</w:delText>
                </w:r>
                <w:r w:rsidRPr="0086708D" w:rsidDel="006A46E2">
                  <w:rPr>
                    <w:i w:val="0"/>
                    <w:iCs w:val="0"/>
                    <w:rPrChange w:id="2969" w:author="Bo Shen" w:date="2023-01-25T17:03:00Z">
                      <w:rPr>
                        <w:rFonts w:cs="Times New Roman"/>
                        <w:i w:val="0"/>
                        <w:iCs w:val="0"/>
                        <w:highlight w:val="yellow"/>
                      </w:rPr>
                    </w:rPrChange>
                  </w:rPr>
                  <w:delText xml:space="preserve"> only for non-quantitative visualization purpures and fitted independently as free parameters in the model fittings</w:delText>
                </w:r>
                <w:r w:rsidRPr="0086708D" w:rsidDel="006A46E2">
                  <w:delText>;</w:delText>
                </w:r>
                <w:r w:rsidRPr="0060258A" w:rsidDel="006A46E2">
                  <w:delText xml:space="preserve"> the gain control weight </w:delText>
                </w:r>
              </w:del>
              <m:oMath>
                <m:sSub>
                  <m:sSubPr>
                    <m:ctrlPr>
                      <w:del w:id="2970" w:author="Bo Shen" w:date="2023-02-27T16:23:00Z">
                        <w:rPr>
                          <w:rFonts w:ascii="Cambria Math" w:hAnsi="Cambria Math"/>
                        </w:rPr>
                      </w:del>
                    </m:ctrlPr>
                  </m:sSubPr>
                  <m:e>
                    <m:r>
                      <w:del w:id="2971" w:author="Bo Shen" w:date="2023-02-27T16:23:00Z">
                        <w:rPr>
                          <w:rFonts w:ascii="Cambria Math" w:hAnsi="Cambria Math"/>
                        </w:rPr>
                        <m:t>ω</m:t>
                      </w:del>
                    </m:r>
                  </m:e>
                  <m:sub>
                    <m:r>
                      <w:del w:id="2972" w:author="Bo Shen" w:date="2023-02-27T16:23:00Z">
                        <w:rPr>
                          <w:rFonts w:ascii="Cambria Math" w:hAnsi="Cambria Math"/>
                        </w:rPr>
                        <m:t>ij</m:t>
                      </w:del>
                    </m:r>
                  </m:sub>
                </m:sSub>
              </m:oMath>
              <w:moveFrom w:id="2973" w:author="Bo Shen" w:date="2023-02-13T14:59:00Z">
                <w:del w:id="2974" w:author="Bo Shen" w:date="2023-02-27T16:23:00Z">
                  <w:r w:rsidRPr="0060258A" w:rsidDel="006A46E2">
                    <w:delText xml:space="preserve"> was set as unit value of 1 for simplicity; the self-excitation weight </w:delText>
                  </w:r>
                </w:del>
                <m:oMath>
                  <m:r>
                    <w:del w:id="2975" w:author="Bo Shen" w:date="2023-02-27T16:23:00Z">
                      <w:rPr>
                        <w:rFonts w:ascii="Cambria Math" w:hAnsi="Cambria Math"/>
                      </w:rPr>
                      <m:t>α</m:t>
                    </w:del>
                  </m:r>
                </m:oMath>
                <w:moveFrom w:id="2976" w:author="Bo Shen" w:date="2023-02-13T14:59:00Z">
                  <w:del w:id="2977" w:author="Bo Shen" w:date="2023-02-27T16:23:00Z">
                    <w:r w:rsidRPr="0060258A" w:rsidDel="006A46E2">
                      <w:delText xml:space="preserve"> was set as 15; the disinhibition weight </w:delText>
                    </w:r>
                  </w:del>
                  <m:oMath>
                    <m:r>
                      <w:del w:id="2978" w:author="Bo Shen" w:date="2023-02-27T16:23:00Z">
                        <w:rPr>
                          <w:rFonts w:ascii="Cambria Math" w:hAnsi="Cambria Math"/>
                        </w:rPr>
                        <m:t>β</m:t>
                      </w:del>
                    </m:r>
                  </m:oMath>
                  <w:moveFrom w:id="2979" w:author="Bo Shen" w:date="2023-02-13T14:59:00Z">
                    <w:del w:id="2980" w:author="Bo Shen" w:date="2023-02-27T16:23:00Z">
                      <w:r w:rsidRPr="0060258A" w:rsidDel="006A46E2">
                        <w:delText xml:space="preserve"> was assumed as zero in representation (i.e., </w:delText>
                      </w:r>
                    </w:del>
                    <m:oMath>
                      <m:sSub>
                        <m:sSubPr>
                          <m:ctrlPr>
                            <w:del w:id="2981" w:author="Bo Shen" w:date="2023-02-27T16:23:00Z">
                              <w:rPr>
                                <w:rFonts w:ascii="Cambria Math" w:hAnsi="Cambria Math"/>
                              </w:rPr>
                            </w:del>
                          </m:ctrlPr>
                        </m:sSubPr>
                        <m:e>
                          <m:r>
                            <w:del w:id="2982" w:author="Bo Shen" w:date="2023-02-27T16:23:00Z">
                              <w:rPr>
                                <w:rFonts w:ascii="Cambria Math" w:hAnsi="Cambria Math"/>
                              </w:rPr>
                              <m:t>β</m:t>
                            </w:del>
                          </m:r>
                        </m:e>
                        <m:sub>
                          <m:r>
                            <w:del w:id="2983" w:author="Bo Shen" w:date="2023-02-27T16:23:00Z">
                              <w:rPr>
                                <w:rFonts w:ascii="Cambria Math" w:hAnsi="Cambria Math"/>
                              </w:rPr>
                              <m:t>off</m:t>
                            </w:del>
                          </m:r>
                        </m:sub>
                      </m:sSub>
                      <m:r>
                        <w:del w:id="2984" w:author="Bo Shen" w:date="2023-02-27T16:23:00Z">
                          <w:rPr>
                            <w:rFonts w:ascii="Cambria Math" w:hAnsi="Cambria Math"/>
                          </w:rPr>
                          <m:t>=0</m:t>
                        </w:del>
                      </m:r>
                    </m:oMath>
                    <w:moveFrom w:id="2985" w:author="Bo Shen" w:date="2023-02-13T14:59:00Z">
                      <w:del w:id="2986" w:author="Bo Shen" w:date="2023-02-27T16:23:00Z">
                        <w:r w:rsidRPr="0060258A" w:rsidDel="006A46E2">
                          <w:delText>) and set as 1.1 in WTA competition; the input values V</w:delText>
                        </w:r>
                        <w:r w:rsidRPr="0060258A" w:rsidDel="006A46E2">
                          <w:rPr>
                            <w:vertAlign w:val="subscript"/>
                          </w:rPr>
                          <w:delText>1</w:delText>
                        </w:r>
                        <w:r w:rsidRPr="0060258A" w:rsidDel="006A46E2">
                          <w:delText xml:space="preserve"> and V</w:delText>
                        </w:r>
                        <w:r w:rsidRPr="0060258A" w:rsidDel="006A46E2">
                          <w:rPr>
                            <w:vertAlign w:val="subscript"/>
                          </w:rPr>
                          <w:delText>2</w:delText>
                        </w:r>
                        <w:r w:rsidRPr="0060258A" w:rsidDel="006A46E2">
                          <w:delText xml:space="preserve"> were set as S*(1+c’) and S*(1-c’), where c’ indicates the motion coherence of the stimulus, with varied values [0, 3.2, 6.4, 12.8, 25.6, 38.4, 51.2]%) and S indicates the scale of input (set as 250). Baseline input B was set as 70 in Figs. 3 and 5 and set as 0 in Figs. 7-9. Ornstein-Uhlenbeck noise was set as zero in most of the simulation but </w:delText>
                        </w:r>
                      </w:del>
                      <m:oMath>
                        <m:r>
                          <w:del w:id="2987" w:author="Bo Shen" w:date="2023-02-27T16:23:00Z">
                            <w:rPr>
                              <w:rFonts w:ascii="Cambria Math" w:hAnsi="Cambria Math"/>
                            </w:rPr>
                            <m:t>σ=10</m:t>
                          </w:del>
                        </m:r>
                      </m:oMath>
                      <w:moveFrom w:id="2988" w:author="Bo Shen" w:date="2023-02-13T14:59:00Z">
                        <w:del w:id="2989" w:author="Bo Shen" w:date="2023-02-27T16:23:00Z">
                          <w:r w:rsidRPr="0060258A" w:rsidDel="006A46E2">
                            <w:delText xml:space="preserve"> in Fig. 5B. </w:delText>
                          </w:r>
                          <w:r w:rsidDel="006A46E2">
                            <w:delText>Parameters in</w:delText>
                          </w:r>
                          <w:r w:rsidRPr="0060258A" w:rsidDel="006A46E2">
                            <w:delText xml:space="preserve"> Fig. 7</w:delText>
                          </w:r>
                          <w:r w:rsidDel="006A46E2">
                            <w:delText xml:space="preserve"> were</w:delText>
                          </w:r>
                          <w:r w:rsidRPr="0060258A" w:rsidDel="006A46E2">
                            <w:delText xml:space="preserve"> adjusted to predict the multi-alternative choice data</w:delText>
                          </w:r>
                          <w:r w:rsidDel="006A46E2">
                            <w:delText>:</w:delText>
                          </w:r>
                          <w:r w:rsidRPr="0060258A" w:rsidDel="006A46E2">
                            <w:delText xml:space="preserve"> </w:delText>
                          </w:r>
                        </w:del>
                        <m:oMath>
                          <m:r>
                            <w:del w:id="2990" w:author="Bo Shen" w:date="2023-02-27T16:23:00Z">
                              <w:rPr>
                                <w:rFonts w:ascii="Cambria Math" w:hAnsi="Cambria Math"/>
                              </w:rPr>
                              <m:t>α</m:t>
                            </w:del>
                          </m:r>
                        </m:oMath>
                        <w:moveFrom w:id="2991" w:author="Bo Shen" w:date="2023-02-13T14:59:00Z">
                          <w:del w:id="2992" w:author="Bo Shen" w:date="2023-02-27T16:23:00Z">
                            <w:r w:rsidRPr="0060258A" w:rsidDel="006A46E2">
                              <w:delText xml:space="preserve"> was set as 0; </w:delText>
                            </w:r>
                          </w:del>
                          <m:oMath>
                            <m:r>
                              <w:del w:id="2993" w:author="Bo Shen" w:date="2023-02-27T16:23:00Z">
                                <w:rPr>
                                  <w:rFonts w:ascii="Cambria Math" w:hAnsi="Cambria Math"/>
                                </w:rPr>
                                <m:t>β</m:t>
                              </w:del>
                            </m:r>
                          </m:oMath>
                          <w:moveFrom w:id="2994" w:author="Bo Shen" w:date="2023-02-13T14:59:00Z">
                            <w:del w:id="2995" w:author="Bo Shen" w:date="2023-02-27T16:23:00Z">
                              <w:r w:rsidRPr="0060258A" w:rsidDel="006A46E2">
                                <w:delText xml:space="preserve"> was set as 1.5; scaling parameter was set as 640 for both pre-motion and motion period but set as 427 for the first 190 ms of motion period to replicate the initial dip</w:delText>
                              </w:r>
                              <w:r w:rsidDel="006A46E2">
                                <w:delText>;</w:delText>
                              </w:r>
                              <w:r w:rsidRPr="0060258A" w:rsidDel="006A46E2">
                                <w:delText xml:space="preserve"> </w:delText>
                              </w:r>
                              <w:r w:rsidDel="006A46E2">
                                <w:delText>a</w:delText>
                              </w:r>
                              <w:r w:rsidRPr="0060258A" w:rsidDel="006A46E2">
                                <w:delText xml:space="preserve">ll parameters were kept the same between 2 and 4-alternative choices. </w:delText>
                              </w:r>
                              <w:r w:rsidDel="006A46E2">
                                <w:delText>Parameters i</w:delText>
                              </w:r>
                              <w:r w:rsidRPr="0060258A" w:rsidDel="006A46E2">
                                <w:delText xml:space="preserve">n Fig. 8 </w:delText>
                              </w:r>
                              <w:r w:rsidDel="006A46E2">
                                <w:delText>were</w:delText>
                              </w:r>
                              <w:r w:rsidRPr="0060258A" w:rsidDel="006A46E2">
                                <w:delText xml:space="preserve"> adjusted between 2-item and 5-item cases in order to get comparable scale of activities in visualization: for 2-item case, S = 250, </w:delText>
                              </w:r>
                            </w:del>
                            <m:oMath>
                              <m:r>
                                <w:del w:id="2996" w:author="Bo Shen" w:date="2023-02-27T16:23:00Z">
                                  <w:rPr>
                                    <w:rFonts w:ascii="Cambria Math" w:hAnsi="Cambria Math"/>
                                  </w:rPr>
                                  <m:t>α=15</m:t>
                                </w:del>
                              </m:r>
                            </m:oMath>
                            <w:moveFrom w:id="2997" w:author="Bo Shen" w:date="2023-02-13T14:59:00Z">
                              <w:del w:id="2998" w:author="Bo Shen" w:date="2023-02-27T16:23:00Z">
                                <w:r w:rsidRPr="0060258A" w:rsidDel="006A46E2">
                                  <w:delText xml:space="preserve">, and </w:delText>
                                </w:r>
                              </w:del>
                              <m:oMath>
                                <m:sSub>
                                  <m:sSubPr>
                                    <m:ctrlPr>
                                      <w:del w:id="2999" w:author="Bo Shen" w:date="2023-02-27T16:23:00Z">
                                        <w:rPr>
                                          <w:rFonts w:ascii="Cambria Math" w:hAnsi="Cambria Math"/>
                                        </w:rPr>
                                      </w:del>
                                    </m:ctrlPr>
                                  </m:sSubPr>
                                  <m:e>
                                    <m:r>
                                      <w:del w:id="3000" w:author="Bo Shen" w:date="2023-02-27T16:23:00Z">
                                        <w:rPr>
                                          <w:rFonts w:ascii="Cambria Math" w:hAnsi="Cambria Math"/>
                                        </w:rPr>
                                        <m:t>β</m:t>
                                      </w:del>
                                    </m:r>
                                  </m:e>
                                  <m:sub>
                                    <m:r>
                                      <w:del w:id="3001" w:author="Bo Shen" w:date="2023-02-27T16:23:00Z">
                                        <w:rPr>
                                          <w:rFonts w:ascii="Cambria Math" w:hAnsi="Cambria Math"/>
                                        </w:rPr>
                                        <m:t>on</m:t>
                                      </w:del>
                                    </m:r>
                                  </m:sub>
                                </m:sSub>
                                <m:r>
                                  <w:del w:id="3002" w:author="Bo Shen" w:date="2023-02-27T16:23:00Z">
                                    <w:rPr>
                                      <w:rFonts w:ascii="Cambria Math" w:hAnsi="Cambria Math"/>
                                    </w:rPr>
                                    <m:t>=.4</m:t>
                                  </w:del>
                                </m:r>
                              </m:oMath>
                              <w:moveFrom w:id="3003" w:author="Bo Shen" w:date="2023-02-13T14:59:00Z">
                                <w:del w:id="3004" w:author="Bo Shen" w:date="2023-02-27T16:23:00Z">
                                  <w:r w:rsidRPr="0060258A" w:rsidDel="006A46E2">
                                    <w:delText xml:space="preserve">; for 5-item case, S = 50, </w:delText>
                                  </w:r>
                                </w:del>
                                <m:oMath>
                                  <m:r>
                                    <w:del w:id="3005" w:author="Bo Shen" w:date="2023-02-27T16:23:00Z">
                                      <w:rPr>
                                        <w:rFonts w:ascii="Cambria Math" w:hAnsi="Cambria Math"/>
                                      </w:rPr>
                                      <m:t>α=37.5</m:t>
                                    </w:del>
                                  </m:r>
                                </m:oMath>
                                <w:moveFrom w:id="3006" w:author="Bo Shen" w:date="2023-02-13T14:59:00Z">
                                  <w:del w:id="3007" w:author="Bo Shen" w:date="2023-02-27T16:23:00Z">
                                    <w:r w:rsidRPr="0060258A" w:rsidDel="006A46E2">
                                      <w:delText xml:space="preserve">, and </w:delText>
                                    </w:r>
                                  </w:del>
                                  <m:oMath>
                                    <m:sSub>
                                      <m:sSubPr>
                                        <m:ctrlPr>
                                          <w:del w:id="3008" w:author="Bo Shen" w:date="2023-02-27T16:23:00Z">
                                            <w:rPr>
                                              <w:rFonts w:ascii="Cambria Math" w:hAnsi="Cambria Math"/>
                                            </w:rPr>
                                          </w:del>
                                        </m:ctrlPr>
                                      </m:sSubPr>
                                      <m:e>
                                        <m:r>
                                          <w:del w:id="3009" w:author="Bo Shen" w:date="2023-02-27T16:23:00Z">
                                            <w:rPr>
                                              <w:rFonts w:ascii="Cambria Math" w:hAnsi="Cambria Math"/>
                                            </w:rPr>
                                            <m:t>β</m:t>
                                          </w:del>
                                        </m:r>
                                      </m:e>
                                      <m:sub>
                                        <m:r>
                                          <w:del w:id="3010" w:author="Bo Shen" w:date="2023-02-27T16:23:00Z">
                                            <w:rPr>
                                              <w:rFonts w:ascii="Cambria Math" w:hAnsi="Cambria Math"/>
                                            </w:rPr>
                                            <m:t>on</m:t>
                                          </w:del>
                                        </m:r>
                                      </m:sub>
                                    </m:sSub>
                                    <m:r>
                                      <w:del w:id="3011" w:author="Bo Shen" w:date="2023-02-27T16:23:00Z">
                                        <w:rPr>
                                          <w:rFonts w:ascii="Cambria Math" w:hAnsi="Cambria Math"/>
                                        </w:rPr>
                                        <m:t>=.1</m:t>
                                      </w:del>
                                    </m:r>
                                  </m:oMath>
                                  <w:moveFrom w:id="3012" w:author="Bo Shen" w:date="2023-02-13T14:59:00Z">
                                    <w:del w:id="3013" w:author="Bo Shen" w:date="2023-02-27T16:23:00Z">
                                      <w:r w:rsidRPr="0060258A" w:rsidDel="006A46E2">
                                        <w:delText xml:space="preserve">. </w:delText>
                                      </w:r>
                                    </w:del>
                                  </w:moveFrom>
                                </w:moveFrom>
                              </w:moveFrom>
                            </w:moveFrom>
                          </w:moveFrom>
                        </w:moveFrom>
                      </w:moveFrom>
                    </w:moveFrom>
                  </w:moveFrom>
                </w:moveFrom>
              </w:moveFrom>
            </w:moveFrom>
          </w:moveFrom>
        </w:moveFrom>
      </w:moveFrom>
    </w:p>
    <w:moveFromRangeEnd w:id="2884"/>
    <w:p w14:paraId="663F28AE" w14:textId="77777777" w:rsidR="00564B42" w:rsidDel="006A46E2" w:rsidRDefault="00564B42">
      <w:pPr>
        <w:pStyle w:val="Heading4"/>
        <w:rPr>
          <w:del w:id="3014" w:author="Bo Shen" w:date="2023-02-27T16:23:00Z"/>
        </w:rPr>
      </w:pPr>
    </w:p>
    <w:p w14:paraId="20088B28" w14:textId="77777777" w:rsidR="00564B42" w:rsidDel="006A46E2" w:rsidRDefault="00564B42">
      <w:pPr>
        <w:pStyle w:val="Heading4"/>
        <w:rPr>
          <w:del w:id="3015" w:author="Bo Shen" w:date="2023-02-27T16:23:00Z"/>
        </w:rPr>
      </w:pPr>
    </w:p>
    <w:p w14:paraId="02CF3F3F" w14:textId="77777777" w:rsidR="00564B42" w:rsidRPr="00374C9B" w:rsidRDefault="00564B42" w:rsidP="008D453F">
      <w:pPr>
        <w:pStyle w:val="Heading4"/>
      </w:pPr>
      <w:bookmarkStart w:id="3016" w:name="_Toc101170399"/>
      <w:r w:rsidRPr="00374C9B">
        <w:t>Equilibria and stability analysis of the LDDM</w:t>
      </w:r>
      <w:bookmarkEnd w:id="3016"/>
    </w:p>
    <w:p w14:paraId="63BA12D3" w14:textId="77777777" w:rsidR="00564B42" w:rsidRDefault="00564B42" w:rsidP="00E24C8A">
      <w:pPr>
        <w:spacing w:line="480" w:lineRule="auto"/>
        <w:jc w:val="both"/>
        <w:rPr>
          <w:rFonts w:ascii="Times New Roman" w:hAnsi="Times New Roman" w:cs="Times New Roman"/>
        </w:rPr>
      </w:pPr>
    </w:p>
    <w:p w14:paraId="747118AB" w14:textId="77777777" w:rsidR="00564B42" w:rsidRDefault="00564B42" w:rsidP="00E24C8A">
      <w:pPr>
        <w:spacing w:line="480" w:lineRule="auto"/>
        <w:jc w:val="both"/>
        <w:rPr>
          <w:rFonts w:ascii="Times New Roman" w:hAnsi="Times New Roman" w:cs="Times New Roman"/>
        </w:rPr>
      </w:pPr>
      <w:r>
        <w:rPr>
          <w:rFonts w:ascii="Times New Roman" w:hAnsi="Times New Roman" w:cs="Times New Roman"/>
        </w:rPr>
        <w:t xml:space="preserve">In </w:t>
      </w:r>
      <w:r w:rsidRPr="00BC55FB">
        <w:rPr>
          <w:rFonts w:ascii="Times New Roman" w:hAnsi="Times New Roman" w:cs="Times New Roman"/>
          <w:b/>
        </w:rPr>
        <w:t>Fig</w:t>
      </w:r>
      <w:r>
        <w:rPr>
          <w:rFonts w:ascii="Times New Roman" w:hAnsi="Times New Roman" w:cs="Times New Roman"/>
          <w:b/>
        </w:rPr>
        <w:t xml:space="preserve">s. 3 </w:t>
      </w:r>
      <w:r w:rsidRPr="001372A1">
        <w:rPr>
          <w:rFonts w:ascii="Times New Roman" w:hAnsi="Times New Roman" w:cs="Times New Roman"/>
        </w:rPr>
        <w:t>and</w:t>
      </w:r>
      <w:r>
        <w:rPr>
          <w:rFonts w:ascii="Times New Roman" w:hAnsi="Times New Roman" w:cs="Times New Roman"/>
          <w:b/>
        </w:rPr>
        <w:t xml:space="preserve"> 5</w:t>
      </w:r>
      <w:r>
        <w:rPr>
          <w:rFonts w:ascii="Times New Roman" w:hAnsi="Times New Roman" w:cs="Times New Roman"/>
        </w:rPr>
        <w:t xml:space="preserve">, we showed that the LDDM exhibits different pattern of equilibria and stabilities under normalized value coding and WTA competition, mediated through disinhibition. Here we provide detailed mathematical analysis about the equilibria and stability of this dynamic system under different states of disinhibition. </w:t>
      </w:r>
    </w:p>
    <w:p w14:paraId="31CC5E2B" w14:textId="77777777" w:rsidR="00564B42" w:rsidRDefault="00564B42" w:rsidP="00E24C8A">
      <w:pPr>
        <w:spacing w:line="480" w:lineRule="auto"/>
        <w:jc w:val="both"/>
        <w:rPr>
          <w:rFonts w:ascii="Times New Roman" w:hAnsi="Times New Roman" w:cs="Times New Roman"/>
        </w:rPr>
      </w:pPr>
    </w:p>
    <w:p w14:paraId="08456FD1" w14:textId="77777777" w:rsidR="00564B42" w:rsidRDefault="00564B42" w:rsidP="00E24C8A">
      <w:pPr>
        <w:spacing w:line="480" w:lineRule="auto"/>
        <w:jc w:val="both"/>
        <w:rPr>
          <w:rFonts w:ascii="Times New Roman" w:hAnsi="Times New Roman" w:cs="Times New Roman"/>
        </w:rPr>
      </w:pPr>
      <w:r>
        <w:rPr>
          <w:rFonts w:ascii="Times New Roman" w:hAnsi="Times New Roman" w:cs="Times New Roman"/>
        </w:rPr>
        <w:t xml:space="preserve">Equilibria of the system were solved by taking the intersection of the nullclines of all units, i.e., the steady states of each unit. This is obtained by setting </w:t>
      </w:r>
      <m:oMath>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r>
          <w:rPr>
            <w:rFonts w:ascii="Cambria Math" w:hAnsi="Cambria Math" w:cs="Times New Roman"/>
          </w:rPr>
          <m:t>/dt</m:t>
        </m:r>
      </m:oMath>
      <w:r>
        <w:rPr>
          <w:rFonts w:ascii="Times New Roman" w:hAnsi="Times New Roman" w:cs="Times New Roman"/>
        </w:rPr>
        <w:t xml:space="preserve">, </w:t>
      </w:r>
      <m:oMath>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i</m:t>
            </m:r>
          </m:sub>
        </m:sSub>
        <m:r>
          <w:rPr>
            <w:rFonts w:ascii="Cambria Math" w:hAnsi="Cambria Math" w:cs="Times New Roman"/>
          </w:rPr>
          <m:t>/dt</m:t>
        </m:r>
      </m:oMath>
      <w:r>
        <w:rPr>
          <w:rFonts w:ascii="Times New Roman" w:hAnsi="Times New Roman" w:cs="Times New Roman"/>
        </w:rPr>
        <w:t xml:space="preserve">, and </w:t>
      </w:r>
      <m:oMath>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m:t>
            </m:r>
          </m:sub>
        </m:sSub>
        <m:r>
          <w:rPr>
            <w:rFonts w:ascii="Cambria Math" w:hAnsi="Cambria Math" w:cs="Times New Roman"/>
          </w:rPr>
          <m:t>/dt</m:t>
        </m:r>
      </m:oMath>
      <w:r>
        <w:rPr>
          <w:rFonts w:ascii="Times New Roman" w:hAnsi="Times New Roman" w:cs="Times New Roman"/>
        </w:rPr>
        <w:t xml:space="preserve"> all equal to 0 in </w:t>
      </w:r>
      <w:r w:rsidRPr="003E3894">
        <w:rPr>
          <w:rFonts w:ascii="Times New Roman" w:hAnsi="Times New Roman" w:cs="Times New Roman"/>
          <w:bCs/>
          <w:rPrChange w:id="3017" w:author="Bo Shen" w:date="2023-02-27T16:39:00Z">
            <w:rPr>
              <w:rFonts w:ascii="Times New Roman" w:hAnsi="Times New Roman" w:cs="Times New Roman"/>
              <w:b/>
            </w:rPr>
          </w:rPrChange>
        </w:rPr>
        <w:t>Eqs. 1-3</w:t>
      </w:r>
      <w:r>
        <w:rPr>
          <w:rFonts w:ascii="Times New Roman" w:hAnsi="Times New Roman" w:cs="Times New Roman"/>
        </w:rPr>
        <w:t xml:space="preserve">. The solution of the equilibrium state of </w:t>
      </w:r>
      <w:r w:rsidRPr="00B74D6F">
        <w:rPr>
          <w:rFonts w:ascii="Times New Roman" w:hAnsi="Times New Roman" w:cs="Times New Roman"/>
          <w:i/>
        </w:rPr>
        <w:t>R</w:t>
      </w:r>
      <w:r>
        <w:rPr>
          <w:rFonts w:ascii="Times New Roman" w:hAnsi="Times New Roman" w:cs="Times New Roman"/>
        </w:rPr>
        <w:t xml:space="preserve"> units (</w:t>
      </w:r>
      <w:r w:rsidRPr="00B74D6F">
        <w:rPr>
          <w:rFonts w:ascii="Times New Roman" w:hAnsi="Times New Roman" w:cs="Times New Roman"/>
          <w:i/>
        </w:rPr>
        <w:t>R</w:t>
      </w:r>
      <w:r w:rsidRPr="00B74D6F">
        <w:rPr>
          <w:rFonts w:ascii="Times New Roman" w:hAnsi="Times New Roman" w:cs="Times New Roman"/>
          <w:i/>
          <w:vertAlign w:val="subscript"/>
        </w:rPr>
        <w:t>i</w:t>
      </w:r>
      <w:r w:rsidRPr="00B74D6F">
        <w:rPr>
          <w:rFonts w:ascii="Times New Roman" w:hAnsi="Times New Roman" w:cs="Times New Roman"/>
          <w:i/>
          <w:vertAlign w:val="superscript"/>
        </w:rPr>
        <w:t>*</w:t>
      </w:r>
      <w:r>
        <w:rPr>
          <w:rFonts w:ascii="Times New Roman" w:hAnsi="Times New Roman" w:cs="Times New Roman"/>
        </w:rPr>
        <w:t>) can be written as:</w:t>
      </w:r>
    </w:p>
    <w:p w14:paraId="6ADF5062" w14:textId="77777777" w:rsidR="00564B42" w:rsidRDefault="00564B42" w:rsidP="00E24C8A">
      <w:pPr>
        <w:spacing w:line="480" w:lineRule="auto"/>
        <w:jc w:val="both"/>
        <w:rPr>
          <w:rFonts w:ascii="Times New Roman" w:hAnsi="Times New Roman" w:cs="Times New Roman"/>
        </w:rPr>
      </w:pPr>
    </w:p>
    <w:tbl>
      <w:tblPr>
        <w:tblW w:w="0" w:type="auto"/>
        <w:tblLook w:val="04A0" w:firstRow="1" w:lastRow="0" w:firstColumn="1" w:lastColumn="0" w:noHBand="0" w:noVBand="1"/>
      </w:tblPr>
      <w:tblGrid>
        <w:gridCol w:w="2106"/>
        <w:gridCol w:w="4981"/>
        <w:gridCol w:w="2273"/>
      </w:tblGrid>
      <w:tr w:rsidR="00564B42" w:rsidRPr="009D363C" w14:paraId="4EA95132" w14:textId="77777777" w:rsidTr="00007227">
        <w:tc>
          <w:tcPr>
            <w:tcW w:w="2250" w:type="dxa"/>
            <w:vAlign w:val="center"/>
          </w:tcPr>
          <w:p w14:paraId="141BA6EE" w14:textId="77777777" w:rsidR="00564B42" w:rsidRPr="00070D98" w:rsidRDefault="00564B42" w:rsidP="00007227">
            <w:pPr>
              <w:spacing w:line="480" w:lineRule="auto"/>
              <w:jc w:val="both"/>
              <w:rPr>
                <w:rFonts w:ascii="Times New Roman" w:hAnsi="Times New Roman" w:cs="Times New Roman"/>
                <w:color w:val="000000" w:themeColor="text1"/>
              </w:rPr>
            </w:pPr>
          </w:p>
        </w:tc>
        <w:tc>
          <w:tcPr>
            <w:tcW w:w="4719" w:type="dxa"/>
            <w:vAlign w:val="center"/>
          </w:tcPr>
          <w:p w14:paraId="03DFBE86" w14:textId="77777777" w:rsidR="00564B42" w:rsidRPr="0062338A" w:rsidRDefault="00000000" w:rsidP="00007227">
            <w:pPr>
              <w:spacing w:line="480" w:lineRule="auto"/>
              <w:jc w:val="both"/>
              <w:rPr>
                <w:rFonts w:ascii="Times New Roman" w:hAnsi="Times New Roman" w:cs="Times New Roman"/>
                <w:i/>
                <w:color w:val="000000" w:themeColor="text1"/>
              </w:rPr>
            </w:pPr>
            <m:oMathPara>
              <m:oMathParaPr>
                <m:jc m:val="left"/>
              </m:oMathParaPr>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i</m:t>
                    </m:r>
                  </m:sub>
                  <m:sup>
                    <m:r>
                      <w:rPr>
                        <w:rFonts w:ascii="Cambria Math" w:hAnsi="Cambria Math" w:cs="Times New Roman"/>
                        <w:color w:val="000000" w:themeColor="text1"/>
                      </w:rPr>
                      <m:t>*</m:t>
                    </m:r>
                  </m:sup>
                </m:sSubSup>
                <m:r>
                  <w:rPr>
                    <w:rFonts w:ascii="Cambria Math" w:hAnsi="Cambria Math" w:cs="Times New Roman"/>
                    <w:color w:val="000000" w:themeColor="text1"/>
                  </w:rPr>
                  <m:t>=</m:t>
                </m:r>
                <m:f>
                  <m:fPr>
                    <m:ctrlPr>
                      <w:rPr>
                        <w:rFonts w:ascii="Cambria Math" w:hAnsi="Cambria Math" w:cs="Times New Roman"/>
                        <w:i/>
                        <w:color w:val="000000" w:themeColor="text1"/>
                      </w:rPr>
                    </m:ctrlPr>
                  </m:fPr>
                  <m:num>
                    <m:sSub>
                      <m:sSubPr>
                        <m:ctrlPr>
                          <w:rPr>
                            <w:rFonts w:ascii="Cambria Math" w:hAnsi="Cambria Math" w:cs="Times New Roman"/>
                            <w:i/>
                            <w:color w:val="000000" w:themeColor="text1"/>
                          </w:rPr>
                        </m:ctrlPr>
                      </m:sSubPr>
                      <m:e>
                        <m:r>
                          <w:rPr>
                            <w:rFonts w:ascii="Cambria Math" w:hAnsi="Cambria Math" w:cs="Times New Roman"/>
                            <w:color w:val="000000" w:themeColor="text1"/>
                          </w:rPr>
                          <m:t>V</m:t>
                        </m:r>
                      </m:e>
                      <m:sub>
                        <m:r>
                          <w:rPr>
                            <w:rFonts w:ascii="Cambria Math" w:hAnsi="Cambria Math" w:cs="Times New Roman"/>
                            <w:color w:val="000000" w:themeColor="text1"/>
                          </w:rPr>
                          <m:t>i</m:t>
                        </m:r>
                      </m:sub>
                    </m:sSub>
                    <m:r>
                      <w:rPr>
                        <w:rFonts w:ascii="Cambria Math" w:hAnsi="Cambria Math" w:cs="Times New Roman"/>
                        <w:color w:val="000000" w:themeColor="text1"/>
                      </w:rPr>
                      <m:t>+</m:t>
                    </m:r>
                    <m:sSub>
                      <m:sSubPr>
                        <m:ctrlPr>
                          <w:ins w:id="3018" w:author="Bo Shen" w:date="2023-03-03T17:46:00Z">
                            <w:rPr>
                              <w:rFonts w:ascii="Cambria Math" w:hAnsi="Cambria Math" w:cs="Times New Roman"/>
                              <w:i/>
                              <w:color w:val="000000" w:themeColor="text1"/>
                            </w:rPr>
                          </w:ins>
                        </m:ctrlPr>
                      </m:sSubPr>
                      <m:e>
                        <m:r>
                          <w:rPr>
                            <w:rFonts w:ascii="Cambria Math" w:hAnsi="Cambria Math" w:cs="Times New Roman"/>
                            <w:color w:val="000000" w:themeColor="text1"/>
                          </w:rPr>
                          <m:t>B</m:t>
                        </m:r>
                      </m:e>
                      <m:sub>
                        <m:r>
                          <w:ins w:id="3019" w:author="Bo Shen" w:date="2023-03-03T17:46:00Z">
                            <w:rPr>
                              <w:rFonts w:ascii="Cambria Math" w:hAnsi="Cambria Math" w:cs="Times New Roman"/>
                              <w:color w:val="000000" w:themeColor="text1"/>
                            </w:rPr>
                            <m:t>R</m:t>
                          </w:ins>
                        </m:r>
                      </m:sub>
                    </m:sSub>
                  </m:num>
                  <m:den>
                    <m:r>
                      <w:rPr>
                        <w:rFonts w:ascii="Cambria Math" w:hAnsi="Cambria Math" w:cs="Times New Roman"/>
                        <w:color w:val="000000" w:themeColor="text1"/>
                      </w:rPr>
                      <m:t>1+</m:t>
                    </m:r>
                    <m:sSub>
                      <m:sSubPr>
                        <m:ctrlPr>
                          <w:ins w:id="3020" w:author="Bo Shen" w:date="2023-03-03T17:46:00Z">
                            <w:rPr>
                              <w:rFonts w:ascii="Cambria Math" w:hAnsi="Cambria Math" w:cs="Times New Roman"/>
                              <w:i/>
                              <w:color w:val="000000" w:themeColor="text1"/>
                            </w:rPr>
                          </w:ins>
                        </m:ctrlPr>
                      </m:sSubPr>
                      <m:e>
                        <m:r>
                          <w:ins w:id="3021" w:author="Bo Shen" w:date="2023-03-03T17:46:00Z">
                            <w:rPr>
                              <w:rFonts w:ascii="Cambria Math" w:hAnsi="Cambria Math" w:cs="Times New Roman"/>
                              <w:color w:val="000000" w:themeColor="text1"/>
                            </w:rPr>
                            <m:t>B</m:t>
                          </w:ins>
                        </m:r>
                      </m:e>
                      <m:sub>
                        <m:r>
                          <w:ins w:id="3022" w:author="Bo Shen" w:date="2023-03-03T17:46:00Z">
                            <w:rPr>
                              <w:rFonts w:ascii="Cambria Math" w:hAnsi="Cambria Math" w:cs="Times New Roman"/>
                              <w:color w:val="000000" w:themeColor="text1"/>
                            </w:rPr>
                            <m:t>G</m:t>
                          </w:ins>
                        </m:r>
                      </m:sub>
                    </m:sSub>
                    <m:r>
                      <w:ins w:id="3023" w:author="Bo Shen" w:date="2023-03-03T17:46:00Z">
                        <w:rPr>
                          <w:rFonts w:ascii="Cambria Math" w:hAnsi="Cambria Math" w:cs="Times New Roman"/>
                          <w:color w:val="000000" w:themeColor="text1"/>
                        </w:rPr>
                        <m:t>-α</m:t>
                      </w:ins>
                    </m:r>
                    <m:sSub>
                      <m:sSubPr>
                        <m:ctrlPr>
                          <w:del w:id="3024" w:author="Bo Shen" w:date="2023-02-27T23:12:00Z">
                            <w:rPr>
                              <w:rFonts w:ascii="Cambria Math" w:hAnsi="Cambria Math" w:cs="Times New Roman"/>
                              <w:i/>
                              <w:color w:val="000000" w:themeColor="text1"/>
                            </w:rPr>
                          </w:del>
                        </m:ctrlPr>
                      </m:sSubPr>
                      <m:e>
                        <m:r>
                          <w:del w:id="3025" w:author="Bo Shen" w:date="2023-02-27T23:12:00Z">
                            <w:rPr>
                              <w:rFonts w:ascii="Cambria Math" w:hAnsi="Cambria Math" w:cs="Times New Roman"/>
                              <w:color w:val="000000" w:themeColor="text1"/>
                            </w:rPr>
                            <m:t>G</m:t>
                          </w:del>
                        </m:r>
                      </m:e>
                      <m:sub>
                        <m:r>
                          <w:del w:id="3026" w:author="Bo Shen" w:date="2023-02-27T23:12:00Z">
                            <w:rPr>
                              <w:rFonts w:ascii="Cambria Math" w:hAnsi="Cambria Math" w:cs="Times New Roman"/>
                              <w:color w:val="000000" w:themeColor="text1"/>
                            </w:rPr>
                            <m:t>0</m:t>
                          </w:del>
                        </m:r>
                      </m:sub>
                    </m:sSub>
                    <m:r>
                      <w:del w:id="3027" w:author="Bo Shen" w:date="2023-03-03T17:46:00Z">
                        <w:rPr>
                          <w:rFonts w:ascii="Cambria Math" w:hAnsi="Cambria Math" w:cs="Times New Roman"/>
                          <w:color w:val="000000" w:themeColor="text1"/>
                        </w:rPr>
                        <m:t>-α</m:t>
                      </w:del>
                    </m:r>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d>
                          <m:dPr>
                            <m:ctrlPr>
                              <w:rPr>
                                <w:rFonts w:ascii="Cambria Math" w:hAnsi="Cambria Math" w:cs="Times New Roman"/>
                                <w:i/>
                                <w:color w:val="000000" w:themeColor="text1"/>
                              </w:rPr>
                            </m:ctrlPr>
                          </m:dPr>
                          <m:e>
                            <m:r>
                              <w:rPr>
                                <w:rFonts w:ascii="Cambria Math" w:hAnsi="Cambria Math" w:cs="Times New Roman"/>
                                <w:color w:val="000000" w:themeColor="text1"/>
                              </w:rPr>
                              <m:t>ω-β</m:t>
                            </m:r>
                          </m:e>
                        </m:d>
                        <m:r>
                          <w:rPr>
                            <w:rFonts w:ascii="Cambria Math" w:hAnsi="Cambria Math" w:cs="Times New Roman"/>
                            <w:color w:val="000000" w:themeColor="text1"/>
                          </w:rPr>
                          <m:t>R</m:t>
                        </m:r>
                      </m:e>
                      <m:sub>
                        <m:r>
                          <w:rPr>
                            <w:rFonts w:ascii="Cambria Math" w:hAnsi="Cambria Math" w:cs="Times New Roman"/>
                            <w:color w:val="000000" w:themeColor="text1"/>
                          </w:rPr>
                          <m:t>i</m:t>
                        </m:r>
                      </m:sub>
                      <m:sup>
                        <m:r>
                          <w:rPr>
                            <w:rFonts w:ascii="Cambria Math" w:hAnsi="Cambria Math" w:cs="Times New Roman"/>
                            <w:color w:val="000000" w:themeColor="text1"/>
                          </w:rPr>
                          <m:t>*</m:t>
                        </m:r>
                      </m:sup>
                    </m:sSubSup>
                    <m:r>
                      <w:rPr>
                        <w:rFonts w:ascii="Cambria Math" w:hAnsi="Cambria Math" w:cs="Times New Roman"/>
                        <w:color w:val="000000" w:themeColor="text1"/>
                      </w:rPr>
                      <m:t>+ω</m:t>
                    </m:r>
                    <m:nary>
                      <m:naryPr>
                        <m:chr m:val="∑"/>
                        <m:limLoc m:val="subSup"/>
                        <m:supHide m:val="1"/>
                        <m:ctrlPr>
                          <w:rPr>
                            <w:rFonts w:ascii="Cambria Math" w:hAnsi="Cambria Math" w:cs="Times New Roman"/>
                            <w:i/>
                            <w:color w:val="000000" w:themeColor="text1"/>
                          </w:rPr>
                        </m:ctrlPr>
                      </m:naryPr>
                      <m:sub>
                        <m:r>
                          <w:rPr>
                            <w:rFonts w:ascii="Cambria Math" w:hAnsi="Cambria Math" w:cs="Times New Roman"/>
                            <w:color w:val="000000" w:themeColor="text1"/>
                          </w:rPr>
                          <m:t>j≠i</m:t>
                        </m:r>
                      </m:sub>
                      <m:sup/>
                      <m:e>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j</m:t>
                            </m:r>
                          </m:sub>
                          <m:sup>
                            <m:r>
                              <w:rPr>
                                <w:rFonts w:ascii="Cambria Math" w:hAnsi="Cambria Math" w:cs="Times New Roman"/>
                                <w:color w:val="000000" w:themeColor="text1"/>
                              </w:rPr>
                              <m:t>*</m:t>
                            </m:r>
                          </m:sup>
                        </m:sSubSup>
                      </m:e>
                    </m:nary>
                    <m:r>
                      <w:rPr>
                        <w:rFonts w:ascii="Cambria Math" w:hAnsi="Cambria Math" w:cs="Times New Roman"/>
                        <w:color w:val="000000" w:themeColor="text1"/>
                      </w:rPr>
                      <m:t>)</m:t>
                    </m:r>
                  </m:den>
                </m:f>
              </m:oMath>
            </m:oMathPara>
          </w:p>
        </w:tc>
        <w:tc>
          <w:tcPr>
            <w:tcW w:w="2391" w:type="dxa"/>
            <w:vAlign w:val="center"/>
          </w:tcPr>
          <w:p w14:paraId="399CC7CA" w14:textId="77777777" w:rsidR="00564B42" w:rsidRPr="009D363C" w:rsidRDefault="00564B42" w:rsidP="00007227">
            <w:pPr>
              <w:pStyle w:val="Caption"/>
              <w:jc w:val="right"/>
              <w:rPr>
                <w:rFonts w:ascii="Times New Roman" w:hAnsi="Times New Roman" w:cs="Times New Roman"/>
                <w:i w:val="0"/>
                <w:color w:val="000000" w:themeColor="text1"/>
                <w:sz w:val="24"/>
                <w:szCs w:val="24"/>
              </w:rPr>
            </w:pPr>
            <w:bookmarkStart w:id="3028" w:name="_Ref60753494"/>
            <w:bookmarkStart w:id="3029" w:name="_Ref60737855"/>
            <w:r w:rsidRPr="009D363C">
              <w:rPr>
                <w:rFonts w:ascii="Times New Roman" w:hAnsi="Times New Roman" w:cs="Times New Roman"/>
                <w:i w:val="0"/>
                <w:color w:val="000000" w:themeColor="text1"/>
                <w:sz w:val="24"/>
                <w:szCs w:val="24"/>
              </w:rPr>
              <w:t>(</w:t>
            </w:r>
            <w:ins w:id="3030" w:author="Bo Shen" w:date="2023-02-27T16:43:00Z">
              <w:r>
                <w:rPr>
                  <w:rFonts w:ascii="Times New Roman" w:hAnsi="Times New Roman" w:cs="Times New Roman"/>
                  <w:i w:val="0"/>
                  <w:color w:val="000000" w:themeColor="text1"/>
                  <w:sz w:val="24"/>
                  <w:szCs w:val="24"/>
                </w:rPr>
                <w:t>5</w:t>
              </w:r>
            </w:ins>
            <w:del w:id="3031" w:author="Bo Shen" w:date="2023-02-27T16:30:00Z">
              <w:r w:rsidRPr="009D363C" w:rsidDel="00DF5DCB">
                <w:rPr>
                  <w:rFonts w:ascii="Times New Roman" w:hAnsi="Times New Roman" w:cs="Times New Roman"/>
                  <w:i w:val="0"/>
                  <w:color w:val="000000" w:themeColor="text1"/>
                  <w:sz w:val="24"/>
                  <w:szCs w:val="24"/>
                </w:rPr>
                <w:fldChar w:fldCharType="begin"/>
              </w:r>
              <w:r w:rsidRPr="009D363C" w:rsidDel="00DF5DCB">
                <w:rPr>
                  <w:rFonts w:ascii="Times New Roman" w:hAnsi="Times New Roman" w:cs="Times New Roman"/>
                  <w:i w:val="0"/>
                  <w:color w:val="000000" w:themeColor="text1"/>
                  <w:sz w:val="24"/>
                  <w:szCs w:val="24"/>
                </w:rPr>
                <w:delInstrText xml:space="preserve"> SEQ Equation \* ARABIC </w:delInstrText>
              </w:r>
              <w:r w:rsidRPr="009D363C" w:rsidDel="00DF5DCB">
                <w:rPr>
                  <w:rFonts w:ascii="Times New Roman" w:hAnsi="Times New Roman" w:cs="Times New Roman"/>
                  <w:i w:val="0"/>
                  <w:color w:val="000000" w:themeColor="text1"/>
                  <w:sz w:val="24"/>
                  <w:szCs w:val="24"/>
                </w:rPr>
                <w:fldChar w:fldCharType="separate"/>
              </w:r>
              <w:r w:rsidRPr="009D363C" w:rsidDel="00DF5DCB">
                <w:rPr>
                  <w:rFonts w:ascii="Times New Roman" w:hAnsi="Times New Roman" w:cs="Times New Roman"/>
                  <w:i w:val="0"/>
                  <w:noProof/>
                  <w:color w:val="000000" w:themeColor="text1"/>
                  <w:sz w:val="24"/>
                  <w:szCs w:val="24"/>
                </w:rPr>
                <w:delText>10</w:delText>
              </w:r>
              <w:r w:rsidRPr="009D363C" w:rsidDel="00DF5DCB">
                <w:rPr>
                  <w:rFonts w:ascii="Times New Roman" w:hAnsi="Times New Roman" w:cs="Times New Roman"/>
                  <w:i w:val="0"/>
                  <w:color w:val="000000" w:themeColor="text1"/>
                  <w:sz w:val="24"/>
                  <w:szCs w:val="24"/>
                </w:rPr>
                <w:fldChar w:fldCharType="end"/>
              </w:r>
            </w:del>
            <w:bookmarkStart w:id="3032" w:name="_Ref60753512"/>
            <w:bookmarkEnd w:id="3028"/>
            <w:r w:rsidRPr="009D363C">
              <w:rPr>
                <w:rFonts w:ascii="Times New Roman" w:hAnsi="Times New Roman" w:cs="Times New Roman"/>
                <w:i w:val="0"/>
                <w:color w:val="000000" w:themeColor="text1"/>
                <w:sz w:val="24"/>
                <w:szCs w:val="24"/>
              </w:rPr>
              <w:t>)</w:t>
            </w:r>
            <w:bookmarkEnd w:id="3029"/>
            <w:bookmarkEnd w:id="3032"/>
          </w:p>
        </w:tc>
      </w:tr>
    </w:tbl>
    <w:p w14:paraId="509CC993" w14:textId="77777777" w:rsidR="00564B42" w:rsidRDefault="00564B42" w:rsidP="00E24C8A">
      <w:pPr>
        <w:spacing w:line="480" w:lineRule="auto"/>
        <w:jc w:val="both"/>
        <w:rPr>
          <w:rFonts w:ascii="Times New Roman" w:hAnsi="Times New Roman" w:cs="Times New Roman"/>
        </w:rPr>
      </w:pPr>
    </w:p>
    <w:p w14:paraId="29EDE126" w14:textId="77777777" w:rsidR="00564B42" w:rsidRPr="00CF6E9E" w:rsidRDefault="00564B42" w:rsidP="00E24C8A">
      <w:pPr>
        <w:spacing w:line="480" w:lineRule="auto"/>
        <w:jc w:val="both"/>
        <w:rPr>
          <w:rFonts w:ascii="Times New Roman" w:hAnsi="Times New Roman" w:cs="Times New Roman"/>
        </w:rPr>
      </w:pPr>
      <w:r>
        <w:rPr>
          <w:rFonts w:ascii="Times New Roman" w:hAnsi="Times New Roman" w:cs="Times New Roman"/>
        </w:rPr>
        <w:t>For a binary input system (</w:t>
      </w:r>
      <w:r w:rsidRPr="004C219E">
        <w:rPr>
          <w:rFonts w:ascii="Times New Roman" w:hAnsi="Times New Roman" w:cs="Times New Roman"/>
          <w:i/>
        </w:rPr>
        <w:t>N</w:t>
      </w:r>
      <w:r>
        <w:rPr>
          <w:rFonts w:ascii="Times New Roman" w:hAnsi="Times New Roman" w:cs="Times New Roman"/>
        </w:rPr>
        <w:t xml:space="preserve"> = 2), the six differential equations can be simplified to two equations with only the </w:t>
      </w:r>
      <w:r w:rsidRPr="006B7E6E">
        <w:rPr>
          <w:rFonts w:ascii="Times New Roman" w:hAnsi="Times New Roman" w:cs="Times New Roman"/>
          <w:i/>
        </w:rPr>
        <w:t>R</w:t>
      </w:r>
      <w:r>
        <w:rPr>
          <w:rFonts w:ascii="Times New Roman" w:hAnsi="Times New Roman" w:cs="Times New Roman"/>
        </w:rPr>
        <w:t xml:space="preserve"> units explicitly in the expression (</w:t>
      </w:r>
      <w:r w:rsidRPr="003E3894">
        <w:rPr>
          <w:rFonts w:ascii="Times New Roman" w:hAnsi="Times New Roman" w:cs="Times New Roman"/>
          <w:bCs/>
          <w:rPrChange w:id="3033" w:author="Bo Shen" w:date="2023-02-27T16:39:00Z">
            <w:rPr>
              <w:rFonts w:ascii="Times New Roman" w:hAnsi="Times New Roman" w:cs="Times New Roman"/>
              <w:b/>
            </w:rPr>
          </w:rPrChange>
        </w:rPr>
        <w:t xml:space="preserve">Eqs. </w:t>
      </w:r>
      <w:del w:id="3034" w:author="Bo Shen" w:date="2023-02-27T16:30:00Z">
        <w:r w:rsidRPr="003E3894" w:rsidDel="00DF5DCB">
          <w:rPr>
            <w:rFonts w:ascii="Times New Roman" w:hAnsi="Times New Roman" w:cs="Times New Roman"/>
            <w:bCs/>
            <w:rPrChange w:id="3035" w:author="Bo Shen" w:date="2023-02-27T16:39:00Z">
              <w:rPr>
                <w:rFonts w:ascii="Times New Roman" w:hAnsi="Times New Roman" w:cs="Times New Roman"/>
                <w:b/>
              </w:rPr>
            </w:rPrChange>
          </w:rPr>
          <w:delText xml:space="preserve">11 </w:delText>
        </w:r>
      </w:del>
      <w:ins w:id="3036" w:author="Bo Shen" w:date="2023-02-27T16:30:00Z">
        <w:r w:rsidRPr="003E3894">
          <w:rPr>
            <w:rFonts w:ascii="Times New Roman" w:hAnsi="Times New Roman" w:cs="Times New Roman"/>
            <w:bCs/>
            <w:rPrChange w:id="3037" w:author="Bo Shen" w:date="2023-02-27T16:39:00Z">
              <w:rPr>
                <w:rFonts w:ascii="Times New Roman" w:hAnsi="Times New Roman" w:cs="Times New Roman"/>
                <w:b/>
              </w:rPr>
            </w:rPrChange>
          </w:rPr>
          <w:t xml:space="preserve">6 </w:t>
        </w:r>
      </w:ins>
      <w:r w:rsidRPr="003E3894">
        <w:rPr>
          <w:rFonts w:ascii="Times New Roman" w:hAnsi="Times New Roman" w:cs="Times New Roman"/>
          <w:bCs/>
        </w:rPr>
        <w:t>and</w:t>
      </w:r>
      <w:r w:rsidRPr="003E3894">
        <w:rPr>
          <w:rFonts w:ascii="Times New Roman" w:hAnsi="Times New Roman" w:cs="Times New Roman"/>
          <w:bCs/>
          <w:rPrChange w:id="3038" w:author="Bo Shen" w:date="2023-02-27T16:39:00Z">
            <w:rPr>
              <w:rFonts w:ascii="Times New Roman" w:hAnsi="Times New Roman" w:cs="Times New Roman"/>
              <w:b/>
            </w:rPr>
          </w:rPrChange>
        </w:rPr>
        <w:t xml:space="preserve"> </w:t>
      </w:r>
      <w:del w:id="3039" w:author="Bo Shen" w:date="2023-02-27T16:30:00Z">
        <w:r w:rsidRPr="003E3894" w:rsidDel="00DF5DCB">
          <w:rPr>
            <w:rFonts w:ascii="Times New Roman" w:hAnsi="Times New Roman" w:cs="Times New Roman"/>
            <w:bCs/>
            <w:rPrChange w:id="3040" w:author="Bo Shen" w:date="2023-02-27T16:39:00Z">
              <w:rPr>
                <w:rFonts w:ascii="Times New Roman" w:hAnsi="Times New Roman" w:cs="Times New Roman"/>
                <w:b/>
              </w:rPr>
            </w:rPrChange>
          </w:rPr>
          <w:delText>12</w:delText>
        </w:r>
      </w:del>
      <w:ins w:id="3041" w:author="Bo Shen" w:date="2023-02-27T16:30:00Z">
        <w:r w:rsidRPr="003E3894">
          <w:rPr>
            <w:rFonts w:ascii="Times New Roman" w:hAnsi="Times New Roman" w:cs="Times New Roman"/>
            <w:bCs/>
            <w:rPrChange w:id="3042" w:author="Bo Shen" w:date="2023-02-27T16:39:00Z">
              <w:rPr>
                <w:rFonts w:ascii="Times New Roman" w:hAnsi="Times New Roman" w:cs="Times New Roman"/>
                <w:b/>
              </w:rPr>
            </w:rPrChange>
          </w:rPr>
          <w:t>7</w:t>
        </w:r>
      </w:ins>
      <w:r>
        <w:rPr>
          <w:rFonts w:ascii="Times New Roman" w:hAnsi="Times New Roman" w:cs="Times New Roman"/>
        </w:rPr>
        <w:t xml:space="preserve">). Each equation describes the nullcline of a single </w:t>
      </w:r>
      <w:r w:rsidRPr="00B74D6F">
        <w:rPr>
          <w:rFonts w:ascii="Times New Roman" w:hAnsi="Times New Roman" w:cs="Times New Roman"/>
          <w:i/>
        </w:rPr>
        <w:t>R</w:t>
      </w:r>
      <w:r>
        <w:rPr>
          <w:rFonts w:ascii="Times New Roman" w:hAnsi="Times New Roman" w:cs="Times New Roman"/>
        </w:rPr>
        <w:t xml:space="preserve"> unit.</w:t>
      </w:r>
    </w:p>
    <w:tbl>
      <w:tblPr>
        <w:tblW w:w="0" w:type="auto"/>
        <w:tblLook w:val="04A0" w:firstRow="1" w:lastRow="0" w:firstColumn="1" w:lastColumn="0" w:noHBand="0" w:noVBand="1"/>
      </w:tblPr>
      <w:tblGrid>
        <w:gridCol w:w="2070"/>
        <w:gridCol w:w="6554"/>
        <w:gridCol w:w="736"/>
      </w:tblGrid>
      <w:tr w:rsidR="00564B42" w:rsidRPr="00070D98" w14:paraId="0737043A" w14:textId="77777777" w:rsidTr="0062338A">
        <w:trPr>
          <w:trHeight w:val="693"/>
        </w:trPr>
        <w:tc>
          <w:tcPr>
            <w:tcW w:w="2070" w:type="dxa"/>
            <w:vMerge w:val="restart"/>
            <w:vAlign w:val="center"/>
          </w:tcPr>
          <w:p w14:paraId="25E332FE" w14:textId="77777777" w:rsidR="00564B42" w:rsidRPr="00070D98" w:rsidRDefault="00564B42" w:rsidP="00007227">
            <w:pPr>
              <w:spacing w:line="480" w:lineRule="auto"/>
              <w:jc w:val="center"/>
              <w:rPr>
                <w:rFonts w:ascii="Times New Roman" w:hAnsi="Times New Roman" w:cs="Times New Roman"/>
                <w:color w:val="000000" w:themeColor="text1"/>
              </w:rPr>
            </w:pPr>
          </w:p>
        </w:tc>
        <w:tc>
          <w:tcPr>
            <w:tcW w:w="6554" w:type="dxa"/>
            <w:vMerge w:val="restart"/>
            <w:vAlign w:val="center"/>
          </w:tcPr>
          <w:p w14:paraId="1827F8FE" w14:textId="77777777" w:rsidR="00564B42" w:rsidRPr="0062338A" w:rsidRDefault="00000000" w:rsidP="00007227">
            <w:pPr>
              <w:spacing w:line="480" w:lineRule="auto"/>
              <w:jc w:val="center"/>
              <w:rPr>
                <w:rFonts w:ascii="Times New Roman" w:hAnsi="Times New Roman" w:cs="Times New Roman"/>
                <w:i/>
                <w:color w:val="000000" w:themeColor="text1"/>
                <w:rPrChange w:id="3043" w:author="Bo Shen" w:date="2023-03-03T17:47:00Z">
                  <w:rPr>
                    <w:rFonts w:ascii="Times New Roman" w:hAnsi="Times New Roman" w:cs="Times New Roman"/>
                    <w:iCs/>
                    <w:color w:val="000000" w:themeColor="text1"/>
                  </w:rPr>
                </w:rPrChange>
              </w:rPr>
            </w:pPr>
            <m:oMathPara>
              <m:oMathParaPr>
                <m:jc m:val="left"/>
              </m:oMathParaPr>
              <m:oMath>
                <m:d>
                  <m:dPr>
                    <m:begChr m:val="{"/>
                    <m:endChr m:val=""/>
                    <m:ctrlPr>
                      <w:rPr>
                        <w:rFonts w:ascii="Cambria Math" w:hAnsi="Cambria Math" w:cs="Times New Roman"/>
                        <w:i/>
                        <w:color w:val="000000" w:themeColor="text1"/>
                      </w:rPr>
                    </m:ctrlPr>
                  </m:dPr>
                  <m:e>
                    <m:eqArr>
                      <m:eqArrPr>
                        <m:ctrlPr>
                          <w:rPr>
                            <w:rFonts w:ascii="Cambria Math" w:hAnsi="Cambria Math" w:cs="Times New Roman"/>
                            <w:i/>
                            <w:color w:val="000000" w:themeColor="text1"/>
                          </w:rPr>
                        </m:ctrlPr>
                      </m:eqArrPr>
                      <m:e>
                        <m:f>
                          <m:fPr>
                            <m:ctrlPr>
                              <w:rPr>
                                <w:rFonts w:ascii="Cambria Math" w:hAnsi="Cambria Math" w:cs="Times New Roman"/>
                                <w:i/>
                                <w:color w:val="000000" w:themeColor="text1"/>
                              </w:rPr>
                            </m:ctrlPr>
                          </m:fPr>
                          <m:num>
                            <m:sSub>
                              <m:sSubPr>
                                <m:ctrlPr>
                                  <w:rPr>
                                    <w:rFonts w:ascii="Cambria Math" w:hAnsi="Cambria Math" w:cs="Times New Roman"/>
                                    <w:i/>
                                    <w:color w:val="000000" w:themeColor="text1"/>
                                  </w:rPr>
                                </m:ctrlPr>
                              </m:sSubPr>
                              <m:e>
                                <m:r>
                                  <w:rPr>
                                    <w:rFonts w:ascii="Cambria Math" w:hAnsi="Cambria Math" w:cs="Times New Roman"/>
                                    <w:color w:val="000000" w:themeColor="text1"/>
                                  </w:rPr>
                                  <m:t>V</m:t>
                                </m:r>
                              </m:e>
                              <m:sub>
                                <m:r>
                                  <w:rPr>
                                    <w:rFonts w:ascii="Cambria Math" w:hAnsi="Cambria Math" w:cs="Times New Roman"/>
                                    <w:color w:val="000000" w:themeColor="text1"/>
                                  </w:rPr>
                                  <m:t>1</m:t>
                                </m:r>
                              </m:sub>
                            </m:sSub>
                            <m:r>
                              <w:rPr>
                                <w:rFonts w:ascii="Cambria Math" w:hAnsi="Cambria Math" w:cs="Times New Roman"/>
                                <w:color w:val="000000" w:themeColor="text1"/>
                              </w:rPr>
                              <m:t>+</m:t>
                            </m:r>
                            <m:sSub>
                              <m:sSubPr>
                                <m:ctrlPr>
                                  <w:ins w:id="3044" w:author="Bo Shen" w:date="2023-03-03T17:46:00Z">
                                    <w:rPr>
                                      <w:rFonts w:ascii="Cambria Math" w:hAnsi="Cambria Math" w:cs="Times New Roman"/>
                                      <w:i/>
                                      <w:color w:val="000000" w:themeColor="text1"/>
                                    </w:rPr>
                                  </w:ins>
                                </m:ctrlPr>
                              </m:sSubPr>
                              <m:e>
                                <m:r>
                                  <w:rPr>
                                    <w:rFonts w:ascii="Cambria Math" w:hAnsi="Cambria Math" w:cs="Times New Roman"/>
                                    <w:color w:val="000000" w:themeColor="text1"/>
                                  </w:rPr>
                                  <m:t>B</m:t>
                                </m:r>
                              </m:e>
                              <m:sub>
                                <m:r>
                                  <w:ins w:id="3045" w:author="Bo Shen" w:date="2023-03-03T17:46:00Z">
                                    <w:rPr>
                                      <w:rFonts w:ascii="Cambria Math" w:hAnsi="Cambria Math" w:cs="Times New Roman"/>
                                      <w:color w:val="000000" w:themeColor="text1"/>
                                    </w:rPr>
                                    <m:t>R</m:t>
                                  </w:ins>
                                </m:r>
                              </m:sub>
                            </m:sSub>
                          </m:num>
                          <m:den>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1</m:t>
                                </m:r>
                              </m:sub>
                              <m:sup>
                                <m:r>
                                  <w:rPr>
                                    <w:rFonts w:ascii="Cambria Math" w:hAnsi="Cambria Math" w:cs="Times New Roman"/>
                                    <w:color w:val="000000" w:themeColor="text1"/>
                                  </w:rPr>
                                  <m:t>*</m:t>
                                </m:r>
                              </m:sup>
                            </m:sSubSup>
                          </m:den>
                        </m:f>
                        <m:r>
                          <w:rPr>
                            <w:rFonts w:ascii="Cambria Math" w:hAnsi="Cambria Math" w:cs="Times New Roman"/>
                            <w:color w:val="000000" w:themeColor="text1"/>
                          </w:rPr>
                          <m:t>-</m:t>
                        </m:r>
                        <m:d>
                          <m:dPr>
                            <m:ctrlPr>
                              <w:rPr>
                                <w:rFonts w:ascii="Cambria Math" w:hAnsi="Cambria Math" w:cs="Times New Roman"/>
                                <w:i/>
                                <w:color w:val="000000" w:themeColor="text1"/>
                              </w:rPr>
                            </m:ctrlPr>
                          </m:dPr>
                          <m:e>
                            <m:r>
                              <w:rPr>
                                <w:rFonts w:ascii="Cambria Math" w:hAnsi="Cambria Math" w:cs="Times New Roman"/>
                                <w:color w:val="000000" w:themeColor="text1"/>
                              </w:rPr>
                              <m:t>ω-β</m:t>
                            </m:r>
                          </m:e>
                        </m:d>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1</m:t>
                            </m:r>
                          </m:sub>
                          <m:sup>
                            <m:r>
                              <w:rPr>
                                <w:rFonts w:ascii="Cambria Math" w:hAnsi="Cambria Math" w:cs="Times New Roman"/>
                                <w:color w:val="000000" w:themeColor="text1"/>
                              </w:rPr>
                              <m:t>*</m:t>
                            </m:r>
                          </m:sup>
                        </m:sSubSup>
                        <m:r>
                          <w:rPr>
                            <w:rFonts w:ascii="Cambria Math" w:hAnsi="Cambria Math" w:cs="Times New Roman"/>
                            <w:color w:val="000000" w:themeColor="text1"/>
                          </w:rPr>
                          <m:t>-(1</m:t>
                        </m:r>
                        <m:r>
                          <w:ins w:id="3046" w:author="Bo Shen" w:date="2023-03-03T17:47:00Z">
                            <w:rPr>
                              <w:rFonts w:ascii="Cambria Math" w:hAnsi="Cambria Math" w:cs="Times New Roman"/>
                              <w:color w:val="000000" w:themeColor="text1"/>
                            </w:rPr>
                            <m:t>+</m:t>
                          </w:ins>
                        </m:r>
                        <m:sSub>
                          <m:sSubPr>
                            <m:ctrlPr>
                              <w:ins w:id="3047" w:author="Bo Shen" w:date="2023-03-03T17:47:00Z">
                                <w:rPr>
                                  <w:rFonts w:ascii="Cambria Math" w:hAnsi="Cambria Math" w:cs="Times New Roman"/>
                                  <w:i/>
                                  <w:color w:val="000000" w:themeColor="text1"/>
                                </w:rPr>
                              </w:ins>
                            </m:ctrlPr>
                          </m:sSubPr>
                          <m:e>
                            <m:r>
                              <w:ins w:id="3048" w:author="Bo Shen" w:date="2023-03-03T17:47:00Z">
                                <w:rPr>
                                  <w:rFonts w:ascii="Cambria Math" w:hAnsi="Cambria Math" w:cs="Times New Roman"/>
                                  <w:color w:val="000000" w:themeColor="text1"/>
                                </w:rPr>
                                <m:t>B</m:t>
                              </w:ins>
                            </m:r>
                          </m:e>
                          <m:sub>
                            <m:r>
                              <w:ins w:id="3049" w:author="Bo Shen" w:date="2023-03-03T17:47:00Z">
                                <w:rPr>
                                  <w:rFonts w:ascii="Cambria Math" w:hAnsi="Cambria Math" w:cs="Times New Roman"/>
                                  <w:color w:val="000000" w:themeColor="text1"/>
                                </w:rPr>
                                <m:t>G</m:t>
                              </w:ins>
                            </m:r>
                          </m:sub>
                        </m:sSub>
                        <m:r>
                          <w:ins w:id="3050" w:author="Bo Shen" w:date="2023-03-03T17:47:00Z">
                            <w:rPr>
                              <w:rFonts w:ascii="Cambria Math" w:hAnsi="Cambria Math" w:cs="Times New Roman"/>
                              <w:color w:val="000000" w:themeColor="text1"/>
                            </w:rPr>
                            <m:t>-</m:t>
                          </w:ins>
                        </m:r>
                        <m:r>
                          <w:del w:id="3051" w:author="Bo Shen" w:date="2023-03-03T17:46:00Z">
                            <w:rPr>
                              <w:rFonts w:ascii="Cambria Math" w:hAnsi="Cambria Math" w:cs="Times New Roman"/>
                              <w:color w:val="000000" w:themeColor="text1"/>
                            </w:rPr>
                            <m:t>+</m:t>
                          </w:del>
                        </m:r>
                        <m:sSub>
                          <m:sSubPr>
                            <m:ctrlPr>
                              <w:del w:id="3052" w:author="Bo Shen" w:date="2023-02-27T23:13:00Z">
                                <w:rPr>
                                  <w:rFonts w:ascii="Cambria Math" w:hAnsi="Cambria Math" w:cs="Times New Roman"/>
                                  <w:i/>
                                  <w:color w:val="000000" w:themeColor="text1"/>
                                </w:rPr>
                              </w:del>
                            </m:ctrlPr>
                          </m:sSubPr>
                          <m:e>
                            <m:r>
                              <w:del w:id="3053" w:author="Bo Shen" w:date="2023-02-27T23:13:00Z">
                                <w:rPr>
                                  <w:rFonts w:ascii="Cambria Math" w:hAnsi="Cambria Math" w:cs="Times New Roman"/>
                                  <w:color w:val="000000" w:themeColor="text1"/>
                                </w:rPr>
                                <m:t>G</m:t>
                              </w:del>
                            </m:r>
                          </m:e>
                          <m:sub>
                            <m:r>
                              <w:del w:id="3054" w:author="Bo Shen" w:date="2023-02-27T23:13:00Z">
                                <w:rPr>
                                  <w:rFonts w:ascii="Cambria Math" w:hAnsi="Cambria Math" w:cs="Times New Roman"/>
                                  <w:color w:val="000000" w:themeColor="text1"/>
                                </w:rPr>
                                <m:t>0</m:t>
                              </w:del>
                            </m:r>
                          </m:sub>
                        </m:sSub>
                        <m:r>
                          <w:del w:id="3055" w:author="Bo Shen" w:date="2023-03-03T17:46:00Z">
                            <w:rPr>
                              <w:rFonts w:ascii="Cambria Math" w:hAnsi="Cambria Math" w:cs="Times New Roman"/>
                              <w:color w:val="000000" w:themeColor="text1"/>
                            </w:rPr>
                            <m:t>-</m:t>
                          </w:del>
                        </m:r>
                        <m:r>
                          <w:rPr>
                            <w:rFonts w:ascii="Cambria Math" w:hAnsi="Cambria Math" w:cs="Times New Roman"/>
                            <w:color w:val="000000" w:themeColor="text1"/>
                          </w:rPr>
                          <m:t>α)=</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ωR</m:t>
                            </m:r>
                          </m:e>
                          <m:sub>
                            <m:r>
                              <w:rPr>
                                <w:rFonts w:ascii="Cambria Math" w:hAnsi="Cambria Math" w:cs="Times New Roman"/>
                                <w:color w:val="000000" w:themeColor="text1"/>
                              </w:rPr>
                              <m:t>2</m:t>
                            </m:r>
                          </m:sub>
                          <m:sup>
                            <m:r>
                              <w:rPr>
                                <w:rFonts w:ascii="Cambria Math" w:hAnsi="Cambria Math" w:cs="Times New Roman"/>
                                <w:color w:val="000000" w:themeColor="text1"/>
                              </w:rPr>
                              <m:t>*</m:t>
                            </m:r>
                          </m:sup>
                        </m:sSubSup>
                      </m:e>
                      <m:e>
                        <m:f>
                          <m:fPr>
                            <m:ctrlPr>
                              <w:rPr>
                                <w:rFonts w:ascii="Cambria Math" w:hAnsi="Cambria Math" w:cs="Times New Roman"/>
                                <w:i/>
                                <w:color w:val="000000" w:themeColor="text1"/>
                              </w:rPr>
                            </m:ctrlPr>
                          </m:fPr>
                          <m:num>
                            <m:sSub>
                              <m:sSubPr>
                                <m:ctrlPr>
                                  <w:rPr>
                                    <w:rFonts w:ascii="Cambria Math" w:hAnsi="Cambria Math" w:cs="Times New Roman"/>
                                    <w:i/>
                                    <w:color w:val="000000" w:themeColor="text1"/>
                                  </w:rPr>
                                </m:ctrlPr>
                              </m:sSubPr>
                              <m:e>
                                <m:r>
                                  <w:rPr>
                                    <w:rFonts w:ascii="Cambria Math" w:hAnsi="Cambria Math" w:cs="Times New Roman"/>
                                    <w:color w:val="000000" w:themeColor="text1"/>
                                  </w:rPr>
                                  <m:t>V</m:t>
                                </m:r>
                              </m:e>
                              <m:sub>
                                <m:r>
                                  <w:rPr>
                                    <w:rFonts w:ascii="Cambria Math" w:hAnsi="Cambria Math" w:cs="Times New Roman"/>
                                    <w:color w:val="000000" w:themeColor="text1"/>
                                  </w:rPr>
                                  <m:t>2</m:t>
                                </m:r>
                              </m:sub>
                            </m:sSub>
                            <m:r>
                              <w:rPr>
                                <w:rFonts w:ascii="Cambria Math" w:hAnsi="Cambria Math" w:cs="Times New Roman"/>
                                <w:color w:val="000000" w:themeColor="text1"/>
                              </w:rPr>
                              <m:t>+</m:t>
                            </m:r>
                            <m:sSub>
                              <m:sSubPr>
                                <m:ctrlPr>
                                  <w:ins w:id="3056" w:author="Bo Shen" w:date="2023-03-03T17:46:00Z">
                                    <w:rPr>
                                      <w:rFonts w:ascii="Cambria Math" w:hAnsi="Cambria Math" w:cs="Times New Roman"/>
                                      <w:i/>
                                      <w:color w:val="000000" w:themeColor="text1"/>
                                    </w:rPr>
                                  </w:ins>
                                </m:ctrlPr>
                              </m:sSubPr>
                              <m:e>
                                <m:r>
                                  <w:rPr>
                                    <w:rFonts w:ascii="Cambria Math" w:hAnsi="Cambria Math" w:cs="Times New Roman"/>
                                    <w:color w:val="000000" w:themeColor="text1"/>
                                  </w:rPr>
                                  <m:t>B</m:t>
                                </m:r>
                              </m:e>
                              <m:sub>
                                <m:r>
                                  <w:ins w:id="3057" w:author="Bo Shen" w:date="2023-03-03T17:46:00Z">
                                    <w:rPr>
                                      <w:rFonts w:ascii="Cambria Math" w:hAnsi="Cambria Math" w:cs="Times New Roman"/>
                                      <w:color w:val="000000" w:themeColor="text1"/>
                                    </w:rPr>
                                    <m:t>R</m:t>
                                  </w:ins>
                                </m:r>
                              </m:sub>
                            </m:sSub>
                          </m:num>
                          <m:den>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2</m:t>
                                </m:r>
                              </m:sub>
                              <m:sup>
                                <m:r>
                                  <w:rPr>
                                    <w:rFonts w:ascii="Cambria Math" w:hAnsi="Cambria Math" w:cs="Times New Roman"/>
                                    <w:color w:val="000000" w:themeColor="text1"/>
                                  </w:rPr>
                                  <m:t>*</m:t>
                                </m:r>
                              </m:sup>
                            </m:sSubSup>
                          </m:den>
                        </m:f>
                        <m:r>
                          <w:rPr>
                            <w:rFonts w:ascii="Cambria Math" w:hAnsi="Cambria Math" w:cs="Times New Roman"/>
                            <w:color w:val="000000" w:themeColor="text1"/>
                          </w:rPr>
                          <m:t>-</m:t>
                        </m:r>
                        <m:d>
                          <m:dPr>
                            <m:ctrlPr>
                              <w:rPr>
                                <w:rFonts w:ascii="Cambria Math" w:hAnsi="Cambria Math" w:cs="Times New Roman"/>
                                <w:i/>
                                <w:color w:val="000000" w:themeColor="text1"/>
                              </w:rPr>
                            </m:ctrlPr>
                          </m:dPr>
                          <m:e>
                            <m:r>
                              <w:rPr>
                                <w:rFonts w:ascii="Cambria Math" w:hAnsi="Cambria Math" w:cs="Times New Roman"/>
                                <w:color w:val="000000" w:themeColor="text1"/>
                              </w:rPr>
                              <m:t>ω-β</m:t>
                            </m:r>
                          </m:e>
                        </m:d>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2</m:t>
                            </m:r>
                          </m:sub>
                          <m:sup>
                            <m:r>
                              <w:rPr>
                                <w:rFonts w:ascii="Cambria Math" w:hAnsi="Cambria Math" w:cs="Times New Roman"/>
                                <w:color w:val="000000" w:themeColor="text1"/>
                              </w:rPr>
                              <m:t>*</m:t>
                            </m:r>
                          </m:sup>
                        </m:sSubSup>
                        <m:r>
                          <w:rPr>
                            <w:rFonts w:ascii="Cambria Math" w:hAnsi="Cambria Math" w:cs="Times New Roman"/>
                            <w:color w:val="000000" w:themeColor="text1"/>
                          </w:rPr>
                          <m:t>-(1+</m:t>
                        </m:r>
                        <m:sSub>
                          <m:sSubPr>
                            <m:ctrlPr>
                              <w:ins w:id="3058" w:author="Bo Shen" w:date="2023-03-03T17:47:00Z">
                                <w:rPr>
                                  <w:rFonts w:ascii="Cambria Math" w:hAnsi="Cambria Math" w:cs="Times New Roman"/>
                                  <w:i/>
                                  <w:color w:val="000000" w:themeColor="text1"/>
                                </w:rPr>
                              </w:ins>
                            </m:ctrlPr>
                          </m:sSubPr>
                          <m:e>
                            <m:r>
                              <w:ins w:id="3059" w:author="Bo Shen" w:date="2023-03-03T17:47:00Z">
                                <w:rPr>
                                  <w:rFonts w:ascii="Cambria Math" w:hAnsi="Cambria Math" w:cs="Times New Roman"/>
                                  <w:color w:val="000000" w:themeColor="text1"/>
                                </w:rPr>
                                <m:t>B</m:t>
                              </w:ins>
                            </m:r>
                          </m:e>
                          <m:sub>
                            <m:r>
                              <w:ins w:id="3060" w:author="Bo Shen" w:date="2023-03-03T17:47:00Z">
                                <w:rPr>
                                  <w:rFonts w:ascii="Cambria Math" w:hAnsi="Cambria Math" w:cs="Times New Roman"/>
                                  <w:color w:val="000000" w:themeColor="text1"/>
                                </w:rPr>
                                <m:t>G</m:t>
                              </w:ins>
                            </m:r>
                          </m:sub>
                        </m:sSub>
                        <m:sSub>
                          <m:sSubPr>
                            <m:ctrlPr>
                              <w:del w:id="3061" w:author="Bo Shen" w:date="2023-02-27T23:13:00Z">
                                <w:rPr>
                                  <w:rFonts w:ascii="Cambria Math" w:hAnsi="Cambria Math" w:cs="Times New Roman"/>
                                  <w:i/>
                                  <w:color w:val="000000" w:themeColor="text1"/>
                                </w:rPr>
                              </w:del>
                            </m:ctrlPr>
                          </m:sSubPr>
                          <m:e>
                            <m:r>
                              <w:del w:id="3062" w:author="Bo Shen" w:date="2023-02-27T23:13:00Z">
                                <w:rPr>
                                  <w:rFonts w:ascii="Cambria Math" w:hAnsi="Cambria Math" w:cs="Times New Roman"/>
                                  <w:color w:val="000000" w:themeColor="text1"/>
                                </w:rPr>
                                <m:t>G</m:t>
                              </w:del>
                            </m:r>
                          </m:e>
                          <m:sub>
                            <m:r>
                              <w:del w:id="3063" w:author="Bo Shen" w:date="2023-02-27T23:13:00Z">
                                <w:rPr>
                                  <w:rFonts w:ascii="Cambria Math" w:hAnsi="Cambria Math" w:cs="Times New Roman"/>
                                  <w:color w:val="000000" w:themeColor="text1"/>
                                </w:rPr>
                                <m:t>0</m:t>
                              </w:del>
                            </m:r>
                          </m:sub>
                        </m:sSub>
                        <m:r>
                          <w:rPr>
                            <w:rFonts w:ascii="Cambria Math" w:hAnsi="Cambria Math" w:cs="Times New Roman"/>
                            <w:color w:val="000000" w:themeColor="text1"/>
                          </w:rPr>
                          <m:t>-α)=</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ωR</m:t>
                            </m:r>
                          </m:e>
                          <m:sub>
                            <m:r>
                              <w:rPr>
                                <w:rFonts w:ascii="Cambria Math" w:hAnsi="Cambria Math" w:cs="Times New Roman"/>
                                <w:color w:val="000000" w:themeColor="text1"/>
                              </w:rPr>
                              <m:t>1</m:t>
                            </m:r>
                          </m:sub>
                          <m:sup>
                            <m:r>
                              <w:rPr>
                                <w:rFonts w:ascii="Cambria Math" w:hAnsi="Cambria Math" w:cs="Times New Roman"/>
                                <w:color w:val="000000" w:themeColor="text1"/>
                              </w:rPr>
                              <m:t>*</m:t>
                            </m:r>
                          </m:sup>
                        </m:sSubSup>
                      </m:e>
                    </m:eqArr>
                  </m:e>
                </m:d>
              </m:oMath>
            </m:oMathPara>
          </w:p>
        </w:tc>
        <w:tc>
          <w:tcPr>
            <w:tcW w:w="736" w:type="dxa"/>
            <w:vAlign w:val="center"/>
          </w:tcPr>
          <w:p w14:paraId="5087DD06" w14:textId="77777777" w:rsidR="00564B42" w:rsidRPr="00070D98" w:rsidRDefault="00564B42" w:rsidP="00007227">
            <w:pPr>
              <w:spacing w:line="480" w:lineRule="auto"/>
              <w:jc w:val="center"/>
              <w:rPr>
                <w:rFonts w:ascii="Times New Roman" w:hAnsi="Times New Roman" w:cs="Times New Roman"/>
                <w:color w:val="000000" w:themeColor="text1"/>
              </w:rPr>
            </w:pPr>
            <w:bookmarkStart w:id="3064" w:name="_Ref70430821"/>
            <w:bookmarkStart w:id="3065" w:name="_Ref60659617"/>
            <w:r w:rsidRPr="00070D98">
              <w:rPr>
                <w:rFonts w:ascii="Times New Roman" w:hAnsi="Times New Roman" w:cs="Times New Roman"/>
                <w:color w:val="000000" w:themeColor="text1"/>
              </w:rPr>
              <w:t>(</w:t>
            </w:r>
            <w:del w:id="3066" w:author="Bo Shen" w:date="2023-02-27T16:30:00Z">
              <w:r w:rsidRPr="00070D98" w:rsidDel="00DF5DCB">
                <w:rPr>
                  <w:rFonts w:ascii="Times New Roman" w:hAnsi="Times New Roman" w:cs="Times New Roman"/>
                  <w:color w:val="000000" w:themeColor="text1"/>
                </w:rPr>
                <w:fldChar w:fldCharType="begin"/>
              </w:r>
              <w:r w:rsidRPr="00070D98" w:rsidDel="00DF5DCB">
                <w:rPr>
                  <w:rFonts w:ascii="Times New Roman" w:hAnsi="Times New Roman" w:cs="Times New Roman"/>
                  <w:color w:val="000000" w:themeColor="text1"/>
                </w:rPr>
                <w:delInstrText xml:space="preserve"> SEQ Equation \* ARABIC </w:delInstrText>
              </w:r>
              <w:r w:rsidRPr="00070D98" w:rsidDel="00DF5DCB">
                <w:rPr>
                  <w:rFonts w:ascii="Times New Roman" w:hAnsi="Times New Roman" w:cs="Times New Roman"/>
                  <w:color w:val="000000" w:themeColor="text1"/>
                </w:rPr>
                <w:fldChar w:fldCharType="separate"/>
              </w:r>
              <w:r w:rsidDel="00DF5DCB">
                <w:rPr>
                  <w:rFonts w:ascii="Times New Roman" w:hAnsi="Times New Roman" w:cs="Times New Roman"/>
                  <w:noProof/>
                  <w:color w:val="000000" w:themeColor="text1"/>
                </w:rPr>
                <w:delText>11</w:delText>
              </w:r>
              <w:r w:rsidRPr="00070D98" w:rsidDel="00DF5DCB">
                <w:rPr>
                  <w:rFonts w:ascii="Times New Roman" w:hAnsi="Times New Roman" w:cs="Times New Roman"/>
                  <w:color w:val="000000" w:themeColor="text1"/>
                </w:rPr>
                <w:fldChar w:fldCharType="end"/>
              </w:r>
            </w:del>
            <w:bookmarkEnd w:id="3064"/>
            <w:ins w:id="3067" w:author="Bo Shen" w:date="2023-02-27T16:30:00Z">
              <w:r>
                <w:rPr>
                  <w:rFonts w:ascii="Times New Roman" w:hAnsi="Times New Roman" w:cs="Times New Roman"/>
                  <w:color w:val="000000" w:themeColor="text1"/>
                </w:rPr>
                <w:t>6</w:t>
              </w:r>
            </w:ins>
            <w:r w:rsidRPr="00070D98">
              <w:rPr>
                <w:rFonts w:ascii="Times New Roman" w:hAnsi="Times New Roman" w:cs="Times New Roman"/>
                <w:color w:val="000000" w:themeColor="text1"/>
              </w:rPr>
              <w:t>)</w:t>
            </w:r>
            <w:bookmarkEnd w:id="3065"/>
          </w:p>
        </w:tc>
      </w:tr>
      <w:tr w:rsidR="00564B42" w:rsidRPr="00070D98" w14:paraId="1BCDD72B" w14:textId="77777777" w:rsidTr="0062338A">
        <w:trPr>
          <w:trHeight w:val="494"/>
        </w:trPr>
        <w:tc>
          <w:tcPr>
            <w:tcW w:w="2070" w:type="dxa"/>
            <w:vMerge/>
            <w:vAlign w:val="center"/>
          </w:tcPr>
          <w:p w14:paraId="64A9DEC3" w14:textId="77777777" w:rsidR="00564B42" w:rsidRPr="00070D98" w:rsidRDefault="00564B42" w:rsidP="00007227">
            <w:pPr>
              <w:spacing w:line="480" w:lineRule="auto"/>
              <w:jc w:val="center"/>
              <w:rPr>
                <w:rFonts w:ascii="Times New Roman" w:hAnsi="Times New Roman" w:cs="Times New Roman"/>
                <w:color w:val="000000" w:themeColor="text1"/>
              </w:rPr>
            </w:pPr>
          </w:p>
        </w:tc>
        <w:tc>
          <w:tcPr>
            <w:tcW w:w="6554" w:type="dxa"/>
            <w:vMerge/>
            <w:vAlign w:val="center"/>
          </w:tcPr>
          <w:p w14:paraId="63D3D9CC" w14:textId="77777777" w:rsidR="00564B42" w:rsidRPr="00070D98" w:rsidRDefault="00564B42" w:rsidP="00007227">
            <w:pPr>
              <w:spacing w:line="480" w:lineRule="auto"/>
              <w:jc w:val="center"/>
              <w:rPr>
                <w:rFonts w:ascii="Times New Roman" w:eastAsia="DengXian" w:hAnsi="Times New Roman" w:cs="Times New Roman"/>
                <w:color w:val="000000" w:themeColor="text1"/>
              </w:rPr>
            </w:pPr>
          </w:p>
        </w:tc>
        <w:tc>
          <w:tcPr>
            <w:tcW w:w="736" w:type="dxa"/>
            <w:vAlign w:val="center"/>
          </w:tcPr>
          <w:p w14:paraId="515743B8" w14:textId="77777777" w:rsidR="00564B42" w:rsidRPr="00070D98" w:rsidRDefault="00564B42" w:rsidP="00007227">
            <w:pPr>
              <w:spacing w:line="480" w:lineRule="auto"/>
              <w:jc w:val="center"/>
              <w:rPr>
                <w:rFonts w:ascii="Times New Roman" w:hAnsi="Times New Roman" w:cs="Times New Roman"/>
                <w:color w:val="000000" w:themeColor="text1"/>
              </w:rPr>
            </w:pPr>
            <w:bookmarkStart w:id="3068" w:name="_Ref70430823"/>
            <w:bookmarkStart w:id="3069" w:name="_Ref60659621"/>
            <w:r w:rsidRPr="00070D98">
              <w:rPr>
                <w:rFonts w:ascii="Times New Roman" w:hAnsi="Times New Roman" w:cs="Times New Roman"/>
                <w:color w:val="000000" w:themeColor="text1"/>
              </w:rPr>
              <w:t>(</w:t>
            </w:r>
            <w:del w:id="3070" w:author="Bo Shen" w:date="2023-02-27T16:30:00Z">
              <w:r w:rsidRPr="00070D98" w:rsidDel="00DF5DCB">
                <w:rPr>
                  <w:rFonts w:ascii="Times New Roman" w:hAnsi="Times New Roman" w:cs="Times New Roman"/>
                  <w:color w:val="000000" w:themeColor="text1"/>
                </w:rPr>
                <w:fldChar w:fldCharType="begin"/>
              </w:r>
              <w:r w:rsidRPr="00070D98" w:rsidDel="00DF5DCB">
                <w:rPr>
                  <w:rFonts w:ascii="Times New Roman" w:hAnsi="Times New Roman" w:cs="Times New Roman"/>
                  <w:color w:val="000000" w:themeColor="text1"/>
                </w:rPr>
                <w:delInstrText xml:space="preserve"> SEQ Equation \* ARABIC </w:delInstrText>
              </w:r>
              <w:r w:rsidRPr="00070D98" w:rsidDel="00DF5DCB">
                <w:rPr>
                  <w:rFonts w:ascii="Times New Roman" w:hAnsi="Times New Roman" w:cs="Times New Roman"/>
                  <w:color w:val="000000" w:themeColor="text1"/>
                </w:rPr>
                <w:fldChar w:fldCharType="separate"/>
              </w:r>
              <w:r w:rsidDel="00DF5DCB">
                <w:rPr>
                  <w:rFonts w:ascii="Times New Roman" w:hAnsi="Times New Roman" w:cs="Times New Roman"/>
                  <w:noProof/>
                  <w:color w:val="000000" w:themeColor="text1"/>
                </w:rPr>
                <w:delText>12</w:delText>
              </w:r>
              <w:r w:rsidRPr="00070D98" w:rsidDel="00DF5DCB">
                <w:rPr>
                  <w:rFonts w:ascii="Times New Roman" w:hAnsi="Times New Roman" w:cs="Times New Roman"/>
                  <w:color w:val="000000" w:themeColor="text1"/>
                </w:rPr>
                <w:fldChar w:fldCharType="end"/>
              </w:r>
            </w:del>
            <w:bookmarkEnd w:id="3068"/>
            <w:ins w:id="3071" w:author="Bo Shen" w:date="2023-02-27T16:30:00Z">
              <w:r>
                <w:rPr>
                  <w:rFonts w:ascii="Times New Roman" w:hAnsi="Times New Roman" w:cs="Times New Roman"/>
                  <w:color w:val="000000" w:themeColor="text1"/>
                </w:rPr>
                <w:t>7</w:t>
              </w:r>
            </w:ins>
            <w:r w:rsidRPr="00070D98">
              <w:rPr>
                <w:rFonts w:ascii="Times New Roman" w:hAnsi="Times New Roman" w:cs="Times New Roman"/>
                <w:color w:val="000000" w:themeColor="text1"/>
              </w:rPr>
              <w:t>)</w:t>
            </w:r>
            <w:bookmarkEnd w:id="3069"/>
          </w:p>
        </w:tc>
      </w:tr>
    </w:tbl>
    <w:p w14:paraId="42C4409F" w14:textId="77777777" w:rsidR="00564B42" w:rsidRPr="00747AD0" w:rsidRDefault="00564B42" w:rsidP="00E24C8A">
      <w:pPr>
        <w:spacing w:line="480" w:lineRule="auto"/>
        <w:jc w:val="both"/>
        <w:rPr>
          <w:rFonts w:ascii="Times New Roman" w:hAnsi="Times New Roman" w:cs="Times New Roman"/>
        </w:rPr>
      </w:pPr>
      <w:r>
        <w:rPr>
          <w:rFonts w:ascii="Times New Roman" w:hAnsi="Times New Roman" w:cs="Times New Roman"/>
        </w:rPr>
        <w:t xml:space="preserve">Given that the equilibrium states of the system can be reduced with only </w:t>
      </w:r>
      <w:r w:rsidRPr="005C1F21">
        <w:rPr>
          <w:rFonts w:ascii="Times New Roman" w:hAnsi="Times New Roman" w:cs="Times New Roman"/>
          <w:i/>
        </w:rPr>
        <w:t>R</w:t>
      </w:r>
      <w:r>
        <w:rPr>
          <w:rFonts w:ascii="Times New Roman" w:hAnsi="Times New Roman" w:cs="Times New Roman"/>
        </w:rPr>
        <w:t xml:space="preserve"> units explicitly in the expression, these equilibrium points can be visualized in the </w:t>
      </w:r>
      <m:oMath>
        <m:sSubSup>
          <m:sSubSupPr>
            <m:ctrlPr>
              <w:rPr>
                <w:rFonts w:ascii="Cambria Math" w:hAnsi="Cambria Math" w:cs="Times New Roman"/>
                <w:i/>
              </w:rPr>
            </m:ctrlPr>
          </m:sSubSupPr>
          <m:e>
            <m:r>
              <m:rPr>
                <m:scr m:val="double-struck"/>
              </m:rPr>
              <w:rPr>
                <w:rFonts w:ascii="Cambria Math" w:hAnsi="Cambria Math" w:cs="Times New Roman"/>
              </w:rPr>
              <m:t>R</m:t>
            </m:r>
          </m:e>
          <m:sub>
            <m:r>
              <w:rPr>
                <w:rFonts w:ascii="Cambria Math" w:hAnsi="Cambria Math" w:cs="Times New Roman"/>
              </w:rPr>
              <m:t>+</m:t>
            </m:r>
          </m:sub>
          <m:sup>
            <m:r>
              <w:rPr>
                <w:rFonts w:ascii="Cambria Math" w:hAnsi="Cambria Math" w:cs="Times New Roman"/>
              </w:rPr>
              <m:t>2</m:t>
            </m:r>
          </m:sup>
        </m:sSubSup>
      </m:oMath>
      <w:r>
        <w:rPr>
          <w:rFonts w:ascii="Times New Roman" w:hAnsi="Times New Roman" w:cs="Times New Roman"/>
        </w:rPr>
        <w:t xml:space="preserve"> space of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 xml:space="preserve"> and </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activities as </w:t>
      </w:r>
      <w:r>
        <w:rPr>
          <w:rFonts w:ascii="Times New Roman" w:hAnsi="Times New Roman" w:cs="Times New Roman"/>
        </w:rPr>
        <w:lastRenderedPageBreak/>
        <w:t xml:space="preserve">the intersection of the nullclines of the two </w:t>
      </w:r>
      <w:r w:rsidRPr="003D0EBD">
        <w:rPr>
          <w:rFonts w:ascii="Times New Roman" w:hAnsi="Times New Roman" w:cs="Times New Roman"/>
          <w:i/>
        </w:rPr>
        <w:t>R</w:t>
      </w:r>
      <w:r>
        <w:rPr>
          <w:rFonts w:ascii="Times New Roman" w:hAnsi="Times New Roman" w:cs="Times New Roman"/>
        </w:rPr>
        <w:t xml:space="preserve"> units (as shown in </w:t>
      </w:r>
      <w:r w:rsidRPr="001C6FB9">
        <w:rPr>
          <w:rFonts w:ascii="Times New Roman" w:hAnsi="Times New Roman" w:cs="Times New Roman"/>
          <w:b/>
        </w:rPr>
        <w:t>Fig</w:t>
      </w:r>
      <w:ins w:id="3072" w:author="Bo Shen" w:date="2023-03-05T13:45:00Z">
        <w:r>
          <w:rPr>
            <w:rFonts w:ascii="Times New Roman" w:hAnsi="Times New Roman" w:cs="Times New Roman"/>
            <w:b/>
          </w:rPr>
          <w:t>s</w:t>
        </w:r>
      </w:ins>
      <w:r>
        <w:rPr>
          <w:rFonts w:ascii="Times New Roman" w:hAnsi="Times New Roman" w:cs="Times New Roman"/>
          <w:b/>
        </w:rPr>
        <w:t>.</w:t>
      </w:r>
      <w:r w:rsidRPr="001C6FB9">
        <w:rPr>
          <w:rFonts w:ascii="Times New Roman" w:hAnsi="Times New Roman" w:cs="Times New Roman"/>
          <w:b/>
        </w:rPr>
        <w:t xml:space="preserve"> </w:t>
      </w:r>
      <w:r>
        <w:rPr>
          <w:rFonts w:ascii="Times New Roman" w:hAnsi="Times New Roman" w:cs="Times New Roman"/>
          <w:b/>
        </w:rPr>
        <w:t>3</w:t>
      </w:r>
      <w:r w:rsidRPr="001C6FB9">
        <w:rPr>
          <w:rFonts w:ascii="Times New Roman" w:hAnsi="Times New Roman" w:cs="Times New Roman"/>
          <w:b/>
        </w:rPr>
        <w:t xml:space="preserve"> </w:t>
      </w:r>
      <w:r>
        <w:rPr>
          <w:rFonts w:ascii="Times New Roman" w:hAnsi="Times New Roman" w:cs="Times New Roman"/>
        </w:rPr>
        <w:t xml:space="preserve">and </w:t>
      </w:r>
      <w:del w:id="3073" w:author="Bo Shen" w:date="2023-03-05T13:45:00Z">
        <w:r w:rsidRPr="009301AC" w:rsidDel="000863B8">
          <w:rPr>
            <w:rFonts w:ascii="Times New Roman" w:hAnsi="Times New Roman" w:cs="Times New Roman"/>
            <w:b/>
          </w:rPr>
          <w:delText>Fig. S2</w:delText>
        </w:r>
      </w:del>
      <w:ins w:id="3074" w:author="Bo Shen" w:date="2023-03-05T13:45:00Z">
        <w:r>
          <w:rPr>
            <w:rFonts w:ascii="Times New Roman" w:hAnsi="Times New Roman" w:cs="Times New Roman"/>
            <w:b/>
          </w:rPr>
          <w:t>5</w:t>
        </w:r>
      </w:ins>
      <w:r>
        <w:rPr>
          <w:rFonts w:ascii="Times New Roman" w:hAnsi="Times New Roman" w:cs="Times New Roman"/>
        </w:rPr>
        <w:t xml:space="preserve">). The stability of each equilibrium point was then examined by checking the eigenvalues of the Jacobian matrix around it. The equilibrium point is attractive and stable when all of the eigenvalues have negative real parts; the equilibrium point is </w:t>
      </w:r>
      <w:r>
        <w:rPr>
          <w:rFonts w:ascii="Times New Roman" w:hAnsi="Times New Roman" w:cs="Times New Roman" w:hint="eastAsia"/>
        </w:rPr>
        <w:t>divergent</w:t>
      </w:r>
      <w:r>
        <w:rPr>
          <w:rFonts w:ascii="Times New Roman" w:hAnsi="Times New Roman" w:cs="Times New Roman"/>
        </w:rPr>
        <w:t xml:space="preserve"> and unstable when there exist any positive real parts of eigenvalues. By denoting </w:t>
      </w:r>
      <m:oMath>
        <m:r>
          <m:rPr>
            <m:sty m:val="bi"/>
          </m:rPr>
          <w:rPr>
            <w:rFonts w:ascii="Cambria Math" w:hAnsi="Cambria Math" w:cs="Times New Roman"/>
          </w:rPr>
          <m:t>F=(</m:t>
        </m:r>
        <m:sSub>
          <m:sSubPr>
            <m:ctrlPr>
              <w:rPr>
                <w:rFonts w:ascii="Cambria Math" w:hAnsi="Cambria Math" w:cs="Times New Roman"/>
                <w:b/>
                <w:i/>
              </w:rPr>
            </m:ctrlPr>
          </m:sSubPr>
          <m:e>
            <m:r>
              <m:rPr>
                <m:sty m:val="bi"/>
              </m:rPr>
              <w:rPr>
                <w:rFonts w:ascii="Cambria Math" w:hAnsi="Cambria Math" w:cs="Times New Roman"/>
              </w:rPr>
              <m:t>F</m:t>
            </m:r>
          </m:e>
          <m:sub>
            <m:sSub>
              <m:sSubPr>
                <m:ctrlPr>
                  <w:rPr>
                    <w:rFonts w:ascii="Cambria Math" w:hAnsi="Cambria Math" w:cs="Times New Roman"/>
                    <w:b/>
                    <w:i/>
                  </w:rPr>
                </m:ctrlPr>
              </m:sSubPr>
              <m:e>
                <m:r>
                  <m:rPr>
                    <m:sty m:val="bi"/>
                  </m:rPr>
                  <w:rPr>
                    <w:rFonts w:ascii="Cambria Math" w:hAnsi="Cambria Math" w:cs="Times New Roman"/>
                  </w:rPr>
                  <m:t>R</m:t>
                </m:r>
              </m:e>
              <m:sub>
                <m:r>
                  <m:rPr>
                    <m:sty m:val="bi"/>
                  </m:rPr>
                  <w:rPr>
                    <w:rFonts w:ascii="Cambria Math" w:hAnsi="Cambria Math" w:cs="Times New Roman"/>
                  </w:rPr>
                  <m:t>1</m:t>
                </m:r>
              </m:sub>
            </m:sSub>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F</m:t>
            </m:r>
          </m:e>
          <m:sub>
            <m:sSub>
              <m:sSubPr>
                <m:ctrlPr>
                  <w:rPr>
                    <w:rFonts w:ascii="Cambria Math" w:hAnsi="Cambria Math" w:cs="Times New Roman"/>
                    <w:b/>
                    <w:i/>
                  </w:rPr>
                </m:ctrlPr>
              </m:sSubPr>
              <m:e>
                <m:r>
                  <m:rPr>
                    <m:sty m:val="bi"/>
                  </m:rPr>
                  <w:rPr>
                    <w:rFonts w:ascii="Cambria Math" w:hAnsi="Cambria Math" w:cs="Times New Roman"/>
                  </w:rPr>
                  <m:t>G</m:t>
                </m:r>
              </m:e>
              <m:sub>
                <m:r>
                  <m:rPr>
                    <m:sty m:val="bi"/>
                  </m:rPr>
                  <w:rPr>
                    <w:rFonts w:ascii="Cambria Math" w:hAnsi="Cambria Math" w:cs="Times New Roman"/>
                  </w:rPr>
                  <m:t>1</m:t>
                </m:r>
              </m:sub>
            </m:sSub>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F</m:t>
            </m:r>
          </m:e>
          <m:sub>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1</m:t>
                </m:r>
              </m:sub>
            </m:sSub>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F</m:t>
            </m:r>
          </m:e>
          <m:sub>
            <m:sSub>
              <m:sSubPr>
                <m:ctrlPr>
                  <w:rPr>
                    <w:rFonts w:ascii="Cambria Math" w:hAnsi="Cambria Math" w:cs="Times New Roman"/>
                    <w:b/>
                    <w:i/>
                  </w:rPr>
                </m:ctrlPr>
              </m:sSubPr>
              <m:e>
                <m:r>
                  <m:rPr>
                    <m:sty m:val="bi"/>
                  </m:rPr>
                  <w:rPr>
                    <w:rFonts w:ascii="Cambria Math" w:hAnsi="Cambria Math" w:cs="Times New Roman"/>
                  </w:rPr>
                  <m:t>R</m:t>
                </m:r>
              </m:e>
              <m:sub>
                <m:r>
                  <m:rPr>
                    <m:sty m:val="bi"/>
                  </m:rPr>
                  <w:rPr>
                    <w:rFonts w:ascii="Cambria Math" w:hAnsi="Cambria Math" w:cs="Times New Roman"/>
                  </w:rPr>
                  <m:t>2</m:t>
                </m:r>
              </m:sub>
            </m:sSub>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F</m:t>
            </m:r>
          </m:e>
          <m:sub>
            <m:sSub>
              <m:sSubPr>
                <m:ctrlPr>
                  <w:rPr>
                    <w:rFonts w:ascii="Cambria Math" w:hAnsi="Cambria Math" w:cs="Times New Roman"/>
                    <w:b/>
                    <w:i/>
                  </w:rPr>
                </m:ctrlPr>
              </m:sSubPr>
              <m:e>
                <m:r>
                  <m:rPr>
                    <m:sty m:val="bi"/>
                  </m:rPr>
                  <w:rPr>
                    <w:rFonts w:ascii="Cambria Math" w:hAnsi="Cambria Math" w:cs="Times New Roman"/>
                  </w:rPr>
                  <m:t>G</m:t>
                </m:r>
              </m:e>
              <m:sub>
                <m:r>
                  <m:rPr>
                    <m:sty m:val="bi"/>
                  </m:rPr>
                  <w:rPr>
                    <w:rFonts w:ascii="Cambria Math" w:hAnsi="Cambria Math" w:cs="Times New Roman"/>
                  </w:rPr>
                  <m:t>2</m:t>
                </m:r>
              </m:sub>
            </m:sSub>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F</m:t>
            </m:r>
          </m:e>
          <m:sub>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2</m:t>
                </m:r>
              </m:sub>
            </m:sSub>
          </m:sub>
        </m:sSub>
        <m:r>
          <m:rPr>
            <m:sty m:val="bi"/>
          </m:rPr>
          <w:rPr>
            <w:rFonts w:ascii="Cambria Math" w:hAnsi="Cambria Math" w:cs="Times New Roman"/>
          </w:rPr>
          <m:t>)</m:t>
        </m:r>
      </m:oMath>
      <w:r>
        <w:rPr>
          <w:rFonts w:ascii="Times New Roman" w:hAnsi="Times New Roman" w:cs="Times New Roman"/>
        </w:rPr>
        <w:t xml:space="preserve"> as the differential equations for all units in their steady states, the Jacobian matrix around the point can be written as </w:t>
      </w:r>
      <w:r w:rsidRPr="003E3894">
        <w:rPr>
          <w:rFonts w:ascii="Times New Roman" w:hAnsi="Times New Roman" w:cs="Times New Roman"/>
          <w:bCs/>
          <w:rPrChange w:id="3075" w:author="Bo Shen" w:date="2023-02-27T16:40:00Z">
            <w:rPr>
              <w:rFonts w:ascii="Times New Roman" w:hAnsi="Times New Roman" w:cs="Times New Roman"/>
              <w:b/>
            </w:rPr>
          </w:rPrChange>
        </w:rPr>
        <w:t xml:space="preserve">Eq. </w:t>
      </w:r>
      <w:del w:id="3076" w:author="Bo Shen" w:date="2023-02-27T16:31:00Z">
        <w:r w:rsidRPr="003E3894" w:rsidDel="00DF5DCB">
          <w:rPr>
            <w:rFonts w:ascii="Times New Roman" w:hAnsi="Times New Roman" w:cs="Times New Roman"/>
            <w:bCs/>
            <w:rPrChange w:id="3077" w:author="Bo Shen" w:date="2023-02-27T16:40:00Z">
              <w:rPr>
                <w:rFonts w:ascii="Times New Roman" w:hAnsi="Times New Roman" w:cs="Times New Roman"/>
                <w:b/>
              </w:rPr>
            </w:rPrChange>
          </w:rPr>
          <w:delText>13</w:delText>
        </w:r>
      </w:del>
      <w:ins w:id="3078" w:author="Bo Shen" w:date="2023-02-27T16:31:00Z">
        <w:r w:rsidRPr="003E3894">
          <w:rPr>
            <w:rFonts w:ascii="Times New Roman" w:hAnsi="Times New Roman" w:cs="Times New Roman"/>
            <w:bCs/>
            <w:rPrChange w:id="3079" w:author="Bo Shen" w:date="2023-02-27T16:40:00Z">
              <w:rPr>
                <w:rFonts w:ascii="Times New Roman" w:hAnsi="Times New Roman" w:cs="Times New Roman"/>
                <w:b/>
              </w:rPr>
            </w:rPrChange>
          </w:rPr>
          <w:t>8</w:t>
        </w:r>
      </w:ins>
      <w:r>
        <w:rPr>
          <w:rFonts w:ascii="Times New Roman" w:hAnsi="Times New Roman" w:cs="Times New Roman"/>
        </w:rPr>
        <w:t>:</w:t>
      </w:r>
    </w:p>
    <w:tbl>
      <w:tblPr>
        <w:tblW w:w="9374" w:type="dxa"/>
        <w:tblLayout w:type="fixed"/>
        <w:tblLook w:val="04A0" w:firstRow="1" w:lastRow="0" w:firstColumn="1" w:lastColumn="0" w:noHBand="0" w:noVBand="1"/>
        <w:tblPrChange w:id="3080" w:author="Bo Shen" w:date="2023-03-03T17:49:00Z">
          <w:tblPr>
            <w:tblW w:w="0" w:type="auto"/>
            <w:tblLook w:val="04A0" w:firstRow="1" w:lastRow="0" w:firstColumn="1" w:lastColumn="0" w:noHBand="0" w:noVBand="1"/>
          </w:tblPr>
        </w:tblPrChange>
      </w:tblPr>
      <w:tblGrid>
        <w:gridCol w:w="236"/>
        <w:gridCol w:w="8584"/>
        <w:gridCol w:w="554"/>
        <w:tblGridChange w:id="3081">
          <w:tblGrid>
            <w:gridCol w:w="222"/>
            <w:gridCol w:w="8419"/>
            <w:gridCol w:w="719"/>
          </w:tblGrid>
        </w:tblGridChange>
      </w:tblGrid>
      <w:tr w:rsidR="00564B42" w:rsidRPr="00157411" w14:paraId="2E5C95C4" w14:textId="77777777" w:rsidTr="00EB1BFF">
        <w:tc>
          <w:tcPr>
            <w:tcW w:w="236" w:type="dxa"/>
            <w:vAlign w:val="center"/>
            <w:tcPrChange w:id="3082" w:author="Bo Shen" w:date="2023-03-03T17:49:00Z">
              <w:tcPr>
                <w:tcW w:w="270" w:type="dxa"/>
                <w:vAlign w:val="center"/>
              </w:tcPr>
            </w:tcPrChange>
          </w:tcPr>
          <w:p w14:paraId="7DEFEFD8" w14:textId="77777777" w:rsidR="00564B42" w:rsidRPr="00157411" w:rsidRDefault="00564B42" w:rsidP="00007227">
            <w:pPr>
              <w:spacing w:line="480" w:lineRule="auto"/>
              <w:jc w:val="both"/>
              <w:rPr>
                <w:rFonts w:ascii="Times New Roman" w:hAnsi="Times New Roman" w:cs="Times New Roman"/>
                <w:i/>
                <w:color w:val="000000" w:themeColor="text1"/>
              </w:rPr>
            </w:pPr>
          </w:p>
        </w:tc>
        <w:tc>
          <w:tcPr>
            <w:tcW w:w="8584" w:type="dxa"/>
            <w:vAlign w:val="center"/>
            <w:tcPrChange w:id="3083" w:author="Bo Shen" w:date="2023-03-03T17:49:00Z">
              <w:tcPr>
                <w:tcW w:w="8460" w:type="dxa"/>
                <w:vAlign w:val="center"/>
              </w:tcPr>
            </w:tcPrChange>
          </w:tcPr>
          <w:p w14:paraId="78D13ABC" w14:textId="77777777" w:rsidR="00564B42" w:rsidRPr="00157411" w:rsidRDefault="00564B42" w:rsidP="00007227">
            <w:pPr>
              <w:spacing w:line="480" w:lineRule="auto"/>
              <w:jc w:val="both"/>
              <w:rPr>
                <w:rFonts w:ascii="Times New Roman" w:hAnsi="Times New Roman" w:cs="Times New Roman"/>
                <w:i/>
                <w:color w:val="000000" w:themeColor="text1"/>
              </w:rPr>
            </w:pPr>
            <m:oMathPara>
              <m:oMath>
                <m:r>
                  <m:rPr>
                    <m:sty m:val="bi"/>
                  </m:rPr>
                  <w:rPr>
                    <w:rFonts w:ascii="Cambria Math" w:hAnsi="Cambria Math" w:cs="Times New Roman"/>
                    <w:color w:val="000000" w:themeColor="text1"/>
                  </w:rPr>
                  <m:t>J=</m:t>
                </m:r>
                <m:d>
                  <m:dPr>
                    <m:begChr m:val="["/>
                    <m:endChr m:val="]"/>
                    <m:ctrlPr>
                      <w:rPr>
                        <w:rFonts w:ascii="Cambria Math" w:hAnsi="Cambria Math" w:cs="Times New Roman"/>
                        <w:b/>
                        <w:i/>
                        <w:color w:val="000000" w:themeColor="text1"/>
                      </w:rPr>
                    </m:ctrlPr>
                  </m:dPr>
                  <m:e>
                    <m:m>
                      <m:mPr>
                        <m:mcs>
                          <m:mc>
                            <m:mcPr>
                              <m:count m:val="2"/>
                              <m:mcJc m:val="center"/>
                            </m:mcPr>
                          </m:mc>
                        </m:mcs>
                        <m:ctrlPr>
                          <w:rPr>
                            <w:rFonts w:ascii="Cambria Math" w:hAnsi="Cambria Math" w:cs="Times New Roman"/>
                            <w:b/>
                            <w:i/>
                            <w:color w:val="000000" w:themeColor="text1"/>
                          </w:rPr>
                        </m:ctrlPr>
                      </m:mPr>
                      <m:mr>
                        <m:e>
                          <m:m>
                            <m:mPr>
                              <m:mcs>
                                <m:mc>
                                  <m:mcPr>
                                    <m:count m:val="3"/>
                                    <m:mcJc m:val="center"/>
                                  </m:mcPr>
                                </m:mc>
                              </m:mcs>
                              <m:ctrlPr>
                                <w:rPr>
                                  <w:rFonts w:ascii="Cambria Math" w:hAnsi="Cambria Math" w:cs="Times New Roman"/>
                                  <w:b/>
                                  <w:i/>
                                  <w:color w:val="000000" w:themeColor="text1"/>
                                </w:rPr>
                              </m:ctrlPr>
                            </m:mPr>
                            <m:mr>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1</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1</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1</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1</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1</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1</m:t>
                                        </m:r>
                                      </m:sub>
                                    </m:sSub>
                                  </m:den>
                                </m:f>
                              </m:e>
                            </m:mr>
                            <m:mr>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1</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1</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1</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1</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1</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1</m:t>
                                        </m:r>
                                      </m:sub>
                                    </m:sSub>
                                  </m:den>
                                </m:f>
                              </m:e>
                            </m:mr>
                            <m:mr>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1</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1</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1</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1</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1</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1</m:t>
                                        </m:r>
                                      </m:sub>
                                    </m:sSub>
                                  </m:den>
                                </m:f>
                              </m:e>
                            </m:mr>
                          </m:m>
                        </m:e>
                        <m:e>
                          <m:m>
                            <m:mPr>
                              <m:mcs>
                                <m:mc>
                                  <m:mcPr>
                                    <m:count m:val="3"/>
                                    <m:mcJc m:val="center"/>
                                  </m:mcPr>
                                </m:mc>
                              </m:mcs>
                              <m:ctrlPr>
                                <w:rPr>
                                  <w:rFonts w:ascii="Cambria Math" w:hAnsi="Cambria Math" w:cs="Times New Roman"/>
                                  <w:b/>
                                  <w:i/>
                                  <w:color w:val="000000" w:themeColor="text1"/>
                                </w:rPr>
                              </m:ctrlPr>
                            </m:mPr>
                            <m:mr>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1</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2</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1</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2</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1</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2</m:t>
                                        </m:r>
                                      </m:sub>
                                    </m:sSub>
                                  </m:den>
                                </m:f>
                              </m:e>
                            </m:mr>
                            <m:mr>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1</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2</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1</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2</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1</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2</m:t>
                                        </m:r>
                                      </m:sub>
                                    </m:sSub>
                                  </m:den>
                                </m:f>
                              </m:e>
                            </m:mr>
                            <m:mr>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1</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2</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1</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2</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1</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2</m:t>
                                        </m:r>
                                      </m:sub>
                                    </m:sSub>
                                  </m:den>
                                </m:f>
                              </m:e>
                            </m:mr>
                          </m:m>
                        </m:e>
                      </m:mr>
                      <m:mr>
                        <m:e>
                          <m:m>
                            <m:mPr>
                              <m:mcs>
                                <m:mc>
                                  <m:mcPr>
                                    <m:count m:val="3"/>
                                    <m:mcJc m:val="center"/>
                                  </m:mcPr>
                                </m:mc>
                              </m:mcs>
                              <m:ctrlPr>
                                <w:rPr>
                                  <w:rFonts w:ascii="Cambria Math" w:hAnsi="Cambria Math" w:cs="Times New Roman"/>
                                  <w:b/>
                                  <w:i/>
                                  <w:color w:val="000000" w:themeColor="text1"/>
                                </w:rPr>
                              </m:ctrlPr>
                            </m:mPr>
                            <m:mr>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2</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1</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2</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1</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2</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1</m:t>
                                        </m:r>
                                      </m:sub>
                                    </m:sSub>
                                  </m:den>
                                </m:f>
                              </m:e>
                            </m:mr>
                            <m:mr>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2</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1</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2</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1</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2</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1</m:t>
                                        </m:r>
                                      </m:sub>
                                    </m:sSub>
                                  </m:den>
                                </m:f>
                              </m:e>
                            </m:mr>
                            <m:mr>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hint="eastAsia"/>
                                                <w:color w:val="000000" w:themeColor="text1"/>
                                              </w:rPr>
                                              <m:t>D</m:t>
                                            </m:r>
                                          </m:e>
                                          <m:sub>
                                            <m:r>
                                              <m:rPr>
                                                <m:sty m:val="bi"/>
                                              </m:rPr>
                                              <w:rPr>
                                                <w:rFonts w:ascii="Cambria Math" w:hAnsi="Cambria Math" w:cs="Times New Roman"/>
                                                <w:color w:val="000000" w:themeColor="text1"/>
                                              </w:rPr>
                                              <m:t>2</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1</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2</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1</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2</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1</m:t>
                                        </m:r>
                                      </m:sub>
                                    </m:sSub>
                                  </m:den>
                                </m:f>
                              </m:e>
                            </m:mr>
                          </m:m>
                        </m:e>
                        <m:e>
                          <m:m>
                            <m:mPr>
                              <m:mcs>
                                <m:mc>
                                  <m:mcPr>
                                    <m:count m:val="3"/>
                                    <m:mcJc m:val="center"/>
                                  </m:mcPr>
                                </m:mc>
                              </m:mcs>
                              <m:ctrlPr>
                                <w:rPr>
                                  <w:rFonts w:ascii="Cambria Math" w:hAnsi="Cambria Math" w:cs="Times New Roman"/>
                                  <w:b/>
                                  <w:i/>
                                  <w:color w:val="000000" w:themeColor="text1"/>
                                </w:rPr>
                              </m:ctrlPr>
                            </m:mPr>
                            <m:mr>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2</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2</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2</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2</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2</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2</m:t>
                                        </m:r>
                                      </m:sub>
                                    </m:sSub>
                                  </m:den>
                                </m:f>
                              </m:e>
                            </m:mr>
                            <m:mr>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2</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2</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2</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2</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2</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2</m:t>
                                        </m:r>
                                      </m:sub>
                                    </m:sSub>
                                  </m:den>
                                </m:f>
                              </m:e>
                            </m:mr>
                            <m:mr>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2</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2</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2</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2</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2</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2</m:t>
                                        </m:r>
                                      </m:sub>
                                    </m:sSub>
                                  </m:den>
                                </m:f>
                              </m:e>
                            </m:mr>
                          </m:m>
                        </m:e>
                      </m:mr>
                    </m:m>
                  </m:e>
                </m:d>
                <m:r>
                  <m:rPr>
                    <m:sty m:val="bi"/>
                  </m:rPr>
                  <w:rPr>
                    <w:rFonts w:ascii="Cambria Math" w:hAnsi="Cambria Math" w:cs="Times New Roman"/>
                    <w:color w:val="000000" w:themeColor="text1"/>
                  </w:rPr>
                  <m:t>=</m:t>
                </m:r>
                <m:d>
                  <m:dPr>
                    <m:begChr m:val="["/>
                    <m:endChr m:val="]"/>
                    <m:ctrlPr>
                      <w:rPr>
                        <w:rFonts w:ascii="Cambria Math" w:hAnsi="Cambria Math" w:cs="Times New Roman"/>
                        <w:b/>
                        <w:i/>
                        <w:color w:val="000000" w:themeColor="text1"/>
                      </w:rPr>
                    </m:ctrlPr>
                  </m:dPr>
                  <m:e>
                    <m:m>
                      <m:mPr>
                        <m:mcs>
                          <m:mc>
                            <m:mcPr>
                              <m:count m:val="2"/>
                              <m:mcJc m:val="center"/>
                            </m:mcPr>
                          </m:mc>
                        </m:mcs>
                        <m:ctrlPr>
                          <w:rPr>
                            <w:rFonts w:ascii="Cambria Math" w:hAnsi="Cambria Math" w:cs="Times New Roman"/>
                            <w:b/>
                            <w:i/>
                            <w:color w:val="000000" w:themeColor="text1"/>
                          </w:rPr>
                        </m:ctrlPr>
                      </m:mPr>
                      <m:mr>
                        <m:e>
                          <m:m>
                            <m:mPr>
                              <m:mcs>
                                <m:mc>
                                  <m:mcPr>
                                    <m:count m:val="3"/>
                                    <m:mcJc m:val="center"/>
                                  </m:mcPr>
                                </m:mc>
                              </m:mcs>
                              <m:ctrlPr>
                                <w:rPr>
                                  <w:rFonts w:ascii="Cambria Math" w:hAnsi="Cambria Math" w:cs="Times New Roman"/>
                                  <w:b/>
                                  <w:i/>
                                  <w:color w:val="000000" w:themeColor="text1"/>
                                </w:rPr>
                              </m:ctrlPr>
                            </m:mPr>
                            <m:mr>
                              <m:e>
                                <m:r>
                                  <m:rPr>
                                    <m:sty m:val="bi"/>
                                  </m:rPr>
                                  <w:rPr>
                                    <w:rFonts w:ascii="Cambria Math" w:hAnsi="Cambria Math" w:cs="Times New Roman"/>
                                    <w:color w:val="000000" w:themeColor="text1"/>
                                  </w:rPr>
                                  <m:t>-1+</m:t>
                                </m:r>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α</m:t>
                                    </m:r>
                                  </m:num>
                                  <m:den>
                                    <m:r>
                                      <m:rPr>
                                        <m:sty m:val="bi"/>
                                      </m:rPr>
                                      <w:rPr>
                                        <w:rFonts w:ascii="Cambria Math" w:hAnsi="Cambria Math" w:cs="Times New Roman"/>
                                        <w:color w:val="000000" w:themeColor="text1"/>
                                      </w:rPr>
                                      <m:t>1+</m:t>
                                    </m:r>
                                    <m:sSubSup>
                                      <m:sSubSupPr>
                                        <m:ctrlPr>
                                          <w:rPr>
                                            <w:rFonts w:ascii="Cambria Math" w:hAnsi="Cambria Math" w:cs="Times New Roman"/>
                                            <w:b/>
                                            <w:i/>
                                            <w:color w:val="000000" w:themeColor="text1"/>
                                          </w:rPr>
                                        </m:ctrlPr>
                                      </m:sSubSup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1</m:t>
                                        </m:r>
                                      </m:sub>
                                      <m:sup>
                                        <m:r>
                                          <m:rPr>
                                            <m:sty m:val="bi"/>
                                          </m:rPr>
                                          <w:rPr>
                                            <w:rFonts w:ascii="Cambria Math" w:hAnsi="Cambria Math" w:cs="Times New Roman"/>
                                            <w:color w:val="000000" w:themeColor="text1"/>
                                          </w:rPr>
                                          <m:t>*</m:t>
                                        </m:r>
                                      </m:sup>
                                    </m:sSubSup>
                                  </m:den>
                                </m:f>
                              </m:e>
                              <m:e>
                                <m:r>
                                  <m:rPr>
                                    <m:sty m:val="bi"/>
                                  </m:rPr>
                                  <w:rPr>
                                    <w:rFonts w:ascii="Cambria Math" w:hAnsi="Cambria Math" w:cs="Times New Roman"/>
                                    <w:color w:val="000000" w:themeColor="text1"/>
                                  </w:rPr>
                                  <m:t>-</m:t>
                                </m:r>
                                <m:f>
                                  <m:fPr>
                                    <m:ctrlPr>
                                      <w:rPr>
                                        <w:rFonts w:ascii="Cambria Math" w:hAnsi="Cambria Math" w:cs="Times New Roman"/>
                                        <w:b/>
                                        <w:i/>
                                        <w:color w:val="000000" w:themeColor="text1"/>
                                      </w:rPr>
                                    </m:ctrlPr>
                                  </m:fPr>
                                  <m:num>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V</m:t>
                                        </m:r>
                                      </m:e>
                                      <m:sub>
                                        <m:r>
                                          <m:rPr>
                                            <m:sty m:val="bi"/>
                                          </m:rPr>
                                          <w:rPr>
                                            <w:rFonts w:ascii="Cambria Math" w:hAnsi="Cambria Math" w:cs="Times New Roman"/>
                                            <w:color w:val="000000" w:themeColor="text1"/>
                                          </w:rPr>
                                          <m:t>1</m:t>
                                        </m:r>
                                      </m:sub>
                                    </m:sSub>
                                    <m:r>
                                      <m:rPr>
                                        <m:sty m:val="bi"/>
                                      </m:rPr>
                                      <w:rPr>
                                        <w:rFonts w:ascii="Cambria Math" w:hAnsi="Cambria Math" w:cs="Times New Roman"/>
                                        <w:color w:val="000000" w:themeColor="text1"/>
                                      </w:rPr>
                                      <m:t>+</m:t>
                                    </m:r>
                                    <m:sSub>
                                      <m:sSubPr>
                                        <m:ctrlPr>
                                          <w:ins w:id="3084" w:author="Bo Shen" w:date="2023-03-03T17:48:00Z">
                                            <w:rPr>
                                              <w:rFonts w:ascii="Cambria Math" w:hAnsi="Cambria Math" w:cs="Times New Roman"/>
                                              <w:b/>
                                              <w:i/>
                                              <w:color w:val="000000" w:themeColor="text1"/>
                                            </w:rPr>
                                          </w:ins>
                                        </m:ctrlPr>
                                      </m:sSubPr>
                                      <m:e>
                                        <m:r>
                                          <m:rPr>
                                            <m:sty m:val="bi"/>
                                          </m:rPr>
                                          <w:rPr>
                                            <w:rFonts w:ascii="Cambria Math" w:hAnsi="Cambria Math" w:cs="Times New Roman"/>
                                            <w:color w:val="000000" w:themeColor="text1"/>
                                          </w:rPr>
                                          <m:t>B</m:t>
                                        </m:r>
                                      </m:e>
                                      <m:sub>
                                        <m:r>
                                          <w:ins w:id="3085" w:author="Bo Shen" w:date="2023-03-03T17:48:00Z">
                                            <m:rPr>
                                              <m:sty m:val="bi"/>
                                            </m:rPr>
                                            <w:rPr>
                                              <w:rFonts w:ascii="Cambria Math" w:hAnsi="Cambria Math" w:cs="Times New Roman"/>
                                              <w:color w:val="000000" w:themeColor="text1"/>
                                            </w:rPr>
                                            <m:t>R</m:t>
                                          </w:ins>
                                        </m:r>
                                      </m:sub>
                                    </m:sSub>
                                    <m:r>
                                      <m:rPr>
                                        <m:sty m:val="bi"/>
                                      </m:rPr>
                                      <w:rPr>
                                        <w:rFonts w:ascii="Cambria Math" w:hAnsi="Cambria Math" w:cs="Times New Roman"/>
                                        <w:color w:val="000000" w:themeColor="text1"/>
                                      </w:rPr>
                                      <m:t>+α</m:t>
                                    </m:r>
                                    <m:sSubSup>
                                      <m:sSubSupPr>
                                        <m:ctrlPr>
                                          <w:rPr>
                                            <w:rFonts w:ascii="Cambria Math" w:hAnsi="Cambria Math" w:cs="Times New Roman"/>
                                            <w:b/>
                                            <w:i/>
                                            <w:color w:val="000000" w:themeColor="text1"/>
                                          </w:rPr>
                                        </m:ctrlPr>
                                      </m:sSubSup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1</m:t>
                                        </m:r>
                                      </m:sub>
                                      <m:sup>
                                        <m:r>
                                          <m:rPr>
                                            <m:sty m:val="bi"/>
                                          </m:rPr>
                                          <w:rPr>
                                            <w:rFonts w:ascii="Cambria Math" w:hAnsi="Cambria Math" w:cs="Times New Roman"/>
                                            <w:color w:val="000000" w:themeColor="text1"/>
                                          </w:rPr>
                                          <m:t>*</m:t>
                                        </m:r>
                                      </m:sup>
                                    </m:sSubSup>
                                  </m:num>
                                  <m:den>
                                    <m:sSup>
                                      <m:sSupPr>
                                        <m:ctrlPr>
                                          <w:rPr>
                                            <w:rFonts w:ascii="Cambria Math" w:hAnsi="Cambria Math" w:cs="Times New Roman"/>
                                            <w:b/>
                                            <w:i/>
                                            <w:color w:val="000000" w:themeColor="text1"/>
                                          </w:rPr>
                                        </m:ctrlPr>
                                      </m:sSupPr>
                                      <m:e>
                                        <m:d>
                                          <m:dPr>
                                            <m:ctrlPr>
                                              <w:rPr>
                                                <w:rFonts w:ascii="Cambria Math" w:hAnsi="Cambria Math" w:cs="Times New Roman"/>
                                                <w:b/>
                                                <w:i/>
                                                <w:color w:val="000000" w:themeColor="text1"/>
                                              </w:rPr>
                                            </m:ctrlPr>
                                          </m:dPr>
                                          <m:e>
                                            <m:r>
                                              <m:rPr>
                                                <m:sty m:val="bi"/>
                                              </m:rPr>
                                              <w:rPr>
                                                <w:rFonts w:ascii="Cambria Math" w:hAnsi="Cambria Math" w:cs="Times New Roman"/>
                                                <w:color w:val="000000" w:themeColor="text1"/>
                                              </w:rPr>
                                              <m:t>1+</m:t>
                                            </m:r>
                                            <m:sSubSup>
                                              <m:sSubSupPr>
                                                <m:ctrlPr>
                                                  <w:rPr>
                                                    <w:rFonts w:ascii="Cambria Math" w:hAnsi="Cambria Math" w:cs="Times New Roman"/>
                                                    <w:b/>
                                                    <w:i/>
                                                    <w:color w:val="000000" w:themeColor="text1"/>
                                                  </w:rPr>
                                                </m:ctrlPr>
                                              </m:sSubSup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1</m:t>
                                                </m:r>
                                              </m:sub>
                                              <m:sup>
                                                <m:r>
                                                  <m:rPr>
                                                    <m:sty m:val="bi"/>
                                                  </m:rPr>
                                                  <w:rPr>
                                                    <w:rFonts w:ascii="Cambria Math" w:hAnsi="Cambria Math" w:cs="Times New Roman"/>
                                                    <w:color w:val="000000" w:themeColor="text1"/>
                                                  </w:rPr>
                                                  <m:t>*</m:t>
                                                </m:r>
                                              </m:sup>
                                            </m:sSubSup>
                                          </m:e>
                                        </m:d>
                                      </m:e>
                                      <m:sup>
                                        <m:r>
                                          <m:rPr>
                                            <m:sty m:val="bi"/>
                                          </m:rPr>
                                          <w:rPr>
                                            <w:rFonts w:ascii="Cambria Math" w:hAnsi="Cambria Math" w:cs="Times New Roman"/>
                                            <w:color w:val="000000" w:themeColor="text1"/>
                                          </w:rPr>
                                          <m:t>2</m:t>
                                        </m:r>
                                      </m:sup>
                                    </m:sSup>
                                  </m:den>
                                </m:f>
                              </m:e>
                              <m:e>
                                <m:r>
                                  <m:rPr>
                                    <m:sty m:val="bi"/>
                                  </m:rPr>
                                  <w:rPr>
                                    <w:rFonts w:ascii="Cambria Math" w:hAnsi="Cambria Math" w:cs="Times New Roman"/>
                                    <w:color w:val="000000" w:themeColor="text1"/>
                                  </w:rPr>
                                  <m:t>0</m:t>
                                </m:r>
                              </m:e>
                            </m:mr>
                            <m:mr>
                              <m:e>
                                <m:r>
                                  <m:rPr>
                                    <m:sty m:val="bi"/>
                                  </m:rPr>
                                  <w:rPr>
                                    <w:rFonts w:ascii="Cambria Math" w:hAnsi="Cambria Math" w:cs="Times New Roman"/>
                                    <w:color w:val="000000" w:themeColor="text1"/>
                                  </w:rPr>
                                  <m:t xml:space="preserve">ω </m:t>
                                </m:r>
                              </m:e>
                              <m:e>
                                <m:r>
                                  <m:rPr>
                                    <m:sty m:val="bi"/>
                                  </m:rPr>
                                  <w:rPr>
                                    <w:rFonts w:ascii="Cambria Math" w:hAnsi="Cambria Math" w:cs="Times New Roman"/>
                                    <w:color w:val="000000" w:themeColor="text1"/>
                                  </w:rPr>
                                  <m:t>-1</m:t>
                                </m:r>
                              </m:e>
                              <m:e>
                                <m:r>
                                  <m:rPr>
                                    <m:sty m:val="bi"/>
                                  </m:rPr>
                                  <w:rPr>
                                    <w:rFonts w:ascii="Cambria Math" w:hAnsi="Cambria Math" w:cs="Times New Roman"/>
                                    <w:color w:val="000000" w:themeColor="text1"/>
                                  </w:rPr>
                                  <m:t>-1</m:t>
                                </m:r>
                              </m:e>
                            </m:mr>
                            <m:mr>
                              <m:e>
                                <m:r>
                                  <m:rPr>
                                    <m:sty m:val="bi"/>
                                  </m:rPr>
                                  <w:rPr>
                                    <w:rFonts w:ascii="Cambria Math" w:hAnsi="Cambria Math" w:cs="Times New Roman"/>
                                    <w:color w:val="000000" w:themeColor="text1"/>
                                  </w:rPr>
                                  <m:t>β</m:t>
                                </m:r>
                              </m:e>
                              <m:e>
                                <m:r>
                                  <m:rPr>
                                    <m:sty m:val="bi"/>
                                  </m:rPr>
                                  <w:rPr>
                                    <w:rFonts w:ascii="Cambria Math" w:hAnsi="Cambria Math" w:cs="Times New Roman"/>
                                    <w:color w:val="000000" w:themeColor="text1"/>
                                  </w:rPr>
                                  <m:t>0</m:t>
                                </m:r>
                              </m:e>
                              <m:e>
                                <m:r>
                                  <m:rPr>
                                    <m:sty m:val="bi"/>
                                  </m:rPr>
                                  <w:rPr>
                                    <w:rFonts w:ascii="Cambria Math" w:hAnsi="Cambria Math" w:cs="Times New Roman"/>
                                    <w:color w:val="000000" w:themeColor="text1"/>
                                  </w:rPr>
                                  <m:t>-1</m:t>
                                </m:r>
                              </m:e>
                            </m:mr>
                          </m:m>
                        </m:e>
                        <m:e>
                          <m:m>
                            <m:mPr>
                              <m:mcs>
                                <m:mc>
                                  <m:mcPr>
                                    <m:count m:val="3"/>
                                    <m:mcJc m:val="center"/>
                                  </m:mcPr>
                                </m:mc>
                              </m:mcs>
                              <m:ctrlPr>
                                <w:rPr>
                                  <w:rFonts w:ascii="Cambria Math" w:hAnsi="Cambria Math" w:cs="Times New Roman"/>
                                  <w:b/>
                                  <w:i/>
                                  <w:color w:val="000000" w:themeColor="text1"/>
                                </w:rPr>
                              </m:ctrlPr>
                            </m:mPr>
                            <m:mr>
                              <m:e>
                                <m:r>
                                  <m:rPr>
                                    <m:sty m:val="bi"/>
                                  </m:rPr>
                                  <w:rPr>
                                    <w:rFonts w:ascii="Cambria Math" w:hAnsi="Cambria Math" w:cs="Times New Roman"/>
                                    <w:color w:val="000000" w:themeColor="text1"/>
                                  </w:rPr>
                                  <m:t>0</m:t>
                                </m:r>
                              </m:e>
                              <m:e>
                                <m:r>
                                  <m:rPr>
                                    <m:sty m:val="bi"/>
                                  </m:rPr>
                                  <w:rPr>
                                    <w:rFonts w:ascii="Cambria Math" w:hAnsi="Cambria Math" w:cs="Times New Roman"/>
                                    <w:color w:val="000000" w:themeColor="text1"/>
                                  </w:rPr>
                                  <m:t>0</m:t>
                                </m:r>
                              </m:e>
                              <m:e>
                                <m:r>
                                  <m:rPr>
                                    <m:sty m:val="bi"/>
                                  </m:rPr>
                                  <w:rPr>
                                    <w:rFonts w:ascii="Cambria Math" w:hAnsi="Cambria Math" w:cs="Times New Roman"/>
                                    <w:color w:val="000000" w:themeColor="text1"/>
                                  </w:rPr>
                                  <m:t>0</m:t>
                                </m:r>
                              </m:e>
                            </m:mr>
                            <m:mr>
                              <m:e>
                                <m:r>
                                  <m:rPr>
                                    <m:sty m:val="bi"/>
                                  </m:rPr>
                                  <w:rPr>
                                    <w:rFonts w:ascii="Cambria Math" w:hAnsi="Cambria Math" w:cs="Times New Roman"/>
                                    <w:color w:val="000000" w:themeColor="text1"/>
                                  </w:rPr>
                                  <m:t>ω</m:t>
                                </m:r>
                              </m:e>
                              <m:e>
                                <m:r>
                                  <m:rPr>
                                    <m:sty m:val="bi"/>
                                  </m:rPr>
                                  <w:rPr>
                                    <w:rFonts w:ascii="Cambria Math" w:hAnsi="Cambria Math" w:cs="Times New Roman"/>
                                    <w:color w:val="000000" w:themeColor="text1"/>
                                  </w:rPr>
                                  <m:t>0</m:t>
                                </m:r>
                              </m:e>
                              <m:e>
                                <m:r>
                                  <m:rPr>
                                    <m:sty m:val="bi"/>
                                  </m:rPr>
                                  <w:rPr>
                                    <w:rFonts w:ascii="Cambria Math" w:hAnsi="Cambria Math" w:cs="Times New Roman"/>
                                    <w:color w:val="000000" w:themeColor="text1"/>
                                  </w:rPr>
                                  <m:t>0</m:t>
                                </m:r>
                              </m:e>
                            </m:mr>
                            <m:mr>
                              <m:e>
                                <m:r>
                                  <m:rPr>
                                    <m:sty m:val="bi"/>
                                  </m:rPr>
                                  <w:rPr>
                                    <w:rFonts w:ascii="Cambria Math" w:hAnsi="Cambria Math" w:cs="Times New Roman"/>
                                    <w:color w:val="000000" w:themeColor="text1"/>
                                  </w:rPr>
                                  <m:t>0</m:t>
                                </m:r>
                              </m:e>
                              <m:e>
                                <m:r>
                                  <m:rPr>
                                    <m:sty m:val="bi"/>
                                  </m:rPr>
                                  <w:rPr>
                                    <w:rFonts w:ascii="Cambria Math" w:hAnsi="Cambria Math" w:cs="Times New Roman"/>
                                    <w:color w:val="000000" w:themeColor="text1"/>
                                  </w:rPr>
                                  <m:t>0</m:t>
                                </m:r>
                              </m:e>
                              <m:e>
                                <m:r>
                                  <m:rPr>
                                    <m:sty m:val="bi"/>
                                  </m:rPr>
                                  <w:rPr>
                                    <w:rFonts w:ascii="Cambria Math" w:hAnsi="Cambria Math" w:cs="Times New Roman"/>
                                    <w:color w:val="000000" w:themeColor="text1"/>
                                  </w:rPr>
                                  <m:t>0</m:t>
                                </m:r>
                              </m:e>
                            </m:mr>
                          </m:m>
                        </m:e>
                      </m:mr>
                      <m:mr>
                        <m:e>
                          <m:m>
                            <m:mPr>
                              <m:mcs>
                                <m:mc>
                                  <m:mcPr>
                                    <m:count m:val="3"/>
                                    <m:mcJc m:val="center"/>
                                  </m:mcPr>
                                </m:mc>
                              </m:mcs>
                              <m:ctrlPr>
                                <w:rPr>
                                  <w:rFonts w:ascii="Cambria Math" w:hAnsi="Cambria Math" w:cs="Times New Roman"/>
                                  <w:b/>
                                  <w:i/>
                                  <w:color w:val="000000" w:themeColor="text1"/>
                                </w:rPr>
                              </m:ctrlPr>
                            </m:mPr>
                            <m:mr>
                              <m:e>
                                <m:r>
                                  <m:rPr>
                                    <m:sty m:val="bi"/>
                                  </m:rPr>
                                  <w:rPr>
                                    <w:rFonts w:ascii="Cambria Math" w:hAnsi="Cambria Math" w:cs="Times New Roman"/>
                                    <w:color w:val="000000" w:themeColor="text1"/>
                                  </w:rPr>
                                  <m:t>0</m:t>
                                </m:r>
                              </m:e>
                              <m:e>
                                <m:r>
                                  <m:rPr>
                                    <m:sty m:val="bi"/>
                                  </m:rPr>
                                  <w:rPr>
                                    <w:rFonts w:ascii="Cambria Math" w:hAnsi="Cambria Math" w:cs="Times New Roman"/>
                                    <w:color w:val="000000" w:themeColor="text1"/>
                                  </w:rPr>
                                  <m:t>0</m:t>
                                </m:r>
                              </m:e>
                              <m:e>
                                <m:r>
                                  <m:rPr>
                                    <m:sty m:val="bi"/>
                                  </m:rPr>
                                  <w:rPr>
                                    <w:rFonts w:ascii="Cambria Math" w:hAnsi="Cambria Math" w:cs="Times New Roman"/>
                                    <w:color w:val="000000" w:themeColor="text1"/>
                                  </w:rPr>
                                  <m:t>0</m:t>
                                </m:r>
                              </m:e>
                            </m:mr>
                            <m:mr>
                              <m:e>
                                <m:r>
                                  <m:rPr>
                                    <m:sty m:val="bi"/>
                                  </m:rPr>
                                  <w:rPr>
                                    <w:rFonts w:ascii="Cambria Math" w:hAnsi="Cambria Math" w:cs="Times New Roman"/>
                                    <w:color w:val="000000" w:themeColor="text1"/>
                                  </w:rPr>
                                  <m:t>ω</m:t>
                                </m:r>
                              </m:e>
                              <m:e>
                                <m:r>
                                  <m:rPr>
                                    <m:sty m:val="bi"/>
                                  </m:rPr>
                                  <w:rPr>
                                    <w:rFonts w:ascii="Cambria Math" w:hAnsi="Cambria Math" w:cs="Times New Roman"/>
                                    <w:color w:val="000000" w:themeColor="text1"/>
                                  </w:rPr>
                                  <m:t>0</m:t>
                                </m:r>
                              </m:e>
                              <m:e>
                                <m:r>
                                  <m:rPr>
                                    <m:sty m:val="bi"/>
                                  </m:rPr>
                                  <w:rPr>
                                    <w:rFonts w:ascii="Cambria Math" w:hAnsi="Cambria Math" w:cs="Times New Roman"/>
                                    <w:color w:val="000000" w:themeColor="text1"/>
                                  </w:rPr>
                                  <m:t>0</m:t>
                                </m:r>
                              </m:e>
                            </m:mr>
                            <m:mr>
                              <m:e>
                                <m:r>
                                  <m:rPr>
                                    <m:sty m:val="bi"/>
                                  </m:rPr>
                                  <w:rPr>
                                    <w:rFonts w:ascii="Cambria Math" w:hAnsi="Cambria Math" w:cs="Times New Roman"/>
                                    <w:color w:val="000000" w:themeColor="text1"/>
                                  </w:rPr>
                                  <m:t>0</m:t>
                                </m:r>
                              </m:e>
                              <m:e>
                                <m:r>
                                  <m:rPr>
                                    <m:sty m:val="bi"/>
                                  </m:rPr>
                                  <w:rPr>
                                    <w:rFonts w:ascii="Cambria Math" w:hAnsi="Cambria Math" w:cs="Times New Roman"/>
                                    <w:color w:val="000000" w:themeColor="text1"/>
                                  </w:rPr>
                                  <m:t>0</m:t>
                                </m:r>
                              </m:e>
                              <m:e>
                                <m:r>
                                  <m:rPr>
                                    <m:sty m:val="bi"/>
                                  </m:rPr>
                                  <w:rPr>
                                    <w:rFonts w:ascii="Cambria Math" w:hAnsi="Cambria Math" w:cs="Times New Roman"/>
                                    <w:color w:val="000000" w:themeColor="text1"/>
                                  </w:rPr>
                                  <m:t>0</m:t>
                                </m:r>
                              </m:e>
                            </m:mr>
                          </m:m>
                        </m:e>
                        <m:e>
                          <m:m>
                            <m:mPr>
                              <m:mcs>
                                <m:mc>
                                  <m:mcPr>
                                    <m:count m:val="3"/>
                                    <m:mcJc m:val="center"/>
                                  </m:mcPr>
                                </m:mc>
                              </m:mcs>
                              <m:ctrlPr>
                                <w:rPr>
                                  <w:rFonts w:ascii="Cambria Math" w:hAnsi="Cambria Math" w:cs="Times New Roman"/>
                                  <w:b/>
                                  <w:i/>
                                  <w:color w:val="000000" w:themeColor="text1"/>
                                </w:rPr>
                              </m:ctrlPr>
                            </m:mPr>
                            <m:mr>
                              <m:e>
                                <m:r>
                                  <m:rPr>
                                    <m:sty m:val="bi"/>
                                  </m:rPr>
                                  <w:rPr>
                                    <w:rFonts w:ascii="Cambria Math" w:hAnsi="Cambria Math" w:cs="Times New Roman"/>
                                    <w:color w:val="000000" w:themeColor="text1"/>
                                  </w:rPr>
                                  <m:t>-1+</m:t>
                                </m:r>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α</m:t>
                                    </m:r>
                                  </m:num>
                                  <m:den>
                                    <m:r>
                                      <m:rPr>
                                        <m:sty m:val="bi"/>
                                      </m:rPr>
                                      <w:rPr>
                                        <w:rFonts w:ascii="Cambria Math" w:hAnsi="Cambria Math" w:cs="Times New Roman"/>
                                        <w:color w:val="000000" w:themeColor="text1"/>
                                      </w:rPr>
                                      <m:t>1+</m:t>
                                    </m:r>
                                    <m:sSubSup>
                                      <m:sSubSupPr>
                                        <m:ctrlPr>
                                          <w:rPr>
                                            <w:rFonts w:ascii="Cambria Math" w:hAnsi="Cambria Math" w:cs="Times New Roman"/>
                                            <w:b/>
                                            <w:i/>
                                            <w:color w:val="000000" w:themeColor="text1"/>
                                          </w:rPr>
                                        </m:ctrlPr>
                                      </m:sSubSup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2</m:t>
                                        </m:r>
                                      </m:sub>
                                      <m:sup>
                                        <m:r>
                                          <m:rPr>
                                            <m:sty m:val="bi"/>
                                          </m:rPr>
                                          <w:rPr>
                                            <w:rFonts w:ascii="Cambria Math" w:hAnsi="Cambria Math" w:cs="Times New Roman"/>
                                            <w:color w:val="000000" w:themeColor="text1"/>
                                          </w:rPr>
                                          <m:t>*</m:t>
                                        </m:r>
                                      </m:sup>
                                    </m:sSubSup>
                                  </m:den>
                                </m:f>
                              </m:e>
                              <m:e>
                                <m:r>
                                  <m:rPr>
                                    <m:sty m:val="bi"/>
                                  </m:rPr>
                                  <w:rPr>
                                    <w:rFonts w:ascii="Cambria Math" w:hAnsi="Cambria Math" w:cs="Times New Roman"/>
                                    <w:color w:val="000000" w:themeColor="text1"/>
                                  </w:rPr>
                                  <m:t>-</m:t>
                                </m:r>
                                <m:f>
                                  <m:fPr>
                                    <m:ctrlPr>
                                      <w:rPr>
                                        <w:rFonts w:ascii="Cambria Math" w:hAnsi="Cambria Math" w:cs="Times New Roman"/>
                                        <w:b/>
                                        <w:i/>
                                        <w:color w:val="000000" w:themeColor="text1"/>
                                      </w:rPr>
                                    </m:ctrlPr>
                                  </m:fPr>
                                  <m:num>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V</m:t>
                                        </m:r>
                                      </m:e>
                                      <m:sub>
                                        <m:r>
                                          <m:rPr>
                                            <m:sty m:val="bi"/>
                                          </m:rPr>
                                          <w:rPr>
                                            <w:rFonts w:ascii="Cambria Math" w:hAnsi="Cambria Math" w:cs="Times New Roman"/>
                                            <w:color w:val="000000" w:themeColor="text1"/>
                                          </w:rPr>
                                          <m:t>2</m:t>
                                        </m:r>
                                      </m:sub>
                                    </m:sSub>
                                    <m:r>
                                      <m:rPr>
                                        <m:sty m:val="bi"/>
                                      </m:rPr>
                                      <w:rPr>
                                        <w:rFonts w:ascii="Cambria Math" w:hAnsi="Cambria Math" w:cs="Times New Roman"/>
                                        <w:color w:val="000000" w:themeColor="text1"/>
                                      </w:rPr>
                                      <m:t>+</m:t>
                                    </m:r>
                                    <m:sSub>
                                      <m:sSubPr>
                                        <m:ctrlPr>
                                          <w:ins w:id="3086" w:author="Bo Shen" w:date="2023-03-03T17:48:00Z">
                                            <w:rPr>
                                              <w:rFonts w:ascii="Cambria Math" w:hAnsi="Cambria Math" w:cs="Times New Roman"/>
                                              <w:b/>
                                              <w:i/>
                                              <w:color w:val="000000" w:themeColor="text1"/>
                                            </w:rPr>
                                          </w:ins>
                                        </m:ctrlPr>
                                      </m:sSubPr>
                                      <m:e>
                                        <m:r>
                                          <m:rPr>
                                            <m:sty m:val="bi"/>
                                          </m:rPr>
                                          <w:rPr>
                                            <w:rFonts w:ascii="Cambria Math" w:hAnsi="Cambria Math" w:cs="Times New Roman"/>
                                            <w:color w:val="000000" w:themeColor="text1"/>
                                          </w:rPr>
                                          <m:t>B</m:t>
                                        </m:r>
                                      </m:e>
                                      <m:sub>
                                        <m:r>
                                          <w:ins w:id="3087" w:author="Bo Shen" w:date="2023-03-03T17:48:00Z">
                                            <m:rPr>
                                              <m:sty m:val="bi"/>
                                            </m:rPr>
                                            <w:rPr>
                                              <w:rFonts w:ascii="Cambria Math" w:hAnsi="Cambria Math" w:cs="Times New Roman"/>
                                              <w:color w:val="000000" w:themeColor="text1"/>
                                            </w:rPr>
                                            <m:t>R</m:t>
                                          </w:ins>
                                        </m:r>
                                      </m:sub>
                                    </m:sSub>
                                    <m:r>
                                      <m:rPr>
                                        <m:sty m:val="bi"/>
                                      </m:rPr>
                                      <w:rPr>
                                        <w:rFonts w:ascii="Cambria Math" w:hAnsi="Cambria Math" w:cs="Times New Roman"/>
                                        <w:color w:val="000000" w:themeColor="text1"/>
                                      </w:rPr>
                                      <m:t>+α</m:t>
                                    </m:r>
                                    <m:sSubSup>
                                      <m:sSubSupPr>
                                        <m:ctrlPr>
                                          <w:rPr>
                                            <w:rFonts w:ascii="Cambria Math" w:hAnsi="Cambria Math" w:cs="Times New Roman"/>
                                            <w:b/>
                                            <w:i/>
                                            <w:color w:val="000000" w:themeColor="text1"/>
                                          </w:rPr>
                                        </m:ctrlPr>
                                      </m:sSubSup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2</m:t>
                                        </m:r>
                                      </m:sub>
                                      <m:sup>
                                        <m:r>
                                          <m:rPr>
                                            <m:sty m:val="bi"/>
                                          </m:rPr>
                                          <w:rPr>
                                            <w:rFonts w:ascii="Cambria Math" w:hAnsi="Cambria Math" w:cs="Times New Roman"/>
                                            <w:color w:val="000000" w:themeColor="text1"/>
                                          </w:rPr>
                                          <m:t>*</m:t>
                                        </m:r>
                                      </m:sup>
                                    </m:sSubSup>
                                  </m:num>
                                  <m:den>
                                    <m:sSup>
                                      <m:sSupPr>
                                        <m:ctrlPr>
                                          <w:rPr>
                                            <w:rFonts w:ascii="Cambria Math" w:hAnsi="Cambria Math" w:cs="Times New Roman"/>
                                            <w:b/>
                                            <w:i/>
                                            <w:color w:val="000000" w:themeColor="text1"/>
                                          </w:rPr>
                                        </m:ctrlPr>
                                      </m:sSupPr>
                                      <m:e>
                                        <m:d>
                                          <m:dPr>
                                            <m:ctrlPr>
                                              <w:rPr>
                                                <w:rFonts w:ascii="Cambria Math" w:hAnsi="Cambria Math" w:cs="Times New Roman"/>
                                                <w:b/>
                                                <w:i/>
                                                <w:color w:val="000000" w:themeColor="text1"/>
                                              </w:rPr>
                                            </m:ctrlPr>
                                          </m:dPr>
                                          <m:e>
                                            <m:r>
                                              <m:rPr>
                                                <m:sty m:val="bi"/>
                                              </m:rPr>
                                              <w:rPr>
                                                <w:rFonts w:ascii="Cambria Math" w:hAnsi="Cambria Math" w:cs="Times New Roman"/>
                                                <w:color w:val="000000" w:themeColor="text1"/>
                                              </w:rPr>
                                              <m:t>1+</m:t>
                                            </m:r>
                                            <m:sSubSup>
                                              <m:sSubSupPr>
                                                <m:ctrlPr>
                                                  <w:rPr>
                                                    <w:rFonts w:ascii="Cambria Math" w:hAnsi="Cambria Math" w:cs="Times New Roman"/>
                                                    <w:b/>
                                                    <w:i/>
                                                    <w:color w:val="000000" w:themeColor="text1"/>
                                                  </w:rPr>
                                                </m:ctrlPr>
                                              </m:sSubSup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2</m:t>
                                                </m:r>
                                              </m:sub>
                                              <m:sup>
                                                <m:r>
                                                  <m:rPr>
                                                    <m:sty m:val="bi"/>
                                                  </m:rPr>
                                                  <w:rPr>
                                                    <w:rFonts w:ascii="Cambria Math" w:hAnsi="Cambria Math" w:cs="Times New Roman"/>
                                                    <w:color w:val="000000" w:themeColor="text1"/>
                                                  </w:rPr>
                                                  <m:t>*</m:t>
                                                </m:r>
                                              </m:sup>
                                            </m:sSubSup>
                                          </m:e>
                                        </m:d>
                                      </m:e>
                                      <m:sup>
                                        <m:r>
                                          <m:rPr>
                                            <m:sty m:val="bi"/>
                                          </m:rPr>
                                          <w:rPr>
                                            <w:rFonts w:ascii="Cambria Math" w:hAnsi="Cambria Math" w:cs="Times New Roman"/>
                                            <w:color w:val="000000" w:themeColor="text1"/>
                                          </w:rPr>
                                          <m:t>2</m:t>
                                        </m:r>
                                      </m:sup>
                                    </m:sSup>
                                  </m:den>
                                </m:f>
                              </m:e>
                              <m:e>
                                <m:r>
                                  <m:rPr>
                                    <m:sty m:val="bi"/>
                                  </m:rPr>
                                  <w:rPr>
                                    <w:rFonts w:ascii="Cambria Math" w:hAnsi="Cambria Math" w:cs="Times New Roman"/>
                                    <w:color w:val="000000" w:themeColor="text1"/>
                                  </w:rPr>
                                  <m:t>0</m:t>
                                </m:r>
                              </m:e>
                            </m:mr>
                            <m:mr>
                              <m:e>
                                <m:r>
                                  <m:rPr>
                                    <m:sty m:val="bi"/>
                                  </m:rPr>
                                  <w:rPr>
                                    <w:rFonts w:ascii="Cambria Math" w:hAnsi="Cambria Math" w:cs="Times New Roman"/>
                                    <w:color w:val="000000" w:themeColor="text1"/>
                                  </w:rPr>
                                  <m:t>ω</m:t>
                                </m:r>
                              </m:e>
                              <m:e>
                                <m:r>
                                  <m:rPr>
                                    <m:sty m:val="bi"/>
                                  </m:rPr>
                                  <w:rPr>
                                    <w:rFonts w:ascii="Cambria Math" w:hAnsi="Cambria Math" w:cs="Times New Roman"/>
                                    <w:color w:val="000000" w:themeColor="text1"/>
                                  </w:rPr>
                                  <m:t>-1</m:t>
                                </m:r>
                              </m:e>
                              <m:e>
                                <m:r>
                                  <m:rPr>
                                    <m:sty m:val="bi"/>
                                  </m:rPr>
                                  <w:rPr>
                                    <w:rFonts w:ascii="Cambria Math" w:hAnsi="Cambria Math" w:cs="Times New Roman"/>
                                    <w:color w:val="000000" w:themeColor="text1"/>
                                  </w:rPr>
                                  <m:t>-1</m:t>
                                </m:r>
                              </m:e>
                            </m:mr>
                            <m:mr>
                              <m:e>
                                <m:r>
                                  <m:rPr>
                                    <m:sty m:val="bi"/>
                                  </m:rPr>
                                  <w:rPr>
                                    <w:rFonts w:ascii="Cambria Math" w:hAnsi="Cambria Math" w:cs="Times New Roman"/>
                                    <w:color w:val="000000" w:themeColor="text1"/>
                                  </w:rPr>
                                  <m:t>β</m:t>
                                </m:r>
                              </m:e>
                              <m:e>
                                <m:r>
                                  <m:rPr>
                                    <m:sty m:val="bi"/>
                                  </m:rPr>
                                  <w:rPr>
                                    <w:rFonts w:ascii="Cambria Math" w:hAnsi="Cambria Math" w:cs="Times New Roman"/>
                                    <w:color w:val="000000" w:themeColor="text1"/>
                                  </w:rPr>
                                  <m:t>0</m:t>
                                </m:r>
                              </m:e>
                              <m:e>
                                <m:r>
                                  <m:rPr>
                                    <m:sty m:val="bi"/>
                                  </m:rPr>
                                  <w:rPr>
                                    <w:rFonts w:ascii="Cambria Math" w:hAnsi="Cambria Math" w:cs="Times New Roman"/>
                                    <w:color w:val="000000" w:themeColor="text1"/>
                                  </w:rPr>
                                  <m:t>-1</m:t>
                                </m:r>
                              </m:e>
                            </m:mr>
                          </m:m>
                        </m:e>
                      </m:mr>
                    </m:m>
                  </m:e>
                </m:d>
              </m:oMath>
            </m:oMathPara>
          </w:p>
        </w:tc>
        <w:tc>
          <w:tcPr>
            <w:tcW w:w="554" w:type="dxa"/>
            <w:vAlign w:val="center"/>
            <w:tcPrChange w:id="3088" w:author="Bo Shen" w:date="2023-03-03T17:49:00Z">
              <w:tcPr>
                <w:tcW w:w="630" w:type="dxa"/>
                <w:vAlign w:val="center"/>
              </w:tcPr>
            </w:tcPrChange>
          </w:tcPr>
          <w:p w14:paraId="0DC73583" w14:textId="77777777" w:rsidR="00564B42" w:rsidRPr="00157411" w:rsidRDefault="00564B42" w:rsidP="00007227">
            <w:pPr>
              <w:pStyle w:val="Caption"/>
              <w:jc w:val="right"/>
              <w:rPr>
                <w:rFonts w:ascii="Times New Roman" w:hAnsi="Times New Roman" w:cs="Times New Roman"/>
                <w:i w:val="0"/>
                <w:color w:val="000000" w:themeColor="text1"/>
                <w:sz w:val="24"/>
                <w:szCs w:val="24"/>
              </w:rPr>
            </w:pPr>
            <w:bookmarkStart w:id="3089" w:name="_Ref70423598"/>
            <w:r w:rsidRPr="00157411">
              <w:rPr>
                <w:rFonts w:ascii="Times New Roman" w:hAnsi="Times New Roman" w:cs="Times New Roman"/>
                <w:i w:val="0"/>
                <w:color w:val="000000" w:themeColor="text1"/>
                <w:sz w:val="24"/>
                <w:szCs w:val="24"/>
              </w:rPr>
              <w:t>(</w:t>
            </w:r>
            <w:del w:id="3090" w:author="Bo Shen" w:date="2023-02-27T16:30:00Z">
              <w:r w:rsidRPr="00157411" w:rsidDel="00DF5DCB">
                <w:rPr>
                  <w:rFonts w:ascii="Times New Roman" w:hAnsi="Times New Roman" w:cs="Times New Roman"/>
                  <w:i w:val="0"/>
                  <w:color w:val="000000" w:themeColor="text1"/>
                  <w:sz w:val="24"/>
                  <w:szCs w:val="24"/>
                </w:rPr>
                <w:fldChar w:fldCharType="begin"/>
              </w:r>
              <w:r w:rsidRPr="00157411" w:rsidDel="00DF5DCB">
                <w:rPr>
                  <w:rFonts w:ascii="Times New Roman" w:hAnsi="Times New Roman" w:cs="Times New Roman"/>
                  <w:i w:val="0"/>
                  <w:color w:val="000000" w:themeColor="text1"/>
                  <w:sz w:val="24"/>
                  <w:szCs w:val="24"/>
                </w:rPr>
                <w:delInstrText xml:space="preserve"> SEQ Equation \* ARABIC </w:delInstrText>
              </w:r>
              <w:r w:rsidRPr="00157411" w:rsidDel="00DF5DCB">
                <w:rPr>
                  <w:rFonts w:ascii="Times New Roman" w:hAnsi="Times New Roman" w:cs="Times New Roman"/>
                  <w:i w:val="0"/>
                  <w:color w:val="000000" w:themeColor="text1"/>
                  <w:sz w:val="24"/>
                  <w:szCs w:val="24"/>
                </w:rPr>
                <w:fldChar w:fldCharType="separate"/>
              </w:r>
              <w:r w:rsidRPr="00157411" w:rsidDel="00DF5DCB">
                <w:rPr>
                  <w:rFonts w:ascii="Times New Roman" w:hAnsi="Times New Roman" w:cs="Times New Roman"/>
                  <w:i w:val="0"/>
                  <w:noProof/>
                  <w:color w:val="000000" w:themeColor="text1"/>
                  <w:sz w:val="24"/>
                  <w:szCs w:val="24"/>
                </w:rPr>
                <w:delText>13</w:delText>
              </w:r>
              <w:r w:rsidRPr="00157411" w:rsidDel="00DF5DCB">
                <w:rPr>
                  <w:rFonts w:ascii="Times New Roman" w:hAnsi="Times New Roman" w:cs="Times New Roman"/>
                  <w:i w:val="0"/>
                  <w:color w:val="000000" w:themeColor="text1"/>
                  <w:sz w:val="24"/>
                  <w:szCs w:val="24"/>
                </w:rPr>
                <w:fldChar w:fldCharType="end"/>
              </w:r>
            </w:del>
            <w:bookmarkEnd w:id="3089"/>
            <w:ins w:id="3091" w:author="Bo Shen" w:date="2023-02-27T16:31:00Z">
              <w:r>
                <w:rPr>
                  <w:rFonts w:ascii="Times New Roman" w:hAnsi="Times New Roman" w:cs="Times New Roman"/>
                  <w:i w:val="0"/>
                  <w:color w:val="000000" w:themeColor="text1"/>
                  <w:sz w:val="24"/>
                  <w:szCs w:val="24"/>
                </w:rPr>
                <w:t>8</w:t>
              </w:r>
            </w:ins>
            <w:r w:rsidRPr="00157411">
              <w:rPr>
                <w:rFonts w:ascii="Times New Roman" w:hAnsi="Times New Roman" w:cs="Times New Roman"/>
                <w:i w:val="0"/>
                <w:color w:val="000000" w:themeColor="text1"/>
                <w:sz w:val="24"/>
                <w:szCs w:val="24"/>
              </w:rPr>
              <w:t>)</w:t>
            </w:r>
          </w:p>
        </w:tc>
      </w:tr>
    </w:tbl>
    <w:p w14:paraId="30EA5C5E" w14:textId="77777777" w:rsidR="00564B42" w:rsidRDefault="00564B42" w:rsidP="00E24C8A">
      <w:pPr>
        <w:spacing w:line="480" w:lineRule="auto"/>
        <w:jc w:val="both"/>
        <w:rPr>
          <w:rFonts w:ascii="Times New Roman" w:hAnsi="Times New Roman" w:cs="Times New Roman"/>
        </w:rPr>
      </w:pPr>
      <w:r>
        <w:rPr>
          <w:rFonts w:ascii="Times New Roman" w:hAnsi="Times New Roman" w:cs="Times New Roman"/>
        </w:rPr>
        <w:t xml:space="preserve">We examined the configuration of nullclines and checked the eigenvalues of the Jacobian matrix across a wide range of parameter values </w:t>
      </w:r>
      <m:oMath>
        <m:r>
          <w:rPr>
            <w:rFonts w:ascii="Cambria Math" w:hAnsi="Cambria Math" w:cs="Times New Roman"/>
          </w:rPr>
          <m:t>α</m:t>
        </m:r>
      </m:oMath>
      <w:r>
        <w:rPr>
          <w:rFonts w:ascii="Times New Roman" w:hAnsi="Times New Roman" w:cs="Times New Roman"/>
        </w:rPr>
        <w:t xml:space="preserve"> and </w:t>
      </w:r>
      <m:oMath>
        <m:r>
          <w:rPr>
            <w:rFonts w:ascii="Cambria Math" w:hAnsi="Cambria Math" w:cs="Times New Roman"/>
          </w:rPr>
          <m:t>β</m:t>
        </m:r>
      </m:oMath>
      <w:r>
        <w:rPr>
          <w:rFonts w:ascii="Times New Roman" w:hAnsi="Times New Roman" w:cs="Times New Roman"/>
        </w:rPr>
        <w:t xml:space="preserve">. </w:t>
      </w:r>
      <m:oMath>
        <m:r>
          <w:rPr>
            <w:rFonts w:ascii="Cambria Math" w:hAnsi="Cambria Math" w:cs="Times New Roman"/>
          </w:rPr>
          <m:t>ω</m:t>
        </m:r>
      </m:oMath>
      <w:r>
        <w:rPr>
          <w:rFonts w:ascii="Times New Roman" w:hAnsi="Times New Roman" w:cs="Times New Roman"/>
        </w:rPr>
        <w:t xml:space="preserve"> </w:t>
      </w:r>
      <w:ins w:id="3092" w:author="Bo Shen" w:date="2023-02-27T22:59:00Z">
        <w:r>
          <w:rPr>
            <w:rFonts w:ascii="Times New Roman" w:hAnsi="Times New Roman" w:cs="Times New Roman"/>
          </w:rPr>
          <w:t>w</w:t>
        </w:r>
      </w:ins>
      <w:r>
        <w:rPr>
          <w:rFonts w:ascii="Times New Roman" w:hAnsi="Times New Roman" w:cs="Times New Roman"/>
        </w:rPr>
        <w:t xml:space="preserve">as set </w:t>
      </w:r>
      <w:ins w:id="3093" w:author="Bo Shen" w:date="2023-02-27T22:59:00Z">
        <w:r>
          <w:rPr>
            <w:rFonts w:ascii="Times New Roman" w:hAnsi="Times New Roman" w:cs="Times New Roman"/>
          </w:rPr>
          <w:t xml:space="preserve">as </w:t>
        </w:r>
      </w:ins>
      <w:r>
        <w:rPr>
          <w:rFonts w:ascii="Times New Roman" w:hAnsi="Times New Roman" w:cs="Times New Roman"/>
        </w:rPr>
        <w:t xml:space="preserve">a unit value of 1 for the sake of simplicity. </w:t>
      </w:r>
      <m:oMath>
        <m:sSub>
          <m:sSubPr>
            <m:ctrlPr>
              <w:ins w:id="3094" w:author="Bo Shen" w:date="2023-03-03T17:50:00Z">
                <w:rPr>
                  <w:rFonts w:ascii="Cambria Math" w:hAnsi="Cambria Math" w:cs="Times New Roman"/>
                  <w:i/>
                </w:rPr>
              </w:ins>
            </m:ctrlPr>
          </m:sSubPr>
          <m:e>
            <m:r>
              <w:rPr>
                <w:rFonts w:ascii="Cambria Math" w:hAnsi="Cambria Math" w:cs="Times New Roman"/>
              </w:rPr>
              <m:t>B</m:t>
            </m:r>
          </m:e>
          <m:sub>
            <m:r>
              <w:ins w:id="3095" w:author="Bo Shen" w:date="2023-03-03T17:50:00Z">
                <w:rPr>
                  <w:rFonts w:ascii="Cambria Math" w:hAnsi="Cambria Math" w:cs="Times New Roman"/>
                </w:rPr>
                <m:t>R</m:t>
              </w:ins>
            </m:r>
          </m:sub>
        </m:sSub>
      </m:oMath>
      <w:r w:rsidRPr="00C27BE1">
        <w:rPr>
          <w:rFonts w:ascii="Times New Roman" w:hAnsi="Times New Roman" w:cs="Times New Roman"/>
        </w:rPr>
        <w:t xml:space="preserve"> </w:t>
      </w:r>
      <w:del w:id="3096" w:author="Bo Shen" w:date="2023-02-27T23:13:00Z">
        <w:r w:rsidRPr="00C27BE1" w:rsidDel="006310F9">
          <w:rPr>
            <w:rFonts w:ascii="Times New Roman" w:hAnsi="Times New Roman" w:cs="Times New Roman"/>
          </w:rPr>
          <w:delText xml:space="preserve">and </w:delText>
        </w:r>
      </w:del>
      <m:oMath>
        <m:sSub>
          <m:sSubPr>
            <m:ctrlPr>
              <w:del w:id="3097" w:author="Bo Shen" w:date="2023-02-27T23:13:00Z">
                <w:rPr>
                  <w:rFonts w:ascii="Cambria Math" w:hAnsi="Cambria Math" w:cs="Times New Roman"/>
                  <w:i/>
                </w:rPr>
              </w:del>
            </m:ctrlPr>
          </m:sSubPr>
          <m:e>
            <m:r>
              <w:del w:id="3098" w:author="Bo Shen" w:date="2023-02-27T23:13:00Z">
                <w:rPr>
                  <w:rFonts w:ascii="Cambria Math" w:hAnsi="Cambria Math" w:cs="Times New Roman"/>
                </w:rPr>
                <m:t>G</m:t>
              </w:del>
            </m:r>
          </m:e>
          <m:sub>
            <m:r>
              <w:del w:id="3099" w:author="Bo Shen" w:date="2023-02-27T23:13:00Z">
                <w:rPr>
                  <w:rFonts w:ascii="Cambria Math" w:hAnsi="Cambria Math" w:cs="Times New Roman"/>
                </w:rPr>
                <m:t>0</m:t>
              </w:del>
            </m:r>
          </m:sub>
        </m:sSub>
      </m:oMath>
      <w:del w:id="3100" w:author="Bo Shen" w:date="2023-02-27T23:13:00Z">
        <w:r w:rsidRPr="00C27BE1" w:rsidDel="006310F9">
          <w:rPr>
            <w:rFonts w:ascii="Times New Roman" w:hAnsi="Times New Roman" w:cs="Times New Roman"/>
          </w:rPr>
          <w:delText xml:space="preserve"> were </w:delText>
        </w:r>
      </w:del>
      <w:ins w:id="3101" w:author="Bo Shen" w:date="2023-02-27T23:13:00Z">
        <w:r w:rsidRPr="00C27BE1">
          <w:rPr>
            <w:rFonts w:ascii="Times New Roman" w:hAnsi="Times New Roman" w:cs="Times New Roman"/>
          </w:rPr>
          <w:t xml:space="preserve">and </w:t>
        </w:r>
      </w:ins>
      <m:oMath>
        <m:sSub>
          <m:sSubPr>
            <m:ctrlPr>
              <w:ins w:id="3102" w:author="Bo Shen" w:date="2023-03-03T17:50:00Z">
                <w:rPr>
                  <w:rFonts w:ascii="Cambria Math" w:hAnsi="Cambria Math" w:cs="Times New Roman"/>
                  <w:i/>
                </w:rPr>
              </w:ins>
            </m:ctrlPr>
          </m:sSubPr>
          <m:e>
            <m:r>
              <w:ins w:id="3103" w:author="Bo Shen" w:date="2023-03-03T17:50:00Z">
                <w:rPr>
                  <w:rFonts w:ascii="Cambria Math" w:hAnsi="Cambria Math" w:cs="Times New Roman"/>
                </w:rPr>
                <m:t>B</m:t>
              </w:ins>
            </m:r>
          </m:e>
          <m:sub>
            <m:r>
              <w:ins w:id="3104" w:author="Bo Shen" w:date="2023-03-03T17:50:00Z">
                <w:rPr>
                  <w:rFonts w:ascii="Cambria Math" w:hAnsi="Cambria Math" w:cs="Times New Roman"/>
                </w:rPr>
                <m:t>G</m:t>
              </w:ins>
            </m:r>
          </m:sub>
        </m:sSub>
      </m:oMath>
      <w:ins w:id="3105" w:author="Bo Shen" w:date="2023-02-27T23:13:00Z">
        <w:r w:rsidRPr="00C27BE1">
          <w:rPr>
            <w:rFonts w:ascii="Times New Roman" w:hAnsi="Times New Roman" w:cs="Times New Roman"/>
          </w:rPr>
          <w:t xml:space="preserve"> were </w:t>
        </w:r>
      </w:ins>
      <w:r w:rsidRPr="00C27BE1">
        <w:rPr>
          <w:rFonts w:ascii="Times New Roman" w:hAnsi="Times New Roman" w:cs="Times New Roman"/>
        </w:rPr>
        <w:t>set as zero in the following visualization</w:t>
      </w:r>
      <w:del w:id="3106" w:author="Bo Shen" w:date="2023-02-27T23:03:00Z">
        <w:r w:rsidRPr="00C27BE1" w:rsidDel="007356FF">
          <w:rPr>
            <w:rFonts w:ascii="Times New Roman" w:hAnsi="Times New Roman" w:cs="Times New Roman"/>
          </w:rPr>
          <w:delText xml:space="preserve"> but were noted in the following solutions</w:delText>
        </w:r>
      </w:del>
      <w:r w:rsidRPr="00C27BE1">
        <w:rPr>
          <w:rFonts w:ascii="Times New Roman" w:hAnsi="Times New Roman" w:cs="Times New Roman"/>
        </w:rPr>
        <w:t>.</w:t>
      </w:r>
    </w:p>
    <w:p w14:paraId="29E645A9" w14:textId="77777777" w:rsidR="00564B42" w:rsidRDefault="00564B42" w:rsidP="00E24C8A">
      <w:pPr>
        <w:spacing w:line="480" w:lineRule="auto"/>
        <w:jc w:val="both"/>
        <w:rPr>
          <w:rFonts w:ascii="Times New Roman" w:hAnsi="Times New Roman" w:cs="Times New Roman"/>
        </w:rPr>
      </w:pPr>
    </w:p>
    <w:p w14:paraId="020B3120" w14:textId="77777777" w:rsidR="00564B42" w:rsidRDefault="00564B42" w:rsidP="00E24C8A">
      <w:pPr>
        <w:spacing w:line="480" w:lineRule="auto"/>
        <w:jc w:val="both"/>
        <w:rPr>
          <w:rFonts w:ascii="Times New Roman" w:hAnsi="Times New Roman" w:cs="Times New Roman"/>
        </w:rPr>
      </w:pPr>
      <w:r>
        <w:rPr>
          <w:rFonts w:ascii="Times New Roman" w:hAnsi="Times New Roman" w:cs="Times New Roman"/>
        </w:rPr>
        <w:lastRenderedPageBreak/>
        <w:t xml:space="preserve">The property of the system under equivalent inputs is a critical test since it determines whether the system is able to implement a WTA choice and select an option. Thus, we examined the property of the system for WTA under equal inputs. Examining the full space of </w:t>
      </w:r>
      <m:oMath>
        <m:r>
          <w:rPr>
            <w:rFonts w:ascii="Cambria Math" w:hAnsi="Cambria Math" w:cs="Times New Roman"/>
          </w:rPr>
          <m:t>α</m:t>
        </m:r>
      </m:oMath>
      <w:r>
        <w:rPr>
          <w:rFonts w:ascii="Times New Roman" w:hAnsi="Times New Roman" w:cs="Times New Roman"/>
        </w:rPr>
        <w:t xml:space="preserve"> and </w:t>
      </w:r>
      <m:oMath>
        <m:r>
          <w:rPr>
            <w:rFonts w:ascii="Cambria Math" w:hAnsi="Cambria Math" w:cs="Times New Roman"/>
          </w:rPr>
          <m:t>β</m:t>
        </m:r>
      </m:oMath>
      <w:r>
        <w:rPr>
          <w:rFonts w:ascii="Times New Roman" w:hAnsi="Times New Roman" w:cs="Times New Roman"/>
        </w:rPr>
        <w:t xml:space="preserve"> revealed five territories distinguished by the number of equilibrium points and their stabilities (</w:t>
      </w:r>
      <w:r w:rsidRPr="00185C88">
        <w:rPr>
          <w:rFonts w:ascii="Times New Roman" w:hAnsi="Times New Roman" w:cs="Times New Roman"/>
          <w:b/>
          <w:color w:val="000000" w:themeColor="text1"/>
        </w:rPr>
        <w:t>Figure 5-figure supplement 1</w:t>
      </w:r>
      <w:r w:rsidRPr="00185C88">
        <w:rPr>
          <w:rFonts w:ascii="Times New Roman" w:hAnsi="Times New Roman" w:cs="Times New Roman"/>
          <w:b/>
        </w:rPr>
        <w:t>A</w:t>
      </w:r>
      <w:r>
        <w:rPr>
          <w:rFonts w:ascii="Times New Roman" w:hAnsi="Times New Roman" w:cs="Times New Roman"/>
        </w:rPr>
        <w:t xml:space="preserve">). For each territory, the configuration of nullclines </w:t>
      </w:r>
      <w:proofErr w:type="gramStart"/>
      <w:r>
        <w:rPr>
          <w:rFonts w:ascii="Times New Roman" w:hAnsi="Times New Roman" w:cs="Times New Roman"/>
        </w:rPr>
        <w:t>are</w:t>
      </w:r>
      <w:proofErr w:type="gramEnd"/>
      <w:r>
        <w:rPr>
          <w:rFonts w:ascii="Times New Roman" w:hAnsi="Times New Roman" w:cs="Times New Roman"/>
        </w:rPr>
        <w:t xml:space="preserve"> illustrated in </w:t>
      </w:r>
      <w:r w:rsidRPr="00B85359">
        <w:rPr>
          <w:rFonts w:ascii="Times New Roman" w:hAnsi="Times New Roman" w:cs="Times New Roman"/>
          <w:b/>
          <w:color w:val="000000" w:themeColor="text1"/>
        </w:rPr>
        <w:t>Figure 5-figure supplement 1</w:t>
      </w:r>
      <w:r>
        <w:rPr>
          <w:rFonts w:ascii="Times New Roman" w:hAnsi="Times New Roman" w:cs="Times New Roman"/>
        </w:rPr>
        <w:t xml:space="preserve"> labeled by color. </w:t>
      </w:r>
      <w:r w:rsidRPr="000F28A0">
        <w:rPr>
          <w:rFonts w:ascii="Times New Roman" w:hAnsi="Times New Roman" w:cs="Times New Roman"/>
          <w:b/>
        </w:rPr>
        <w:t>Dark green region</w:t>
      </w:r>
      <w:r>
        <w:rPr>
          <w:rFonts w:ascii="Times New Roman" w:hAnsi="Times New Roman" w:cs="Times New Roman"/>
        </w:rPr>
        <w:t>: When disinhibition is smaller (</w:t>
      </w:r>
      <m:oMath>
        <m:r>
          <w:rPr>
            <w:rFonts w:ascii="Cambria Math" w:hAnsi="Cambria Math" w:cs="Times New Roman"/>
          </w:rPr>
          <m:t>β&lt;1</m:t>
        </m:r>
      </m:oMath>
      <w:r>
        <w:rPr>
          <w:rFonts w:ascii="Times New Roman" w:hAnsi="Times New Roman" w:cs="Times New Roman"/>
        </w:rPr>
        <w:t xml:space="preserve">), </w:t>
      </w:r>
      <m:oMath>
        <m:r>
          <w:rPr>
            <w:rFonts w:ascii="Cambria Math" w:hAnsi="Cambria Math" w:cs="Times New Roman"/>
          </w:rPr>
          <m:t>α</m:t>
        </m:r>
      </m:oMath>
      <w:r>
        <w:rPr>
          <w:rFonts w:ascii="Times New Roman" w:hAnsi="Times New Roman" w:cs="Times New Roman"/>
        </w:rPr>
        <w:t xml:space="preserve"> and </w:t>
      </w:r>
      <m:oMath>
        <m:r>
          <w:rPr>
            <w:rFonts w:ascii="Cambria Math" w:hAnsi="Cambria Math" w:cs="Times New Roman"/>
          </w:rPr>
          <m:t>β</m:t>
        </m:r>
      </m:oMath>
      <w:r>
        <w:rPr>
          <w:rFonts w:ascii="Times New Roman" w:hAnsi="Times New Roman" w:cs="Times New Roman"/>
        </w:rPr>
        <w:t xml:space="preserve"> show a trade-off in generating WTA competition. When both </w:t>
      </w:r>
      <m:oMath>
        <m:r>
          <w:rPr>
            <w:rFonts w:ascii="Cambria Math" w:hAnsi="Cambria Math" w:cs="Times New Roman"/>
          </w:rPr>
          <m:t>α</m:t>
        </m:r>
      </m:oMath>
      <w:r>
        <w:rPr>
          <w:rFonts w:ascii="Times New Roman" w:hAnsi="Times New Roman" w:cs="Times New Roman"/>
        </w:rPr>
        <w:t xml:space="preserve"> and </w:t>
      </w:r>
      <m:oMath>
        <m:r>
          <w:rPr>
            <w:rFonts w:ascii="Cambria Math" w:hAnsi="Cambria Math" w:cs="Times New Roman"/>
          </w:rPr>
          <m:t>β</m:t>
        </m:r>
      </m:oMath>
      <w:r>
        <w:rPr>
          <w:rFonts w:ascii="Times New Roman" w:hAnsi="Times New Roman" w:cs="Times New Roman"/>
        </w:rPr>
        <w:t xml:space="preserve"> are small, the system generates a unique equilibrium point of normalized coding (dark green region in </w:t>
      </w:r>
      <w:r w:rsidRPr="00185C88">
        <w:rPr>
          <w:rFonts w:ascii="Times New Roman" w:hAnsi="Times New Roman" w:cs="Times New Roman"/>
          <w:b/>
          <w:color w:val="000000" w:themeColor="text1"/>
        </w:rPr>
        <w:t>Figure 5-figure supplement 1</w:t>
      </w:r>
      <w:r w:rsidRPr="00185C88">
        <w:rPr>
          <w:rFonts w:ascii="Times New Roman" w:hAnsi="Times New Roman" w:cs="Times New Roman"/>
          <w:b/>
        </w:rPr>
        <w:t>A</w:t>
      </w:r>
      <w:r>
        <w:rPr>
          <w:rFonts w:ascii="Times New Roman" w:hAnsi="Times New Roman" w:cs="Times New Roman"/>
        </w:rPr>
        <w:t xml:space="preserve">, nullclines shown in </w:t>
      </w:r>
      <w:r w:rsidRPr="00185C88">
        <w:rPr>
          <w:rFonts w:ascii="Times New Roman" w:hAnsi="Times New Roman" w:cs="Times New Roman"/>
          <w:b/>
          <w:color w:val="000000" w:themeColor="text1"/>
        </w:rPr>
        <w:t>Figure 5-figure supplement 1</w:t>
      </w:r>
      <w:r w:rsidRPr="00851171">
        <w:rPr>
          <w:rFonts w:ascii="Times New Roman" w:hAnsi="Times New Roman" w:cs="Times New Roman"/>
          <w:b/>
        </w:rPr>
        <w:t>B</w:t>
      </w:r>
      <w:r w:rsidRPr="00251280">
        <w:rPr>
          <w:rFonts w:ascii="Times New Roman" w:hAnsi="Times New Roman" w:cs="Times New Roman"/>
        </w:rPr>
        <w:t>).</w:t>
      </w:r>
      <w:r>
        <w:rPr>
          <w:rFonts w:ascii="Times New Roman" w:hAnsi="Times New Roman" w:cs="Times New Roman"/>
        </w:rPr>
        <w:t xml:space="preserve"> Eigenvalues in this regime show all negative real parts on this equilibrium point, indicating it is a stable equilibrium. </w:t>
      </w:r>
      <w:r w:rsidRPr="00EE1B4D">
        <w:rPr>
          <w:rFonts w:ascii="Times New Roman" w:hAnsi="Times New Roman" w:cs="Times New Roman"/>
          <w:b/>
        </w:rPr>
        <w:t>Blue region</w:t>
      </w:r>
      <w:r>
        <w:rPr>
          <w:rFonts w:ascii="Times New Roman" w:hAnsi="Times New Roman" w:cs="Times New Roman"/>
        </w:rPr>
        <w:t>: As</w:t>
      </w:r>
      <m:oMath>
        <m:r>
          <w:rPr>
            <w:rFonts w:ascii="Cambria Math" w:hAnsi="Cambria Math" w:cs="Times New Roman"/>
          </w:rPr>
          <m:t xml:space="preserve"> α</m:t>
        </m:r>
      </m:oMath>
      <w:r>
        <w:rPr>
          <w:rFonts w:ascii="Times New Roman" w:hAnsi="Times New Roman" w:cs="Times New Roman"/>
        </w:rPr>
        <w:t xml:space="preserve"> values increase (at smaller </w:t>
      </w:r>
      <m:oMath>
        <m:r>
          <w:rPr>
            <w:rFonts w:ascii="Cambria Math" w:hAnsi="Cambria Math" w:cs="Times New Roman"/>
          </w:rPr>
          <m:t>β</m:t>
        </m:r>
      </m:oMath>
      <w:r>
        <w:rPr>
          <w:rFonts w:ascii="Times New Roman" w:hAnsi="Times New Roman" w:cs="Times New Roman"/>
        </w:rPr>
        <w:t xml:space="preserve"> values), the system generates three equilibrium points </w:t>
      </w:r>
      <w:r w:rsidRPr="00251280">
        <w:rPr>
          <w:rFonts w:ascii="Times New Roman" w:hAnsi="Times New Roman" w:cs="Times New Roman"/>
        </w:rPr>
        <w:t>(</w:t>
      </w:r>
      <w:r w:rsidRPr="00185C88">
        <w:rPr>
          <w:rFonts w:ascii="Times New Roman" w:hAnsi="Times New Roman" w:cs="Times New Roman"/>
          <w:b/>
          <w:color w:val="000000" w:themeColor="text1"/>
        </w:rPr>
        <w:t>Figure 5-figure supplement 1</w:t>
      </w:r>
      <w:r w:rsidRPr="00955772">
        <w:rPr>
          <w:rFonts w:ascii="Times New Roman" w:hAnsi="Times New Roman" w:cs="Times New Roman"/>
          <w:b/>
        </w:rPr>
        <w:t>D</w:t>
      </w:r>
      <w:r w:rsidRPr="00251280">
        <w:rPr>
          <w:rFonts w:ascii="Times New Roman" w:hAnsi="Times New Roman" w:cs="Times New Roman"/>
        </w:rPr>
        <w:t>),</w:t>
      </w:r>
      <w:r>
        <w:rPr>
          <w:rFonts w:ascii="Times New Roman" w:hAnsi="Times New Roman" w:cs="Times New Roman"/>
        </w:rPr>
        <w:t xml:space="preserve"> with two high-contrast (stable) attractors at the peripheral and one (unstable) repellor in the center of space </w:t>
      </w:r>
      <w:r w:rsidRPr="00DB5AB4">
        <w:rPr>
          <w:rFonts w:ascii="Times New Roman" w:hAnsi="Times New Roman" w:cs="Times New Roman"/>
          <w:i/>
        </w:rPr>
        <w:t>R</w:t>
      </w:r>
      <w:r w:rsidRPr="00DB5AB4">
        <w:rPr>
          <w:rFonts w:ascii="Times New Roman" w:hAnsi="Times New Roman" w:cs="Times New Roman"/>
          <w:i/>
          <w:vertAlign w:val="subscript"/>
        </w:rPr>
        <w:t>1</w:t>
      </w:r>
      <w:r>
        <w:rPr>
          <w:rFonts w:ascii="Times New Roman" w:hAnsi="Times New Roman" w:cs="Times New Roman"/>
        </w:rPr>
        <w:t>-</w:t>
      </w:r>
      <w:r w:rsidRPr="00DB5AB4">
        <w:rPr>
          <w:rFonts w:ascii="Times New Roman" w:hAnsi="Times New Roman" w:cs="Times New Roman"/>
          <w:i/>
        </w:rPr>
        <w:t>R</w:t>
      </w:r>
      <w:r w:rsidRPr="00DB5AB4">
        <w:rPr>
          <w:rFonts w:ascii="Times New Roman" w:hAnsi="Times New Roman" w:cs="Times New Roman"/>
          <w:i/>
          <w:vertAlign w:val="subscript"/>
        </w:rPr>
        <w:t>2</w:t>
      </w:r>
      <w:r>
        <w:rPr>
          <w:rFonts w:ascii="Times New Roman" w:hAnsi="Times New Roman" w:cs="Times New Roman"/>
        </w:rPr>
        <w:t xml:space="preserve">. Neural activities of </w:t>
      </w:r>
      <w:r w:rsidRPr="00B9051C">
        <w:rPr>
          <w:rFonts w:ascii="Times New Roman" w:hAnsi="Times New Roman" w:cs="Times New Roman"/>
          <w:i/>
        </w:rPr>
        <w:t>R</w:t>
      </w:r>
      <w:r w:rsidRPr="00B9051C">
        <w:rPr>
          <w:rFonts w:ascii="Times New Roman" w:hAnsi="Times New Roman" w:cs="Times New Roman"/>
          <w:i/>
          <w:vertAlign w:val="subscript"/>
        </w:rPr>
        <w:t>1</w:t>
      </w:r>
      <w:r>
        <w:rPr>
          <w:rFonts w:ascii="Times New Roman" w:hAnsi="Times New Roman" w:cs="Times New Roman"/>
        </w:rPr>
        <w:t xml:space="preserve"> and </w:t>
      </w:r>
      <w:r w:rsidRPr="00B9051C">
        <w:rPr>
          <w:rFonts w:ascii="Times New Roman" w:hAnsi="Times New Roman" w:cs="Times New Roman"/>
          <w:i/>
        </w:rPr>
        <w:t>R</w:t>
      </w:r>
      <w:r w:rsidRPr="00B9051C">
        <w:rPr>
          <w:rFonts w:ascii="Times New Roman" w:hAnsi="Times New Roman" w:cs="Times New Roman"/>
          <w:i/>
          <w:vertAlign w:val="subscript"/>
        </w:rPr>
        <w:t>2</w:t>
      </w:r>
      <w:r>
        <w:rPr>
          <w:rFonts w:ascii="Times New Roman" w:hAnsi="Times New Roman" w:cs="Times New Roman"/>
        </w:rPr>
        <w:t xml:space="preserve"> with equal initial values bifurcate into the high-contrast attractors to realize WTA competition (example traces shown in red and blue lines). </w:t>
      </w:r>
      <w:r w:rsidRPr="001967ED">
        <w:rPr>
          <w:rFonts w:ascii="Times New Roman" w:hAnsi="Times New Roman" w:cs="Times New Roman"/>
          <w:b/>
        </w:rPr>
        <w:t>Green region</w:t>
      </w:r>
      <w:r>
        <w:rPr>
          <w:rFonts w:ascii="Times New Roman" w:hAnsi="Times New Roman" w:cs="Times New Roman"/>
        </w:rPr>
        <w:t>: When the strength of disinhibition increases (</w:t>
      </w:r>
      <m:oMath>
        <m:r>
          <w:rPr>
            <w:rFonts w:ascii="Cambria Math" w:hAnsi="Cambria Math" w:cs="Times New Roman"/>
          </w:rPr>
          <m:t>β&gt;1</m:t>
        </m:r>
      </m:oMath>
      <w:r>
        <w:rPr>
          <w:rFonts w:ascii="Times New Roman" w:hAnsi="Times New Roman" w:cs="Times New Roman"/>
        </w:rPr>
        <w:t xml:space="preserve">), most of the regimes (yellow and red regions) show the properties of WTA competition except for a small regime when </w:t>
      </w:r>
      <m:oMath>
        <m:r>
          <w:rPr>
            <w:rFonts w:ascii="Cambria Math" w:hAnsi="Cambria Math" w:cs="Times New Roman"/>
          </w:rPr>
          <m:t>α&lt;1</m:t>
        </m:r>
        <m:r>
          <w:del w:id="3107" w:author="Bo Shen" w:date="2023-02-27T23:14:00Z">
            <w:rPr>
              <w:rFonts w:ascii="Cambria Math" w:hAnsi="Cambria Math" w:cs="Times New Roman"/>
            </w:rPr>
            <m:t>+</m:t>
          </w:del>
        </m:r>
        <m:sSub>
          <m:sSubPr>
            <m:ctrlPr>
              <w:del w:id="3108" w:author="Bo Shen" w:date="2023-02-27T23:14:00Z">
                <w:rPr>
                  <w:rFonts w:ascii="Cambria Math" w:hAnsi="Cambria Math" w:cs="Times New Roman"/>
                  <w:i/>
                </w:rPr>
              </w:del>
            </m:ctrlPr>
          </m:sSubPr>
          <m:e>
            <m:r>
              <w:del w:id="3109" w:author="Bo Shen" w:date="2023-02-27T23:14:00Z">
                <w:rPr>
                  <w:rFonts w:ascii="Cambria Math" w:hAnsi="Cambria Math" w:cs="Times New Roman"/>
                </w:rPr>
                <m:t>G</m:t>
              </w:del>
            </m:r>
          </m:e>
          <m:sub>
            <m:r>
              <w:del w:id="3110" w:author="Bo Shen" w:date="2023-02-27T23:14:00Z">
                <w:rPr>
                  <w:rFonts w:ascii="Cambria Math" w:hAnsi="Cambria Math" w:cs="Times New Roman"/>
                </w:rPr>
                <m:t>0</m:t>
              </w:del>
            </m:r>
          </m:sub>
        </m:sSub>
        <m:r>
          <w:ins w:id="3111" w:author="Bo Shen" w:date="2023-02-27T23:14:00Z">
            <w:rPr>
              <w:rFonts w:ascii="Cambria Math" w:hAnsi="Cambria Math" w:cs="Times New Roman"/>
            </w:rPr>
            <m:t>+</m:t>
          </w:ins>
        </m:r>
        <m:sSub>
          <m:sSubPr>
            <m:ctrlPr>
              <w:ins w:id="3112" w:author="Bo Shen" w:date="2023-03-03T17:52:00Z">
                <w:rPr>
                  <w:rFonts w:ascii="Cambria Math" w:hAnsi="Cambria Math" w:cs="Times New Roman"/>
                  <w:i/>
                </w:rPr>
              </w:ins>
            </m:ctrlPr>
          </m:sSubPr>
          <m:e>
            <m:r>
              <w:ins w:id="3113" w:author="Bo Shen" w:date="2023-03-03T17:52:00Z">
                <w:rPr>
                  <w:rFonts w:ascii="Cambria Math" w:hAnsi="Cambria Math" w:cs="Times New Roman"/>
                </w:rPr>
                <m:t>B</m:t>
              </w:ins>
            </m:r>
          </m:e>
          <m:sub>
            <m:r>
              <w:ins w:id="3114" w:author="Bo Shen" w:date="2023-03-03T17:52:00Z">
                <w:rPr>
                  <w:rFonts w:ascii="Cambria Math" w:hAnsi="Cambria Math" w:cs="Times New Roman"/>
                </w:rPr>
                <m:t>G</m:t>
              </w:ins>
            </m:r>
          </m:sub>
        </m:sSub>
      </m:oMath>
      <w:r w:rsidRPr="00D07240">
        <w:rPr>
          <w:rFonts w:ascii="Times New Roman" w:hAnsi="Times New Roman" w:cs="Times New Roman"/>
        </w:rPr>
        <w:t xml:space="preserve"> </w:t>
      </w:r>
      <w:r>
        <w:rPr>
          <w:rFonts w:ascii="Times New Roman" w:hAnsi="Times New Roman" w:cs="Times New Roman"/>
        </w:rPr>
        <w:t xml:space="preserve">(an almost invisible region between dark green and yellow). In the green region, the nullclines of </w:t>
      </w:r>
      <w:r w:rsidRPr="00B9051C">
        <w:rPr>
          <w:rFonts w:ascii="Times New Roman" w:hAnsi="Times New Roman" w:cs="Times New Roman"/>
          <w:i/>
        </w:rPr>
        <w:t>R</w:t>
      </w:r>
      <w:r w:rsidRPr="00B9051C">
        <w:rPr>
          <w:rFonts w:ascii="Times New Roman" w:hAnsi="Times New Roman" w:cs="Times New Roman"/>
          <w:i/>
          <w:vertAlign w:val="subscript"/>
        </w:rPr>
        <w:t>1</w:t>
      </w:r>
      <w:r>
        <w:rPr>
          <w:rFonts w:ascii="Times New Roman" w:hAnsi="Times New Roman" w:cs="Times New Roman"/>
        </w:rPr>
        <w:t xml:space="preserve"> and </w:t>
      </w:r>
      <w:r w:rsidRPr="00B9051C">
        <w:rPr>
          <w:rFonts w:ascii="Times New Roman" w:hAnsi="Times New Roman" w:cs="Times New Roman"/>
          <w:i/>
        </w:rPr>
        <w:t>R</w:t>
      </w:r>
      <w:r w:rsidRPr="00B9051C">
        <w:rPr>
          <w:rFonts w:ascii="Times New Roman" w:hAnsi="Times New Roman" w:cs="Times New Roman"/>
          <w:i/>
          <w:vertAlign w:val="subscript"/>
        </w:rPr>
        <w:t>2</w:t>
      </w:r>
      <w:r>
        <w:rPr>
          <w:rFonts w:ascii="Times New Roman" w:hAnsi="Times New Roman" w:cs="Times New Roman"/>
        </w:rPr>
        <w:t xml:space="preserve"> still intersect on three equilibrium points but, in contrast to the blue region, the two points with high contrast of </w:t>
      </w:r>
      <w:r w:rsidRPr="00DB5AB4">
        <w:rPr>
          <w:rFonts w:ascii="Times New Roman" w:hAnsi="Times New Roman" w:cs="Times New Roman"/>
          <w:i/>
        </w:rPr>
        <w:t>R</w:t>
      </w:r>
      <w:r w:rsidRPr="00DB5AB4">
        <w:rPr>
          <w:rFonts w:ascii="Times New Roman" w:hAnsi="Times New Roman" w:cs="Times New Roman"/>
          <w:i/>
          <w:vertAlign w:val="subscript"/>
        </w:rPr>
        <w:t>1</w:t>
      </w:r>
      <w:r>
        <w:rPr>
          <w:rFonts w:ascii="Times New Roman" w:hAnsi="Times New Roman" w:cs="Times New Roman"/>
        </w:rPr>
        <w:t>-</w:t>
      </w:r>
      <w:r w:rsidRPr="00DB5AB4">
        <w:rPr>
          <w:rFonts w:ascii="Times New Roman" w:hAnsi="Times New Roman" w:cs="Times New Roman"/>
          <w:i/>
        </w:rPr>
        <w:t>R</w:t>
      </w:r>
      <w:r w:rsidRPr="00DB5AB4">
        <w:rPr>
          <w:rFonts w:ascii="Times New Roman" w:hAnsi="Times New Roman" w:cs="Times New Roman"/>
          <w:i/>
          <w:vertAlign w:val="subscript"/>
        </w:rPr>
        <w:t>2</w:t>
      </w:r>
      <w:r>
        <w:rPr>
          <w:rFonts w:ascii="Times New Roman" w:hAnsi="Times New Roman" w:cs="Times New Roman"/>
        </w:rPr>
        <w:t xml:space="preserve"> activities are unstable and the equilibrium point in the center is stable</w:t>
      </w:r>
      <w:ins w:id="3115" w:author="Bo Shen" w:date="2023-03-05T13:50:00Z">
        <w:r>
          <w:rPr>
            <w:rFonts w:ascii="Times New Roman" w:hAnsi="Times New Roman" w:cs="Times New Roman"/>
          </w:rPr>
          <w:t>, therefore, the system maintains normalized coding</w:t>
        </w:r>
      </w:ins>
      <w:r>
        <w:rPr>
          <w:rFonts w:ascii="Times New Roman" w:hAnsi="Times New Roman" w:cs="Times New Roman"/>
        </w:rPr>
        <w:t xml:space="preserve"> </w:t>
      </w:r>
      <w:r w:rsidRPr="00251280">
        <w:rPr>
          <w:rFonts w:ascii="Times New Roman" w:hAnsi="Times New Roman" w:cs="Times New Roman"/>
        </w:rPr>
        <w:t>(</w:t>
      </w:r>
      <w:r w:rsidRPr="00185C88">
        <w:rPr>
          <w:rFonts w:ascii="Times New Roman" w:hAnsi="Times New Roman" w:cs="Times New Roman"/>
          <w:b/>
          <w:color w:val="000000" w:themeColor="text1"/>
        </w:rPr>
        <w:t>Figure 5-figure supplement 1</w:t>
      </w:r>
      <w:r w:rsidRPr="0023393B">
        <w:rPr>
          <w:rFonts w:ascii="Times New Roman" w:hAnsi="Times New Roman" w:cs="Times New Roman"/>
          <w:b/>
        </w:rPr>
        <w:t>C</w:t>
      </w:r>
      <w:r>
        <w:rPr>
          <w:rFonts w:ascii="Times New Roman" w:hAnsi="Times New Roman" w:cs="Times New Roman"/>
        </w:rPr>
        <w:t xml:space="preserve">). </w:t>
      </w:r>
      <w:del w:id="3116" w:author="Bo Shen" w:date="2023-03-05T13:50:00Z">
        <w:r w:rsidDel="00CA71EB">
          <w:rPr>
            <w:rFonts w:ascii="Times New Roman" w:hAnsi="Times New Roman" w:cs="Times New Roman"/>
          </w:rPr>
          <w:delText xml:space="preserve">The neural activity of </w:delText>
        </w:r>
        <w:r w:rsidRPr="00B9051C" w:rsidDel="00CA71EB">
          <w:rPr>
            <w:rFonts w:ascii="Times New Roman" w:hAnsi="Times New Roman" w:cs="Times New Roman"/>
            <w:i/>
          </w:rPr>
          <w:delText>R</w:delText>
        </w:r>
        <w:r w:rsidRPr="00B9051C" w:rsidDel="00CA71EB">
          <w:rPr>
            <w:rFonts w:ascii="Times New Roman" w:hAnsi="Times New Roman" w:cs="Times New Roman"/>
            <w:i/>
            <w:vertAlign w:val="subscript"/>
          </w:rPr>
          <w:delText>1</w:delText>
        </w:r>
        <w:r w:rsidDel="00CA71EB">
          <w:rPr>
            <w:rFonts w:ascii="Times New Roman" w:hAnsi="Times New Roman" w:cs="Times New Roman"/>
          </w:rPr>
          <w:delText xml:space="preserve"> and </w:delText>
        </w:r>
        <w:r w:rsidRPr="00B9051C" w:rsidDel="00CA71EB">
          <w:rPr>
            <w:rFonts w:ascii="Times New Roman" w:hAnsi="Times New Roman" w:cs="Times New Roman"/>
            <w:i/>
          </w:rPr>
          <w:delText>R</w:delText>
        </w:r>
        <w:r w:rsidRPr="00B9051C" w:rsidDel="00CA71EB">
          <w:rPr>
            <w:rFonts w:ascii="Times New Roman" w:hAnsi="Times New Roman" w:cs="Times New Roman"/>
            <w:i/>
            <w:vertAlign w:val="subscript"/>
          </w:rPr>
          <w:delText>2</w:delText>
        </w:r>
        <w:r w:rsidDel="00CA71EB">
          <w:rPr>
            <w:rFonts w:ascii="Times New Roman" w:hAnsi="Times New Roman" w:cs="Times New Roman"/>
          </w:rPr>
          <w:delText xml:space="preserve"> is restricted under a value of </w:delText>
        </w:r>
      </w:del>
      <m:oMath>
        <m:f>
          <m:fPr>
            <m:ctrlPr>
              <w:del w:id="3117" w:author="Bo Shen" w:date="2023-03-05T13:50:00Z">
                <w:rPr>
                  <w:rFonts w:ascii="Cambria Math" w:hAnsi="Cambria Math" w:cs="Times New Roman"/>
                  <w:i/>
                </w:rPr>
              </w:del>
            </m:ctrlPr>
          </m:fPr>
          <m:num>
            <m:sSub>
              <m:sSubPr>
                <m:ctrlPr>
                  <w:del w:id="3118" w:author="Bo Shen" w:date="2023-03-05T13:50:00Z">
                    <w:rPr>
                      <w:rFonts w:ascii="Cambria Math" w:hAnsi="Cambria Math" w:cs="Times New Roman"/>
                      <w:i/>
                    </w:rPr>
                  </w:del>
                </m:ctrlPr>
              </m:sSubPr>
              <m:e>
                <m:r>
                  <w:del w:id="3119" w:author="Bo Shen" w:date="2023-03-05T13:50:00Z">
                    <w:rPr>
                      <w:rFonts w:ascii="Cambria Math" w:hAnsi="Cambria Math" w:cs="Times New Roman"/>
                    </w:rPr>
                    <m:t>V</m:t>
                  </w:del>
                </m:r>
              </m:e>
              <m:sub>
                <m:r>
                  <w:del w:id="3120" w:author="Bo Shen" w:date="2023-03-05T13:50:00Z">
                    <w:rPr>
                      <w:rFonts w:ascii="Cambria Math" w:hAnsi="Cambria Math" w:cs="Times New Roman"/>
                    </w:rPr>
                    <m:t>i</m:t>
                  </w:del>
                </m:r>
              </m:sub>
            </m:sSub>
            <m:r>
              <w:del w:id="3121" w:author="Bo Shen" w:date="2023-03-05T13:50:00Z">
                <w:rPr>
                  <w:rFonts w:ascii="Cambria Math" w:hAnsi="Cambria Math" w:cs="Times New Roman"/>
                </w:rPr>
                <m:t>+</m:t>
              </w:del>
            </m:r>
          </m:num>
          <m:den>
            <m:r>
              <w:del w:id="3122" w:author="Bo Shen" w:date="2023-03-05T13:50:00Z">
                <w:rPr>
                  <w:rFonts w:ascii="Cambria Math" w:hAnsi="Cambria Math" w:cs="Times New Roman"/>
                </w:rPr>
                <m:t>1-α</m:t>
              </w:del>
            </m:r>
          </m:den>
        </m:f>
      </m:oMath>
      <w:del w:id="3123" w:author="Bo Shen" w:date="2023-03-05T13:50:00Z">
        <w:r w:rsidDel="00CA71EB">
          <w:rPr>
            <w:rFonts w:ascii="Times New Roman" w:hAnsi="Times New Roman" w:cs="Times New Roman"/>
          </w:rPr>
          <w:delText xml:space="preserve">, which is lower than the high-contrast equilibria, therefore, the system maintains normalized coding. </w:delText>
        </w:r>
      </w:del>
      <w:r w:rsidRPr="00D87F83">
        <w:rPr>
          <w:rFonts w:ascii="Times New Roman" w:hAnsi="Times New Roman" w:cs="Times New Roman"/>
          <w:b/>
        </w:rPr>
        <w:t>Yellow region</w:t>
      </w:r>
      <w:r>
        <w:rPr>
          <w:rFonts w:ascii="Times New Roman" w:hAnsi="Times New Roman" w:cs="Times New Roman"/>
        </w:rPr>
        <w:t>: When disinhibition is large (</w:t>
      </w:r>
      <m:oMath>
        <m:r>
          <w:rPr>
            <w:rFonts w:ascii="Cambria Math" w:hAnsi="Cambria Math" w:cs="Times New Roman"/>
          </w:rPr>
          <m:t>β&gt;1</m:t>
        </m:r>
      </m:oMath>
      <w:r>
        <w:rPr>
          <w:rFonts w:ascii="Times New Roman" w:hAnsi="Times New Roman" w:cs="Times New Roman"/>
        </w:rPr>
        <w:t>), most of the parameter regime in the yellow region shows only one repellor at the center (</w:t>
      </w:r>
      <w:r w:rsidRPr="00185C88">
        <w:rPr>
          <w:rFonts w:ascii="Times New Roman" w:hAnsi="Times New Roman" w:cs="Times New Roman"/>
          <w:b/>
          <w:color w:val="000000" w:themeColor="text1"/>
        </w:rPr>
        <w:t>Figure 5-figure supplement 1</w:t>
      </w:r>
      <w:r w:rsidRPr="0023393B">
        <w:rPr>
          <w:rFonts w:ascii="Times New Roman" w:hAnsi="Times New Roman" w:cs="Times New Roman"/>
          <w:b/>
        </w:rPr>
        <w:t>E</w:t>
      </w:r>
      <w:r>
        <w:rPr>
          <w:rFonts w:ascii="Times New Roman" w:hAnsi="Times New Roman" w:cs="Times New Roman"/>
        </w:rPr>
        <w:t xml:space="preserve">). The activities of </w:t>
      </w:r>
      <w:r w:rsidRPr="00B9051C">
        <w:rPr>
          <w:rFonts w:ascii="Times New Roman" w:hAnsi="Times New Roman" w:cs="Times New Roman"/>
          <w:i/>
        </w:rPr>
        <w:t>R</w:t>
      </w:r>
      <w:r w:rsidRPr="00B9051C">
        <w:rPr>
          <w:rFonts w:ascii="Times New Roman" w:hAnsi="Times New Roman" w:cs="Times New Roman"/>
          <w:i/>
          <w:vertAlign w:val="subscript"/>
        </w:rPr>
        <w:t>1</w:t>
      </w:r>
      <w:r>
        <w:rPr>
          <w:rFonts w:ascii="Times New Roman" w:hAnsi="Times New Roman" w:cs="Times New Roman"/>
        </w:rPr>
        <w:t xml:space="preserve"> and </w:t>
      </w:r>
      <w:r w:rsidRPr="00B9051C">
        <w:rPr>
          <w:rFonts w:ascii="Times New Roman" w:hAnsi="Times New Roman" w:cs="Times New Roman"/>
          <w:i/>
        </w:rPr>
        <w:t>R</w:t>
      </w:r>
      <w:r w:rsidRPr="00B9051C">
        <w:rPr>
          <w:rFonts w:ascii="Times New Roman" w:hAnsi="Times New Roman" w:cs="Times New Roman"/>
          <w:i/>
          <w:vertAlign w:val="subscript"/>
        </w:rPr>
        <w:t>2</w:t>
      </w:r>
      <w:r>
        <w:rPr>
          <w:rFonts w:ascii="Times New Roman" w:hAnsi="Times New Roman" w:cs="Times New Roman"/>
        </w:rPr>
        <w:t xml:space="preserve"> bifurcate from </w:t>
      </w:r>
      <w:r>
        <w:rPr>
          <w:rFonts w:ascii="Times New Roman" w:hAnsi="Times New Roman" w:cs="Times New Roman"/>
        </w:rPr>
        <w:lastRenderedPageBreak/>
        <w:t xml:space="preserve">the center repellor to the high-contrast corners. The restriction of maximum activity depends on the value of </w:t>
      </w:r>
      <m:oMath>
        <m:r>
          <w:rPr>
            <w:rFonts w:ascii="Cambria Math" w:hAnsi="Cambria Math" w:cs="Times New Roman"/>
          </w:rPr>
          <m:t>α</m:t>
        </m:r>
      </m:oMath>
      <w:r>
        <w:rPr>
          <w:rFonts w:ascii="Times New Roman" w:hAnsi="Times New Roman" w:cs="Times New Roman"/>
        </w:rPr>
        <w:t xml:space="preserve">. When </w:t>
      </w:r>
      <m:oMath>
        <m:r>
          <w:rPr>
            <w:rFonts w:ascii="Cambria Math" w:hAnsi="Cambria Math" w:cs="Times New Roman"/>
          </w:rPr>
          <m:t>α&lt;1</m:t>
        </m:r>
        <m:r>
          <w:ins w:id="3124" w:author="Bo Shen" w:date="2023-02-27T23:18:00Z">
            <w:rPr>
              <w:rFonts w:ascii="Cambria Math" w:hAnsi="Cambria Math" w:cs="Times New Roman"/>
            </w:rPr>
            <m:t>+</m:t>
          </w:ins>
        </m:r>
        <m:sSub>
          <m:sSubPr>
            <m:ctrlPr>
              <w:ins w:id="3125" w:author="Bo Shen" w:date="2023-03-03T17:53:00Z">
                <w:rPr>
                  <w:rFonts w:ascii="Cambria Math" w:hAnsi="Cambria Math" w:cs="Times New Roman"/>
                  <w:i/>
                </w:rPr>
              </w:ins>
            </m:ctrlPr>
          </m:sSubPr>
          <m:e>
            <m:r>
              <w:ins w:id="3126" w:author="Bo Shen" w:date="2023-03-03T17:53:00Z">
                <w:rPr>
                  <w:rFonts w:ascii="Cambria Math" w:hAnsi="Cambria Math" w:cs="Times New Roman"/>
                </w:rPr>
                <m:t>B</m:t>
              </w:ins>
            </m:r>
          </m:e>
          <m:sub>
            <m:r>
              <w:ins w:id="3127" w:author="Bo Shen" w:date="2023-03-03T17:53:00Z">
                <w:rPr>
                  <w:rFonts w:ascii="Cambria Math" w:hAnsi="Cambria Math" w:cs="Times New Roman"/>
                </w:rPr>
                <m:t>G</m:t>
              </w:ins>
            </m:r>
          </m:sub>
        </m:sSub>
      </m:oMath>
      <w:r>
        <w:rPr>
          <w:rFonts w:ascii="Times New Roman" w:hAnsi="Times New Roman" w:cs="Times New Roman"/>
        </w:rPr>
        <w:t xml:space="preserve"> , the model predicts limited value of activity on each </w:t>
      </w:r>
      <w:r w:rsidRPr="005B4ACA">
        <w:rPr>
          <w:rFonts w:ascii="Times New Roman" w:hAnsi="Times New Roman" w:cs="Times New Roman"/>
          <w:i/>
        </w:rPr>
        <w:t>R</w:t>
      </w:r>
      <w:r>
        <w:rPr>
          <w:rFonts w:ascii="Times New Roman" w:hAnsi="Times New Roman" w:cs="Times New Roman"/>
        </w:rPr>
        <w:t xml:space="preserve"> unit as (</w:t>
      </w: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ins w:id="3128" w:author="Bo Shen" w:date="2023-03-03T17:53:00Z">
                    <w:rPr>
                      <w:rFonts w:ascii="Cambria Math" w:hAnsi="Cambria Math" w:cs="Times New Roman"/>
                      <w:i/>
                    </w:rPr>
                  </w:ins>
                </m:ctrlPr>
              </m:sSubPr>
              <m:e>
                <m:r>
                  <w:rPr>
                    <w:rFonts w:ascii="Cambria Math" w:hAnsi="Cambria Math" w:cs="Times New Roman"/>
                  </w:rPr>
                  <m:t>B</m:t>
                </m:r>
              </m:e>
              <m:sub>
                <m:r>
                  <w:ins w:id="3129" w:author="Bo Shen" w:date="2023-03-03T17:53:00Z">
                    <w:rPr>
                      <w:rFonts w:ascii="Cambria Math" w:hAnsi="Cambria Math" w:cs="Times New Roman"/>
                    </w:rPr>
                    <m:t>R</m:t>
                  </w:ins>
                </m:r>
              </m:sub>
            </m:sSub>
          </m:num>
          <m:den>
            <m:r>
              <w:rPr>
                <w:rFonts w:ascii="Cambria Math" w:hAnsi="Cambria Math" w:cs="Times New Roman"/>
              </w:rPr>
              <m:t>1</m:t>
            </m:r>
            <m:r>
              <w:ins w:id="3130" w:author="Bo Shen" w:date="2023-02-27T23:18:00Z">
                <w:rPr>
                  <w:rFonts w:ascii="Cambria Math" w:hAnsi="Cambria Math" w:cs="Times New Roman"/>
                </w:rPr>
                <m:t>+</m:t>
              </w:ins>
            </m:r>
            <m:sSub>
              <m:sSubPr>
                <m:ctrlPr>
                  <w:ins w:id="3131" w:author="Bo Shen" w:date="2023-03-03T17:53:00Z">
                    <w:rPr>
                      <w:rFonts w:ascii="Cambria Math" w:hAnsi="Cambria Math" w:cs="Times New Roman"/>
                      <w:i/>
                    </w:rPr>
                  </w:ins>
                </m:ctrlPr>
              </m:sSubPr>
              <m:e>
                <m:r>
                  <w:ins w:id="3132" w:author="Bo Shen" w:date="2023-03-03T17:53:00Z">
                    <w:rPr>
                      <w:rFonts w:ascii="Cambria Math" w:hAnsi="Cambria Math" w:cs="Times New Roman"/>
                    </w:rPr>
                    <m:t>B</m:t>
                  </w:ins>
                </m:r>
              </m:e>
              <m:sub>
                <m:r>
                  <w:ins w:id="3133" w:author="Bo Shen" w:date="2023-03-03T17:53:00Z">
                    <w:rPr>
                      <w:rFonts w:ascii="Cambria Math" w:hAnsi="Cambria Math" w:cs="Times New Roman"/>
                    </w:rPr>
                    <m:t>G</m:t>
                  </w:ins>
                </m:r>
              </m:sub>
            </m:sSub>
            <m:r>
              <w:rPr>
                <w:rFonts w:ascii="Cambria Math" w:hAnsi="Cambria Math" w:cs="Times New Roman"/>
              </w:rPr>
              <m:t>-α</m:t>
            </m:r>
          </m:den>
        </m:f>
      </m:oMath>
      <w:r>
        <w:rPr>
          <w:rFonts w:ascii="Times New Roman" w:hAnsi="Times New Roman" w:cs="Times New Roman"/>
        </w:rPr>
        <w:t xml:space="preserve">) (vertical and horizontal dashed lines in </w:t>
      </w:r>
      <w:r w:rsidRPr="00185C88">
        <w:rPr>
          <w:rFonts w:ascii="Times New Roman" w:hAnsi="Times New Roman" w:cs="Times New Roman"/>
          <w:b/>
          <w:color w:val="000000" w:themeColor="text1"/>
        </w:rPr>
        <w:t>Figure 5-figure supplement 1</w:t>
      </w:r>
      <w:r w:rsidRPr="0023393B">
        <w:rPr>
          <w:rFonts w:ascii="Times New Roman" w:hAnsi="Times New Roman" w:cs="Times New Roman"/>
          <w:b/>
        </w:rPr>
        <w:t>E</w:t>
      </w:r>
      <w:r>
        <w:rPr>
          <w:rFonts w:ascii="Times New Roman" w:hAnsi="Times New Roman" w:cs="Times New Roman"/>
        </w:rPr>
        <w:t xml:space="preserve">). When </w:t>
      </w:r>
      <m:oMath>
        <m:r>
          <w:rPr>
            <w:rFonts w:ascii="Cambria Math" w:hAnsi="Cambria Math" w:cs="Times New Roman"/>
          </w:rPr>
          <m:t>α≥1</m:t>
        </m:r>
        <m:r>
          <w:ins w:id="3134" w:author="Bo Shen" w:date="2023-02-27T23:19:00Z">
            <w:rPr>
              <w:rFonts w:ascii="Cambria Math" w:hAnsi="Cambria Math" w:cs="Times New Roman"/>
            </w:rPr>
            <m:t>+</m:t>
          </w:ins>
        </m:r>
        <m:sSub>
          <m:sSubPr>
            <m:ctrlPr>
              <w:ins w:id="3135" w:author="Bo Shen" w:date="2023-03-03T17:53:00Z">
                <w:rPr>
                  <w:rFonts w:ascii="Cambria Math" w:hAnsi="Cambria Math" w:cs="Times New Roman"/>
                  <w:i/>
                </w:rPr>
              </w:ins>
            </m:ctrlPr>
          </m:sSubPr>
          <m:e>
            <m:r>
              <w:ins w:id="3136" w:author="Bo Shen" w:date="2023-03-03T17:53:00Z">
                <w:rPr>
                  <w:rFonts w:ascii="Cambria Math" w:hAnsi="Cambria Math" w:cs="Times New Roman"/>
                </w:rPr>
                <m:t>B</m:t>
              </w:ins>
            </m:r>
          </m:e>
          <m:sub>
            <m:r>
              <w:ins w:id="3137" w:author="Bo Shen" w:date="2023-03-03T17:53:00Z">
                <w:rPr>
                  <w:rFonts w:ascii="Cambria Math" w:hAnsi="Cambria Math" w:cs="Times New Roman"/>
                </w:rPr>
                <m:t>G</m:t>
              </w:ins>
            </m:r>
          </m:sub>
        </m:sSub>
      </m:oMath>
      <w:r>
        <w:rPr>
          <w:rFonts w:ascii="Times New Roman" w:hAnsi="Times New Roman" w:cs="Times New Roman"/>
        </w:rPr>
        <w:t xml:space="preserve">, the model predicts no boundary on the maximum activities (though a boundary may still need to be considered because of biological constraints). </w:t>
      </w:r>
      <w:r w:rsidRPr="00946FC2">
        <w:rPr>
          <w:rFonts w:ascii="Times New Roman" w:hAnsi="Times New Roman" w:cs="Times New Roman"/>
          <w:b/>
        </w:rPr>
        <w:t>Red region</w:t>
      </w:r>
      <w:r>
        <w:rPr>
          <w:rFonts w:ascii="Times New Roman" w:hAnsi="Times New Roman" w:cs="Times New Roman"/>
        </w:rPr>
        <w:t>: When disinhibition is extremely large (</w:t>
      </w:r>
      <m:oMath>
        <m:r>
          <w:rPr>
            <w:rFonts w:ascii="Cambria Math" w:hAnsi="Cambria Math" w:cs="Times New Roman"/>
          </w:rPr>
          <m:t>β&gt;2</m:t>
        </m:r>
      </m:oMath>
      <w:r>
        <w:rPr>
          <w:rFonts w:ascii="Times New Roman" w:hAnsi="Times New Roman" w:cs="Times New Roman"/>
        </w:rPr>
        <w:t>), the two nullclines show no intersections (</w:t>
      </w:r>
      <w:r w:rsidRPr="00185C88">
        <w:rPr>
          <w:rFonts w:ascii="Times New Roman" w:hAnsi="Times New Roman" w:cs="Times New Roman"/>
          <w:b/>
          <w:color w:val="000000" w:themeColor="text1"/>
        </w:rPr>
        <w:t>Figure 5-figure supplement 1</w:t>
      </w:r>
      <w:r w:rsidRPr="00C15249">
        <w:rPr>
          <w:rFonts w:ascii="Times New Roman" w:hAnsi="Times New Roman" w:cs="Times New Roman"/>
          <w:b/>
        </w:rPr>
        <w:t>F</w:t>
      </w:r>
      <w:r>
        <w:rPr>
          <w:rFonts w:ascii="Times New Roman" w:hAnsi="Times New Roman" w:cs="Times New Roman"/>
        </w:rPr>
        <w:t xml:space="preserve">). Most of the other features in this region are similar to the yellow region. The neural activities of </w:t>
      </w:r>
      <w:r w:rsidRPr="00B9051C">
        <w:rPr>
          <w:rFonts w:ascii="Times New Roman" w:hAnsi="Times New Roman" w:cs="Times New Roman"/>
          <w:i/>
        </w:rPr>
        <w:t>R</w:t>
      </w:r>
      <w:r w:rsidRPr="00B9051C">
        <w:rPr>
          <w:rFonts w:ascii="Times New Roman" w:hAnsi="Times New Roman" w:cs="Times New Roman"/>
          <w:i/>
          <w:vertAlign w:val="subscript"/>
        </w:rPr>
        <w:t>1</w:t>
      </w:r>
      <w:r>
        <w:rPr>
          <w:rFonts w:ascii="Times New Roman" w:hAnsi="Times New Roman" w:cs="Times New Roman"/>
        </w:rPr>
        <w:t xml:space="preserve"> and </w:t>
      </w:r>
      <w:r w:rsidRPr="00B9051C">
        <w:rPr>
          <w:rFonts w:ascii="Times New Roman" w:hAnsi="Times New Roman" w:cs="Times New Roman"/>
          <w:i/>
        </w:rPr>
        <w:t>R</w:t>
      </w:r>
      <w:r w:rsidRPr="00B9051C">
        <w:rPr>
          <w:rFonts w:ascii="Times New Roman" w:hAnsi="Times New Roman" w:cs="Times New Roman"/>
          <w:i/>
          <w:vertAlign w:val="subscript"/>
        </w:rPr>
        <w:t>2</w:t>
      </w:r>
      <w:r>
        <w:rPr>
          <w:rFonts w:ascii="Times New Roman" w:hAnsi="Times New Roman" w:cs="Times New Roman"/>
        </w:rPr>
        <w:t xml:space="preserve"> bifurcate from initial values from the center to the corners of high contrast (example traces shown in red and green thin lines). The boundary of neural activity is predicted when </w:t>
      </w:r>
      <m:oMath>
        <m:r>
          <w:rPr>
            <w:rFonts w:ascii="Cambria Math" w:hAnsi="Cambria Math" w:cs="Times New Roman"/>
          </w:rPr>
          <m:t>α&lt;1</m:t>
        </m:r>
        <m:r>
          <w:ins w:id="3138" w:author="Bo Shen" w:date="2023-02-27T23:19:00Z">
            <w:rPr>
              <w:rFonts w:ascii="Cambria Math" w:hAnsi="Cambria Math" w:cs="Times New Roman"/>
            </w:rPr>
            <m:t>+</m:t>
          </w:ins>
        </m:r>
        <m:sSub>
          <m:sSubPr>
            <m:ctrlPr>
              <w:ins w:id="3139" w:author="Bo Shen" w:date="2023-03-03T17:53:00Z">
                <w:rPr>
                  <w:rFonts w:ascii="Cambria Math" w:hAnsi="Cambria Math" w:cs="Times New Roman"/>
                  <w:i/>
                </w:rPr>
              </w:ins>
            </m:ctrlPr>
          </m:sSubPr>
          <m:e>
            <m:r>
              <w:ins w:id="3140" w:author="Bo Shen" w:date="2023-03-03T17:53:00Z">
                <w:rPr>
                  <w:rFonts w:ascii="Cambria Math" w:hAnsi="Cambria Math" w:cs="Times New Roman"/>
                </w:rPr>
                <m:t>B</m:t>
              </w:ins>
            </m:r>
          </m:e>
          <m:sub>
            <m:r>
              <w:ins w:id="3141" w:author="Bo Shen" w:date="2023-03-03T17:53:00Z">
                <w:rPr>
                  <w:rFonts w:ascii="Cambria Math" w:hAnsi="Cambria Math" w:cs="Times New Roman"/>
                </w:rPr>
                <m:t>G</m:t>
              </w:ins>
            </m:r>
          </m:sub>
        </m:sSub>
      </m:oMath>
      <w:r>
        <w:rPr>
          <w:rFonts w:ascii="Times New Roman" w:hAnsi="Times New Roman" w:cs="Times New Roman"/>
        </w:rPr>
        <w:t xml:space="preserve"> and not accounted when </w:t>
      </w:r>
      <m:oMath>
        <m:r>
          <w:rPr>
            <w:rFonts w:ascii="Cambria Math" w:hAnsi="Cambria Math" w:cs="Times New Roman"/>
          </w:rPr>
          <m:t>α≥1</m:t>
        </m:r>
        <m:r>
          <w:ins w:id="3142" w:author="Bo Shen" w:date="2023-02-27T23:19:00Z">
            <w:rPr>
              <w:rFonts w:ascii="Cambria Math" w:hAnsi="Cambria Math" w:cs="Times New Roman"/>
            </w:rPr>
            <m:t>+</m:t>
          </w:ins>
        </m:r>
        <m:sSub>
          <m:sSubPr>
            <m:ctrlPr>
              <w:ins w:id="3143" w:author="Bo Shen" w:date="2023-03-03T17:53:00Z">
                <w:rPr>
                  <w:rFonts w:ascii="Cambria Math" w:hAnsi="Cambria Math" w:cs="Times New Roman"/>
                  <w:i/>
                </w:rPr>
              </w:ins>
            </m:ctrlPr>
          </m:sSubPr>
          <m:e>
            <m:r>
              <w:ins w:id="3144" w:author="Bo Shen" w:date="2023-03-03T17:53:00Z">
                <w:rPr>
                  <w:rFonts w:ascii="Cambria Math" w:hAnsi="Cambria Math" w:cs="Times New Roman"/>
                </w:rPr>
                <m:t>B</m:t>
              </w:ins>
            </m:r>
          </m:e>
          <m:sub>
            <m:r>
              <w:ins w:id="3145" w:author="Bo Shen" w:date="2023-03-03T17:53:00Z">
                <w:rPr>
                  <w:rFonts w:ascii="Cambria Math" w:hAnsi="Cambria Math" w:cs="Times New Roman"/>
                </w:rPr>
                <m:t>G</m:t>
              </w:ins>
            </m:r>
          </m:sub>
        </m:sSub>
      </m:oMath>
      <w:r>
        <w:rPr>
          <w:rFonts w:ascii="Times New Roman" w:hAnsi="Times New Roman" w:cs="Times New Roman"/>
        </w:rPr>
        <w:t>.</w:t>
      </w:r>
    </w:p>
    <w:p w14:paraId="02684C1B" w14:textId="77777777" w:rsidR="00564B42" w:rsidRDefault="00564B42" w:rsidP="00E24C8A">
      <w:pPr>
        <w:spacing w:line="480" w:lineRule="auto"/>
        <w:jc w:val="both"/>
        <w:rPr>
          <w:rFonts w:ascii="Times New Roman" w:hAnsi="Times New Roman" w:cs="Times New Roman"/>
        </w:rPr>
      </w:pPr>
    </w:p>
    <w:p w14:paraId="763C531E" w14:textId="77777777" w:rsidR="00564B42" w:rsidRDefault="00564B42" w:rsidP="00E24C8A">
      <w:pPr>
        <w:spacing w:line="480" w:lineRule="auto"/>
        <w:jc w:val="both"/>
        <w:rPr>
          <w:rFonts w:ascii="Times New Roman" w:hAnsi="Times New Roman" w:cs="Times New Roman"/>
        </w:rPr>
      </w:pPr>
      <w:r>
        <w:rPr>
          <w:rFonts w:ascii="Times New Roman" w:hAnsi="Times New Roman" w:cs="Times New Roman"/>
        </w:rPr>
        <w:t>Taken together, the five territories can be simplified to two regions based on</w:t>
      </w:r>
      <w:r>
        <w:rPr>
          <w:rFonts w:ascii="Times New Roman" w:hAnsi="Times New Roman" w:cs="Times New Roman" w:hint="eastAsia"/>
        </w:rPr>
        <w:t xml:space="preserve"> the</w:t>
      </w:r>
      <w:r>
        <w:rPr>
          <w:rFonts w:ascii="Times New Roman" w:hAnsi="Times New Roman" w:cs="Times New Roman"/>
        </w:rPr>
        <w:t xml:space="preserve"> </w:t>
      </w:r>
      <w:r>
        <w:rPr>
          <w:rFonts w:ascii="Times New Roman" w:hAnsi="Times New Roman" w:cs="Times New Roman" w:hint="eastAsia"/>
        </w:rPr>
        <w:t>pr</w:t>
      </w:r>
      <w:r>
        <w:rPr>
          <w:rFonts w:ascii="Times New Roman" w:hAnsi="Times New Roman" w:cs="Times New Roman"/>
        </w:rPr>
        <w:t>operties of the system in implementing either normalized coding or WTA competition</w:t>
      </w:r>
      <w:r w:rsidRPr="00033E43">
        <w:rPr>
          <w:rFonts w:ascii="Times New Roman" w:hAnsi="Times New Roman" w:cs="Times New Roman"/>
        </w:rPr>
        <w:t xml:space="preserve"> </w:t>
      </w:r>
      <w:r>
        <w:rPr>
          <w:rFonts w:ascii="Times New Roman" w:hAnsi="Times New Roman" w:cs="Times New Roman"/>
        </w:rPr>
        <w:t>as discussed in the main text (</w:t>
      </w:r>
      <w:r w:rsidRPr="00033E43">
        <w:rPr>
          <w:rFonts w:ascii="Times New Roman" w:hAnsi="Times New Roman" w:cs="Times New Roman"/>
          <w:b/>
        </w:rPr>
        <w:t>Fig</w:t>
      </w:r>
      <w:r>
        <w:rPr>
          <w:rFonts w:ascii="Times New Roman" w:hAnsi="Times New Roman" w:cs="Times New Roman"/>
          <w:b/>
        </w:rPr>
        <w:t>.</w:t>
      </w:r>
      <w:r w:rsidRPr="00033E43">
        <w:rPr>
          <w:rFonts w:ascii="Times New Roman" w:hAnsi="Times New Roman" w:cs="Times New Roman"/>
          <w:b/>
        </w:rPr>
        <w:t xml:space="preserve"> </w:t>
      </w:r>
      <w:r>
        <w:rPr>
          <w:rFonts w:ascii="Times New Roman" w:hAnsi="Times New Roman" w:cs="Times New Roman"/>
          <w:b/>
        </w:rPr>
        <w:t>5</w:t>
      </w:r>
      <w:r w:rsidRPr="00F61906">
        <w:rPr>
          <w:rFonts w:ascii="Times New Roman" w:hAnsi="Times New Roman" w:cs="Times New Roman"/>
          <w:b/>
        </w:rPr>
        <w:t>E</w:t>
      </w:r>
      <w:r>
        <w:rPr>
          <w:rFonts w:ascii="Times New Roman" w:hAnsi="Times New Roman" w:cs="Times New Roman"/>
        </w:rPr>
        <w:t>). These two regions show clear-cut dichotomous separation in the two-dimensional space of recurrent excitation weight (</w:t>
      </w:r>
      <m:oMath>
        <m:r>
          <w:rPr>
            <w:rFonts w:ascii="Cambria Math" w:hAnsi="Cambria Math" w:cs="Times New Roman"/>
          </w:rPr>
          <m:t>α</m:t>
        </m:r>
      </m:oMath>
      <w:r>
        <w:rPr>
          <w:rFonts w:ascii="Times New Roman" w:hAnsi="Times New Roman" w:cs="Times New Roman"/>
        </w:rPr>
        <w:t>) and local disinhibition weight (</w:t>
      </w:r>
      <m:oMath>
        <m:r>
          <w:rPr>
            <w:rFonts w:ascii="Cambria Math" w:hAnsi="Cambria Math" w:cs="Times New Roman"/>
          </w:rPr>
          <m:t>β</m:t>
        </m:r>
      </m:oMath>
      <w:r>
        <w:rPr>
          <w:rFonts w:ascii="Times New Roman" w:hAnsi="Times New Roman" w:cs="Times New Roman"/>
        </w:rPr>
        <w:t>).</w:t>
      </w:r>
    </w:p>
    <w:p w14:paraId="034D964A" w14:textId="77777777" w:rsidR="00564B42" w:rsidRDefault="00564B42" w:rsidP="00E24C8A">
      <w:pPr>
        <w:spacing w:line="480" w:lineRule="auto"/>
        <w:jc w:val="both"/>
        <w:rPr>
          <w:rFonts w:ascii="Times New Roman" w:hAnsi="Times New Roman" w:cs="Times New Roman"/>
          <w:i/>
          <w:color w:val="000000" w:themeColor="text1"/>
        </w:rPr>
      </w:pPr>
    </w:p>
    <w:p w14:paraId="528B528C" w14:textId="77777777" w:rsidR="00564B42" w:rsidRDefault="00564B42" w:rsidP="00E24C8A">
      <w:pPr>
        <w:spacing w:line="480" w:lineRule="auto"/>
        <w:jc w:val="both"/>
        <w:rPr>
          <w:rFonts w:ascii="Times New Roman" w:hAnsi="Times New Roman" w:cs="Times New Roman"/>
          <w:i/>
          <w:color w:val="000000" w:themeColor="text1"/>
        </w:rPr>
      </w:pPr>
    </w:p>
    <w:p w14:paraId="45EAB182" w14:textId="77777777" w:rsidR="00564B42" w:rsidRPr="0060258A" w:rsidRDefault="00564B42" w:rsidP="008D453F">
      <w:pPr>
        <w:pStyle w:val="Heading4"/>
        <w:rPr>
          <w:moveTo w:id="3146" w:author="Bo Shen" w:date="2023-02-13T14:59:00Z"/>
        </w:rPr>
      </w:pPr>
      <w:moveToRangeStart w:id="3147" w:author="Bo Shen" w:date="2023-02-13T14:59:00Z" w:name="move127192772"/>
      <w:moveTo w:id="3148" w:author="Bo Shen" w:date="2023-02-13T14:59:00Z">
        <w:r w:rsidRPr="0060258A">
          <w:t>Numerical simulations</w:t>
        </w:r>
      </w:moveTo>
    </w:p>
    <w:p w14:paraId="57A8A13E" w14:textId="77777777" w:rsidR="00564B42" w:rsidRPr="0060258A" w:rsidRDefault="00564B42" w:rsidP="001040BB">
      <w:pPr>
        <w:spacing w:line="480" w:lineRule="auto"/>
        <w:jc w:val="both"/>
        <w:rPr>
          <w:moveTo w:id="3149" w:author="Bo Shen" w:date="2023-02-13T14:59:00Z"/>
          <w:rFonts w:ascii="Times New Roman" w:hAnsi="Times New Roman" w:cs="Times New Roman"/>
          <w:i/>
          <w:color w:val="000000" w:themeColor="text1"/>
        </w:rPr>
      </w:pPr>
    </w:p>
    <w:p w14:paraId="7B3E9944" w14:textId="77777777" w:rsidR="00564B42" w:rsidRPr="0060258A" w:rsidRDefault="00564B42" w:rsidP="001040BB">
      <w:pPr>
        <w:spacing w:line="480" w:lineRule="auto"/>
        <w:jc w:val="both"/>
        <w:rPr>
          <w:moveTo w:id="3150" w:author="Bo Shen" w:date="2023-02-13T14:59:00Z"/>
          <w:rFonts w:ascii="Times New Roman" w:hAnsi="Times New Roman" w:cs="Times New Roman"/>
          <w:color w:val="000000" w:themeColor="text1"/>
        </w:rPr>
      </w:pPr>
      <w:moveTo w:id="3151" w:author="Bo Shen" w:date="2023-02-13T14:59:00Z">
        <w:r w:rsidRPr="0060258A">
          <w:rPr>
            <w:rFonts w:ascii="Times New Roman" w:hAnsi="Times New Roman" w:cs="Times New Roman"/>
            <w:color w:val="000000" w:themeColor="text1"/>
          </w:rPr>
          <w:t>To quantify neural dynamics and behavioral performance (choice/RT), time varying activity was represented by a system of differential equations (</w:t>
        </w:r>
        <w:r w:rsidRPr="003E3894">
          <w:rPr>
            <w:rFonts w:ascii="Times New Roman" w:hAnsi="Times New Roman" w:cs="Times New Roman"/>
            <w:bCs/>
            <w:color w:val="000000" w:themeColor="text1"/>
            <w:rPrChange w:id="3152" w:author="Bo Shen" w:date="2023-02-27T16:40:00Z">
              <w:rPr>
                <w:rFonts w:ascii="Times New Roman" w:hAnsi="Times New Roman" w:cs="Times New Roman"/>
                <w:b/>
                <w:color w:val="000000" w:themeColor="text1"/>
              </w:rPr>
            </w:rPrChange>
          </w:rPr>
          <w:t>Eqs. 1-3</w:t>
        </w:r>
        <w:r w:rsidRPr="0060258A">
          <w:rPr>
            <w:rFonts w:ascii="Times New Roman" w:hAnsi="Times New Roman" w:cs="Times New Roman"/>
            <w:color w:val="000000" w:themeColor="text1"/>
          </w:rPr>
          <w:t xml:space="preserve">) which was solved numerically using the Runge-Kutta method implemented in MATLAB (MathWorks) at time step of 1 ms. Evaluations using smaller time steps (0.1 ms) were examined and produced similar results. At each </w:t>
        </w:r>
        <w:r w:rsidRPr="0060258A">
          <w:rPr>
            <w:rFonts w:ascii="Times New Roman" w:hAnsi="Times New Roman" w:cs="Times New Roman"/>
            <w:color w:val="000000" w:themeColor="text1"/>
          </w:rPr>
          <w:lastRenderedPageBreak/>
          <w:t xml:space="preserve">time step, the model unit activities were updated based on their values at the previous step according to the differential equations. Considering the biological reality that </w:t>
        </w:r>
        <w:r w:rsidRPr="0060258A">
          <w:rPr>
            <w:rFonts w:ascii="Times New Roman" w:hAnsi="Times New Roman" w:cs="Times New Roman" w:hint="eastAsia"/>
            <w:color w:val="000000" w:themeColor="text1"/>
          </w:rPr>
          <w:t>s</w:t>
        </w:r>
        <w:r w:rsidRPr="0060258A">
          <w:rPr>
            <w:rFonts w:ascii="Times New Roman" w:hAnsi="Times New Roman" w:cs="Times New Roman"/>
            <w:color w:val="000000" w:themeColor="text1"/>
          </w:rPr>
          <w:t>pike rates cannot be negative, the activities were constrained to be non-negative. For the simulations including noise, we assumed an additive noise term for each unit, which evolved independently based on an Ornstein-Uhlenbeck process (</w:t>
        </w:r>
        <w:r w:rsidRPr="003E3894">
          <w:rPr>
            <w:rFonts w:ascii="Times New Roman" w:hAnsi="Times New Roman" w:cs="Times New Roman"/>
            <w:bCs/>
            <w:color w:val="000000" w:themeColor="text1"/>
            <w:rPrChange w:id="3153" w:author="Bo Shen" w:date="2023-02-27T16:40:00Z">
              <w:rPr>
                <w:rFonts w:ascii="Times New Roman" w:hAnsi="Times New Roman" w:cs="Times New Roman"/>
                <w:b/>
                <w:color w:val="000000" w:themeColor="text1"/>
              </w:rPr>
            </w:rPrChange>
          </w:rPr>
          <w:t>Eq. 9</w:t>
        </w:r>
        <w:r w:rsidRPr="0060258A">
          <w:rPr>
            <w:rFonts w:ascii="Times New Roman" w:hAnsi="Times New Roman" w:cs="Times New Roman"/>
            <w:color w:val="000000" w:themeColor="text1"/>
          </w:rPr>
          <w:t>),</w:t>
        </w:r>
      </w:moveTo>
    </w:p>
    <w:tbl>
      <w:tblPr>
        <w:tblW w:w="0" w:type="auto"/>
        <w:tblLook w:val="04A0" w:firstRow="1" w:lastRow="0" w:firstColumn="1" w:lastColumn="0" w:noHBand="0" w:noVBand="1"/>
      </w:tblPr>
      <w:tblGrid>
        <w:gridCol w:w="1458"/>
        <w:gridCol w:w="6480"/>
        <w:gridCol w:w="1412"/>
      </w:tblGrid>
      <w:tr w:rsidR="00564B42" w:rsidRPr="00684E5E" w14:paraId="14346E8E" w14:textId="77777777" w:rsidTr="00CB4C46">
        <w:tc>
          <w:tcPr>
            <w:tcW w:w="1458" w:type="dxa"/>
            <w:vAlign w:val="center"/>
          </w:tcPr>
          <w:p w14:paraId="2B8ACC6D" w14:textId="77777777" w:rsidR="00564B42" w:rsidRPr="00BA110C" w:rsidRDefault="00564B42" w:rsidP="00CB4C46">
            <w:pPr>
              <w:spacing w:line="480" w:lineRule="auto"/>
              <w:jc w:val="both"/>
              <w:rPr>
                <w:moveTo w:id="3154" w:author="Bo Shen" w:date="2023-02-13T14:59:00Z"/>
                <w:rFonts w:ascii="Times New Roman" w:hAnsi="Times New Roman" w:cs="Times New Roman"/>
                <w:color w:val="000000" w:themeColor="text1"/>
              </w:rPr>
            </w:pPr>
          </w:p>
        </w:tc>
        <w:tc>
          <w:tcPr>
            <w:tcW w:w="6480" w:type="dxa"/>
            <w:vAlign w:val="center"/>
          </w:tcPr>
          <w:p w14:paraId="06D13BDB" w14:textId="77777777" w:rsidR="00564B42" w:rsidRPr="00684E5E" w:rsidRDefault="00000000" w:rsidP="00CB4C46">
            <w:pPr>
              <w:spacing w:line="480" w:lineRule="auto"/>
              <w:jc w:val="both"/>
              <w:rPr>
                <w:moveTo w:id="3155" w:author="Bo Shen" w:date="2023-02-13T14:59:00Z"/>
                <w:rFonts w:ascii="Times New Roman" w:hAnsi="Times New Roman" w:cs="Times New Roman"/>
                <w:i/>
                <w:color w:val="000000" w:themeColor="text1"/>
              </w:rPr>
            </w:pPr>
            <m:oMathPara>
              <m:oMath>
                <m:sSub>
                  <m:sSubPr>
                    <m:ctrlPr>
                      <w:rPr>
                        <w:rFonts w:ascii="Cambria Math" w:hAnsi="Cambria Math" w:cs="Times New Roman"/>
                        <w:i/>
                        <w:color w:val="000000" w:themeColor="text1"/>
                      </w:rPr>
                    </m:ctrlPr>
                  </m:sSubPr>
                  <m:e>
                    <m:r>
                      <w:rPr>
                        <w:rFonts w:ascii="Cambria Math" w:hAnsi="Cambria Math" w:cs="Times New Roman"/>
                        <w:color w:val="000000" w:themeColor="text1"/>
                      </w:rPr>
                      <m:t>τ</m:t>
                    </m:r>
                  </m:e>
                  <m:sub>
                    <m:r>
                      <w:rPr>
                        <w:rFonts w:ascii="Cambria Math" w:hAnsi="Cambria Math" w:cs="Times New Roman"/>
                        <w:color w:val="000000" w:themeColor="text1"/>
                      </w:rPr>
                      <m:t>noise</m:t>
                    </m:r>
                  </m:sub>
                </m:sSub>
                <m:f>
                  <m:fPr>
                    <m:ctrlPr>
                      <w:rPr>
                        <w:rFonts w:ascii="Cambria Math" w:hAnsi="Cambria Math" w:cs="Times New Roman"/>
                        <w:i/>
                        <w:color w:val="000000" w:themeColor="text1"/>
                      </w:rPr>
                    </m:ctrlPr>
                  </m:fPr>
                  <m:num>
                    <m:r>
                      <w:rPr>
                        <w:rFonts w:ascii="Cambria Math" w:hAnsi="Cambria Math" w:cs="Times New Roman"/>
                        <w:color w:val="000000" w:themeColor="text1"/>
                      </w:rPr>
                      <m:t>dNoise(t)</m:t>
                    </m:r>
                  </m:num>
                  <m:den>
                    <m:r>
                      <w:rPr>
                        <w:rFonts w:ascii="Cambria Math" w:hAnsi="Cambria Math" w:cs="Times New Roman"/>
                        <w:color w:val="000000" w:themeColor="text1"/>
                      </w:rPr>
                      <m:t>dt</m:t>
                    </m:r>
                  </m:den>
                </m:f>
                <m:r>
                  <w:rPr>
                    <w:rFonts w:ascii="Cambria Math" w:hAnsi="Cambria Math" w:cs="Times New Roman"/>
                    <w:color w:val="000000" w:themeColor="text1"/>
                  </w:rPr>
                  <m:t>=-Noise</m:t>
                </m:r>
                <m:d>
                  <m:dPr>
                    <m:ctrlPr>
                      <w:rPr>
                        <w:rFonts w:ascii="Cambria Math" w:hAnsi="Cambria Math" w:cs="Times New Roman"/>
                        <w:i/>
                        <w:color w:val="000000" w:themeColor="text1"/>
                      </w:rPr>
                    </m:ctrlPr>
                  </m:dPr>
                  <m:e>
                    <m:r>
                      <w:rPr>
                        <w:rFonts w:ascii="Cambria Math" w:hAnsi="Cambria Math" w:cs="Times New Roman"/>
                        <w:color w:val="000000" w:themeColor="text1"/>
                      </w:rPr>
                      <m:t>t</m:t>
                    </m:r>
                  </m:e>
                </m:d>
                <m:r>
                  <w:rPr>
                    <w:rFonts w:ascii="Cambria Math" w:hAnsi="Cambria Math" w:cs="Times New Roman"/>
                    <w:color w:val="000000" w:themeColor="text1"/>
                  </w:rPr>
                  <m:t>+η</m:t>
                </m:r>
                <m:d>
                  <m:dPr>
                    <m:ctrlPr>
                      <w:rPr>
                        <w:rFonts w:ascii="Cambria Math" w:hAnsi="Cambria Math" w:cs="Times New Roman"/>
                        <w:i/>
                        <w:color w:val="000000" w:themeColor="text1"/>
                      </w:rPr>
                    </m:ctrlPr>
                  </m:dPr>
                  <m:e>
                    <m:r>
                      <w:rPr>
                        <w:rFonts w:ascii="Cambria Math" w:hAnsi="Cambria Math" w:cs="Times New Roman"/>
                        <w:color w:val="000000" w:themeColor="text1"/>
                      </w:rPr>
                      <m:t>t</m:t>
                    </m:r>
                  </m:e>
                </m:d>
                <m:r>
                  <w:rPr>
                    <w:rFonts w:ascii="Cambria Math" w:hAnsi="Cambria Math" w:cs="Times New Roman"/>
                    <w:color w:val="000000" w:themeColor="text1"/>
                  </w:rPr>
                  <m:t xml:space="preserve"> </m:t>
                </m:r>
                <m:rad>
                  <m:radPr>
                    <m:degHide m:val="1"/>
                    <m:ctrlPr>
                      <w:rPr>
                        <w:rFonts w:ascii="Cambria Math" w:hAnsi="Cambria Math" w:cs="Times New Roman"/>
                        <w:i/>
                        <w:color w:val="000000" w:themeColor="text1"/>
                      </w:rPr>
                    </m:ctrlPr>
                  </m:radPr>
                  <m:deg/>
                  <m:e>
                    <m:sSup>
                      <m:sSupPr>
                        <m:ctrlPr>
                          <w:rPr>
                            <w:rFonts w:ascii="Cambria Math" w:hAnsi="Cambria Math" w:cs="Times New Roman"/>
                            <w:i/>
                            <w:color w:val="000000" w:themeColor="text1"/>
                          </w:rPr>
                        </m:ctrlPr>
                      </m:sSupPr>
                      <m:e>
                        <m:r>
                          <w:rPr>
                            <w:rFonts w:ascii="Cambria Math" w:hAnsi="Cambria Math" w:cs="Times New Roman"/>
                            <w:color w:val="000000" w:themeColor="text1"/>
                          </w:rPr>
                          <m:t>σ</m:t>
                        </m:r>
                      </m:e>
                      <m:sup>
                        <m:r>
                          <w:rPr>
                            <w:rFonts w:ascii="Cambria Math" w:hAnsi="Cambria Math" w:cs="Times New Roman"/>
                            <w:color w:val="000000" w:themeColor="text1"/>
                          </w:rPr>
                          <m:t>2</m:t>
                        </m:r>
                      </m:sup>
                    </m:sSup>
                    <m:r>
                      <w:rPr>
                        <w:rFonts w:ascii="Cambria Math" w:hAnsi="Cambria Math" w:cs="Times New Roman"/>
                        <w:color w:val="000000" w:themeColor="text1"/>
                      </w:rPr>
                      <m:t>dt</m:t>
                    </m:r>
                  </m:e>
                </m:rad>
                <m:r>
                  <w:rPr>
                    <w:rFonts w:ascii="Cambria Math" w:hAnsi="Cambria Math" w:cs="Times New Roman"/>
                    <w:color w:val="000000" w:themeColor="text1"/>
                  </w:rPr>
                  <m:t xml:space="preserve">   </m:t>
                </m:r>
              </m:oMath>
            </m:oMathPara>
          </w:p>
        </w:tc>
        <w:tc>
          <w:tcPr>
            <w:tcW w:w="1412" w:type="dxa"/>
            <w:vAlign w:val="center"/>
          </w:tcPr>
          <w:p w14:paraId="23F1F443" w14:textId="77777777" w:rsidR="00564B42" w:rsidRPr="00684E5E" w:rsidRDefault="00564B42" w:rsidP="00CB4C46">
            <w:pPr>
              <w:pStyle w:val="Caption"/>
              <w:jc w:val="right"/>
              <w:rPr>
                <w:moveTo w:id="3156" w:author="Bo Shen" w:date="2023-02-13T14:59:00Z"/>
                <w:rFonts w:ascii="Times New Roman" w:hAnsi="Times New Roman" w:cs="Times New Roman"/>
                <w:i w:val="0"/>
                <w:color w:val="000000" w:themeColor="text1"/>
                <w:sz w:val="24"/>
                <w:szCs w:val="24"/>
              </w:rPr>
            </w:pPr>
            <w:bookmarkStart w:id="3157" w:name="_Ref70412919"/>
            <w:moveTo w:id="3158" w:author="Bo Shen" w:date="2023-02-13T14:59:00Z">
              <w:r w:rsidRPr="00684E5E">
                <w:rPr>
                  <w:rFonts w:ascii="Times New Roman" w:hAnsi="Times New Roman" w:cs="Times New Roman"/>
                  <w:i w:val="0"/>
                  <w:color w:val="000000" w:themeColor="text1"/>
                  <w:sz w:val="24"/>
                  <w:szCs w:val="24"/>
                </w:rPr>
                <w:t>(</w:t>
              </w:r>
              <w:del w:id="3159" w:author="Bo Shen" w:date="2023-02-27T16:52:00Z">
                <w:r w:rsidRPr="00684E5E" w:rsidDel="001757E6">
                  <w:rPr>
                    <w:rFonts w:ascii="Times New Roman" w:hAnsi="Times New Roman" w:cs="Times New Roman"/>
                    <w:i w:val="0"/>
                    <w:color w:val="000000" w:themeColor="text1"/>
                    <w:sz w:val="24"/>
                    <w:szCs w:val="24"/>
                  </w:rPr>
                  <w:fldChar w:fldCharType="begin"/>
                </w:r>
                <w:r w:rsidRPr="00684E5E" w:rsidDel="001757E6">
                  <w:rPr>
                    <w:rFonts w:ascii="Times New Roman" w:hAnsi="Times New Roman" w:cs="Times New Roman"/>
                    <w:i w:val="0"/>
                    <w:color w:val="000000" w:themeColor="text1"/>
                    <w:sz w:val="24"/>
                    <w:szCs w:val="24"/>
                  </w:rPr>
                  <w:delInstrText xml:space="preserve"> SEQ Equation \* ARABIC </w:delInstrText>
                </w:r>
                <w:r w:rsidRPr="00684E5E" w:rsidDel="001757E6">
                  <w:rPr>
                    <w:rFonts w:ascii="Times New Roman" w:hAnsi="Times New Roman" w:cs="Times New Roman"/>
                    <w:i w:val="0"/>
                    <w:color w:val="000000" w:themeColor="text1"/>
                    <w:sz w:val="24"/>
                    <w:szCs w:val="24"/>
                  </w:rPr>
                  <w:fldChar w:fldCharType="separate"/>
                </w:r>
                <w:r w:rsidRPr="00684E5E" w:rsidDel="001757E6">
                  <w:rPr>
                    <w:rFonts w:ascii="Times New Roman" w:hAnsi="Times New Roman" w:cs="Times New Roman"/>
                    <w:i w:val="0"/>
                    <w:noProof/>
                    <w:color w:val="000000" w:themeColor="text1"/>
                    <w:sz w:val="24"/>
                    <w:szCs w:val="24"/>
                  </w:rPr>
                  <w:delText>9</w:delText>
                </w:r>
                <w:r w:rsidRPr="00684E5E" w:rsidDel="001757E6">
                  <w:rPr>
                    <w:rFonts w:ascii="Times New Roman" w:hAnsi="Times New Roman" w:cs="Times New Roman"/>
                    <w:i w:val="0"/>
                    <w:color w:val="000000" w:themeColor="text1"/>
                    <w:sz w:val="24"/>
                    <w:szCs w:val="24"/>
                  </w:rPr>
                  <w:fldChar w:fldCharType="end"/>
                </w:r>
              </w:del>
            </w:moveTo>
            <w:bookmarkEnd w:id="3157"/>
            <w:ins w:id="3160" w:author="Bo Shen" w:date="2023-02-27T16:52:00Z">
              <w:r>
                <w:rPr>
                  <w:rFonts w:ascii="Times New Roman" w:hAnsi="Times New Roman" w:cs="Times New Roman"/>
                  <w:i w:val="0"/>
                  <w:color w:val="000000" w:themeColor="text1"/>
                  <w:sz w:val="24"/>
                  <w:szCs w:val="24"/>
                </w:rPr>
                <w:t>9</w:t>
              </w:r>
            </w:ins>
            <w:moveTo w:id="3161" w:author="Bo Shen" w:date="2023-02-13T14:59:00Z">
              <w:r w:rsidRPr="00684E5E">
                <w:rPr>
                  <w:rFonts w:ascii="Times New Roman" w:hAnsi="Times New Roman" w:cs="Times New Roman"/>
                  <w:i w:val="0"/>
                  <w:color w:val="000000" w:themeColor="text1"/>
                  <w:sz w:val="24"/>
                  <w:szCs w:val="24"/>
                </w:rPr>
                <w:t>)</w:t>
              </w:r>
            </w:moveTo>
          </w:p>
        </w:tc>
      </w:tr>
    </w:tbl>
    <w:p w14:paraId="3A820A9D" w14:textId="18FE6571" w:rsidR="00564B42" w:rsidRPr="0060258A" w:rsidRDefault="00564B42" w:rsidP="001040BB">
      <w:pPr>
        <w:spacing w:line="480" w:lineRule="auto"/>
        <w:jc w:val="both"/>
        <w:rPr>
          <w:moveTo w:id="3162" w:author="Bo Shen" w:date="2023-02-13T14:59:00Z"/>
          <w:rFonts w:ascii="Times New Roman" w:hAnsi="Times New Roman" w:cs="Times New Roman"/>
          <w:color w:val="000000" w:themeColor="text1"/>
        </w:rPr>
      </w:pPr>
      <w:moveTo w:id="3163" w:author="Bo Shen" w:date="2023-02-13T14:59:00Z">
        <w:r w:rsidRPr="0060258A">
          <w:rPr>
            <w:rFonts w:ascii="Times New Roman" w:hAnsi="Times New Roman" w:cs="Times New Roman"/>
            <w:color w:val="000000" w:themeColor="text1"/>
          </w:rPr>
          <w:t xml:space="preserve"> where </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σ</m:t>
              </m:r>
            </m:e>
            <m:sup>
              <m:r>
                <w:rPr>
                  <w:rFonts w:ascii="Cambria Math" w:hAnsi="Cambria Math" w:cs="Times New Roman"/>
                  <w:color w:val="000000" w:themeColor="text1"/>
                </w:rPr>
                <m:t>2</m:t>
              </m:r>
            </m:sup>
          </m:sSup>
        </m:oMath>
        <w:moveTo w:id="3164" w:author="Bo Shen" w:date="2023-02-13T14:59:00Z">
          <w:r w:rsidRPr="0060258A">
            <w:rPr>
              <w:rFonts w:ascii="Times New Roman" w:hAnsi="Times New Roman" w:cs="Times New Roman"/>
              <w:color w:val="000000" w:themeColor="text1"/>
            </w:rPr>
            <w:t xml:space="preserve"> is the variance of the noise, </w:t>
          </w:r>
          <m:oMath>
            <m:r>
              <w:rPr>
                <w:rFonts w:ascii="Cambria Math" w:hAnsi="Cambria Math" w:cs="Times New Roman"/>
                <w:color w:val="000000" w:themeColor="text1"/>
              </w:rPr>
              <m:t>η</m:t>
            </m:r>
          </m:oMath>
          <w:moveTo w:id="3165" w:author="Bo Shen" w:date="2023-02-13T14:59:00Z">
            <w:r w:rsidRPr="0060258A">
              <w:rPr>
                <w:rFonts w:ascii="Times New Roman" w:hAnsi="Times New Roman" w:cs="Times New Roman"/>
                <w:color w:val="000000" w:themeColor="text1"/>
              </w:rPr>
              <w:t xml:space="preserve"> is a Gaussian white noise with zero mean and unit variance, and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τ</m:t>
                  </m:r>
                </m:e>
                <m:sub>
                  <m:r>
                    <w:rPr>
                      <w:rFonts w:ascii="Cambria Math" w:hAnsi="Cambria Math" w:cs="Times New Roman"/>
                      <w:color w:val="000000" w:themeColor="text1"/>
                    </w:rPr>
                    <m:t>noise</m:t>
                  </m:r>
                </m:sub>
              </m:sSub>
            </m:oMath>
            <w:moveTo w:id="3166" w:author="Bo Shen" w:date="2023-02-13T14:59:00Z">
              <w:r w:rsidRPr="0060258A">
                <w:rPr>
                  <w:rFonts w:ascii="Times New Roman" w:hAnsi="Times New Roman" w:cs="Times New Roman"/>
                  <w:color w:val="000000" w:themeColor="text1"/>
                </w:rPr>
                <w:t xml:space="preserve"> is the time constant for the noise fluctuation process. The time constant for the noise process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τ</m:t>
                    </m:r>
                  </m:e>
                  <m:sub>
                    <m:r>
                      <w:rPr>
                        <w:rFonts w:ascii="Cambria Math" w:hAnsi="Cambria Math" w:cs="Times New Roman"/>
                        <w:color w:val="000000" w:themeColor="text1"/>
                      </w:rPr>
                      <m:t>noise</m:t>
                    </m:r>
                  </m:sub>
                </m:sSub>
              </m:oMath>
              <w:moveTo w:id="3167" w:author="Bo Shen" w:date="2023-02-13T14:59:00Z">
                <w:r w:rsidRPr="0060258A">
                  <w:rPr>
                    <w:rFonts w:ascii="Times New Roman" w:hAnsi="Times New Roman" w:cs="Times New Roman"/>
                    <w:color w:val="000000" w:themeColor="text1"/>
                  </w:rPr>
                  <w:t>) was set to 2 ms aligned with previous studies</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moveTo>
              <w:r w:rsidR="00EA1839">
                <w:rPr>
                  <w:rFonts w:ascii="Times New Roman" w:hAnsi="Times New Roman" w:cs="Times New Roman"/>
                  <w:color w:val="000000" w:themeColor="text1"/>
                </w:rPr>
                <w:instrText xml:space="preserve"> ADDIN ZOTERO_ITEM CSL_CITATION {"citationID":"SS7IF1Ut","properties":{"formattedCitation":"(X.-J. Wang, 2002; Wong &amp; Wang, 2006)","plainCitation":"(X.-J. Wang, 2002; Wong &amp; Wang, 2006)","noteIndex":0},"citationItems":[{"id":359,"uris":["http://zotero.org/users/6345545/items/AEKIVEH9"],"itemData":{"id":359,"type":"article-journal","abstract":"Recent physiological studies of alert primates have revealed cortical neural correlates of key steps in a perceptual decision-making process. To elucidate synaptic mechanisms of decision making, I investigated a biophysically realistic cortical network model for a visual discrimination experiment. In the model, slow recurrent excitation and feedback inhibition produce attractor dynamics that amplify the difference between conflicting inputs and generates a binary choice. The model is shown to account for salient characteristics of the observed decision-correlated neural activity, as well as the animal’s psychometric function and reaction times. These results suggest that recurrent excitation mediated by NMDA receptors provides a candidate cellular mechanism for the slow time integration of sensory stimuli and the formation of categorical choices in a decision-making neocortical network.","container-title":"Neuron","DOI":"10.1016/S0896-6273(02)01092-9","ISSN":"08966273","issue":"5","journalAbbreviation":"Neuron","language":"en","page":"955-968","source":"DOI.org (Crossref)","title":"Probabilistic Decision Making by Slow Reverberation in Cortical Circuits","volume":"36","author":[{"family":"Wang","given":"Xiao-Jing"}],"issued":{"date-parts":[["2002",12]]}}},{"id":52,"uris":["http://zotero.org/users/6345545/items/W5B2KD2G"],"itemData":{"id":52,"type":"article-journal","abstract":"Recent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Neurosci.","language":"en","license":"Copyright © 2006 Society for Neuroscience 0270-6474/06/261314-15$15.00/0","note":"PMID: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instrText>
              </w:r>
              <w:moveTo w:id="3168" w:author="Bo Shen" w:date="2023-02-13T14:59:00Z">
                <w:r w:rsidRPr="0060258A">
                  <w:rPr>
                    <w:rFonts w:ascii="Times New Roman" w:hAnsi="Times New Roman" w:cs="Times New Roman"/>
                    <w:color w:val="000000" w:themeColor="text1"/>
                  </w:rPr>
                  <w:fldChar w:fldCharType="separate"/>
                </w:r>
              </w:moveTo>
              <w:r w:rsidR="00EA1839">
                <w:rPr>
                  <w:rFonts w:ascii="Times New Roman" w:hAnsi="Times New Roman" w:cs="Times New Roman"/>
                  <w:color w:val="000000" w:themeColor="text1"/>
                </w:rPr>
                <w:t>(X.-J. Wang, 2002; Wong &amp; Wang, 2006)</w:t>
              </w:r>
              <w:moveTo w:id="3169" w:author="Bo Shen" w:date="2023-02-13T14:59:00Z">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Note that this approach assumes for convenience that noise arises in model unit activity; however, similar stochasticity can be implemented assuming noise arises in inputs external to the circuit, generalizing our findings. </w:t>
                </w:r>
              </w:moveTo>
            </w:moveTo>
          </w:moveTo>
        </w:moveTo>
      </w:moveTo>
    </w:p>
    <w:p w14:paraId="29DDF863" w14:textId="77777777" w:rsidR="00564B42" w:rsidRPr="0060258A" w:rsidRDefault="00564B42" w:rsidP="001040BB">
      <w:pPr>
        <w:spacing w:line="480" w:lineRule="auto"/>
        <w:jc w:val="both"/>
        <w:rPr>
          <w:moveTo w:id="3170" w:author="Bo Shen" w:date="2023-02-13T14:59:00Z"/>
          <w:rFonts w:ascii="Times New Roman" w:hAnsi="Times New Roman" w:cs="Times New Roman"/>
          <w:color w:val="000000" w:themeColor="text1"/>
        </w:rPr>
      </w:pPr>
    </w:p>
    <w:p w14:paraId="438EAF27" w14:textId="77777777" w:rsidR="00564B42" w:rsidRPr="0060258A" w:rsidRDefault="00564B42" w:rsidP="001040BB">
      <w:pPr>
        <w:spacing w:line="480" w:lineRule="auto"/>
        <w:jc w:val="both"/>
        <w:rPr>
          <w:moveTo w:id="3171" w:author="Bo Shen" w:date="2023-02-13T14:59:00Z"/>
          <w:rFonts w:ascii="Times New Roman" w:hAnsi="Times New Roman" w:cs="Times New Roman"/>
          <w:color w:val="000000" w:themeColor="text1"/>
        </w:rPr>
      </w:pPr>
      <w:moveTo w:id="3172" w:author="Bo Shen" w:date="2023-02-13T14:59:00Z">
        <w:r w:rsidRPr="0060258A">
          <w:rPr>
            <w:rFonts w:ascii="Times New Roman" w:hAnsi="Times New Roman" w:cs="Times New Roman"/>
            <w:color w:val="000000" w:themeColor="text1"/>
          </w:rPr>
          <w:t xml:space="preserve">All parameters used for visualization were set as </w:t>
        </w:r>
      </w:moveTo>
      <w:ins w:id="3173" w:author="Bo Shen" w:date="2023-02-27T23:05:00Z">
        <w:r>
          <w:rPr>
            <w:rFonts w:ascii="Times New Roman" w:hAnsi="Times New Roman" w:cs="Times New Roman"/>
            <w:color w:val="000000" w:themeColor="text1"/>
          </w:rPr>
          <w:t xml:space="preserve">the </w:t>
        </w:r>
      </w:ins>
      <w:moveTo w:id="3174" w:author="Bo Shen" w:date="2023-02-13T14:59:00Z">
        <w:r w:rsidRPr="0060258A">
          <w:rPr>
            <w:rFonts w:ascii="Times New Roman" w:hAnsi="Times New Roman" w:cs="Times New Roman"/>
            <w:color w:val="000000" w:themeColor="text1"/>
          </w:rPr>
          <w:t>following unless specified elsewhere or fitted as free parameters in</w:t>
        </w:r>
        <w:r w:rsidRPr="0060258A">
          <w:rPr>
            <w:rFonts w:ascii="Times New Roman" w:hAnsi="Times New Roman" w:cs="Times New Roman"/>
            <w:b/>
            <w:color w:val="000000" w:themeColor="text1"/>
          </w:rPr>
          <w:t xml:space="preserve"> Fig. 6</w:t>
        </w:r>
        <w:r w:rsidRPr="0060258A">
          <w:rPr>
            <w:rFonts w:ascii="Times New Roman" w:hAnsi="Times New Roman" w:cs="Times New Roman"/>
            <w:color w:val="000000" w:themeColor="text1"/>
          </w:rPr>
          <w:t xml:space="preserv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τ</m:t>
              </m:r>
            </m:e>
            <m:sub>
              <m:r>
                <w:rPr>
                  <w:rFonts w:ascii="Cambria Math" w:hAnsi="Cambria Math" w:cs="Times New Roman"/>
                  <w:color w:val="000000" w:themeColor="text1"/>
                </w:rPr>
                <m:t>R</m:t>
              </m:r>
            </m:sub>
          </m:sSub>
        </m:oMath>
        <w:moveTo w:id="3175" w:author="Bo Shen" w:date="2023-02-13T14:59:00Z">
          <w:r w:rsidRPr="0086708D">
            <w:rPr>
              <w:rFonts w:ascii="Times New Roman" w:hAnsi="Times New Roman" w:cs="Times New Roman"/>
              <w:color w:val="000000" w:themeColor="text1"/>
            </w:rPr>
            <w:t xml:space="preserv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τ</m:t>
                </m:r>
              </m:e>
              <m:sub>
                <m:r>
                  <w:rPr>
                    <w:rFonts w:ascii="Cambria Math" w:hAnsi="Cambria Math" w:cs="Times New Roman"/>
                    <w:color w:val="000000" w:themeColor="text1"/>
                  </w:rPr>
                  <m:t>G</m:t>
                </m:r>
              </m:sub>
            </m:sSub>
          </m:oMath>
          <w:moveTo w:id="3176" w:author="Bo Shen" w:date="2023-02-13T14:59:00Z">
            <w:r w:rsidRPr="0086708D">
              <w:rPr>
                <w:rFonts w:ascii="Times New Roman" w:hAnsi="Times New Roman" w:cs="Times New Roman"/>
                <w:color w:val="000000" w:themeColor="text1"/>
              </w:rPr>
              <w:t xml:space="preserve">, and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τ</m:t>
                  </m:r>
                </m:e>
                <m:sub>
                  <m:r>
                    <w:rPr>
                      <w:rFonts w:ascii="Cambria Math" w:hAnsi="Cambria Math" w:cs="Times New Roman"/>
                      <w:color w:val="000000" w:themeColor="text1"/>
                    </w:rPr>
                    <m:t>D</m:t>
                  </m:r>
                </m:sub>
              </m:sSub>
            </m:oMath>
            <w:moveTo w:id="3177" w:author="Bo Shen" w:date="2023-02-13T14:59:00Z">
              <w:r w:rsidRPr="0086708D">
                <w:rPr>
                  <w:rFonts w:ascii="Times New Roman" w:hAnsi="Times New Roman" w:cs="Times New Roman"/>
                  <w:color w:val="000000" w:themeColor="text1"/>
                </w:rPr>
                <w:t xml:space="preserve"> were set as the same value of 100 ms</w:t>
              </w:r>
              <w:r w:rsidRPr="00CB4C46">
                <w:rPr>
                  <w:rFonts w:ascii="Times New Roman" w:hAnsi="Times New Roman" w:cs="Times New Roman"/>
                  <w:color w:val="000000" w:themeColor="text1"/>
                </w:rPr>
                <w:t xml:space="preserve"> only for non-quantitative visualization purp</w:t>
              </w:r>
            </w:moveTo>
            <w:ins w:id="3178" w:author="Bo Shen" w:date="2023-02-27T23:05:00Z">
              <w:r>
                <w:rPr>
                  <w:rFonts w:ascii="Times New Roman" w:hAnsi="Times New Roman" w:cs="Times New Roman"/>
                  <w:color w:val="000000" w:themeColor="text1"/>
                </w:rPr>
                <w:t>o</w:t>
              </w:r>
            </w:ins>
            <w:moveTo w:id="3179" w:author="Bo Shen" w:date="2023-02-13T14:59:00Z">
              <w:del w:id="3180" w:author="Bo Shen" w:date="2023-02-27T23:05:00Z">
                <w:r w:rsidRPr="00CB4C46" w:rsidDel="007356FF">
                  <w:rPr>
                    <w:rFonts w:ascii="Times New Roman" w:hAnsi="Times New Roman" w:cs="Times New Roman"/>
                    <w:color w:val="000000" w:themeColor="text1"/>
                  </w:rPr>
                  <w:delText>ure</w:delText>
                </w:r>
              </w:del>
              <w:r w:rsidRPr="00CB4C46">
                <w:rPr>
                  <w:rFonts w:ascii="Times New Roman" w:hAnsi="Times New Roman" w:cs="Times New Roman"/>
                  <w:color w:val="000000" w:themeColor="text1"/>
                </w:rPr>
                <w:t>s</w:t>
              </w:r>
            </w:moveTo>
            <w:ins w:id="3181" w:author="Bo Shen" w:date="2023-02-27T23:05:00Z">
              <w:r>
                <w:rPr>
                  <w:rFonts w:ascii="Times New Roman" w:hAnsi="Times New Roman" w:cs="Times New Roman"/>
                  <w:color w:val="000000" w:themeColor="text1"/>
                </w:rPr>
                <w:t>es</w:t>
              </w:r>
            </w:ins>
            <w:moveTo w:id="3182" w:author="Bo Shen" w:date="2023-02-13T14:59:00Z">
              <w:r w:rsidRPr="00CB4C46">
                <w:rPr>
                  <w:rFonts w:ascii="Times New Roman" w:hAnsi="Times New Roman" w:cs="Times New Roman"/>
                  <w:color w:val="000000" w:themeColor="text1"/>
                </w:rPr>
                <w:t xml:space="preserve"> and fitted independently as free parameters in the model fittings</w:t>
              </w:r>
              <w:r w:rsidRPr="0086708D">
                <w:rPr>
                  <w:rFonts w:ascii="Times New Roman" w:hAnsi="Times New Roman" w:cs="Times New Roman"/>
                  <w:color w:val="000000" w:themeColor="text1"/>
                </w:rPr>
                <w:t>;</w:t>
              </w:r>
              <w:r w:rsidRPr="0060258A">
                <w:rPr>
                  <w:rFonts w:ascii="Times New Roman" w:hAnsi="Times New Roman" w:cs="Times New Roman"/>
                  <w:color w:val="000000" w:themeColor="text1"/>
                </w:rPr>
                <w:t xml:space="preserve"> the gain control weight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ω</m:t>
                    </m:r>
                  </m:e>
                  <m:sub>
                    <m:r>
                      <w:rPr>
                        <w:rFonts w:ascii="Cambria Math" w:hAnsi="Cambria Math" w:cs="Times New Roman"/>
                        <w:color w:val="000000" w:themeColor="text1"/>
                      </w:rPr>
                      <m:t>ij</m:t>
                    </m:r>
                  </m:sub>
                </m:sSub>
              </m:oMath>
              <w:moveTo w:id="3183" w:author="Bo Shen" w:date="2023-02-13T14:59:00Z">
                <w:r w:rsidRPr="0060258A">
                  <w:rPr>
                    <w:rFonts w:ascii="Times New Roman" w:hAnsi="Times New Roman" w:cs="Times New Roman"/>
                    <w:color w:val="000000" w:themeColor="text1"/>
                  </w:rPr>
                  <w:t xml:space="preserve"> was set as </w:t>
                </w:r>
              </w:moveTo>
              <w:ins w:id="3184" w:author="Bo Shen" w:date="2023-02-27T23:05:00Z">
                <w:r>
                  <w:rPr>
                    <w:rFonts w:ascii="Times New Roman" w:hAnsi="Times New Roman" w:cs="Times New Roman"/>
                    <w:color w:val="000000" w:themeColor="text1"/>
                  </w:rPr>
                  <w:t xml:space="preserve">a </w:t>
                </w:r>
              </w:ins>
              <w:moveTo w:id="3185" w:author="Bo Shen" w:date="2023-02-13T14:59:00Z">
                <w:r w:rsidRPr="0060258A">
                  <w:rPr>
                    <w:rFonts w:ascii="Times New Roman" w:hAnsi="Times New Roman" w:cs="Times New Roman"/>
                    <w:color w:val="000000" w:themeColor="text1"/>
                  </w:rPr>
                  <w:t xml:space="preserve">unit value of 1 for simplicity; the self-excitation weight </w:t>
                </w:r>
                <m:oMath>
                  <m:r>
                    <w:rPr>
                      <w:rFonts w:ascii="Cambria Math" w:hAnsi="Cambria Math" w:cs="Times New Roman"/>
                      <w:color w:val="000000" w:themeColor="text1"/>
                    </w:rPr>
                    <m:t>α</m:t>
                  </m:r>
                </m:oMath>
                <w:moveTo w:id="3186" w:author="Bo Shen" w:date="2023-02-13T14:59:00Z">
                  <w:r w:rsidRPr="0060258A">
                    <w:rPr>
                      <w:rFonts w:ascii="Times New Roman" w:hAnsi="Times New Roman" w:cs="Times New Roman"/>
                      <w:color w:val="000000" w:themeColor="text1"/>
                    </w:rPr>
                    <w:t xml:space="preserve"> was set as 15; the disinhibition weight </w:t>
                  </w:r>
                  <m:oMath>
                    <m:r>
                      <w:rPr>
                        <w:rFonts w:ascii="Cambria Math" w:hAnsi="Cambria Math" w:cs="Times New Roman"/>
                        <w:color w:val="000000" w:themeColor="text1"/>
                      </w:rPr>
                      <m:t>β</m:t>
                    </m:r>
                  </m:oMath>
                  <w:moveTo w:id="3187" w:author="Bo Shen" w:date="2023-02-13T14:59:00Z">
                    <w:r w:rsidRPr="0060258A">
                      <w:rPr>
                        <w:rFonts w:ascii="Times New Roman" w:hAnsi="Times New Roman" w:cs="Times New Roman"/>
                        <w:color w:val="000000" w:themeColor="text1"/>
                      </w:rPr>
                      <w:t xml:space="preserve"> was assumed as zero in representation (i.e.,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β</m:t>
                          </m:r>
                        </m:e>
                        <m:sub>
                          <m:r>
                            <w:rPr>
                              <w:rFonts w:ascii="Cambria Math" w:hAnsi="Cambria Math" w:cs="Times New Roman"/>
                              <w:color w:val="000000" w:themeColor="text1"/>
                            </w:rPr>
                            <m:t>off</m:t>
                          </m:r>
                        </m:sub>
                      </m:sSub>
                      <m:r>
                        <w:rPr>
                          <w:rFonts w:ascii="Cambria Math" w:hAnsi="Cambria Math" w:cs="Times New Roman"/>
                          <w:color w:val="000000" w:themeColor="text1"/>
                        </w:rPr>
                        <m:t>=0</m:t>
                      </m:r>
                    </m:oMath>
                    <w:moveTo w:id="3188" w:author="Bo Shen" w:date="2023-02-13T14:59:00Z">
                      <w:r w:rsidRPr="0060258A">
                        <w:rPr>
                          <w:rFonts w:ascii="Times New Roman" w:hAnsi="Times New Roman" w:cs="Times New Roman"/>
                          <w:color w:val="000000" w:themeColor="text1"/>
                        </w:rPr>
                        <w:t xml:space="preserve">) and set as 1.1 in WTA competition; the input values </w:t>
                      </w:r>
                      <w:r w:rsidRPr="0060258A">
                        <w:rPr>
                          <w:rFonts w:ascii="Times New Roman" w:hAnsi="Times New Roman" w:cs="Times New Roman"/>
                          <w:i/>
                          <w:color w:val="000000" w:themeColor="text1"/>
                        </w:rPr>
                        <w:t>V</w:t>
                      </w:r>
                      <w:r w:rsidRPr="0060258A">
                        <w:rPr>
                          <w:rFonts w:ascii="Times New Roman" w:hAnsi="Times New Roman" w:cs="Times New Roman"/>
                          <w:i/>
                          <w:color w:val="000000" w:themeColor="text1"/>
                          <w:vertAlign w:val="subscript"/>
                        </w:rPr>
                        <w:t>1</w:t>
                      </w:r>
                      <w:r w:rsidRPr="0060258A">
                        <w:rPr>
                          <w:rFonts w:ascii="Times New Roman" w:hAnsi="Times New Roman" w:cs="Times New Roman"/>
                          <w:color w:val="000000" w:themeColor="text1"/>
                        </w:rPr>
                        <w:t xml:space="preserve"> and </w:t>
                      </w:r>
                      <w:r w:rsidRPr="0060258A">
                        <w:rPr>
                          <w:rFonts w:ascii="Times New Roman" w:hAnsi="Times New Roman" w:cs="Times New Roman"/>
                          <w:i/>
                          <w:color w:val="000000" w:themeColor="text1"/>
                        </w:rPr>
                        <w:t>V</w:t>
                      </w:r>
                      <w:r w:rsidRPr="0060258A">
                        <w:rPr>
                          <w:rFonts w:ascii="Times New Roman" w:hAnsi="Times New Roman" w:cs="Times New Roman"/>
                          <w:i/>
                          <w:color w:val="000000" w:themeColor="text1"/>
                          <w:vertAlign w:val="subscript"/>
                        </w:rPr>
                        <w:t>2</w:t>
                      </w:r>
                      <w:r w:rsidRPr="0060258A">
                        <w:rPr>
                          <w:rFonts w:ascii="Times New Roman" w:hAnsi="Times New Roman" w:cs="Times New Roman"/>
                          <w:color w:val="000000" w:themeColor="text1"/>
                        </w:rPr>
                        <w:t xml:space="preserve"> were set as </w:t>
                      </w:r>
                      <w:r w:rsidRPr="0060258A">
                        <w:rPr>
                          <w:rFonts w:ascii="Times New Roman" w:hAnsi="Times New Roman" w:cs="Times New Roman"/>
                          <w:i/>
                          <w:color w:val="000000" w:themeColor="text1"/>
                        </w:rPr>
                        <w:t>S</w:t>
                      </w:r>
                      <w:r w:rsidRPr="0060258A">
                        <w:rPr>
                          <w:rFonts w:ascii="Times New Roman" w:hAnsi="Times New Roman" w:cs="Times New Roman"/>
                          <w:color w:val="000000" w:themeColor="text1"/>
                        </w:rPr>
                        <w:t xml:space="preserve">*(1+c’) and </w:t>
                      </w:r>
                      <w:r w:rsidRPr="0060258A">
                        <w:rPr>
                          <w:rFonts w:ascii="Times New Roman" w:hAnsi="Times New Roman" w:cs="Times New Roman"/>
                          <w:i/>
                          <w:color w:val="000000" w:themeColor="text1"/>
                        </w:rPr>
                        <w:t>S</w:t>
                      </w:r>
                      <w:r w:rsidRPr="0060258A">
                        <w:rPr>
                          <w:rFonts w:ascii="Times New Roman" w:hAnsi="Times New Roman" w:cs="Times New Roman"/>
                          <w:color w:val="000000" w:themeColor="text1"/>
                        </w:rPr>
                        <w:t xml:space="preserve">*(1-c’), where c’ indicates the motion coherence of the stimulus, with varied values [0, 3.2, 6.4, 12.8, 25.6, 38.4, 51.2]%) and </w:t>
                      </w:r>
                      <w:r w:rsidRPr="0060258A">
                        <w:rPr>
                          <w:rFonts w:ascii="Times New Roman" w:hAnsi="Times New Roman" w:cs="Times New Roman"/>
                          <w:i/>
                          <w:color w:val="000000" w:themeColor="text1"/>
                        </w:rPr>
                        <w:t xml:space="preserve">S </w:t>
                      </w:r>
                      <w:r w:rsidRPr="0060258A">
                        <w:rPr>
                          <w:rFonts w:ascii="Times New Roman" w:hAnsi="Times New Roman" w:cs="Times New Roman"/>
                          <w:color w:val="000000" w:themeColor="text1"/>
                        </w:rPr>
                        <w:t xml:space="preserve">indicates the scale of input (set as 250). Baseline input </w:t>
                      </w:r>
                      <m:oMath>
                        <m:sSub>
                          <m:sSubPr>
                            <m:ctrlPr>
                              <w:ins w:id="3189" w:author="Bo Shen" w:date="2023-03-03T17:55:00Z">
                                <w:rPr>
                                  <w:rFonts w:ascii="Cambria Math" w:hAnsi="Cambria Math" w:cs="Times New Roman"/>
                                  <w:i/>
                                  <w:color w:val="000000" w:themeColor="text1"/>
                                </w:rPr>
                              </w:ins>
                            </m:ctrlPr>
                          </m:sSubPr>
                          <m:e>
                            <m:r>
                              <w:rPr>
                                <w:rFonts w:ascii="Cambria Math" w:hAnsi="Cambria Math" w:cs="Times New Roman"/>
                                <w:color w:val="000000" w:themeColor="text1"/>
                              </w:rPr>
                              <m:t>B</m:t>
                            </m:r>
                          </m:e>
                          <m:sub>
                            <m:r>
                              <w:ins w:id="3190" w:author="Bo Shen" w:date="2023-03-06T10:12:00Z">
                                <w:rPr>
                                  <w:rFonts w:ascii="Cambria Math" w:hAnsi="Cambria Math" w:cs="Times New Roman"/>
                                  <w:color w:val="000000" w:themeColor="text1"/>
                                </w:rPr>
                                <m:t>R</m:t>
                              </w:ins>
                            </m:r>
                          </m:sub>
                        </m:sSub>
                      </m:oMath>
                      <w:moveTo w:id="3191" w:author="Bo Shen" w:date="2023-02-13T14:59:00Z">
                        <w:r w:rsidRPr="0060258A">
                          <w:rPr>
                            <w:rFonts w:ascii="Times New Roman" w:hAnsi="Times New Roman" w:cs="Times New Roman"/>
                            <w:color w:val="000000" w:themeColor="text1"/>
                          </w:rPr>
                          <w:t xml:space="preserve"> was set as 70 in </w:t>
                        </w:r>
                      </w:moveTo>
                      <w:r>
                        <w:rPr>
                          <w:rFonts w:ascii="Times New Roman" w:hAnsi="Times New Roman" w:cs="Times New Roman"/>
                          <w:color w:val="000000" w:themeColor="text1"/>
                        </w:rPr>
                        <w:t xml:space="preserve">representation </w:t>
                      </w:r>
                      <w:ins w:id="3192" w:author="Bo Shen" w:date="2023-03-06T10:14:00Z">
                        <w:r>
                          <w:rPr>
                            <w:rFonts w:ascii="Times New Roman" w:hAnsi="Times New Roman" w:cs="Times New Roman"/>
                            <w:color w:val="000000" w:themeColor="text1"/>
                          </w:rPr>
                          <w:t xml:space="preserve">in </w:t>
                        </w:r>
                      </w:ins>
                      <w:del w:id="3193" w:author="Bo Shen" w:date="2023-03-06T10:14:00Z">
                        <w:r w:rsidDel="004D72E8">
                          <w:rPr>
                            <w:rFonts w:ascii="Times New Roman" w:hAnsi="Times New Roman" w:cs="Times New Roman"/>
                            <w:color w:val="000000" w:themeColor="text1"/>
                          </w:rPr>
                          <w:delText>(</w:delText>
                        </w:r>
                      </w:del>
                      <w:moveTo w:id="3194" w:author="Bo Shen" w:date="2023-02-13T14:59:00Z">
                        <w:r w:rsidRPr="0060258A">
                          <w:rPr>
                            <w:rFonts w:ascii="Times New Roman" w:hAnsi="Times New Roman" w:cs="Times New Roman"/>
                            <w:b/>
                            <w:color w:val="000000" w:themeColor="text1"/>
                          </w:rPr>
                          <w:t>Fig</w:t>
                        </w:r>
                        <w:del w:id="3195" w:author="Bo Shen" w:date="2023-03-06T10:14:00Z">
                          <w:r w:rsidRPr="0060258A" w:rsidDel="006257D0">
                            <w:rPr>
                              <w:rFonts w:ascii="Times New Roman" w:hAnsi="Times New Roman" w:cs="Times New Roman"/>
                              <w:b/>
                              <w:color w:val="000000" w:themeColor="text1"/>
                            </w:rPr>
                            <w:delText>s</w:delText>
                          </w:r>
                        </w:del>
                        <w:r w:rsidRPr="0060258A">
                          <w:rPr>
                            <w:rFonts w:ascii="Times New Roman" w:hAnsi="Times New Roman" w:cs="Times New Roman"/>
                            <w:b/>
                            <w:color w:val="000000" w:themeColor="text1"/>
                          </w:rPr>
                          <w:t>. 3</w:t>
                        </w:r>
                      </w:moveTo>
                      <w:del w:id="3196" w:author="Bo Shen" w:date="2023-03-06T10:14:00Z">
                        <w:r w:rsidDel="004D72E8">
                          <w:rPr>
                            <w:rFonts w:ascii="Times New Roman" w:hAnsi="Times New Roman" w:cs="Times New Roman"/>
                            <w:b/>
                            <w:color w:val="000000" w:themeColor="text1"/>
                          </w:rPr>
                          <w:delText>)</w:delText>
                        </w:r>
                      </w:del>
                      <w:ins w:id="3197" w:author="Bo Shen" w:date="2023-03-06T10:13:00Z">
                        <w:r w:rsidRPr="006257D0">
                          <w:rPr>
                            <w:rFonts w:ascii="Times New Roman" w:hAnsi="Times New Roman" w:cs="Times New Roman"/>
                            <w:bCs/>
                            <w:color w:val="000000" w:themeColor="text1"/>
                            <w:rPrChange w:id="3198" w:author="Bo Shen" w:date="2023-03-06T10:14:00Z">
                              <w:rPr>
                                <w:rFonts w:ascii="Times New Roman" w:hAnsi="Times New Roman" w:cs="Times New Roman"/>
                                <w:b/>
                                <w:color w:val="000000" w:themeColor="text1"/>
                              </w:rPr>
                            </w:rPrChange>
                          </w:rPr>
                          <w:t>, fit as free pa</w:t>
                        </w:r>
                      </w:ins>
                      <w:ins w:id="3199" w:author="Bo Shen" w:date="2023-03-06T10:14:00Z">
                        <w:r w:rsidRPr="006257D0">
                          <w:rPr>
                            <w:rFonts w:ascii="Times New Roman" w:hAnsi="Times New Roman" w:cs="Times New Roman"/>
                            <w:bCs/>
                            <w:color w:val="000000" w:themeColor="text1"/>
                            <w:rPrChange w:id="3200" w:author="Bo Shen" w:date="2023-03-06T10:14:00Z">
                              <w:rPr>
                                <w:rFonts w:ascii="Times New Roman" w:hAnsi="Times New Roman" w:cs="Times New Roman"/>
                                <w:b/>
                                <w:color w:val="000000" w:themeColor="text1"/>
                              </w:rPr>
                            </w:rPrChange>
                          </w:rPr>
                          <w:t xml:space="preserve">rameter in </w:t>
                        </w:r>
                        <w:r w:rsidRPr="006257D0">
                          <w:rPr>
                            <w:rFonts w:ascii="Times New Roman" w:hAnsi="Times New Roman" w:cs="Times New Roman"/>
                            <w:b/>
                            <w:color w:val="000000" w:themeColor="text1"/>
                          </w:rPr>
                          <w:t>Fig. 4</w:t>
                        </w:r>
                        <w:r w:rsidRPr="006257D0">
                          <w:rPr>
                            <w:rFonts w:ascii="Times New Roman" w:hAnsi="Times New Roman" w:cs="Times New Roman"/>
                            <w:bCs/>
                            <w:color w:val="000000" w:themeColor="text1"/>
                            <w:rPrChange w:id="3201" w:author="Bo Shen" w:date="2023-03-06T10:14:00Z">
                              <w:rPr>
                                <w:rFonts w:ascii="Times New Roman" w:hAnsi="Times New Roman" w:cs="Times New Roman"/>
                                <w:b/>
                                <w:color w:val="000000" w:themeColor="text1"/>
                              </w:rPr>
                            </w:rPrChange>
                          </w:rPr>
                          <w:t>,</w:t>
                        </w:r>
                      </w:ins>
                      <w:moveTo w:id="3202" w:author="Bo Shen" w:date="2023-02-13T14:59:00Z">
                        <w:r w:rsidRPr="006257D0">
                          <w:rPr>
                            <w:rFonts w:ascii="Times New Roman" w:hAnsi="Times New Roman" w:cs="Times New Roman"/>
                            <w:bCs/>
                            <w:color w:val="000000" w:themeColor="text1"/>
                          </w:rPr>
                          <w:t xml:space="preserve"> </w:t>
                        </w:r>
                        <w:r w:rsidRPr="0060258A">
                          <w:rPr>
                            <w:rFonts w:ascii="Times New Roman" w:hAnsi="Times New Roman" w:cs="Times New Roman"/>
                            <w:color w:val="000000" w:themeColor="text1"/>
                          </w:rPr>
                          <w:t>and</w:t>
                        </w:r>
                      </w:moveTo>
                      <w:ins w:id="3203" w:author="Bo Shen" w:date="2023-03-06T10:09:00Z">
                        <w:r>
                          <w:rPr>
                            <w:rFonts w:ascii="Times New Roman" w:hAnsi="Times New Roman" w:cs="Times New Roman"/>
                            <w:color w:val="000000" w:themeColor="text1"/>
                          </w:rPr>
                          <w:t xml:space="preserve"> set as 0 in WTA competition and persistent activity</w:t>
                        </w:r>
                      </w:ins>
                      <w:moveTo w:id="3204" w:author="Bo Shen" w:date="2023-02-13T14:59:00Z">
                        <w:r w:rsidRPr="0060258A">
                          <w:rPr>
                            <w:rFonts w:ascii="Times New Roman" w:hAnsi="Times New Roman" w:cs="Times New Roman"/>
                            <w:color w:val="000000" w:themeColor="text1"/>
                          </w:rPr>
                          <w:t xml:space="preserve"> </w:t>
                        </w:r>
                      </w:moveTo>
                      <w:ins w:id="3205" w:author="Bo Shen" w:date="2023-03-06T10:14:00Z">
                        <w:r>
                          <w:rPr>
                            <w:rFonts w:ascii="Times New Roman" w:hAnsi="Times New Roman" w:cs="Times New Roman"/>
                            <w:color w:val="000000" w:themeColor="text1"/>
                          </w:rPr>
                          <w:t xml:space="preserve">in </w:t>
                        </w:r>
                      </w:ins>
                      <w:moveTo w:id="3206" w:author="Bo Shen" w:date="2023-02-13T14:59:00Z">
                        <w:del w:id="3207" w:author="Bo Shen" w:date="2023-03-06T10:09:00Z">
                          <w:r w:rsidRPr="0060258A" w:rsidDel="00EA2F43">
                            <w:rPr>
                              <w:rFonts w:ascii="Times New Roman" w:hAnsi="Times New Roman" w:cs="Times New Roman"/>
                              <w:b/>
                              <w:color w:val="000000" w:themeColor="text1"/>
                            </w:rPr>
                            <w:delText>5</w:delText>
                          </w:r>
                          <w:r w:rsidRPr="0060258A" w:rsidDel="00EA2F43">
                            <w:rPr>
                              <w:rFonts w:ascii="Times New Roman" w:hAnsi="Times New Roman" w:cs="Times New Roman"/>
                              <w:color w:val="000000" w:themeColor="text1"/>
                            </w:rPr>
                            <w:delText xml:space="preserve"> and set as 0 in </w:delText>
                          </w:r>
                        </w:del>
                        <w:r w:rsidRPr="0060258A">
                          <w:rPr>
                            <w:rFonts w:ascii="Times New Roman" w:hAnsi="Times New Roman" w:cs="Times New Roman"/>
                            <w:b/>
                            <w:color w:val="000000" w:themeColor="text1"/>
                          </w:rPr>
                          <w:t xml:space="preserve">Figs. </w:t>
                        </w:r>
                        <w:del w:id="3208" w:author="Bo Shen" w:date="2023-03-03T17:56:00Z">
                          <w:r w:rsidRPr="0060258A" w:rsidDel="002D7D0B">
                            <w:rPr>
                              <w:rFonts w:ascii="Times New Roman" w:hAnsi="Times New Roman" w:cs="Times New Roman"/>
                              <w:b/>
                              <w:color w:val="000000" w:themeColor="text1"/>
                            </w:rPr>
                            <w:delText>7</w:delText>
                          </w:r>
                        </w:del>
                      </w:moveTo>
                      <w:ins w:id="3209" w:author="Bo Shen" w:date="2023-03-06T10:09:00Z">
                        <w:r>
                          <w:rPr>
                            <w:rFonts w:ascii="Times New Roman" w:hAnsi="Times New Roman" w:cs="Times New Roman"/>
                            <w:b/>
                            <w:color w:val="000000" w:themeColor="text1"/>
                          </w:rPr>
                          <w:t>5</w:t>
                        </w:r>
                      </w:ins>
                      <w:moveTo w:id="3210" w:author="Bo Shen" w:date="2023-02-13T14:59:00Z">
                        <w:r w:rsidRPr="0060258A">
                          <w:rPr>
                            <w:rFonts w:ascii="Times New Roman" w:hAnsi="Times New Roman" w:cs="Times New Roman"/>
                            <w:b/>
                            <w:color w:val="000000" w:themeColor="text1"/>
                          </w:rPr>
                          <w:t>-</w:t>
                        </w:r>
                      </w:moveTo>
                      <w:ins w:id="3211" w:author="Bo Shen" w:date="2023-03-03T17:56:00Z">
                        <w:r>
                          <w:rPr>
                            <w:rFonts w:ascii="Times New Roman" w:hAnsi="Times New Roman" w:cs="Times New Roman"/>
                            <w:b/>
                            <w:color w:val="000000" w:themeColor="text1"/>
                          </w:rPr>
                          <w:t>1</w:t>
                        </w:r>
                      </w:ins>
                      <w:moveTo w:id="3212" w:author="Bo Shen" w:date="2023-02-13T14:59:00Z">
                        <w:del w:id="3213" w:author="Bo Shen" w:date="2023-03-03T17:56:00Z">
                          <w:r w:rsidRPr="0060258A" w:rsidDel="002D7D0B">
                            <w:rPr>
                              <w:rFonts w:ascii="Times New Roman" w:hAnsi="Times New Roman" w:cs="Times New Roman"/>
                              <w:b/>
                              <w:color w:val="000000" w:themeColor="text1"/>
                            </w:rPr>
                            <w:delText>9</w:delText>
                          </w:r>
                        </w:del>
                      </w:moveTo>
                      <w:ins w:id="3214" w:author="Bo Shen" w:date="2023-03-03T17:56:00Z">
                        <w:r>
                          <w:rPr>
                            <w:rFonts w:ascii="Times New Roman" w:hAnsi="Times New Roman" w:cs="Times New Roman"/>
                            <w:b/>
                            <w:color w:val="000000" w:themeColor="text1"/>
                          </w:rPr>
                          <w:t>0</w:t>
                        </w:r>
                      </w:ins>
                      <w:moveTo w:id="3215" w:author="Bo Shen" w:date="2023-02-13T14:59:00Z">
                        <w:del w:id="3216" w:author="Bo Shen" w:date="2023-03-06T10:09:00Z">
                          <w:r w:rsidRPr="0060258A" w:rsidDel="00EA2F43">
                            <w:rPr>
                              <w:rFonts w:ascii="Times New Roman" w:hAnsi="Times New Roman" w:cs="Times New Roman"/>
                              <w:color w:val="000000" w:themeColor="text1"/>
                            </w:rPr>
                            <w:delText>.</w:delText>
                          </w:r>
                        </w:del>
                      </w:moveTo>
                      <w:ins w:id="3217" w:author="Bo Shen" w:date="2023-03-06T10:09:00Z">
                        <w:r>
                          <w:rPr>
                            <w:rFonts w:ascii="Times New Roman" w:hAnsi="Times New Roman" w:cs="Times New Roman"/>
                            <w:color w:val="000000" w:themeColor="text1"/>
                          </w:rPr>
                          <w:t>.</w:t>
                        </w:r>
                      </w:ins>
                      <w:moveTo w:id="3218" w:author="Bo Shen" w:date="2023-02-13T14:59:00Z">
                        <w:r w:rsidRPr="0060258A">
                          <w:rPr>
                            <w:rFonts w:ascii="Times New Roman" w:hAnsi="Times New Roman" w:cs="Times New Roman"/>
                            <w:color w:val="000000" w:themeColor="text1"/>
                          </w:rPr>
                          <w:t xml:space="preserve"> Ornstein-Uhlenbeck noise was set as zero in </w:t>
                        </w:r>
                      </w:moveTo>
                      <w:ins w:id="3219" w:author="Bo Shen" w:date="2023-03-06T10:21:00Z">
                        <w:r>
                          <w:rPr>
                            <w:rFonts w:ascii="Times New Roman" w:hAnsi="Times New Roman" w:cs="Times New Roman"/>
                            <w:color w:val="000000" w:themeColor="text1"/>
                          </w:rPr>
                          <w:t>most o</w:t>
                        </w:r>
                      </w:ins>
                      <w:ins w:id="3220" w:author="Bo Shen" w:date="2023-03-06T10:22:00Z">
                        <w:r>
                          <w:rPr>
                            <w:rFonts w:ascii="Times New Roman" w:hAnsi="Times New Roman" w:cs="Times New Roman"/>
                            <w:color w:val="000000" w:themeColor="text1"/>
                          </w:rPr>
                          <w:t xml:space="preserve">f the figures </w:t>
                        </w:r>
                        <w:r>
                          <w:rPr>
                            <w:rFonts w:ascii="Times New Roman" w:hAnsi="Times New Roman" w:cs="Times New Roman"/>
                            <w:color w:val="000000" w:themeColor="text1"/>
                          </w:rPr>
                          <w:lastRenderedPageBreak/>
                          <w:t xml:space="preserve">aiming at </w:t>
                        </w:r>
                      </w:ins>
                      <w:moveTo w:id="3221" w:author="Bo Shen" w:date="2023-02-13T14:59:00Z">
                        <w:del w:id="3222" w:author="Bo Shen" w:date="2023-03-06T10:21:00Z">
                          <w:r w:rsidRPr="0060258A" w:rsidDel="001A444B">
                            <w:rPr>
                              <w:rFonts w:ascii="Times New Roman" w:hAnsi="Times New Roman" w:cs="Times New Roman"/>
                              <w:color w:val="000000" w:themeColor="text1"/>
                            </w:rPr>
                            <w:delText xml:space="preserve">most of </w:delText>
                          </w:r>
                        </w:del>
                        <w:del w:id="3223" w:author="Bo Shen" w:date="2023-03-06T10:22:00Z">
                          <w:r w:rsidRPr="0060258A" w:rsidDel="00FE5E0A">
                            <w:rPr>
                              <w:rFonts w:ascii="Times New Roman" w:hAnsi="Times New Roman" w:cs="Times New Roman"/>
                              <w:color w:val="000000" w:themeColor="text1"/>
                            </w:rPr>
                            <w:delText xml:space="preserve">the </w:delText>
                          </w:r>
                        </w:del>
                        <w:del w:id="3224" w:author="Bo Shen" w:date="2023-03-06T10:20:00Z">
                          <w:r w:rsidRPr="0060258A" w:rsidDel="0053675D">
                            <w:rPr>
                              <w:rFonts w:ascii="Times New Roman" w:hAnsi="Times New Roman" w:cs="Times New Roman"/>
                              <w:color w:val="000000" w:themeColor="text1"/>
                            </w:rPr>
                            <w:delText>simulation</w:delText>
                          </w:r>
                        </w:del>
                      </w:moveTo>
                      <w:ins w:id="3225" w:author="Bo Shen" w:date="2023-03-06T10:20:00Z">
                        <w:r>
                          <w:rPr>
                            <w:rFonts w:ascii="Times New Roman" w:hAnsi="Times New Roman" w:cs="Times New Roman"/>
                            <w:color w:val="000000" w:themeColor="text1"/>
                          </w:rPr>
                          <w:t>visualization of the model properties</w:t>
                        </w:r>
                      </w:ins>
                      <w:moveTo w:id="3226" w:author="Bo Shen" w:date="2023-02-13T14:59:00Z">
                        <w:r w:rsidRPr="0060258A">
                          <w:rPr>
                            <w:rFonts w:ascii="Times New Roman" w:hAnsi="Times New Roman" w:cs="Times New Roman"/>
                            <w:color w:val="000000" w:themeColor="text1"/>
                          </w:rPr>
                          <w:t xml:space="preserve"> but </w:t>
                        </w:r>
                        <m:oMath>
                          <m:r>
                            <m:rPr>
                              <m:sty m:val="p"/>
                            </m:rPr>
                            <w:rPr>
                              <w:rFonts w:ascii="Cambria Math" w:hAnsi="Cambria Math" w:cs="Times New Roman"/>
                              <w:color w:val="000000" w:themeColor="text1"/>
                            </w:rPr>
                            <m:t>σ=</m:t>
                          </m:r>
                          <m:r>
                            <w:ins w:id="3227" w:author="Bo Shen" w:date="2023-03-06T10:19:00Z">
                              <m:rPr>
                                <m:sty m:val="p"/>
                              </m:rPr>
                              <w:rPr>
                                <w:rFonts w:ascii="Cambria Math" w:hAnsi="Cambria Math" w:cs="Times New Roman"/>
                                <w:color w:val="000000" w:themeColor="text1"/>
                              </w:rPr>
                              <m:t>2</m:t>
                            </w:ins>
                          </m:r>
                          <m:r>
                            <w:del w:id="3228" w:author="Bo Shen" w:date="2023-03-06T10:19:00Z">
                              <m:rPr>
                                <m:sty m:val="p"/>
                              </m:rPr>
                              <w:rPr>
                                <w:rFonts w:ascii="Cambria Math" w:hAnsi="Cambria Math" w:cs="Times New Roman"/>
                                <w:color w:val="000000" w:themeColor="text1"/>
                              </w:rPr>
                              <m:t>10</m:t>
                            </w:del>
                          </m:r>
                        </m:oMath>
                        <w:moveTo w:id="3229" w:author="Bo Shen" w:date="2023-02-13T14:59:00Z">
                          <w:r w:rsidRPr="0060258A">
                            <w:rPr>
                              <w:rFonts w:ascii="Times New Roman" w:hAnsi="Times New Roman" w:cs="Times New Roman"/>
                              <w:color w:val="000000" w:themeColor="text1"/>
                            </w:rPr>
                            <w:t xml:space="preserve"> in </w:t>
                          </w:r>
                          <w:r w:rsidRPr="0060258A">
                            <w:rPr>
                              <w:rFonts w:ascii="Times New Roman" w:hAnsi="Times New Roman" w:cs="Times New Roman"/>
                              <w:b/>
                              <w:color w:val="000000" w:themeColor="text1"/>
                            </w:rPr>
                            <w:t>Fig</w:t>
                          </w:r>
                        </w:moveTo>
                        <w:ins w:id="3230" w:author="Bo Shen" w:date="2023-03-06T10:20:00Z">
                          <w:r>
                            <w:rPr>
                              <w:rFonts w:ascii="Times New Roman" w:hAnsi="Times New Roman" w:cs="Times New Roman"/>
                              <w:b/>
                              <w:color w:val="000000" w:themeColor="text1"/>
                            </w:rPr>
                            <w:t>s</w:t>
                          </w:r>
                        </w:ins>
                        <w:moveTo w:id="3231" w:author="Bo Shen" w:date="2023-02-13T14:59:00Z">
                          <w:r w:rsidRPr="0060258A">
                            <w:rPr>
                              <w:rFonts w:ascii="Times New Roman" w:hAnsi="Times New Roman" w:cs="Times New Roman"/>
                              <w:b/>
                              <w:color w:val="000000" w:themeColor="text1"/>
                            </w:rPr>
                            <w:t xml:space="preserve">. </w:t>
                          </w:r>
                        </w:moveTo>
                        <w:ins w:id="3232" w:author="Bo Shen" w:date="2023-03-06T10:19:00Z">
                          <w:r>
                            <w:rPr>
                              <w:rFonts w:ascii="Times New Roman" w:hAnsi="Times New Roman" w:cs="Times New Roman"/>
                              <w:b/>
                              <w:color w:val="000000" w:themeColor="text1"/>
                            </w:rPr>
                            <w:t>10</w:t>
                          </w:r>
                        </w:ins>
                        <w:moveTo w:id="3233" w:author="Bo Shen" w:date="2023-02-13T14:59:00Z">
                          <w:del w:id="3234" w:author="Bo Shen" w:date="2023-03-06T10:19:00Z">
                            <w:r w:rsidRPr="0060258A" w:rsidDel="00BA1E17">
                              <w:rPr>
                                <w:rFonts w:ascii="Times New Roman" w:hAnsi="Times New Roman" w:cs="Times New Roman"/>
                                <w:b/>
                                <w:color w:val="000000" w:themeColor="text1"/>
                              </w:rPr>
                              <w:delText>5</w:delText>
                            </w:r>
                          </w:del>
                          <w:r w:rsidRPr="0060258A">
                            <w:rPr>
                              <w:rFonts w:ascii="Times New Roman" w:hAnsi="Times New Roman" w:cs="Times New Roman"/>
                              <w:b/>
                              <w:color w:val="000000" w:themeColor="text1"/>
                            </w:rPr>
                            <w:t>B</w:t>
                          </w:r>
                        </w:moveTo>
                        <w:ins w:id="3235" w:author="Bo Shen" w:date="2023-03-06T10:20:00Z">
                          <w:r>
                            <w:rPr>
                              <w:rFonts w:ascii="Times New Roman" w:hAnsi="Times New Roman" w:cs="Times New Roman"/>
                              <w:b/>
                              <w:color w:val="000000" w:themeColor="text1"/>
                            </w:rPr>
                            <w:t>-D</w:t>
                          </w:r>
                          <w:r w:rsidRPr="0053675D">
                            <w:rPr>
                              <w:rFonts w:ascii="Times New Roman" w:hAnsi="Times New Roman" w:cs="Times New Roman"/>
                              <w:bCs/>
                              <w:color w:val="000000" w:themeColor="text1"/>
                              <w:rPrChange w:id="3236" w:author="Bo Shen" w:date="2023-03-06T10:21:00Z">
                                <w:rPr>
                                  <w:rFonts w:ascii="Times New Roman" w:hAnsi="Times New Roman" w:cs="Times New Roman"/>
                                  <w:b/>
                                  <w:color w:val="000000" w:themeColor="text1"/>
                                </w:rPr>
                              </w:rPrChange>
                            </w:rPr>
                            <w:t xml:space="preserve"> and fit a</w:t>
                          </w:r>
                        </w:ins>
                        <w:ins w:id="3237" w:author="Bo Shen" w:date="2023-03-06T10:21:00Z">
                          <w:r w:rsidRPr="0053675D">
                            <w:rPr>
                              <w:rFonts w:ascii="Times New Roman" w:hAnsi="Times New Roman" w:cs="Times New Roman"/>
                              <w:bCs/>
                              <w:color w:val="000000" w:themeColor="text1"/>
                              <w:rPrChange w:id="3238" w:author="Bo Shen" w:date="2023-03-06T10:21:00Z">
                                <w:rPr>
                                  <w:rFonts w:ascii="Times New Roman" w:hAnsi="Times New Roman" w:cs="Times New Roman"/>
                                  <w:b/>
                                  <w:color w:val="000000" w:themeColor="text1"/>
                                </w:rPr>
                              </w:rPrChange>
                            </w:rPr>
                            <w:t>s a free parameter</w:t>
                          </w:r>
                          <w:r>
                            <w:rPr>
                              <w:rFonts w:ascii="Times New Roman" w:hAnsi="Times New Roman" w:cs="Times New Roman"/>
                              <w:color w:val="000000" w:themeColor="text1"/>
                            </w:rPr>
                            <w:t xml:space="preserve"> in </w:t>
                          </w:r>
                          <w:r w:rsidRPr="0053675D">
                            <w:rPr>
                              <w:rFonts w:ascii="Times New Roman" w:hAnsi="Times New Roman" w:cs="Times New Roman"/>
                              <w:b/>
                              <w:bCs/>
                              <w:color w:val="000000" w:themeColor="text1"/>
                              <w:rPrChange w:id="3239" w:author="Bo Shen" w:date="2023-03-06T10:21:00Z">
                                <w:rPr>
                                  <w:rFonts w:ascii="Times New Roman" w:hAnsi="Times New Roman" w:cs="Times New Roman"/>
                                  <w:color w:val="000000" w:themeColor="text1"/>
                                </w:rPr>
                              </w:rPrChange>
                            </w:rPr>
                            <w:t>Fig. 6</w:t>
                          </w:r>
                        </w:ins>
                        <w:moveTo w:id="3240" w:author="Bo Shen" w:date="2023-02-13T14:59:00Z">
                          <w:r w:rsidRPr="0060258A">
                            <w:rPr>
                              <w:rFonts w:ascii="Times New Roman" w:hAnsi="Times New Roman" w:cs="Times New Roman"/>
                              <w:color w:val="000000" w:themeColor="text1"/>
                            </w:rPr>
                            <w:t>.</w:t>
                          </w:r>
                          <w:r w:rsidRPr="0060258A" w:rsidDel="00C93069">
                            <w:rPr>
                              <w:rFonts w:ascii="Times New Roman" w:hAnsi="Times New Roman" w:cs="Times New Roman"/>
                              <w:color w:val="000000" w:themeColor="text1"/>
                            </w:rPr>
                            <w:t xml:space="preserve"> </w:t>
                          </w:r>
                        </w:moveTo>
                        <w:ins w:id="3241" w:author="Bo Shen" w:date="2023-03-06T10:22:00Z">
                          <w:r>
                            <w:rPr>
                              <w:rFonts w:ascii="Times New Roman" w:hAnsi="Times New Roman" w:cs="Times New Roman"/>
                              <w:color w:val="000000" w:themeColor="text1"/>
                            </w:rPr>
                            <w:t>The set of p</w:t>
                          </w:r>
                        </w:ins>
                        <w:moveTo w:id="3242" w:author="Bo Shen" w:date="2023-02-13T14:59:00Z">
                          <w:del w:id="3243" w:author="Bo Shen" w:date="2023-03-06T10:22:00Z">
                            <w:r w:rsidDel="006D2F77">
                              <w:rPr>
                                <w:rFonts w:ascii="Times New Roman" w:hAnsi="Times New Roman" w:cs="Times New Roman"/>
                                <w:color w:val="000000" w:themeColor="text1"/>
                              </w:rPr>
                              <w:delText>P</w:delText>
                            </w:r>
                          </w:del>
                          <w:r>
                            <w:rPr>
                              <w:rFonts w:ascii="Times New Roman" w:hAnsi="Times New Roman" w:cs="Times New Roman"/>
                              <w:color w:val="000000" w:themeColor="text1"/>
                            </w:rPr>
                            <w:t>arameters in</w:t>
                          </w:r>
                          <w:r w:rsidRPr="0060258A">
                            <w:rPr>
                              <w:rFonts w:ascii="Times New Roman" w:hAnsi="Times New Roman" w:cs="Times New Roman"/>
                              <w:color w:val="000000" w:themeColor="text1"/>
                            </w:rPr>
                            <w:t xml:space="preserve"> </w:t>
                          </w:r>
                          <w:r w:rsidRPr="0060258A">
                            <w:rPr>
                              <w:rFonts w:ascii="Times New Roman" w:hAnsi="Times New Roman" w:cs="Times New Roman"/>
                              <w:b/>
                              <w:color w:val="000000" w:themeColor="text1"/>
                            </w:rPr>
                            <w:t>Fig. 7</w:t>
                          </w:r>
                          <w:r>
                            <w:rPr>
                              <w:rFonts w:ascii="Times New Roman" w:hAnsi="Times New Roman" w:cs="Times New Roman"/>
                              <w:b/>
                              <w:color w:val="000000" w:themeColor="text1"/>
                            </w:rPr>
                            <w:t xml:space="preserve"> </w:t>
                          </w:r>
                          <w:r>
                            <w:rPr>
                              <w:rFonts w:ascii="Times New Roman" w:hAnsi="Times New Roman" w:cs="Times New Roman"/>
                              <w:color w:val="000000" w:themeColor="text1"/>
                            </w:rPr>
                            <w:t>were</w:t>
                          </w:r>
                          <w:r w:rsidRPr="0060258A">
                            <w:rPr>
                              <w:rFonts w:ascii="Times New Roman" w:hAnsi="Times New Roman" w:cs="Times New Roman"/>
                              <w:color w:val="000000" w:themeColor="text1"/>
                            </w:rPr>
                            <w:t xml:space="preserve"> adjusted to predict the multi-alternative choice data</w:t>
                          </w:r>
                          <w:r>
                            <w:rPr>
                              <w:rFonts w:ascii="Times New Roman" w:hAnsi="Times New Roman" w:cs="Times New Roman"/>
                              <w:color w:val="000000" w:themeColor="text1"/>
                            </w:rPr>
                            <w:t>:</w:t>
                          </w:r>
                          <w:r w:rsidRPr="0060258A">
                            <w:rPr>
                              <w:rFonts w:ascii="Times New Roman" w:hAnsi="Times New Roman" w:cs="Times New Roman"/>
                              <w:color w:val="000000" w:themeColor="text1"/>
                            </w:rPr>
                            <w:t xml:space="preserve"> </w:t>
                          </w:r>
                          <m:oMath>
                            <m:r>
                              <w:rPr>
                                <w:rFonts w:ascii="Cambria Math" w:hAnsi="Cambria Math" w:cs="Times New Roman"/>
                                <w:color w:val="000000" w:themeColor="text1"/>
                              </w:rPr>
                              <m:t>α</m:t>
                            </m:r>
                          </m:oMath>
                          <w:moveTo w:id="3244" w:author="Bo Shen" w:date="2023-02-13T14:59:00Z">
                            <w:r w:rsidRPr="0060258A">
                              <w:rPr>
                                <w:rFonts w:ascii="Times New Roman" w:hAnsi="Times New Roman" w:cs="Times New Roman"/>
                                <w:color w:val="000000" w:themeColor="text1"/>
                              </w:rPr>
                              <w:t xml:space="preserve"> was set as 0; </w:t>
                            </w:r>
                            <m:oMath>
                              <m:r>
                                <w:rPr>
                                  <w:rFonts w:ascii="Cambria Math" w:hAnsi="Cambria Math" w:cs="Times New Roman"/>
                                  <w:color w:val="000000" w:themeColor="text1"/>
                                </w:rPr>
                                <m:t>β</m:t>
                              </m:r>
                            </m:oMath>
                            <w:moveTo w:id="3245" w:author="Bo Shen" w:date="2023-02-13T14:59:00Z">
                              <w:r w:rsidRPr="0060258A">
                                <w:rPr>
                                  <w:rFonts w:ascii="Times New Roman" w:hAnsi="Times New Roman" w:cs="Times New Roman"/>
                                  <w:color w:val="000000" w:themeColor="text1"/>
                                </w:rPr>
                                <w:t xml:space="preserve"> was set as 1.5; scaling parameter was set as 640 for both pre-motion and motion period but set as 427 for the first 190 ms of motion period to replicate the initial dip</w:t>
                              </w:r>
                              <w:r>
                                <w:rPr>
                                  <w:rFonts w:ascii="Times New Roman" w:hAnsi="Times New Roman" w:cs="Times New Roman"/>
                                  <w:color w:val="000000" w:themeColor="text1"/>
                                </w:rPr>
                                <w:t>;</w:t>
                              </w:r>
                              <w:r w:rsidRPr="0060258A">
                                <w:rPr>
                                  <w:rFonts w:ascii="Times New Roman" w:hAnsi="Times New Roman" w:cs="Times New Roman"/>
                                  <w:color w:val="000000" w:themeColor="text1"/>
                                </w:rPr>
                                <w:t xml:space="preserve"> </w:t>
                              </w:r>
                              <w:r>
                                <w:rPr>
                                  <w:rFonts w:ascii="Times New Roman" w:hAnsi="Times New Roman" w:cs="Times New Roman"/>
                                  <w:color w:val="000000" w:themeColor="text1"/>
                                </w:rPr>
                                <w:t>a</w:t>
                              </w:r>
                              <w:r w:rsidRPr="0060258A">
                                <w:rPr>
                                  <w:rFonts w:ascii="Times New Roman" w:hAnsi="Times New Roman" w:cs="Times New Roman"/>
                                  <w:color w:val="000000" w:themeColor="text1"/>
                                </w:rPr>
                                <w:t xml:space="preserve">ll parameters were kept the same between 2 and 4-alternative choices. </w:t>
                              </w:r>
                              <w:r>
                                <w:rPr>
                                  <w:rFonts w:ascii="Times New Roman" w:hAnsi="Times New Roman" w:cs="Times New Roman"/>
                                  <w:color w:val="000000" w:themeColor="text1"/>
                                </w:rPr>
                                <w:t>Parameters i</w:t>
                              </w:r>
                              <w:r w:rsidRPr="0060258A">
                                <w:rPr>
                                  <w:rFonts w:ascii="Times New Roman" w:hAnsi="Times New Roman" w:cs="Times New Roman"/>
                                  <w:color w:val="000000" w:themeColor="text1"/>
                                </w:rPr>
                                <w:t xml:space="preserve">n </w:t>
                              </w:r>
                              <w:r w:rsidRPr="0060258A">
                                <w:rPr>
                                  <w:rFonts w:ascii="Times New Roman" w:hAnsi="Times New Roman" w:cs="Times New Roman"/>
                                  <w:b/>
                                  <w:color w:val="000000" w:themeColor="text1"/>
                                </w:rPr>
                                <w:t>Fig. 8</w:t>
                              </w:r>
                              <w:r w:rsidRPr="0060258A">
                                <w:rPr>
                                  <w:rFonts w:ascii="Times New Roman" w:hAnsi="Times New Roman" w:cs="Times New Roman"/>
                                  <w:color w:val="000000" w:themeColor="text1"/>
                                </w:rPr>
                                <w:t xml:space="preserve"> </w:t>
                              </w:r>
                              <w:r>
                                <w:rPr>
                                  <w:rFonts w:ascii="Times New Roman" w:hAnsi="Times New Roman" w:cs="Times New Roman"/>
                                  <w:color w:val="000000" w:themeColor="text1"/>
                                </w:rPr>
                                <w:t>were</w:t>
                              </w:r>
                              <w:r w:rsidRPr="0060258A">
                                <w:rPr>
                                  <w:rFonts w:ascii="Times New Roman" w:hAnsi="Times New Roman" w:cs="Times New Roman"/>
                                  <w:color w:val="000000" w:themeColor="text1"/>
                                </w:rPr>
                                <w:t xml:space="preserve"> adjusted between 2-item and 5-item cases in order to get comparable scale of activities in visualization: for 2-item case,</w:t>
                              </w:r>
                              <w:r w:rsidRPr="0060258A">
                                <w:rPr>
                                  <w:rFonts w:ascii="Times New Roman" w:hAnsi="Times New Roman" w:cs="Times New Roman"/>
                                  <w:i/>
                                  <w:color w:val="000000" w:themeColor="text1"/>
                                </w:rPr>
                                <w:t xml:space="preserve"> S</w:t>
                              </w:r>
                              <w:r w:rsidRPr="0060258A">
                                <w:rPr>
                                  <w:rFonts w:ascii="Times New Roman" w:hAnsi="Times New Roman" w:cs="Times New Roman"/>
                                  <w:color w:val="000000" w:themeColor="text1"/>
                                </w:rPr>
                                <w:t xml:space="preserve"> = 250, </w:t>
                              </w:r>
                              <m:oMath>
                                <m:r>
                                  <w:rPr>
                                    <w:rFonts w:ascii="Cambria Math" w:hAnsi="Cambria Math" w:cs="Times New Roman"/>
                                    <w:color w:val="000000" w:themeColor="text1"/>
                                  </w:rPr>
                                  <m:t>α</m:t>
                                </m:r>
                                <m:r>
                                  <m:rPr>
                                    <m:sty m:val="p"/>
                                  </m:rPr>
                                  <w:rPr>
                                    <w:rFonts w:ascii="Cambria Math" w:hAnsi="Cambria Math" w:cs="Times New Roman"/>
                                    <w:color w:val="000000" w:themeColor="text1"/>
                                  </w:rPr>
                                  <m:t>=15</m:t>
                                </m:r>
                              </m:oMath>
                              <w:moveTo w:id="3246" w:author="Bo Shen" w:date="2023-02-13T14:59:00Z">
                                <w:r w:rsidRPr="0060258A">
                                  <w:rPr>
                                    <w:rFonts w:ascii="Times New Roman" w:hAnsi="Times New Roman" w:cs="Times New Roman"/>
                                    <w:color w:val="000000" w:themeColor="text1"/>
                                  </w:rPr>
                                  <w:t xml:space="preserve">, and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β</m:t>
                                      </m:r>
                                    </m:e>
                                    <m:sub>
                                      <m:r>
                                        <w:rPr>
                                          <w:rFonts w:ascii="Cambria Math" w:hAnsi="Cambria Math" w:cs="Times New Roman"/>
                                          <w:color w:val="000000" w:themeColor="text1"/>
                                        </w:rPr>
                                        <m:t>on</m:t>
                                      </m:r>
                                    </m:sub>
                                  </m:sSub>
                                  <m:r>
                                    <m:rPr>
                                      <m:sty m:val="p"/>
                                    </m:rPr>
                                    <w:rPr>
                                      <w:rFonts w:ascii="Cambria Math" w:hAnsi="Cambria Math" w:cs="Times New Roman"/>
                                      <w:color w:val="000000" w:themeColor="text1"/>
                                    </w:rPr>
                                    <m:t>=.4</m:t>
                                  </m:r>
                                </m:oMath>
                                <w:moveTo w:id="3247" w:author="Bo Shen" w:date="2023-02-13T14:59:00Z">
                                  <w:r w:rsidRPr="0060258A">
                                    <w:rPr>
                                      <w:rFonts w:ascii="Times New Roman" w:hAnsi="Times New Roman" w:cs="Times New Roman"/>
                                      <w:color w:val="000000" w:themeColor="text1"/>
                                    </w:rPr>
                                    <w:t xml:space="preserve">; for 5-item case, </w:t>
                                  </w:r>
                                  <w:r w:rsidRPr="0060258A">
                                    <w:rPr>
                                      <w:rFonts w:ascii="Times New Roman" w:hAnsi="Times New Roman" w:cs="Times New Roman"/>
                                      <w:i/>
                                      <w:color w:val="000000" w:themeColor="text1"/>
                                    </w:rPr>
                                    <w:t>S</w:t>
                                  </w:r>
                                  <w:r w:rsidRPr="0060258A">
                                    <w:rPr>
                                      <w:rFonts w:ascii="Times New Roman" w:hAnsi="Times New Roman" w:cs="Times New Roman"/>
                                      <w:color w:val="000000" w:themeColor="text1"/>
                                    </w:rPr>
                                    <w:t xml:space="preserve"> = 50, </w:t>
                                  </w:r>
                                  <m:oMath>
                                    <m:r>
                                      <w:rPr>
                                        <w:rFonts w:ascii="Cambria Math" w:hAnsi="Cambria Math" w:cs="Times New Roman"/>
                                        <w:color w:val="000000" w:themeColor="text1"/>
                                      </w:rPr>
                                      <m:t>α</m:t>
                                    </m:r>
                                    <m:r>
                                      <m:rPr>
                                        <m:sty m:val="p"/>
                                      </m:rPr>
                                      <w:rPr>
                                        <w:rFonts w:ascii="Cambria Math" w:hAnsi="Cambria Math" w:cs="Times New Roman"/>
                                        <w:color w:val="000000" w:themeColor="text1"/>
                                      </w:rPr>
                                      <m:t>=37.5</m:t>
                                    </m:r>
                                  </m:oMath>
                                  <w:moveTo w:id="3248" w:author="Bo Shen" w:date="2023-02-13T14:59:00Z">
                                    <w:r w:rsidRPr="0060258A">
                                      <w:rPr>
                                        <w:rFonts w:ascii="Times New Roman" w:hAnsi="Times New Roman" w:cs="Times New Roman"/>
                                        <w:color w:val="000000" w:themeColor="text1"/>
                                      </w:rPr>
                                      <w:t xml:space="preserve">, and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β</m:t>
                                          </m:r>
                                        </m:e>
                                        <m:sub>
                                          <m:r>
                                            <w:rPr>
                                              <w:rFonts w:ascii="Cambria Math" w:hAnsi="Cambria Math" w:cs="Times New Roman"/>
                                              <w:color w:val="000000" w:themeColor="text1"/>
                                            </w:rPr>
                                            <m:t>on</m:t>
                                          </m:r>
                                        </m:sub>
                                      </m:sSub>
                                      <m:r>
                                        <m:rPr>
                                          <m:sty m:val="p"/>
                                        </m:rPr>
                                        <w:rPr>
                                          <w:rFonts w:ascii="Cambria Math" w:hAnsi="Cambria Math" w:cs="Times New Roman"/>
                                          <w:color w:val="000000" w:themeColor="text1"/>
                                        </w:rPr>
                                        <m:t>=.1</m:t>
                                      </m:r>
                                    </m:oMath>
                                    <w:moveTo w:id="3249" w:author="Bo Shen" w:date="2023-02-13T14:59:00Z">
                                      <w:r w:rsidRPr="0060258A">
                                        <w:rPr>
                                          <w:rFonts w:ascii="Times New Roman" w:hAnsi="Times New Roman" w:cs="Times New Roman"/>
                                          <w:color w:val="000000" w:themeColor="text1"/>
                                        </w:rPr>
                                        <w:t xml:space="preserve">. </w:t>
                                      </w:r>
                                    </w:moveTo>
                                  </w:moveTo>
                                </w:moveTo>
                              </w:moveTo>
                            </w:moveTo>
                          </w:moveTo>
                        </w:moveTo>
                      </w:moveTo>
                    </w:moveTo>
                  </w:moveTo>
                </w:moveTo>
              </w:moveTo>
            </w:moveTo>
          </w:moveTo>
        </w:moveTo>
      </w:moveTo>
    </w:p>
    <w:moveToRangeEnd w:id="3147"/>
    <w:p w14:paraId="53E2460E" w14:textId="77777777" w:rsidR="00564B42" w:rsidRDefault="00564B42" w:rsidP="00E24C8A">
      <w:pPr>
        <w:spacing w:line="480" w:lineRule="auto"/>
        <w:jc w:val="both"/>
        <w:rPr>
          <w:ins w:id="3250" w:author="Bo Shen" w:date="2023-03-06T10:22:00Z"/>
          <w:rFonts w:ascii="Times New Roman" w:hAnsi="Times New Roman" w:cs="Times New Roman"/>
          <w:i/>
          <w:color w:val="000000" w:themeColor="text1"/>
        </w:rPr>
      </w:pPr>
    </w:p>
    <w:p w14:paraId="2AA66D97" w14:textId="77777777" w:rsidR="00564B42" w:rsidRDefault="00564B42" w:rsidP="00E24C8A">
      <w:pPr>
        <w:spacing w:line="480" w:lineRule="auto"/>
        <w:jc w:val="both"/>
        <w:rPr>
          <w:rFonts w:ascii="Times New Roman" w:hAnsi="Times New Roman" w:cs="Times New Roman"/>
          <w:i/>
          <w:color w:val="000000" w:themeColor="text1"/>
        </w:rPr>
      </w:pPr>
    </w:p>
    <w:p w14:paraId="4DC6FFEA" w14:textId="77777777" w:rsidR="00564B42" w:rsidRPr="00643753" w:rsidRDefault="00564B42" w:rsidP="008D453F">
      <w:pPr>
        <w:pStyle w:val="Heading4"/>
      </w:pPr>
      <w:r w:rsidRPr="0060258A">
        <w:t>Fit</w:t>
      </w:r>
      <w:ins w:id="3251" w:author="Bo Shen" w:date="2023-02-27T23:06:00Z">
        <w:r>
          <w:t>ting</w:t>
        </w:r>
      </w:ins>
      <w:r w:rsidRPr="0060258A">
        <w:t xml:space="preserve"> the LDDM and the DNM to the neural firing rates of normalized value coding</w:t>
      </w:r>
    </w:p>
    <w:p w14:paraId="6654877A" w14:textId="77777777" w:rsidR="00564B42" w:rsidRPr="0060258A" w:rsidRDefault="00564B42" w:rsidP="00E24C8A">
      <w:pPr>
        <w:spacing w:line="480" w:lineRule="auto"/>
        <w:jc w:val="both"/>
        <w:rPr>
          <w:rFonts w:ascii="Times New Roman" w:hAnsi="Times New Roman" w:cs="Times New Roman"/>
          <w:color w:val="000000" w:themeColor="text1"/>
        </w:rPr>
      </w:pPr>
    </w:p>
    <w:p w14:paraId="53DE3A7F" w14:textId="77777777" w:rsidR="00564B42" w:rsidRDefault="00564B42" w:rsidP="00E24C8A">
      <w:pPr>
        <w:spacing w:line="480" w:lineRule="auto"/>
        <w:jc w:val="both"/>
        <w:rPr>
          <w:rFonts w:ascii="Times New Roman" w:hAnsi="Times New Roman" w:cs="Times New Roman"/>
          <w:color w:val="000000" w:themeColor="text1"/>
        </w:rPr>
      </w:pPr>
      <w:r w:rsidRPr="0060258A">
        <w:rPr>
          <w:rFonts w:ascii="Times New Roman" w:hAnsi="Times New Roman" w:cs="Times New Roman"/>
          <w:color w:val="000000" w:themeColor="text1"/>
        </w:rPr>
        <w:t>In order to quantify the performance of the LDDM in fitting to the neural dynamics of normalized value coding and compare with the original DNM, we fit the equilibrium values of the LDDM and DNM to the dataset of normalized value coding (</w:t>
      </w:r>
      <w:r>
        <w:rPr>
          <w:rFonts w:ascii="Times New Roman" w:hAnsi="Times New Roman" w:cs="Times New Roman"/>
          <w:color w:val="000000" w:themeColor="text1"/>
        </w:rPr>
        <w:t xml:space="preserve">the </w:t>
      </w:r>
      <w:r w:rsidRPr="00C305C3">
        <w:rPr>
          <w:rFonts w:ascii="Times New Roman" w:hAnsi="Times New Roman" w:cs="Times New Roman"/>
          <w:color w:val="000000" w:themeColor="text1"/>
        </w:rPr>
        <w:t>Fig. 4</w:t>
      </w:r>
      <w:r w:rsidRPr="0060258A">
        <w:rPr>
          <w:rFonts w:ascii="Times New Roman" w:hAnsi="Times New Roman" w:cs="Times New Roman"/>
          <w:color w:val="000000" w:themeColor="text1"/>
        </w:rPr>
        <w:t xml:space="preserve"> in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{"citationID":"1aGdZTPb","properties":{"formattedCitation":"(Louie et al., 2011)","plainCitation":"(Louie et al., 2011)","dontUpdate":true,"noteIndex":0},"citationItems":[{"id":342,"uris":["http://zotero.org/users/6345545/items/FIVLPZPC"],"itemData":{"id":342,"type":"article-journal","container-title":"Journal of Neuroscience","DOI":"10.1523/JNEUROSCI.1237-11.2011","ISSN":"0270-6474, 1529-2401","issue":"29","journalAbbreviation":"Journal of Neuroscience","language":"en","page":"10627-10639","source":"DOI.org (Crossref)","title":"Reward Value-Based Gain Control: Divisive Normalization in Parietal Cortex","title-short":"Reward Value-Based Gain Control","volume":"31","author":[{"family":"Louie","given":"Kenway"},{"family":"Grattan","given":"L. E."},{"family":"Glimcher","given":"P. W."}],"issued":{"date-parts":[["2011",7,20]]}}}],"schema":"https://github.com/citation-style-language/schema/raw/master/csl-citation.json"} </w:instrText>
      </w:r>
      <w:r>
        <w:rPr>
          <w:rFonts w:ascii="Times New Roman" w:hAnsi="Times New Roman" w:cs="Times New Roman"/>
          <w:color w:val="000000" w:themeColor="text1"/>
        </w:rPr>
        <w:fldChar w:fldCharType="separate"/>
      </w:r>
      <w:r>
        <w:rPr>
          <w:rFonts w:ascii="Times New Roman" w:hAnsi="Times New Roman" w:cs="Times New Roman"/>
          <w:color w:val="000000"/>
        </w:rPr>
        <w:t>Louie et al., 2011)</w:t>
      </w:r>
      <w:r>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In this task, monkeys are asked to represent the reward targets (1, 2, or 3) on the corresponding location of the screen. The neural activity in the response field receiving direct input </w:t>
      </w:r>
      <w:r w:rsidRPr="0060258A">
        <w:rPr>
          <w:rFonts w:ascii="Times New Roman" w:hAnsi="Times New Roman" w:cs="Times New Roman"/>
          <w:i/>
          <w:color w:val="000000" w:themeColor="text1"/>
        </w:rPr>
        <w:t>V</w:t>
      </w:r>
      <w:r w:rsidRPr="0060258A">
        <w:rPr>
          <w:rFonts w:ascii="Times New Roman" w:hAnsi="Times New Roman" w:cs="Times New Roman"/>
          <w:i/>
          <w:color w:val="000000" w:themeColor="text1"/>
          <w:vertAlign w:val="subscript"/>
        </w:rPr>
        <w:t>1</w:t>
      </w:r>
      <w:r w:rsidRPr="0060258A">
        <w:rPr>
          <w:rFonts w:ascii="Times New Roman" w:hAnsi="Times New Roman" w:cs="Times New Roman"/>
          <w:color w:val="000000" w:themeColor="text1"/>
        </w:rPr>
        <w:t xml:space="preserve"> is recorded. Different combinations of </w:t>
      </w:r>
      <w:r w:rsidRPr="0060258A">
        <w:rPr>
          <w:rFonts w:ascii="Times New Roman" w:hAnsi="Times New Roman" w:cs="Times New Roman"/>
          <w:i/>
          <w:color w:val="000000" w:themeColor="text1"/>
        </w:rPr>
        <w:t>V</w:t>
      </w:r>
      <w:r w:rsidRPr="0060258A">
        <w:rPr>
          <w:rFonts w:ascii="Times New Roman" w:hAnsi="Times New Roman" w:cs="Times New Roman"/>
          <w:i/>
          <w:color w:val="000000" w:themeColor="text1"/>
          <w:vertAlign w:val="subscript"/>
        </w:rPr>
        <w:t>1</w:t>
      </w:r>
      <w:r w:rsidRPr="0060258A">
        <w:rPr>
          <w:rFonts w:ascii="Times New Roman" w:hAnsi="Times New Roman" w:cs="Times New Roman"/>
          <w:color w:val="000000" w:themeColor="text1"/>
        </w:rPr>
        <w:t xml:space="preserve">, </w:t>
      </w:r>
      <w:r w:rsidRPr="0060258A">
        <w:rPr>
          <w:rFonts w:ascii="Times New Roman" w:hAnsi="Times New Roman" w:cs="Times New Roman"/>
          <w:i/>
          <w:color w:val="000000" w:themeColor="text1"/>
        </w:rPr>
        <w:t>V</w:t>
      </w:r>
      <w:r w:rsidRPr="0060258A">
        <w:rPr>
          <w:rFonts w:ascii="Times New Roman" w:hAnsi="Times New Roman" w:cs="Times New Roman"/>
          <w:i/>
          <w:color w:val="000000" w:themeColor="text1"/>
          <w:vertAlign w:val="subscript"/>
        </w:rPr>
        <w:t>2</w:t>
      </w:r>
      <w:r w:rsidRPr="0060258A">
        <w:rPr>
          <w:rFonts w:ascii="Times New Roman" w:hAnsi="Times New Roman" w:cs="Times New Roman"/>
          <w:color w:val="000000" w:themeColor="text1"/>
        </w:rPr>
        <w:t xml:space="preserve">, and </w:t>
      </w:r>
      <w:r w:rsidRPr="0060258A">
        <w:rPr>
          <w:rFonts w:ascii="Times New Roman" w:hAnsi="Times New Roman" w:cs="Times New Roman"/>
          <w:i/>
          <w:color w:val="000000" w:themeColor="text1"/>
        </w:rPr>
        <w:t>V</w:t>
      </w:r>
      <w:r w:rsidRPr="0060258A">
        <w:rPr>
          <w:rFonts w:ascii="Times New Roman" w:hAnsi="Times New Roman" w:cs="Times New Roman"/>
          <w:i/>
          <w:color w:val="000000" w:themeColor="text1"/>
          <w:vertAlign w:val="subscript"/>
        </w:rPr>
        <w:t>3</w:t>
      </w:r>
      <w:r w:rsidRPr="0060258A">
        <w:rPr>
          <w:rFonts w:ascii="Times New Roman" w:hAnsi="Times New Roman" w:cs="Times New Roman"/>
          <w:color w:val="000000" w:themeColor="text1"/>
        </w:rPr>
        <w:t xml:space="preserve"> are provided to the monkeys based on the associated volumes of juice in the presented targets (varying from 50, 100, 200, and 250 µl or omitted target marked as 0), resulting in 28 data points. </w:t>
      </w:r>
    </w:p>
    <w:p w14:paraId="0F76F88D" w14:textId="77777777" w:rsidR="00564B42" w:rsidRDefault="00564B42" w:rsidP="00E24C8A">
      <w:pPr>
        <w:spacing w:line="480" w:lineRule="auto"/>
        <w:jc w:val="both"/>
        <w:rPr>
          <w:rFonts w:ascii="Times New Roman" w:hAnsi="Times New Roman" w:cs="Times New Roman"/>
          <w:color w:val="000000" w:themeColor="text1"/>
        </w:rPr>
      </w:pPr>
    </w:p>
    <w:p w14:paraId="6229E79A" w14:textId="77777777" w:rsidR="00564B42" w:rsidRPr="00FA3848" w:rsidDel="00587587" w:rsidRDefault="00564B42">
      <w:pPr>
        <w:spacing w:line="480" w:lineRule="auto"/>
        <w:jc w:val="both"/>
        <w:rPr>
          <w:del w:id="3252" w:author="Bo Shen" w:date="2023-02-27T23:25:00Z"/>
          <w:rFonts w:ascii="Times New Roman" w:hAnsi="Times New Roman" w:cs="Times New Roman"/>
        </w:rPr>
        <w:pPrChange w:id="3253" w:author="Bo Shen" w:date="2023-01-23T17:42:00Z">
          <w:pPr/>
        </w:pPrChange>
      </w:pPr>
      <w:del w:id="3254" w:author="Bo Shen" w:date="2023-02-27T23:25:00Z">
        <w:r w:rsidRPr="00FA3848" w:rsidDel="00587587">
          <w:rPr>
            <w:rFonts w:ascii="Times New Roman" w:hAnsi="Times New Roman" w:cs="Times New Roman"/>
          </w:rPr>
          <w:delText>To fit the DNM, we employed the following differential equations,</w:delText>
        </w:r>
      </w:del>
    </w:p>
    <w:p w14:paraId="7CA6E97D" w14:textId="77777777" w:rsidR="00564B42" w:rsidDel="00587587" w:rsidRDefault="00564B42">
      <w:pPr>
        <w:spacing w:line="480" w:lineRule="auto"/>
        <w:jc w:val="both"/>
        <w:rPr>
          <w:del w:id="3255" w:author="Bo Shen" w:date="2023-02-27T23:25:00Z"/>
          <w:rFonts w:ascii="Times New Roman" w:hAnsi="Times New Roman" w:cs="Times New Roman"/>
        </w:rPr>
        <w:pPrChange w:id="3256" w:author="Bo Shen" w:date="2023-01-23T17:42:00Z">
          <w:pPr/>
        </w:pPrChange>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4168"/>
        <w:gridCol w:w="3117"/>
      </w:tblGrid>
      <w:tr w:rsidR="00564B42" w:rsidDel="00587587" w14:paraId="4104DB6D" w14:textId="77777777" w:rsidTr="00007227">
        <w:trPr>
          <w:del w:id="3257" w:author="Bo Shen" w:date="2023-02-27T23:25:00Z"/>
        </w:trPr>
        <w:tc>
          <w:tcPr>
            <w:tcW w:w="2065" w:type="dxa"/>
          </w:tcPr>
          <w:p w14:paraId="2A586BDA" w14:textId="77777777" w:rsidR="00564B42" w:rsidDel="00587587" w:rsidRDefault="00564B42">
            <w:pPr>
              <w:spacing w:line="480" w:lineRule="auto"/>
              <w:jc w:val="both"/>
              <w:rPr>
                <w:del w:id="3258" w:author="Bo Shen" w:date="2023-02-27T23:25:00Z"/>
                <w:rFonts w:ascii="Times New Roman" w:hAnsi="Times New Roman" w:cs="Times New Roman"/>
              </w:rPr>
              <w:pPrChange w:id="3259" w:author="Bo Shen" w:date="2023-01-23T17:42:00Z">
                <w:pPr/>
              </w:pPrChange>
            </w:pPr>
          </w:p>
        </w:tc>
        <w:tc>
          <w:tcPr>
            <w:tcW w:w="4168" w:type="dxa"/>
          </w:tcPr>
          <w:p w14:paraId="1D2E6563" w14:textId="77777777" w:rsidR="00564B42" w:rsidRPr="00481F27" w:rsidDel="00587587" w:rsidRDefault="00000000">
            <w:pPr>
              <w:spacing w:line="480" w:lineRule="auto"/>
              <w:jc w:val="both"/>
              <w:rPr>
                <w:del w:id="3260" w:author="Bo Shen" w:date="2023-02-27T23:25:00Z"/>
                <w:rFonts w:ascii="Times New Roman" w:hAnsi="Times New Roman" w:cs="Times New Roman"/>
              </w:rPr>
              <w:pPrChange w:id="3261" w:author="Bo Shen" w:date="2023-01-23T17:42:00Z">
                <w:pPr/>
              </w:pPrChange>
            </w:pPr>
            <m:oMathPara>
              <m:oMathParaPr>
                <m:jc m:val="left"/>
              </m:oMathParaPr>
              <m:oMath>
                <m:d>
                  <m:dPr>
                    <m:begChr m:val="{"/>
                    <m:endChr m:val=""/>
                    <m:ctrlPr>
                      <w:del w:id="3262" w:author="Bo Shen" w:date="2023-02-27T23:25:00Z">
                        <w:rPr>
                          <w:rFonts w:ascii="Cambria Math" w:hAnsi="Cambria Math" w:cs="Times New Roman"/>
                          <w:i/>
                        </w:rPr>
                      </w:del>
                    </m:ctrlPr>
                  </m:dPr>
                  <m:e>
                    <m:eqArr>
                      <m:eqArrPr>
                        <m:ctrlPr>
                          <w:del w:id="3263" w:author="Bo Shen" w:date="2023-02-27T23:25:00Z">
                            <w:rPr>
                              <w:rFonts w:ascii="Cambria Math" w:hAnsi="Cambria Math" w:cs="Times New Roman"/>
                              <w:i/>
                            </w:rPr>
                          </w:del>
                        </m:ctrlPr>
                      </m:eqArrPr>
                      <m:e>
                        <m:sSub>
                          <m:sSubPr>
                            <m:ctrlPr>
                              <w:del w:id="3264" w:author="Bo Shen" w:date="2023-02-27T23:25:00Z">
                                <w:rPr>
                                  <w:rFonts w:ascii="Cambria Math" w:hAnsi="Cambria Math" w:cs="Times New Roman"/>
                                  <w:i/>
                                </w:rPr>
                              </w:del>
                            </m:ctrlPr>
                          </m:sSubPr>
                          <m:e>
                            <m:r>
                              <w:del w:id="3265" w:author="Bo Shen" w:date="2023-02-27T23:25:00Z">
                                <w:rPr>
                                  <w:rFonts w:ascii="Cambria Math" w:hAnsi="Cambria Math" w:cs="Times New Roman"/>
                                </w:rPr>
                                <m:t>τ</m:t>
                              </w:del>
                            </m:r>
                          </m:e>
                          <m:sub>
                            <m:r>
                              <w:del w:id="3266" w:author="Bo Shen" w:date="2023-02-27T23:25:00Z">
                                <w:rPr>
                                  <w:rFonts w:ascii="Cambria Math" w:hAnsi="Cambria Math" w:cs="Times New Roman"/>
                                </w:rPr>
                                <m:t>R</m:t>
                              </w:del>
                            </m:r>
                          </m:sub>
                        </m:sSub>
                        <m:f>
                          <m:fPr>
                            <m:ctrlPr>
                              <w:del w:id="3267" w:author="Bo Shen" w:date="2023-02-27T23:25:00Z">
                                <w:rPr>
                                  <w:rFonts w:ascii="Cambria Math" w:hAnsi="Cambria Math" w:cs="Times New Roman"/>
                                  <w:i/>
                                </w:rPr>
                              </w:del>
                            </m:ctrlPr>
                          </m:fPr>
                          <m:num>
                            <m:r>
                              <w:del w:id="3268" w:author="Bo Shen" w:date="2023-02-27T23:25:00Z">
                                <w:rPr>
                                  <w:rFonts w:ascii="Cambria Math" w:hAnsi="Cambria Math" w:cs="Times New Roman"/>
                                </w:rPr>
                                <m:t>d</m:t>
                              </w:del>
                            </m:r>
                            <m:sSub>
                              <m:sSubPr>
                                <m:ctrlPr>
                                  <w:del w:id="3269" w:author="Bo Shen" w:date="2023-02-27T23:25:00Z">
                                    <w:rPr>
                                      <w:rFonts w:ascii="Cambria Math" w:hAnsi="Cambria Math" w:cs="Times New Roman"/>
                                      <w:i/>
                                    </w:rPr>
                                  </w:del>
                                </m:ctrlPr>
                              </m:sSubPr>
                              <m:e>
                                <m:r>
                                  <w:del w:id="3270" w:author="Bo Shen" w:date="2023-02-27T23:25:00Z">
                                    <w:rPr>
                                      <w:rFonts w:ascii="Cambria Math" w:hAnsi="Cambria Math" w:cs="Times New Roman"/>
                                    </w:rPr>
                                    <m:t>R</m:t>
                                  </w:del>
                                </m:r>
                              </m:e>
                              <m:sub>
                                <m:r>
                                  <w:del w:id="3271" w:author="Bo Shen" w:date="2023-02-27T23:25:00Z">
                                    <w:rPr>
                                      <w:rFonts w:ascii="Cambria Math" w:hAnsi="Cambria Math" w:cs="Times New Roman"/>
                                    </w:rPr>
                                    <m:t>i</m:t>
                                  </w:del>
                                </m:r>
                              </m:sub>
                            </m:sSub>
                          </m:num>
                          <m:den>
                            <m:r>
                              <w:del w:id="3272" w:author="Bo Shen" w:date="2023-02-27T23:25:00Z">
                                <w:rPr>
                                  <w:rFonts w:ascii="Cambria Math" w:hAnsi="Cambria Math" w:cs="Times New Roman"/>
                                </w:rPr>
                                <m:t>dt</m:t>
                              </w:del>
                            </m:r>
                          </m:den>
                        </m:f>
                        <m:r>
                          <w:del w:id="3273" w:author="Bo Shen" w:date="2023-02-27T23:25:00Z">
                            <w:rPr>
                              <w:rFonts w:ascii="Cambria Math" w:hAnsi="Cambria Math" w:cs="Times New Roman"/>
                            </w:rPr>
                            <m:t>=-</m:t>
                          </w:del>
                        </m:r>
                        <m:sSub>
                          <m:sSubPr>
                            <m:ctrlPr>
                              <w:del w:id="3274" w:author="Bo Shen" w:date="2023-02-27T23:25:00Z">
                                <w:rPr>
                                  <w:rFonts w:ascii="Cambria Math" w:hAnsi="Cambria Math" w:cs="Times New Roman"/>
                                  <w:i/>
                                </w:rPr>
                              </w:del>
                            </m:ctrlPr>
                          </m:sSubPr>
                          <m:e>
                            <m:r>
                              <w:del w:id="3275" w:author="Bo Shen" w:date="2023-02-27T23:25:00Z">
                                <w:rPr>
                                  <w:rFonts w:ascii="Cambria Math" w:hAnsi="Cambria Math" w:cs="Times New Roman"/>
                                </w:rPr>
                                <m:t>R</m:t>
                              </w:del>
                            </m:r>
                          </m:e>
                          <m:sub>
                            <m:r>
                              <w:del w:id="3276" w:author="Bo Shen" w:date="2023-02-27T23:25:00Z">
                                <w:rPr>
                                  <w:rFonts w:ascii="Cambria Math" w:hAnsi="Cambria Math" w:cs="Times New Roman"/>
                                </w:rPr>
                                <m:t>i</m:t>
                              </w:del>
                            </m:r>
                          </m:sub>
                        </m:sSub>
                        <m:r>
                          <w:del w:id="3277" w:author="Bo Shen" w:date="2023-02-27T23:25:00Z">
                            <w:rPr>
                              <w:rFonts w:ascii="Cambria Math" w:hAnsi="Cambria Math" w:cs="Times New Roman"/>
                            </w:rPr>
                            <m:t>+</m:t>
                          </w:del>
                        </m:r>
                        <m:f>
                          <m:fPr>
                            <m:ctrlPr>
                              <w:del w:id="3278" w:author="Bo Shen" w:date="2023-02-27T23:25:00Z">
                                <w:rPr>
                                  <w:rFonts w:ascii="Cambria Math" w:hAnsi="Cambria Math" w:cs="Times New Roman"/>
                                  <w:i/>
                                </w:rPr>
                              </w:del>
                            </m:ctrlPr>
                          </m:fPr>
                          <m:num>
                            <m:sSub>
                              <m:sSubPr>
                                <m:ctrlPr>
                                  <w:del w:id="3279" w:author="Bo Shen" w:date="2023-02-27T23:25:00Z">
                                    <w:rPr>
                                      <w:rFonts w:ascii="Cambria Math" w:hAnsi="Cambria Math" w:cs="Times New Roman"/>
                                      <w:i/>
                                    </w:rPr>
                                  </w:del>
                                </m:ctrlPr>
                              </m:sSubPr>
                              <m:e>
                                <m:r>
                                  <w:del w:id="3280" w:author="Bo Shen" w:date="2023-02-27T23:25:00Z">
                                    <w:rPr>
                                      <w:rFonts w:ascii="Cambria Math" w:hAnsi="Cambria Math" w:cs="Times New Roman"/>
                                    </w:rPr>
                                    <m:t>V</m:t>
                                  </w:del>
                                </m:r>
                              </m:e>
                              <m:sub>
                                <m:r>
                                  <w:del w:id="3281" w:author="Bo Shen" w:date="2023-02-27T23:25:00Z">
                                    <w:rPr>
                                      <w:rFonts w:ascii="Cambria Math" w:hAnsi="Cambria Math" w:cs="Times New Roman"/>
                                    </w:rPr>
                                    <m:t>i</m:t>
                                  </w:del>
                                </m:r>
                              </m:sub>
                            </m:sSub>
                            <m:r>
                              <w:del w:id="3282" w:author="Bo Shen" w:date="2023-02-27T23:25:00Z">
                                <w:rPr>
                                  <w:rFonts w:ascii="Cambria Math" w:hAnsi="Cambria Math" w:cs="Times New Roman"/>
                                </w:rPr>
                                <m:t>+B</m:t>
                              </w:del>
                            </m:r>
                          </m:num>
                          <m:den>
                            <m:r>
                              <w:del w:id="3283" w:author="Bo Shen" w:date="2023-02-27T23:25:00Z">
                                <w:rPr>
                                  <w:rFonts w:ascii="Cambria Math" w:hAnsi="Cambria Math" w:cs="Times New Roman"/>
                                </w:rPr>
                                <m:t>1+</m:t>
                              </w:del>
                            </m:r>
                            <m:sSub>
                              <m:sSubPr>
                                <m:ctrlPr>
                                  <w:del w:id="3284" w:author="Bo Shen" w:date="2023-02-27T23:25:00Z">
                                    <w:rPr>
                                      <w:rFonts w:ascii="Cambria Math" w:hAnsi="Cambria Math" w:cs="Times New Roman"/>
                                      <w:i/>
                                    </w:rPr>
                                  </w:del>
                                </m:ctrlPr>
                              </m:sSubPr>
                              <m:e>
                                <m:r>
                                  <w:del w:id="3285" w:author="Bo Shen" w:date="2023-02-27T23:25:00Z">
                                    <w:rPr>
                                      <w:rFonts w:ascii="Cambria Math" w:hAnsi="Cambria Math" w:cs="Times New Roman"/>
                                    </w:rPr>
                                    <m:t>G</m:t>
                                  </w:del>
                                </m:r>
                              </m:e>
                              <m:sub>
                                <m:r>
                                  <w:del w:id="3286" w:author="Bo Shen" w:date="2023-02-27T23:25:00Z">
                                    <w:rPr>
                                      <w:rFonts w:ascii="Cambria Math" w:hAnsi="Cambria Math" w:cs="Times New Roman"/>
                                    </w:rPr>
                                    <m:t>i</m:t>
                                  </w:del>
                                </m:r>
                              </m:sub>
                            </m:sSub>
                          </m:den>
                        </m:f>
                        <m:r>
                          <w:del w:id="3287" w:author="Bo Shen" w:date="2023-02-27T23:25:00Z">
                            <w:rPr>
                              <w:rFonts w:ascii="Cambria Math" w:hAnsi="Cambria Math" w:cs="Times New Roman"/>
                            </w:rPr>
                            <m:t>;</m:t>
                          </w:del>
                        </m:r>
                      </m:e>
                      <m:e>
                        <m:sSub>
                          <m:sSubPr>
                            <m:ctrlPr>
                              <w:del w:id="3288" w:author="Bo Shen" w:date="2023-02-27T23:25:00Z">
                                <w:rPr>
                                  <w:rFonts w:ascii="Cambria Math" w:hAnsi="Cambria Math" w:cs="Times New Roman"/>
                                  <w:i/>
                                </w:rPr>
                              </w:del>
                            </m:ctrlPr>
                          </m:sSubPr>
                          <m:e>
                            <m:r>
                              <w:del w:id="3289" w:author="Bo Shen" w:date="2023-02-27T23:25:00Z">
                                <w:rPr>
                                  <w:rFonts w:ascii="Cambria Math" w:hAnsi="Cambria Math" w:cs="Times New Roman"/>
                                </w:rPr>
                                <m:t>τ</m:t>
                              </w:del>
                            </m:r>
                          </m:e>
                          <m:sub>
                            <m:r>
                              <w:del w:id="3290" w:author="Bo Shen" w:date="2023-02-27T23:25:00Z">
                                <w:rPr>
                                  <w:rFonts w:ascii="Cambria Math" w:hAnsi="Cambria Math" w:cs="Times New Roman"/>
                                </w:rPr>
                                <m:t>G</m:t>
                              </w:del>
                            </m:r>
                          </m:sub>
                        </m:sSub>
                        <m:f>
                          <m:fPr>
                            <m:ctrlPr>
                              <w:del w:id="3291" w:author="Bo Shen" w:date="2023-02-27T23:25:00Z">
                                <w:rPr>
                                  <w:rFonts w:ascii="Cambria Math" w:hAnsi="Cambria Math" w:cs="Times New Roman"/>
                                  <w:i/>
                                </w:rPr>
                              </w:del>
                            </m:ctrlPr>
                          </m:fPr>
                          <m:num>
                            <m:r>
                              <w:del w:id="3292" w:author="Bo Shen" w:date="2023-02-27T23:25:00Z">
                                <w:rPr>
                                  <w:rFonts w:ascii="Cambria Math" w:hAnsi="Cambria Math" w:cs="Times New Roman"/>
                                </w:rPr>
                                <m:t>d</m:t>
                              </w:del>
                            </m:r>
                            <m:sSub>
                              <m:sSubPr>
                                <m:ctrlPr>
                                  <w:del w:id="3293" w:author="Bo Shen" w:date="2023-02-27T23:25:00Z">
                                    <w:rPr>
                                      <w:rFonts w:ascii="Cambria Math" w:hAnsi="Cambria Math" w:cs="Times New Roman"/>
                                      <w:i/>
                                    </w:rPr>
                                  </w:del>
                                </m:ctrlPr>
                              </m:sSubPr>
                              <m:e>
                                <m:r>
                                  <w:del w:id="3294" w:author="Bo Shen" w:date="2023-02-27T23:25:00Z">
                                    <w:rPr>
                                      <w:rFonts w:ascii="Cambria Math" w:hAnsi="Cambria Math" w:cs="Times New Roman"/>
                                    </w:rPr>
                                    <m:t>G</m:t>
                                  </w:del>
                                </m:r>
                              </m:e>
                              <m:sub>
                                <m:r>
                                  <w:del w:id="3295" w:author="Bo Shen" w:date="2023-02-27T23:25:00Z">
                                    <w:rPr>
                                      <w:rFonts w:ascii="Cambria Math" w:hAnsi="Cambria Math" w:cs="Times New Roman"/>
                                    </w:rPr>
                                    <m:t>i</m:t>
                                  </w:del>
                                </m:r>
                              </m:sub>
                            </m:sSub>
                          </m:num>
                          <m:den>
                            <m:r>
                              <w:del w:id="3296" w:author="Bo Shen" w:date="2023-02-27T23:25:00Z">
                                <w:rPr>
                                  <w:rFonts w:ascii="Cambria Math" w:hAnsi="Cambria Math" w:cs="Times New Roman"/>
                                </w:rPr>
                                <m:t>dt</m:t>
                              </w:del>
                            </m:r>
                          </m:den>
                        </m:f>
                        <m:r>
                          <w:del w:id="3297" w:author="Bo Shen" w:date="2023-02-27T23:25:00Z">
                            <w:rPr>
                              <w:rFonts w:ascii="Cambria Math" w:hAnsi="Cambria Math" w:cs="Times New Roman"/>
                            </w:rPr>
                            <m:t>=-</m:t>
                          </w:del>
                        </m:r>
                        <m:sSub>
                          <m:sSubPr>
                            <m:ctrlPr>
                              <w:del w:id="3298" w:author="Bo Shen" w:date="2023-02-27T23:25:00Z">
                                <w:rPr>
                                  <w:rFonts w:ascii="Cambria Math" w:hAnsi="Cambria Math" w:cs="Times New Roman"/>
                                  <w:i/>
                                </w:rPr>
                              </w:del>
                            </m:ctrlPr>
                          </m:sSubPr>
                          <m:e>
                            <m:r>
                              <w:del w:id="3299" w:author="Bo Shen" w:date="2023-02-27T23:25:00Z">
                                <w:rPr>
                                  <w:rFonts w:ascii="Cambria Math" w:hAnsi="Cambria Math" w:cs="Times New Roman"/>
                                </w:rPr>
                                <m:t>G</m:t>
                              </w:del>
                            </m:r>
                          </m:e>
                          <m:sub>
                            <m:r>
                              <w:del w:id="3300" w:author="Bo Shen" w:date="2023-02-27T23:25:00Z">
                                <w:rPr>
                                  <w:rFonts w:ascii="Cambria Math" w:hAnsi="Cambria Math" w:cs="Times New Roman"/>
                                </w:rPr>
                                <m:t>i</m:t>
                              </w:del>
                            </m:r>
                          </m:sub>
                        </m:sSub>
                        <m:r>
                          <w:del w:id="3301" w:author="Bo Shen" w:date="2023-02-27T23:25:00Z">
                            <w:rPr>
                              <w:rFonts w:ascii="Cambria Math" w:hAnsi="Cambria Math" w:cs="Times New Roman"/>
                            </w:rPr>
                            <m:t>+</m:t>
                          </w:del>
                        </m:r>
                        <m:nary>
                          <m:naryPr>
                            <m:chr m:val="∑"/>
                            <m:limLoc m:val="subSup"/>
                            <m:supHide m:val="1"/>
                            <m:ctrlPr>
                              <w:del w:id="3302" w:author="Bo Shen" w:date="2023-02-27T23:25:00Z">
                                <w:rPr>
                                  <w:rFonts w:ascii="Cambria Math" w:hAnsi="Cambria Math" w:cs="Times New Roman"/>
                                  <w:i/>
                                </w:rPr>
                              </w:del>
                            </m:ctrlPr>
                          </m:naryPr>
                          <m:sub>
                            <m:r>
                              <w:del w:id="3303" w:author="Bo Shen" w:date="2023-02-27T23:25:00Z">
                                <w:rPr>
                                  <w:rFonts w:ascii="Cambria Math" w:hAnsi="Cambria Math" w:cs="Times New Roman"/>
                                </w:rPr>
                                <m:t>j</m:t>
                              </w:del>
                            </m:r>
                          </m:sub>
                          <m:sup/>
                          <m:e>
                            <m:r>
                              <w:del w:id="3304" w:author="Bo Shen" w:date="2023-02-27T23:25:00Z">
                                <w:rPr>
                                  <w:rFonts w:ascii="Cambria Math" w:hAnsi="Cambria Math" w:cs="Times New Roman"/>
                                </w:rPr>
                                <m:t>ω</m:t>
                              </w:del>
                            </m:r>
                            <m:sSub>
                              <m:sSubPr>
                                <m:ctrlPr>
                                  <w:del w:id="3305" w:author="Bo Shen" w:date="2023-02-27T23:25:00Z">
                                    <w:rPr>
                                      <w:rFonts w:ascii="Cambria Math" w:hAnsi="Cambria Math" w:cs="Times New Roman"/>
                                      <w:i/>
                                    </w:rPr>
                                  </w:del>
                                </m:ctrlPr>
                              </m:sSubPr>
                              <m:e>
                                <m:r>
                                  <w:del w:id="3306" w:author="Bo Shen" w:date="2023-02-27T23:25:00Z">
                                    <w:rPr>
                                      <w:rFonts w:ascii="Cambria Math" w:hAnsi="Cambria Math" w:cs="Times New Roman"/>
                                    </w:rPr>
                                    <m:t>R</m:t>
                                  </w:del>
                                </m:r>
                              </m:e>
                              <m:sub>
                                <m:r>
                                  <w:del w:id="3307" w:author="Bo Shen" w:date="2023-02-27T23:25:00Z">
                                    <w:rPr>
                                      <w:rFonts w:ascii="Cambria Math" w:hAnsi="Cambria Math" w:cs="Times New Roman"/>
                                    </w:rPr>
                                    <m:t>j</m:t>
                                  </w:del>
                                </m:r>
                              </m:sub>
                            </m:sSub>
                          </m:e>
                        </m:nary>
                        <m:r>
                          <w:del w:id="3308" w:author="Bo Shen" w:date="2023-02-27T23:25:00Z">
                            <w:rPr>
                              <w:rFonts w:ascii="Cambria Math" w:hAnsi="Cambria Math" w:cs="Times New Roman"/>
                            </w:rPr>
                            <m:t>.</m:t>
                          </w:del>
                        </m:r>
                      </m:e>
                    </m:eqArr>
                  </m:e>
                </m:d>
              </m:oMath>
            </m:oMathPara>
          </w:p>
        </w:tc>
        <w:tc>
          <w:tcPr>
            <w:tcW w:w="3117" w:type="dxa"/>
            <w:vAlign w:val="center"/>
          </w:tcPr>
          <w:p w14:paraId="17F43C9E" w14:textId="77777777" w:rsidR="00564B42" w:rsidDel="00587587" w:rsidRDefault="00564B42">
            <w:pPr>
              <w:spacing w:line="480" w:lineRule="auto"/>
              <w:jc w:val="both"/>
              <w:rPr>
                <w:del w:id="3309" w:author="Bo Shen" w:date="2023-02-27T23:25:00Z"/>
                <w:rFonts w:ascii="Times New Roman" w:hAnsi="Times New Roman" w:cs="Times New Roman"/>
              </w:rPr>
              <w:pPrChange w:id="3310" w:author="Bo Shen" w:date="2023-01-23T17:42:00Z">
                <w:pPr>
                  <w:spacing w:line="600" w:lineRule="auto"/>
                  <w:jc w:val="right"/>
                </w:pPr>
              </w:pPrChange>
            </w:pPr>
            <w:del w:id="3311" w:author="Bo Shen" w:date="2023-02-27T23:25:00Z">
              <w:r w:rsidDel="00587587">
                <w:rPr>
                  <w:rFonts w:ascii="Times New Roman" w:hAnsi="Times New Roman" w:cs="Times New Roman"/>
                </w:rPr>
                <w:delText>(</w:delText>
              </w:r>
            </w:del>
            <w:del w:id="3312" w:author="Bo Shen" w:date="2023-02-27T16:31:00Z">
              <w:r w:rsidDel="00DF5DCB">
                <w:rPr>
                  <w:rFonts w:ascii="Times New Roman" w:hAnsi="Times New Roman" w:cs="Times New Roman"/>
                </w:rPr>
                <w:delText>X</w:delText>
              </w:r>
            </w:del>
            <w:del w:id="3313" w:author="Bo Shen" w:date="2023-02-27T23:25:00Z">
              <w:r w:rsidDel="00587587">
                <w:rPr>
                  <w:rFonts w:ascii="Times New Roman" w:hAnsi="Times New Roman" w:cs="Times New Roman"/>
                </w:rPr>
                <w:delText>)</w:delText>
              </w:r>
            </w:del>
          </w:p>
          <w:p w14:paraId="0FC62EFA" w14:textId="77777777" w:rsidR="00564B42" w:rsidDel="00587587" w:rsidRDefault="00564B42">
            <w:pPr>
              <w:spacing w:line="480" w:lineRule="auto"/>
              <w:jc w:val="both"/>
              <w:rPr>
                <w:del w:id="3314" w:author="Bo Shen" w:date="2023-02-27T23:25:00Z"/>
                <w:rFonts w:ascii="Times New Roman" w:hAnsi="Times New Roman" w:cs="Times New Roman"/>
              </w:rPr>
              <w:pPrChange w:id="3315" w:author="Bo Shen" w:date="2023-01-23T17:42:00Z">
                <w:pPr>
                  <w:spacing w:line="600" w:lineRule="auto"/>
                  <w:jc w:val="right"/>
                </w:pPr>
              </w:pPrChange>
            </w:pPr>
            <w:del w:id="3316" w:author="Bo Shen" w:date="2023-02-27T23:25:00Z">
              <w:r w:rsidDel="00587587">
                <w:rPr>
                  <w:rFonts w:ascii="Times New Roman" w:hAnsi="Times New Roman" w:cs="Times New Roman"/>
                </w:rPr>
                <w:delText>(</w:delText>
              </w:r>
            </w:del>
            <w:del w:id="3317" w:author="Bo Shen" w:date="2023-02-27T16:31:00Z">
              <w:r w:rsidDel="00DF5DCB">
                <w:rPr>
                  <w:rFonts w:ascii="Times New Roman" w:hAnsi="Times New Roman" w:cs="Times New Roman"/>
                </w:rPr>
                <w:delText>X+</w:delText>
              </w:r>
            </w:del>
            <w:del w:id="3318" w:author="Bo Shen" w:date="2023-02-27T16:32:00Z">
              <w:r w:rsidDel="00DF5DCB">
                <w:rPr>
                  <w:rFonts w:ascii="Times New Roman" w:hAnsi="Times New Roman" w:cs="Times New Roman"/>
                </w:rPr>
                <w:delText>1</w:delText>
              </w:r>
            </w:del>
            <w:del w:id="3319" w:author="Bo Shen" w:date="2023-02-27T23:25:00Z">
              <w:r w:rsidDel="00587587">
                <w:rPr>
                  <w:rFonts w:ascii="Times New Roman" w:hAnsi="Times New Roman" w:cs="Times New Roman"/>
                </w:rPr>
                <w:delText>)</w:delText>
              </w:r>
            </w:del>
          </w:p>
        </w:tc>
      </w:tr>
    </w:tbl>
    <w:p w14:paraId="7262BDAF" w14:textId="77777777" w:rsidR="00564B42" w:rsidDel="00587587" w:rsidRDefault="00564B42" w:rsidP="00E24C8A">
      <w:pPr>
        <w:spacing w:line="480" w:lineRule="auto"/>
        <w:jc w:val="both"/>
        <w:rPr>
          <w:del w:id="3320" w:author="Bo Shen" w:date="2023-02-27T23:25:00Z"/>
          <w:rFonts w:ascii="Times New Roman" w:hAnsi="Times New Roman" w:cs="Times New Roman"/>
          <w:color w:val="000000" w:themeColor="text1"/>
        </w:rPr>
      </w:pPr>
      <w:del w:id="3321" w:author="Bo Shen" w:date="2023-02-27T23:25:00Z">
        <w:r w:rsidDel="00587587">
          <w:rPr>
            <w:rFonts w:ascii="Times New Roman" w:hAnsi="Times New Roman" w:cs="Times New Roman"/>
            <w:color w:val="000000" w:themeColor="text1"/>
          </w:rPr>
          <w:delText>To fit LDDM, we employed Eq. 1-3.</w:delText>
        </w:r>
      </w:del>
    </w:p>
    <w:p w14:paraId="5113E1A7" w14:textId="77777777" w:rsidR="00564B42" w:rsidDel="00587587" w:rsidRDefault="00564B42" w:rsidP="00E24C8A">
      <w:pPr>
        <w:spacing w:line="480" w:lineRule="auto"/>
        <w:jc w:val="both"/>
        <w:rPr>
          <w:del w:id="3322" w:author="Bo Shen" w:date="2023-02-27T23:25:00Z"/>
          <w:rFonts w:ascii="Times New Roman" w:hAnsi="Times New Roman" w:cs="Times New Roman"/>
          <w:color w:val="000000" w:themeColor="text1"/>
        </w:rPr>
      </w:pPr>
    </w:p>
    <w:p w14:paraId="02C49FE9" w14:textId="77777777" w:rsidR="00564B42" w:rsidDel="00587587" w:rsidRDefault="00564B42" w:rsidP="00E24C8A">
      <w:pPr>
        <w:spacing w:line="480" w:lineRule="auto"/>
        <w:jc w:val="both"/>
        <w:rPr>
          <w:del w:id="3323" w:author="Bo Shen" w:date="2023-02-27T23:25:00Z"/>
          <w:rFonts w:ascii="Times New Roman" w:hAnsi="Times New Roman" w:cs="Times New Roman"/>
        </w:rPr>
      </w:pPr>
      <w:del w:id="3324" w:author="Bo Shen" w:date="2023-02-27T23:25:00Z">
        <w:r w:rsidDel="00587587">
          <w:rPr>
            <w:rFonts w:ascii="Times New Roman" w:hAnsi="Times New Roman" w:cs="Times New Roman"/>
          </w:rPr>
          <w:delText>The direct input value (</w:delText>
        </w:r>
      </w:del>
      <m:oMath>
        <m:sSub>
          <m:sSubPr>
            <m:ctrlPr>
              <w:del w:id="3325" w:author="Bo Shen" w:date="2023-02-27T23:25:00Z">
                <w:rPr>
                  <w:rFonts w:ascii="Cambria Math" w:hAnsi="Cambria Math" w:cs="Times New Roman"/>
                  <w:i/>
                </w:rPr>
              </w:del>
            </m:ctrlPr>
          </m:sSubPr>
          <m:e>
            <m:r>
              <w:del w:id="3326" w:author="Bo Shen" w:date="2023-02-27T23:25:00Z">
                <w:rPr>
                  <w:rFonts w:ascii="Cambria Math" w:hAnsi="Cambria Math" w:cs="Times New Roman"/>
                </w:rPr>
                <m:t>V</m:t>
              </w:del>
            </m:r>
          </m:e>
          <m:sub>
            <m:r>
              <w:del w:id="3327" w:author="Bo Shen" w:date="2023-02-27T23:25:00Z">
                <w:rPr>
                  <w:rFonts w:ascii="Cambria Math" w:hAnsi="Cambria Math" w:cs="Times New Roman"/>
                </w:rPr>
                <m:t>i</m:t>
              </w:del>
            </m:r>
          </m:sub>
        </m:sSub>
      </m:oMath>
      <w:del w:id="3328" w:author="Bo Shen" w:date="2023-02-27T23:25:00Z">
        <w:r w:rsidDel="00587587">
          <w:rPr>
            <w:rFonts w:ascii="Times New Roman" w:hAnsi="Times New Roman" w:cs="Times New Roman"/>
          </w:rPr>
          <w:delText>) to each pool takes the value of the volume of juice reward (</w:delText>
        </w:r>
      </w:del>
      <m:oMath>
        <m:r>
          <w:del w:id="3329" w:author="Bo Shen" w:date="2023-02-27T23:25:00Z">
            <w:rPr>
              <w:rFonts w:ascii="Cambria Math" w:hAnsi="Cambria Math" w:cs="Times New Roman"/>
            </w:rPr>
            <m:t>μl</m:t>
          </w:del>
        </m:r>
      </m:oMath>
      <w:del w:id="3330" w:author="Bo Shen" w:date="2023-02-27T23:25:00Z">
        <w:r w:rsidDel="00587587">
          <w:rPr>
            <w:rFonts w:ascii="Times New Roman" w:hAnsi="Times New Roman" w:cs="Times New Roman"/>
          </w:rPr>
          <w:delText xml:space="preserve">) plus a baseline input value </w:delText>
        </w:r>
        <w:r w:rsidRPr="006335CE" w:rsidDel="00587587">
          <w:rPr>
            <w:rFonts w:ascii="Times New Roman" w:hAnsi="Times New Roman" w:cs="Times New Roman"/>
            <w:i/>
            <w:iCs/>
          </w:rPr>
          <w:delText>B</w:delText>
        </w:r>
        <w:r w:rsidDel="00587587">
          <w:rPr>
            <w:rFonts w:ascii="Times New Roman" w:hAnsi="Times New Roman" w:cs="Times New Roman"/>
          </w:rPr>
          <w:delText xml:space="preserve">. </w:delText>
        </w:r>
      </w:del>
      <m:oMath>
        <m:r>
          <w:del w:id="3331" w:author="Bo Shen" w:date="2023-02-27T23:25:00Z">
            <w:rPr>
              <w:rFonts w:ascii="Cambria Math" w:hAnsi="Cambria Math" w:cs="Times New Roman"/>
            </w:rPr>
            <m:t>ω</m:t>
          </w:del>
        </m:r>
      </m:oMath>
      <w:del w:id="3332" w:author="Bo Shen" w:date="2023-02-27T23:25:00Z">
        <w:r w:rsidDel="00587587">
          <w:rPr>
            <w:rFonts w:ascii="Times New Roman" w:hAnsi="Times New Roman" w:cs="Times New Roman"/>
          </w:rPr>
          <w:delText xml:space="preserve"> was set as 1. In the LDDM, there are additional terms of self-excitation weighted by </w:delText>
        </w:r>
      </w:del>
      <m:oMath>
        <m:r>
          <w:del w:id="3333" w:author="Bo Shen" w:date="2023-02-27T23:25:00Z">
            <w:rPr>
              <w:rFonts w:ascii="Cambria Math" w:hAnsi="Cambria Math" w:cs="Times New Roman"/>
            </w:rPr>
            <m:t>α</m:t>
          </w:del>
        </m:r>
      </m:oMath>
      <w:del w:id="3334" w:author="Bo Shen" w:date="2023-02-27T23:25:00Z">
        <w:r w:rsidDel="00587587">
          <w:rPr>
            <w:rFonts w:ascii="Times New Roman" w:hAnsi="Times New Roman" w:cs="Times New Roman"/>
          </w:rPr>
          <w:delText xml:space="preserve">, baseline gain control input </w:delText>
        </w:r>
      </w:del>
      <m:oMath>
        <m:sSub>
          <m:sSubPr>
            <m:ctrlPr>
              <w:del w:id="3335" w:author="Bo Shen" w:date="2023-02-27T23:25:00Z">
                <w:rPr>
                  <w:rFonts w:ascii="Cambria Math" w:hAnsi="Cambria Math" w:cs="Times New Roman"/>
                  <w:i/>
                </w:rPr>
              </w:del>
            </m:ctrlPr>
          </m:sSubPr>
          <m:e>
            <m:r>
              <w:del w:id="3336" w:author="Bo Shen" w:date="2023-02-27T23:25:00Z">
                <w:rPr>
                  <w:rFonts w:ascii="Cambria Math" w:hAnsi="Cambria Math" w:cs="Times New Roman"/>
                </w:rPr>
                <m:t>G</m:t>
              </w:del>
            </m:r>
          </m:e>
          <m:sub>
            <m:r>
              <w:del w:id="3337" w:author="Bo Shen" w:date="2023-02-27T23:25:00Z">
                <w:rPr>
                  <w:rFonts w:ascii="Cambria Math" w:hAnsi="Cambria Math" w:cs="Times New Roman"/>
                </w:rPr>
                <m:t>0</m:t>
              </w:del>
            </m:r>
          </m:sub>
        </m:sSub>
      </m:oMath>
      <w:del w:id="3338" w:author="Bo Shen" w:date="2023-02-27T23:25:00Z">
        <w:r w:rsidDel="00587587">
          <w:rPr>
            <w:rFonts w:ascii="Times New Roman" w:hAnsi="Times New Roman" w:cs="Times New Roman"/>
          </w:rPr>
          <w:delText xml:space="preserve"> fed into </w:delText>
        </w:r>
      </w:del>
      <m:oMath>
        <m:sSub>
          <m:sSubPr>
            <m:ctrlPr>
              <w:del w:id="3339" w:author="Bo Shen" w:date="2023-02-27T23:25:00Z">
                <w:rPr>
                  <w:rFonts w:ascii="Cambria Math" w:hAnsi="Cambria Math" w:cs="Times New Roman"/>
                  <w:i/>
                </w:rPr>
              </w:del>
            </m:ctrlPr>
          </m:sSubPr>
          <m:e>
            <m:r>
              <w:del w:id="3340" w:author="Bo Shen" w:date="2023-02-27T23:25:00Z">
                <w:rPr>
                  <w:rFonts w:ascii="Cambria Math" w:hAnsi="Cambria Math" w:cs="Times New Roman"/>
                </w:rPr>
                <m:t>G</m:t>
              </w:del>
            </m:r>
          </m:e>
          <m:sub>
            <m:r>
              <w:del w:id="3341" w:author="Bo Shen" w:date="2023-02-27T23:25:00Z">
                <w:rPr>
                  <w:rFonts w:ascii="Cambria Math" w:hAnsi="Cambria Math" w:cs="Times New Roman"/>
                </w:rPr>
                <m:t>i</m:t>
              </w:del>
            </m:r>
          </m:sub>
        </m:sSub>
      </m:oMath>
      <w:del w:id="3342" w:author="Bo Shen" w:date="2023-02-27T23:25:00Z">
        <w:r w:rsidDel="00587587">
          <w:rPr>
            <w:rFonts w:ascii="Times New Roman" w:hAnsi="Times New Roman" w:cs="Times New Roman"/>
          </w:rPr>
          <w:delText xml:space="preserve">, and coupling between </w:delText>
        </w:r>
      </w:del>
      <m:oMath>
        <m:sSub>
          <m:sSubPr>
            <m:ctrlPr>
              <w:del w:id="3343" w:author="Bo Shen" w:date="2023-02-27T23:25:00Z">
                <w:rPr>
                  <w:rFonts w:ascii="Cambria Math" w:hAnsi="Cambria Math" w:cs="Times New Roman"/>
                  <w:i/>
                </w:rPr>
              </w:del>
            </m:ctrlPr>
          </m:sSubPr>
          <m:e>
            <m:r>
              <w:del w:id="3344" w:author="Bo Shen" w:date="2023-02-27T23:25:00Z">
                <w:rPr>
                  <w:rFonts w:ascii="Cambria Math" w:hAnsi="Cambria Math" w:cs="Times New Roman"/>
                </w:rPr>
                <m:t>R</m:t>
              </w:del>
            </m:r>
          </m:e>
          <m:sub>
            <m:r>
              <w:del w:id="3345" w:author="Bo Shen" w:date="2023-02-27T23:25:00Z">
                <w:rPr>
                  <w:rFonts w:ascii="Cambria Math" w:hAnsi="Cambria Math" w:cs="Times New Roman"/>
                </w:rPr>
                <m:t>i</m:t>
              </w:del>
            </m:r>
          </m:sub>
        </m:sSub>
      </m:oMath>
      <w:del w:id="3346" w:author="Bo Shen" w:date="2023-02-27T23:25:00Z">
        <w:r w:rsidDel="00587587">
          <w:rPr>
            <w:rFonts w:ascii="Times New Roman" w:hAnsi="Times New Roman" w:cs="Times New Roman"/>
          </w:rPr>
          <w:delText xml:space="preserve"> and the disinhibitory neurons </w:delText>
        </w:r>
      </w:del>
      <m:oMath>
        <m:sSub>
          <m:sSubPr>
            <m:ctrlPr>
              <w:del w:id="3347" w:author="Bo Shen" w:date="2023-02-27T23:25:00Z">
                <w:rPr>
                  <w:rFonts w:ascii="Cambria Math" w:hAnsi="Cambria Math" w:cs="Times New Roman"/>
                  <w:i/>
                </w:rPr>
              </w:del>
            </m:ctrlPr>
          </m:sSubPr>
          <m:e>
            <m:r>
              <w:del w:id="3348" w:author="Bo Shen" w:date="2023-02-27T23:25:00Z">
                <w:rPr>
                  <w:rFonts w:ascii="Cambria Math" w:hAnsi="Cambria Math" w:cs="Times New Roman"/>
                </w:rPr>
                <m:t>D</m:t>
              </w:del>
            </m:r>
          </m:e>
          <m:sub>
            <m:r>
              <w:del w:id="3349" w:author="Bo Shen" w:date="2023-02-27T23:25:00Z">
                <w:rPr>
                  <w:rFonts w:ascii="Cambria Math" w:hAnsi="Cambria Math" w:cs="Times New Roman"/>
                </w:rPr>
                <m:t>i</m:t>
              </w:del>
            </m:r>
          </m:sub>
        </m:sSub>
      </m:oMath>
      <w:del w:id="3350" w:author="Bo Shen" w:date="2023-02-27T23:25:00Z">
        <w:r w:rsidDel="00587587">
          <w:rPr>
            <w:rFonts w:ascii="Times New Roman" w:hAnsi="Times New Roman" w:cs="Times New Roman"/>
          </w:rPr>
          <w:delText xml:space="preserve"> weighted by </w:delText>
        </w:r>
      </w:del>
      <m:oMath>
        <m:r>
          <w:del w:id="3351" w:author="Bo Shen" w:date="2023-02-27T23:25:00Z">
            <w:rPr>
              <w:rFonts w:ascii="Cambria Math" w:hAnsi="Cambria Math" w:cs="Times New Roman"/>
            </w:rPr>
            <m:t>β</m:t>
          </w:del>
        </m:r>
      </m:oMath>
      <w:del w:id="3352" w:author="Bo Shen" w:date="2023-02-27T23:25:00Z">
        <w:r w:rsidDel="00587587">
          <w:rPr>
            <w:rFonts w:ascii="Times New Roman" w:hAnsi="Times New Roman" w:cs="Times New Roman"/>
          </w:rPr>
          <w:delText>.</w:delText>
        </w:r>
      </w:del>
    </w:p>
    <w:p w14:paraId="4C3751C2" w14:textId="77777777" w:rsidR="00564B42" w:rsidRPr="006F6E0D" w:rsidDel="00587587" w:rsidRDefault="00564B42" w:rsidP="00E24C8A">
      <w:pPr>
        <w:spacing w:line="480" w:lineRule="auto"/>
        <w:jc w:val="both"/>
        <w:rPr>
          <w:del w:id="3353" w:author="Bo Shen" w:date="2023-02-27T23:25:00Z"/>
          <w:rFonts w:ascii="Times New Roman" w:hAnsi="Times New Roman" w:cs="Times New Roman"/>
          <w:rPrChange w:id="3354" w:author="Bo Shen" w:date="2023-01-23T17:40:00Z">
            <w:rPr>
              <w:del w:id="3355" w:author="Bo Shen" w:date="2023-02-27T23:25:00Z"/>
              <w:rFonts w:ascii="Times New Roman" w:hAnsi="Times New Roman" w:cs="Times New Roman"/>
              <w:color w:val="000000" w:themeColor="text1"/>
            </w:rPr>
          </w:rPrChange>
        </w:rPr>
      </w:pPr>
    </w:p>
    <w:p w14:paraId="01486E74" w14:textId="77777777" w:rsidR="00564B42" w:rsidDel="00587587" w:rsidRDefault="00564B42">
      <w:pPr>
        <w:spacing w:line="480" w:lineRule="auto"/>
        <w:jc w:val="both"/>
        <w:rPr>
          <w:del w:id="3356" w:author="Bo Shen" w:date="2023-02-27T23:25:00Z"/>
          <w:rFonts w:ascii="Times New Roman" w:hAnsi="Times New Roman" w:cs="Times New Roman"/>
        </w:rPr>
        <w:pPrChange w:id="3357" w:author="Bo Shen" w:date="2023-01-23T17:42:00Z">
          <w:pPr/>
        </w:pPrChange>
      </w:pPr>
      <w:del w:id="3358" w:author="Bo Shen" w:date="2023-02-27T23:25:00Z">
        <w:r w:rsidDel="00587587">
          <w:rPr>
            <w:rFonts w:ascii="Times New Roman" w:hAnsi="Times New Roman" w:cs="Times New Roman"/>
          </w:rPr>
          <w:delText>To fit the predicted activities to the empirical mean firing rates during the sustain phase, we fit the predicted activities during the equilibria of these models. T</w:delText>
        </w:r>
        <w:r w:rsidRPr="00FA3848" w:rsidDel="00587587">
          <w:rPr>
            <w:rFonts w:ascii="Times New Roman" w:hAnsi="Times New Roman" w:cs="Times New Roman"/>
          </w:rPr>
          <w:delText>he equilibria of the</w:delText>
        </w:r>
        <w:r w:rsidDel="00587587">
          <w:rPr>
            <w:rFonts w:ascii="Times New Roman" w:hAnsi="Times New Roman" w:cs="Times New Roman"/>
          </w:rPr>
          <w:delText xml:space="preserve"> two models were solved in Eq. </w:delText>
        </w:r>
      </w:del>
      <w:del w:id="3359" w:author="Bo Shen" w:date="2023-02-27T16:32:00Z">
        <w:r w:rsidDel="00DF5DCB">
          <w:rPr>
            <w:rFonts w:ascii="Times New Roman" w:hAnsi="Times New Roman" w:cs="Times New Roman"/>
          </w:rPr>
          <w:delText>X+2</w:delText>
        </w:r>
      </w:del>
      <w:del w:id="3360" w:author="Bo Shen" w:date="2023-02-27T23:25:00Z">
        <w:r w:rsidDel="00587587">
          <w:rPr>
            <w:rFonts w:ascii="Times New Roman" w:hAnsi="Times New Roman" w:cs="Times New Roman"/>
          </w:rPr>
          <w:delText xml:space="preserve"> and Eq. </w:delText>
        </w:r>
      </w:del>
      <w:del w:id="3361" w:author="Bo Shen" w:date="2023-02-27T16:32:00Z">
        <w:r w:rsidDel="00DF5DCB">
          <w:rPr>
            <w:rFonts w:ascii="Times New Roman" w:hAnsi="Times New Roman" w:cs="Times New Roman"/>
          </w:rPr>
          <w:delText>X+3</w:delText>
        </w:r>
      </w:del>
      <w:del w:id="3362" w:author="Bo Shen" w:date="2023-02-27T23:25:00Z">
        <w:r w:rsidDel="00587587">
          <w:rPr>
            <w:rFonts w:ascii="Times New Roman" w:hAnsi="Times New Roman" w:cs="Times New Roman"/>
          </w:rPr>
          <w:delText xml:space="preserve"> respectively by taking the differential equations (Eqs. </w:delText>
        </w:r>
      </w:del>
      <w:del w:id="3363" w:author="Bo Shen" w:date="2023-02-27T16:32:00Z">
        <w:r w:rsidDel="00DF5DCB">
          <w:rPr>
            <w:rFonts w:ascii="Times New Roman" w:hAnsi="Times New Roman" w:cs="Times New Roman"/>
          </w:rPr>
          <w:delText>X-X=1</w:delText>
        </w:r>
      </w:del>
      <w:del w:id="3364" w:author="Bo Shen" w:date="2023-02-27T23:25:00Z">
        <w:r w:rsidDel="00587587">
          <w:rPr>
            <w:rFonts w:ascii="Times New Roman" w:hAnsi="Times New Roman" w:cs="Times New Roman"/>
          </w:rPr>
          <w:delText xml:space="preserve"> and Eqs. 1</w:delText>
        </w:r>
      </w:del>
      <w:del w:id="3365" w:author="Bo Shen" w:date="2023-02-27T16:55:00Z">
        <w:r w:rsidDel="001A159E">
          <w:rPr>
            <w:rFonts w:ascii="Times New Roman" w:hAnsi="Times New Roman" w:cs="Times New Roman"/>
          </w:rPr>
          <w:delText xml:space="preserve"> – </w:delText>
        </w:r>
      </w:del>
      <w:del w:id="3366" w:author="Bo Shen" w:date="2023-02-27T23:25:00Z">
        <w:r w:rsidDel="00587587">
          <w:rPr>
            <w:rFonts w:ascii="Times New Roman" w:hAnsi="Times New Roman" w:cs="Times New Roman"/>
          </w:rPr>
          <w:delText xml:space="preserve">3) to zero. </w:delText>
        </w:r>
      </w:del>
    </w:p>
    <w:p w14:paraId="52C1FCA1" w14:textId="77777777" w:rsidR="00564B42" w:rsidDel="00587587" w:rsidRDefault="00564B42">
      <w:pPr>
        <w:spacing w:line="480" w:lineRule="auto"/>
        <w:jc w:val="both"/>
        <w:rPr>
          <w:del w:id="3367" w:author="Bo Shen" w:date="2023-02-27T23:25:00Z"/>
          <w:rFonts w:ascii="Times New Roman" w:hAnsi="Times New Roman" w:cs="Times New Roman"/>
        </w:rPr>
        <w:pPrChange w:id="3368" w:author="Bo Shen" w:date="2023-01-23T17:42:00Z">
          <w:pPr/>
        </w:pPrChange>
      </w:pPr>
      <w:del w:id="3369" w:author="Bo Shen" w:date="2023-02-27T23:25:00Z">
        <w:r w:rsidDel="00587587">
          <w:rPr>
            <w:rFonts w:ascii="Times New Roman" w:hAnsi="Times New Roman" w:cs="Times New Roman"/>
          </w:rPr>
          <w:delText>For DNM,</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4168"/>
        <w:gridCol w:w="3117"/>
      </w:tblGrid>
      <w:tr w:rsidR="00564B42" w:rsidDel="00587587" w14:paraId="109F23E8" w14:textId="77777777" w:rsidTr="00007227">
        <w:trPr>
          <w:del w:id="3370" w:author="Bo Shen" w:date="2023-02-27T23:25:00Z"/>
        </w:trPr>
        <w:tc>
          <w:tcPr>
            <w:tcW w:w="2065" w:type="dxa"/>
          </w:tcPr>
          <w:p w14:paraId="770597EF" w14:textId="77777777" w:rsidR="00564B42" w:rsidDel="00587587" w:rsidRDefault="00564B42">
            <w:pPr>
              <w:spacing w:line="480" w:lineRule="auto"/>
              <w:jc w:val="both"/>
              <w:rPr>
                <w:del w:id="3371" w:author="Bo Shen" w:date="2023-02-27T23:25:00Z"/>
                <w:rFonts w:ascii="Times New Roman" w:hAnsi="Times New Roman" w:cs="Times New Roman"/>
              </w:rPr>
              <w:pPrChange w:id="3372" w:author="Bo Shen" w:date="2023-01-23T17:42:00Z">
                <w:pPr/>
              </w:pPrChange>
            </w:pPr>
          </w:p>
        </w:tc>
        <w:tc>
          <w:tcPr>
            <w:tcW w:w="4168" w:type="dxa"/>
          </w:tcPr>
          <w:p w14:paraId="2CA2A343" w14:textId="77777777" w:rsidR="00564B42" w:rsidRPr="00481F27" w:rsidDel="00587587" w:rsidRDefault="00000000">
            <w:pPr>
              <w:spacing w:line="480" w:lineRule="auto"/>
              <w:jc w:val="both"/>
              <w:rPr>
                <w:del w:id="3373" w:author="Bo Shen" w:date="2023-02-27T23:25:00Z"/>
                <w:rFonts w:ascii="Times New Roman" w:hAnsi="Times New Roman" w:cs="Times New Roman"/>
              </w:rPr>
              <w:pPrChange w:id="3374" w:author="Bo Shen" w:date="2023-01-23T17:42:00Z">
                <w:pPr/>
              </w:pPrChange>
            </w:pPr>
            <m:oMathPara>
              <m:oMathParaPr>
                <m:jc m:val="left"/>
              </m:oMathParaPr>
              <m:oMath>
                <m:sSub>
                  <m:sSubPr>
                    <m:ctrlPr>
                      <w:del w:id="3375" w:author="Bo Shen" w:date="2023-02-27T23:25:00Z">
                        <w:rPr>
                          <w:rFonts w:ascii="Cambria Math" w:hAnsi="Cambria Math" w:cs="Times New Roman"/>
                          <w:i/>
                        </w:rPr>
                      </w:del>
                    </m:ctrlPr>
                  </m:sSubPr>
                  <m:e>
                    <m:r>
                      <w:del w:id="3376" w:author="Bo Shen" w:date="2023-02-27T23:25:00Z">
                        <w:rPr>
                          <w:rFonts w:ascii="Cambria Math" w:hAnsi="Cambria Math" w:cs="Times New Roman"/>
                        </w:rPr>
                        <m:t>R</m:t>
                      </w:del>
                    </m:r>
                  </m:e>
                  <m:sub>
                    <m:r>
                      <w:del w:id="3377" w:author="Bo Shen" w:date="2023-02-27T23:25:00Z">
                        <w:rPr>
                          <w:rFonts w:ascii="Cambria Math" w:hAnsi="Cambria Math" w:cs="Times New Roman"/>
                        </w:rPr>
                        <m:t>i</m:t>
                      </w:del>
                    </m:r>
                  </m:sub>
                </m:sSub>
                <m:r>
                  <w:del w:id="3378" w:author="Bo Shen" w:date="2023-02-27T23:25:00Z">
                    <w:rPr>
                      <w:rFonts w:ascii="Cambria Math" w:hAnsi="Cambria Math" w:cs="Times New Roman"/>
                    </w:rPr>
                    <m:t>=</m:t>
                  </w:del>
                </m:r>
                <m:f>
                  <m:fPr>
                    <m:ctrlPr>
                      <w:del w:id="3379" w:author="Bo Shen" w:date="2023-02-27T23:25:00Z">
                        <w:rPr>
                          <w:rFonts w:ascii="Cambria Math" w:hAnsi="Cambria Math" w:cs="Times New Roman"/>
                          <w:i/>
                        </w:rPr>
                      </w:del>
                    </m:ctrlPr>
                  </m:fPr>
                  <m:num>
                    <m:sSub>
                      <m:sSubPr>
                        <m:ctrlPr>
                          <w:del w:id="3380" w:author="Bo Shen" w:date="2023-02-27T23:25:00Z">
                            <w:rPr>
                              <w:rFonts w:ascii="Cambria Math" w:hAnsi="Cambria Math" w:cs="Times New Roman"/>
                              <w:i/>
                            </w:rPr>
                          </w:del>
                        </m:ctrlPr>
                      </m:sSubPr>
                      <m:e>
                        <m:r>
                          <w:del w:id="3381" w:author="Bo Shen" w:date="2023-02-27T23:25:00Z">
                            <w:rPr>
                              <w:rFonts w:ascii="Cambria Math" w:hAnsi="Cambria Math" w:cs="Times New Roman"/>
                            </w:rPr>
                            <m:t>V</m:t>
                          </w:del>
                        </m:r>
                      </m:e>
                      <m:sub>
                        <m:r>
                          <w:del w:id="3382" w:author="Bo Shen" w:date="2023-02-27T23:25:00Z">
                            <w:rPr>
                              <w:rFonts w:ascii="Cambria Math" w:hAnsi="Cambria Math" w:cs="Times New Roman"/>
                            </w:rPr>
                            <m:t>i</m:t>
                          </w:del>
                        </m:r>
                      </m:sub>
                    </m:sSub>
                    <m:r>
                      <w:del w:id="3383" w:author="Bo Shen" w:date="2023-02-27T23:25:00Z">
                        <w:rPr>
                          <w:rFonts w:ascii="Cambria Math" w:hAnsi="Cambria Math" w:cs="Times New Roman"/>
                        </w:rPr>
                        <m:t>+B</m:t>
                      </w:del>
                    </m:r>
                  </m:num>
                  <m:den>
                    <m:r>
                      <w:del w:id="3384" w:author="Bo Shen" w:date="2023-02-27T23:25:00Z">
                        <w:rPr>
                          <w:rFonts w:ascii="Cambria Math" w:hAnsi="Cambria Math" w:cs="Times New Roman"/>
                        </w:rPr>
                        <m:t>1+</m:t>
                      </w:del>
                    </m:r>
                    <m:sSub>
                      <m:sSubPr>
                        <m:ctrlPr>
                          <w:del w:id="3385" w:author="Bo Shen" w:date="2023-02-03T11:45:00Z">
                            <w:rPr>
                              <w:rFonts w:ascii="Cambria Math" w:hAnsi="Cambria Math" w:cs="Times New Roman"/>
                              <w:i/>
                            </w:rPr>
                          </w:del>
                        </m:ctrlPr>
                      </m:sSubPr>
                      <m:e>
                        <m:r>
                          <w:del w:id="3386" w:author="Bo Shen" w:date="2023-02-03T11:45:00Z">
                            <w:rPr>
                              <w:rFonts w:ascii="Cambria Math" w:hAnsi="Cambria Math" w:cs="Times New Roman"/>
                            </w:rPr>
                            <m:t>G</m:t>
                          </w:del>
                        </m:r>
                      </m:e>
                      <m:sub>
                        <m:r>
                          <w:del w:id="3387" w:author="Bo Shen" w:date="2023-02-03T11:45:00Z">
                            <w:rPr>
                              <w:rFonts w:ascii="Cambria Math" w:hAnsi="Cambria Math" w:cs="Times New Roman"/>
                            </w:rPr>
                            <m:t>0</m:t>
                          </w:del>
                        </m:r>
                      </m:sub>
                    </m:sSub>
                    <m:r>
                      <w:del w:id="3388" w:author="Bo Shen" w:date="2023-02-03T11:45:00Z">
                        <w:rPr>
                          <w:rFonts w:ascii="Cambria Math" w:hAnsi="Cambria Math" w:cs="Times New Roman"/>
                        </w:rPr>
                        <m:t>+</m:t>
                      </w:del>
                    </m:r>
                    <m:nary>
                      <m:naryPr>
                        <m:chr m:val="∑"/>
                        <m:limLoc m:val="subSup"/>
                        <m:supHide m:val="1"/>
                        <m:ctrlPr>
                          <w:del w:id="3389" w:author="Bo Shen" w:date="2023-02-27T23:25:00Z">
                            <w:rPr>
                              <w:rFonts w:ascii="Cambria Math" w:hAnsi="Cambria Math" w:cs="Times New Roman"/>
                              <w:i/>
                            </w:rPr>
                          </w:del>
                        </m:ctrlPr>
                      </m:naryPr>
                      <m:sub>
                        <m:r>
                          <w:del w:id="3390" w:author="Bo Shen" w:date="2023-02-27T23:25:00Z">
                            <w:rPr>
                              <w:rFonts w:ascii="Cambria Math" w:hAnsi="Cambria Math" w:cs="Times New Roman"/>
                            </w:rPr>
                            <m:t>j</m:t>
                          </w:del>
                        </m:r>
                      </m:sub>
                      <m:sup/>
                      <m:e>
                        <m:sSub>
                          <m:sSubPr>
                            <m:ctrlPr>
                              <w:del w:id="3391" w:author="Bo Shen" w:date="2023-02-27T23:25:00Z">
                                <w:rPr>
                                  <w:rFonts w:ascii="Cambria Math" w:hAnsi="Cambria Math" w:cs="Times New Roman"/>
                                  <w:i/>
                                </w:rPr>
                              </w:del>
                            </m:ctrlPr>
                          </m:sSubPr>
                          <m:e>
                            <m:r>
                              <w:del w:id="3392" w:author="Bo Shen" w:date="2023-02-27T23:25:00Z">
                                <w:rPr>
                                  <w:rFonts w:ascii="Cambria Math" w:hAnsi="Cambria Math" w:cs="Times New Roman"/>
                                </w:rPr>
                                <m:t>R</m:t>
                              </w:del>
                            </m:r>
                          </m:e>
                          <m:sub>
                            <m:r>
                              <w:del w:id="3393" w:author="Bo Shen" w:date="2023-02-27T23:25:00Z">
                                <w:rPr>
                                  <w:rFonts w:ascii="Cambria Math" w:hAnsi="Cambria Math" w:cs="Times New Roman"/>
                                </w:rPr>
                                <m:t>j</m:t>
                              </w:del>
                            </m:r>
                          </m:sub>
                        </m:sSub>
                      </m:e>
                    </m:nary>
                  </m:den>
                </m:f>
              </m:oMath>
            </m:oMathPara>
          </w:p>
        </w:tc>
        <w:tc>
          <w:tcPr>
            <w:tcW w:w="3117" w:type="dxa"/>
            <w:vAlign w:val="center"/>
          </w:tcPr>
          <w:p w14:paraId="765E097E" w14:textId="77777777" w:rsidR="00564B42" w:rsidDel="00587587" w:rsidRDefault="00564B42">
            <w:pPr>
              <w:spacing w:line="480" w:lineRule="auto"/>
              <w:jc w:val="both"/>
              <w:rPr>
                <w:del w:id="3394" w:author="Bo Shen" w:date="2023-02-27T23:25:00Z"/>
                <w:rFonts w:ascii="Times New Roman" w:hAnsi="Times New Roman" w:cs="Times New Roman"/>
              </w:rPr>
              <w:pPrChange w:id="3395" w:author="Bo Shen" w:date="2023-01-23T17:42:00Z">
                <w:pPr>
                  <w:spacing w:line="600" w:lineRule="auto"/>
                  <w:jc w:val="right"/>
                </w:pPr>
              </w:pPrChange>
            </w:pPr>
            <w:del w:id="3396" w:author="Bo Shen" w:date="2023-02-27T23:25:00Z">
              <w:r w:rsidDel="00587587">
                <w:rPr>
                  <w:rFonts w:ascii="Times New Roman" w:hAnsi="Times New Roman" w:cs="Times New Roman"/>
                </w:rPr>
                <w:delText>(</w:delText>
              </w:r>
            </w:del>
            <w:del w:id="3397" w:author="Bo Shen" w:date="2023-02-27T16:33:00Z">
              <w:r w:rsidDel="00DF5DCB">
                <w:rPr>
                  <w:rFonts w:ascii="Times New Roman" w:hAnsi="Times New Roman" w:cs="Times New Roman"/>
                </w:rPr>
                <w:delText>x</w:delText>
              </w:r>
            </w:del>
            <w:del w:id="3398" w:author="Bo Shen" w:date="2023-02-27T23:25:00Z">
              <w:r w:rsidDel="00587587">
                <w:rPr>
                  <w:rFonts w:ascii="Times New Roman" w:hAnsi="Times New Roman" w:cs="Times New Roman"/>
                </w:rPr>
                <w:delText>)</w:delText>
              </w:r>
            </w:del>
          </w:p>
        </w:tc>
      </w:tr>
    </w:tbl>
    <w:p w14:paraId="44313BF2" w14:textId="77777777" w:rsidR="00564B42" w:rsidDel="00587587" w:rsidRDefault="00564B42">
      <w:pPr>
        <w:spacing w:line="480" w:lineRule="auto"/>
        <w:jc w:val="both"/>
        <w:rPr>
          <w:del w:id="3399" w:author="Bo Shen" w:date="2023-02-27T23:25:00Z"/>
          <w:rFonts w:ascii="Times New Roman" w:hAnsi="Times New Roman" w:cs="Times New Roman"/>
        </w:rPr>
        <w:pPrChange w:id="3400" w:author="Bo Shen" w:date="2023-01-23T17:42:00Z">
          <w:pPr/>
        </w:pPrChange>
      </w:pPr>
      <w:del w:id="3401" w:author="Bo Shen" w:date="2023-02-27T23:25:00Z">
        <w:r w:rsidDel="00587587">
          <w:rPr>
            <w:rFonts w:ascii="Times New Roman" w:hAnsi="Times New Roman" w:cs="Times New Roman"/>
          </w:rPr>
          <w:delText>For LDDM,</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4168"/>
        <w:gridCol w:w="3117"/>
      </w:tblGrid>
      <w:tr w:rsidR="00564B42" w:rsidDel="00587587" w14:paraId="0E1F9A07" w14:textId="77777777" w:rsidTr="00007227">
        <w:trPr>
          <w:del w:id="3402" w:author="Bo Shen" w:date="2023-02-27T23:25:00Z"/>
        </w:trPr>
        <w:tc>
          <w:tcPr>
            <w:tcW w:w="2065" w:type="dxa"/>
          </w:tcPr>
          <w:p w14:paraId="2FD58363" w14:textId="77777777" w:rsidR="00564B42" w:rsidDel="00587587" w:rsidRDefault="00564B42">
            <w:pPr>
              <w:spacing w:line="480" w:lineRule="auto"/>
              <w:jc w:val="both"/>
              <w:rPr>
                <w:del w:id="3403" w:author="Bo Shen" w:date="2023-02-27T23:25:00Z"/>
                <w:rFonts w:ascii="Times New Roman" w:hAnsi="Times New Roman" w:cs="Times New Roman"/>
              </w:rPr>
              <w:pPrChange w:id="3404" w:author="Bo Shen" w:date="2023-01-23T17:42:00Z">
                <w:pPr/>
              </w:pPrChange>
            </w:pPr>
          </w:p>
        </w:tc>
        <w:tc>
          <w:tcPr>
            <w:tcW w:w="4168" w:type="dxa"/>
          </w:tcPr>
          <w:p w14:paraId="2D1E49F4" w14:textId="77777777" w:rsidR="00564B42" w:rsidRPr="00481F27" w:rsidDel="00587587" w:rsidRDefault="00000000">
            <w:pPr>
              <w:spacing w:line="480" w:lineRule="auto"/>
              <w:jc w:val="both"/>
              <w:rPr>
                <w:del w:id="3405" w:author="Bo Shen" w:date="2023-02-27T23:25:00Z"/>
                <w:rFonts w:ascii="Times New Roman" w:hAnsi="Times New Roman" w:cs="Times New Roman"/>
              </w:rPr>
              <w:pPrChange w:id="3406" w:author="Bo Shen" w:date="2023-01-23T17:42:00Z">
                <w:pPr/>
              </w:pPrChange>
            </w:pPr>
            <m:oMathPara>
              <m:oMathParaPr>
                <m:jc m:val="left"/>
              </m:oMathParaPr>
              <m:oMath>
                <m:sSub>
                  <m:sSubPr>
                    <m:ctrlPr>
                      <w:del w:id="3407" w:author="Bo Shen" w:date="2023-02-27T23:25:00Z">
                        <w:rPr>
                          <w:rFonts w:ascii="Cambria Math" w:hAnsi="Cambria Math" w:cs="Times New Roman"/>
                          <w:i/>
                        </w:rPr>
                      </w:del>
                    </m:ctrlPr>
                  </m:sSubPr>
                  <m:e>
                    <m:r>
                      <w:del w:id="3408" w:author="Bo Shen" w:date="2023-02-27T23:25:00Z">
                        <w:rPr>
                          <w:rFonts w:ascii="Cambria Math" w:hAnsi="Cambria Math" w:cs="Times New Roman"/>
                        </w:rPr>
                        <m:t>R</m:t>
                      </w:del>
                    </m:r>
                  </m:e>
                  <m:sub>
                    <m:r>
                      <w:del w:id="3409" w:author="Bo Shen" w:date="2023-02-27T23:25:00Z">
                        <w:rPr>
                          <w:rFonts w:ascii="Cambria Math" w:hAnsi="Cambria Math" w:cs="Times New Roman"/>
                        </w:rPr>
                        <m:t>i</m:t>
                      </w:del>
                    </m:r>
                  </m:sub>
                </m:sSub>
                <m:r>
                  <w:del w:id="3410" w:author="Bo Shen" w:date="2023-02-27T23:25:00Z">
                    <w:rPr>
                      <w:rFonts w:ascii="Cambria Math" w:hAnsi="Cambria Math" w:cs="Times New Roman"/>
                    </w:rPr>
                    <m:t>=</m:t>
                  </w:del>
                </m:r>
                <m:f>
                  <m:fPr>
                    <m:ctrlPr>
                      <w:del w:id="3411" w:author="Bo Shen" w:date="2023-02-27T23:25:00Z">
                        <w:rPr>
                          <w:rFonts w:ascii="Cambria Math" w:hAnsi="Cambria Math" w:cs="Times New Roman"/>
                          <w:i/>
                        </w:rPr>
                      </w:del>
                    </m:ctrlPr>
                  </m:fPr>
                  <m:num>
                    <m:sSub>
                      <m:sSubPr>
                        <m:ctrlPr>
                          <w:del w:id="3412" w:author="Bo Shen" w:date="2023-02-27T23:25:00Z">
                            <w:rPr>
                              <w:rFonts w:ascii="Cambria Math" w:hAnsi="Cambria Math" w:cs="Times New Roman"/>
                              <w:i/>
                            </w:rPr>
                          </w:del>
                        </m:ctrlPr>
                      </m:sSubPr>
                      <m:e>
                        <m:r>
                          <w:del w:id="3413" w:author="Bo Shen" w:date="2023-02-27T23:25:00Z">
                            <w:rPr>
                              <w:rFonts w:ascii="Cambria Math" w:hAnsi="Cambria Math" w:cs="Times New Roman"/>
                            </w:rPr>
                            <m:t>V</m:t>
                          </w:del>
                        </m:r>
                      </m:e>
                      <m:sub>
                        <m:r>
                          <w:del w:id="3414" w:author="Bo Shen" w:date="2023-02-27T23:25:00Z">
                            <w:rPr>
                              <w:rFonts w:ascii="Cambria Math" w:hAnsi="Cambria Math" w:cs="Times New Roman"/>
                            </w:rPr>
                            <m:t>i</m:t>
                          </w:del>
                        </m:r>
                      </m:sub>
                    </m:sSub>
                    <m:r>
                      <w:del w:id="3415" w:author="Bo Shen" w:date="2023-02-27T23:25:00Z">
                        <w:rPr>
                          <w:rFonts w:ascii="Cambria Math" w:hAnsi="Cambria Math" w:cs="Times New Roman"/>
                        </w:rPr>
                        <m:t>+B+α</m:t>
                      </w:del>
                    </m:r>
                    <m:sSub>
                      <m:sSubPr>
                        <m:ctrlPr>
                          <w:del w:id="3416" w:author="Bo Shen" w:date="2023-02-27T23:25:00Z">
                            <w:rPr>
                              <w:rFonts w:ascii="Cambria Math" w:hAnsi="Cambria Math" w:cs="Times New Roman"/>
                              <w:i/>
                            </w:rPr>
                          </w:del>
                        </m:ctrlPr>
                      </m:sSubPr>
                      <m:e>
                        <m:r>
                          <w:del w:id="3417" w:author="Bo Shen" w:date="2023-02-27T23:25:00Z">
                            <w:rPr>
                              <w:rFonts w:ascii="Cambria Math" w:hAnsi="Cambria Math" w:cs="Times New Roman"/>
                            </w:rPr>
                            <m:t>R</m:t>
                          </w:del>
                        </m:r>
                      </m:e>
                      <m:sub>
                        <m:r>
                          <w:del w:id="3418" w:author="Bo Shen" w:date="2023-02-27T23:25:00Z">
                            <w:rPr>
                              <w:rFonts w:ascii="Cambria Math" w:hAnsi="Cambria Math" w:cs="Times New Roman"/>
                            </w:rPr>
                            <m:t>i</m:t>
                          </w:del>
                        </m:r>
                      </m:sub>
                    </m:sSub>
                  </m:num>
                  <m:den>
                    <m:r>
                      <w:del w:id="3419" w:author="Bo Shen" w:date="2023-02-27T23:25:00Z">
                        <w:rPr>
                          <w:rFonts w:ascii="Cambria Math" w:hAnsi="Cambria Math" w:cs="Times New Roman"/>
                        </w:rPr>
                        <m:t>1+</m:t>
                      </w:del>
                    </m:r>
                    <m:sSub>
                      <m:sSubPr>
                        <m:ctrlPr>
                          <w:del w:id="3420" w:author="Bo Shen" w:date="2023-02-27T23:25:00Z">
                            <w:rPr>
                              <w:rFonts w:ascii="Cambria Math" w:hAnsi="Cambria Math" w:cs="Times New Roman"/>
                              <w:i/>
                            </w:rPr>
                          </w:del>
                        </m:ctrlPr>
                      </m:sSubPr>
                      <m:e>
                        <m:r>
                          <w:del w:id="3421" w:author="Bo Shen" w:date="2023-02-27T23:25:00Z">
                            <w:rPr>
                              <w:rFonts w:ascii="Cambria Math" w:hAnsi="Cambria Math" w:cs="Times New Roman"/>
                            </w:rPr>
                            <m:t>G</m:t>
                          </w:del>
                        </m:r>
                      </m:e>
                      <m:sub>
                        <m:r>
                          <w:del w:id="3422" w:author="Bo Shen" w:date="2023-02-27T23:25:00Z">
                            <w:rPr>
                              <w:rFonts w:ascii="Cambria Math" w:hAnsi="Cambria Math" w:cs="Times New Roman"/>
                            </w:rPr>
                            <m:t>0</m:t>
                          </w:del>
                        </m:r>
                      </m:sub>
                    </m:sSub>
                    <m:r>
                      <w:del w:id="3423" w:author="Bo Shen" w:date="2023-02-27T23:25:00Z">
                        <w:rPr>
                          <w:rFonts w:ascii="Cambria Math" w:hAnsi="Cambria Math" w:cs="Times New Roman"/>
                        </w:rPr>
                        <m:t>+</m:t>
                      </w:del>
                    </m:r>
                    <m:nary>
                      <m:naryPr>
                        <m:chr m:val="∑"/>
                        <m:limLoc m:val="subSup"/>
                        <m:supHide m:val="1"/>
                        <m:ctrlPr>
                          <w:del w:id="3424" w:author="Bo Shen" w:date="2023-02-27T23:25:00Z">
                            <w:rPr>
                              <w:rFonts w:ascii="Cambria Math" w:hAnsi="Cambria Math" w:cs="Times New Roman"/>
                              <w:i/>
                            </w:rPr>
                          </w:del>
                        </m:ctrlPr>
                      </m:naryPr>
                      <m:sub>
                        <m:r>
                          <w:del w:id="3425" w:author="Bo Shen" w:date="2023-02-27T23:25:00Z">
                            <w:rPr>
                              <w:rFonts w:ascii="Cambria Math" w:hAnsi="Cambria Math" w:cs="Times New Roman"/>
                            </w:rPr>
                            <m:t>j</m:t>
                          </w:del>
                        </m:r>
                      </m:sub>
                      <m:sup/>
                      <m:e>
                        <m:sSub>
                          <m:sSubPr>
                            <m:ctrlPr>
                              <w:del w:id="3426" w:author="Bo Shen" w:date="2023-02-27T23:25:00Z">
                                <w:rPr>
                                  <w:rFonts w:ascii="Cambria Math" w:hAnsi="Cambria Math" w:cs="Times New Roman"/>
                                  <w:i/>
                                </w:rPr>
                              </w:del>
                            </m:ctrlPr>
                          </m:sSubPr>
                          <m:e>
                            <m:r>
                              <w:del w:id="3427" w:author="Bo Shen" w:date="2023-02-27T23:25:00Z">
                                <w:rPr>
                                  <w:rFonts w:ascii="Cambria Math" w:hAnsi="Cambria Math" w:cs="Times New Roman"/>
                                </w:rPr>
                                <m:t>R</m:t>
                              </w:del>
                            </m:r>
                          </m:e>
                          <m:sub>
                            <m:r>
                              <w:del w:id="3428" w:author="Bo Shen" w:date="2023-02-27T23:25:00Z">
                                <w:rPr>
                                  <w:rFonts w:ascii="Cambria Math" w:hAnsi="Cambria Math" w:cs="Times New Roman"/>
                                </w:rPr>
                                <m:t>j</m:t>
                              </w:del>
                            </m:r>
                          </m:sub>
                        </m:sSub>
                      </m:e>
                    </m:nary>
                    <m:r>
                      <w:del w:id="3429" w:author="Bo Shen" w:date="2023-02-27T23:25:00Z">
                        <w:rPr>
                          <w:rFonts w:ascii="Cambria Math" w:hAnsi="Cambria Math" w:cs="Times New Roman"/>
                        </w:rPr>
                        <m:t>-β</m:t>
                      </w:del>
                    </m:r>
                    <m:sSub>
                      <m:sSubPr>
                        <m:ctrlPr>
                          <w:del w:id="3430" w:author="Bo Shen" w:date="2023-02-27T23:25:00Z">
                            <w:rPr>
                              <w:rFonts w:ascii="Cambria Math" w:hAnsi="Cambria Math" w:cs="Times New Roman"/>
                              <w:i/>
                            </w:rPr>
                          </w:del>
                        </m:ctrlPr>
                      </m:sSubPr>
                      <m:e>
                        <m:r>
                          <w:del w:id="3431" w:author="Bo Shen" w:date="2023-02-27T23:25:00Z">
                            <w:rPr>
                              <w:rFonts w:ascii="Cambria Math" w:hAnsi="Cambria Math" w:cs="Times New Roman"/>
                            </w:rPr>
                            <m:t>R</m:t>
                          </w:del>
                        </m:r>
                      </m:e>
                      <m:sub>
                        <m:r>
                          <w:del w:id="3432" w:author="Bo Shen" w:date="2023-02-27T23:25:00Z">
                            <w:rPr>
                              <w:rFonts w:ascii="Cambria Math" w:hAnsi="Cambria Math" w:cs="Times New Roman"/>
                            </w:rPr>
                            <m:t>i</m:t>
                          </w:del>
                        </m:r>
                      </m:sub>
                    </m:sSub>
                  </m:den>
                </m:f>
              </m:oMath>
            </m:oMathPara>
          </w:p>
        </w:tc>
        <w:tc>
          <w:tcPr>
            <w:tcW w:w="3117" w:type="dxa"/>
            <w:vAlign w:val="center"/>
          </w:tcPr>
          <w:p w14:paraId="7E07D913" w14:textId="77777777" w:rsidR="00564B42" w:rsidDel="00587587" w:rsidRDefault="00564B42">
            <w:pPr>
              <w:spacing w:line="480" w:lineRule="auto"/>
              <w:jc w:val="both"/>
              <w:rPr>
                <w:del w:id="3433" w:author="Bo Shen" w:date="2023-02-27T23:25:00Z"/>
                <w:rFonts w:ascii="Times New Roman" w:hAnsi="Times New Roman" w:cs="Times New Roman"/>
              </w:rPr>
              <w:pPrChange w:id="3434" w:author="Bo Shen" w:date="2023-01-23T17:42:00Z">
                <w:pPr>
                  <w:spacing w:line="600" w:lineRule="auto"/>
                  <w:jc w:val="right"/>
                </w:pPr>
              </w:pPrChange>
            </w:pPr>
            <w:del w:id="3435" w:author="Bo Shen" w:date="2023-02-27T23:25:00Z">
              <w:r w:rsidDel="00587587">
                <w:rPr>
                  <w:rFonts w:ascii="Times New Roman" w:hAnsi="Times New Roman" w:cs="Times New Roman"/>
                </w:rPr>
                <w:delText>(</w:delText>
              </w:r>
            </w:del>
            <w:del w:id="3436" w:author="Bo Shen" w:date="2023-02-27T16:33:00Z">
              <w:r w:rsidDel="00DF5DCB">
                <w:rPr>
                  <w:rFonts w:ascii="Times New Roman" w:hAnsi="Times New Roman" w:cs="Times New Roman"/>
                </w:rPr>
                <w:delText>x</w:delText>
              </w:r>
            </w:del>
            <w:del w:id="3437" w:author="Bo Shen" w:date="2023-02-27T23:25:00Z">
              <w:r w:rsidDel="00587587">
                <w:rPr>
                  <w:rFonts w:ascii="Times New Roman" w:hAnsi="Times New Roman" w:cs="Times New Roman"/>
                </w:rPr>
                <w:delText>)</w:delText>
              </w:r>
            </w:del>
          </w:p>
        </w:tc>
      </w:tr>
    </w:tbl>
    <w:p w14:paraId="6D64B636" w14:textId="77777777" w:rsidR="00564B42" w:rsidDel="00587587" w:rsidRDefault="00564B42">
      <w:pPr>
        <w:spacing w:line="480" w:lineRule="auto"/>
        <w:jc w:val="both"/>
        <w:rPr>
          <w:del w:id="3438" w:author="Bo Shen" w:date="2023-02-27T23:25:00Z"/>
          <w:rFonts w:ascii="Times New Roman" w:hAnsi="Times New Roman" w:cs="Times New Roman"/>
        </w:rPr>
        <w:pPrChange w:id="3439" w:author="Bo Shen" w:date="2023-01-23T17:42:00Z">
          <w:pPr/>
        </w:pPrChange>
      </w:pPr>
      <w:del w:id="3440" w:author="Bo Shen" w:date="2023-02-27T23:25:00Z">
        <w:r w:rsidDel="00587587">
          <w:rPr>
            <w:rFonts w:ascii="Times New Roman" w:hAnsi="Times New Roman" w:cs="Times New Roman"/>
          </w:rPr>
          <w:delText xml:space="preserve">To fit the empirical activities with normalized scale, we need another scaling parameter </w:delText>
        </w:r>
      </w:del>
      <m:oMath>
        <m:sSub>
          <m:sSubPr>
            <m:ctrlPr>
              <w:del w:id="3441" w:author="Bo Shen" w:date="2023-02-27T23:25:00Z">
                <w:rPr>
                  <w:rFonts w:ascii="Cambria Math" w:hAnsi="Cambria Math" w:cs="Times New Roman"/>
                  <w:i/>
                </w:rPr>
              </w:del>
            </m:ctrlPr>
          </m:sSubPr>
          <m:e>
            <m:r>
              <w:del w:id="3442" w:author="Bo Shen" w:date="2023-02-27T23:25:00Z">
                <w:rPr>
                  <w:rFonts w:ascii="Cambria Math" w:hAnsi="Cambria Math" w:cs="Times New Roman"/>
                </w:rPr>
                <m:t>R</m:t>
              </w:del>
            </m:r>
          </m:e>
          <m:sub>
            <m:r>
              <w:del w:id="3443" w:author="Bo Shen" w:date="2023-02-27T23:25:00Z">
                <w:rPr>
                  <w:rFonts w:ascii="Cambria Math" w:hAnsi="Cambria Math" w:cs="Times New Roman"/>
                </w:rPr>
                <m:t>max</m:t>
              </w:del>
            </m:r>
          </m:sub>
        </m:sSub>
        <m:r>
          <w:del w:id="3444" w:author="Bo Shen" w:date="2023-02-27T23:25:00Z">
            <w:rPr>
              <w:rFonts w:ascii="Cambria Math" w:hAnsi="Cambria Math" w:cs="Times New Roman"/>
            </w:rPr>
            <m:t xml:space="preserve"> </m:t>
          </w:del>
        </m:r>
      </m:oMath>
      <w:del w:id="3445" w:author="Bo Shen" w:date="2023-02-27T23:25:00Z">
        <w:r w:rsidDel="00587587">
          <w:rPr>
            <w:rFonts w:ascii="Times New Roman" w:hAnsi="Times New Roman" w:cs="Times New Roman"/>
          </w:rPr>
          <w:delText xml:space="preserve">to capture the arbitrary rescaling, which result in the following equations (Eq. </w:delText>
        </w:r>
      </w:del>
      <w:del w:id="3446" w:author="Bo Shen" w:date="2023-02-27T16:33:00Z">
        <w:r w:rsidDel="00DF5DCB">
          <w:rPr>
            <w:rFonts w:ascii="Times New Roman" w:hAnsi="Times New Roman" w:cs="Times New Roman"/>
          </w:rPr>
          <w:delText xml:space="preserve">8 </w:delText>
        </w:r>
      </w:del>
      <w:del w:id="3447" w:author="Bo Shen" w:date="2023-02-27T23:25:00Z">
        <w:r w:rsidDel="00587587">
          <w:rPr>
            <w:rFonts w:ascii="Times New Roman" w:hAnsi="Times New Roman" w:cs="Times New Roman"/>
          </w:rPr>
          <w:delText xml:space="preserve">and Eq. </w:delText>
        </w:r>
      </w:del>
      <w:del w:id="3448" w:author="Bo Shen" w:date="2023-02-27T16:33:00Z">
        <w:r w:rsidDel="00DF5DCB">
          <w:rPr>
            <w:rFonts w:ascii="Times New Roman" w:hAnsi="Times New Roman" w:cs="Times New Roman"/>
          </w:rPr>
          <w:delText>9</w:delText>
        </w:r>
      </w:del>
      <w:del w:id="3449" w:author="Bo Shen" w:date="2023-02-27T23:25:00Z">
        <w:r w:rsidDel="00587587">
          <w:rPr>
            <w:rFonts w:ascii="Times New Roman" w:hAnsi="Times New Roman" w:cs="Times New Roman"/>
          </w:rPr>
          <w:delText>).</w:delText>
        </w:r>
      </w:del>
    </w:p>
    <w:p w14:paraId="4BAF343F" w14:textId="77777777" w:rsidR="00564B42" w:rsidDel="00587587" w:rsidRDefault="00564B42">
      <w:pPr>
        <w:spacing w:line="480" w:lineRule="auto"/>
        <w:jc w:val="both"/>
        <w:rPr>
          <w:del w:id="3450" w:author="Bo Shen" w:date="2023-02-27T23:25:00Z"/>
          <w:rFonts w:ascii="Times New Roman" w:hAnsi="Times New Roman" w:cs="Times New Roman"/>
        </w:rPr>
        <w:pPrChange w:id="3451" w:author="Bo Shen" w:date="2023-01-23T17:42:00Z">
          <w:pPr/>
        </w:pPrChange>
      </w:pPr>
      <w:del w:id="3452" w:author="Bo Shen" w:date="2023-02-27T23:25:00Z">
        <w:r w:rsidRPr="00FA3848" w:rsidDel="00587587">
          <w:rPr>
            <w:rFonts w:ascii="Times New Roman" w:hAnsi="Times New Roman" w:cs="Times New Roman"/>
          </w:rPr>
          <w:delText>For DNM,</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2885"/>
        <w:gridCol w:w="4400"/>
      </w:tblGrid>
      <w:tr w:rsidR="00564B42" w:rsidDel="00587587" w14:paraId="37ADB2CD" w14:textId="77777777" w:rsidTr="00007227">
        <w:trPr>
          <w:del w:id="3453" w:author="Bo Shen" w:date="2023-02-27T23:25:00Z"/>
        </w:trPr>
        <w:tc>
          <w:tcPr>
            <w:tcW w:w="2065" w:type="dxa"/>
          </w:tcPr>
          <w:p w14:paraId="1B742DD4" w14:textId="77777777" w:rsidR="00564B42" w:rsidDel="00587587" w:rsidRDefault="00564B42">
            <w:pPr>
              <w:spacing w:line="480" w:lineRule="auto"/>
              <w:jc w:val="both"/>
              <w:rPr>
                <w:del w:id="3454" w:author="Bo Shen" w:date="2023-02-27T23:25:00Z"/>
                <w:rFonts w:ascii="Times New Roman" w:hAnsi="Times New Roman" w:cs="Times New Roman"/>
              </w:rPr>
              <w:pPrChange w:id="3455" w:author="Bo Shen" w:date="2023-01-23T17:42:00Z">
                <w:pPr/>
              </w:pPrChange>
            </w:pPr>
          </w:p>
        </w:tc>
        <w:tc>
          <w:tcPr>
            <w:tcW w:w="2885" w:type="dxa"/>
          </w:tcPr>
          <w:p w14:paraId="530EE8CB" w14:textId="77777777" w:rsidR="00564B42" w:rsidRPr="001171A9" w:rsidDel="00587587" w:rsidRDefault="00000000">
            <w:pPr>
              <w:spacing w:line="480" w:lineRule="auto"/>
              <w:jc w:val="both"/>
              <w:rPr>
                <w:del w:id="3456" w:author="Bo Shen" w:date="2023-02-27T23:25:00Z"/>
                <w:rFonts w:ascii="Times New Roman" w:hAnsi="Times New Roman" w:cs="Times New Roman"/>
              </w:rPr>
              <w:pPrChange w:id="3457" w:author="Bo Shen" w:date="2023-01-23T17:42:00Z">
                <w:pPr/>
              </w:pPrChange>
            </w:pPr>
            <m:oMathPara>
              <m:oMath>
                <m:sSub>
                  <m:sSubPr>
                    <m:ctrlPr>
                      <w:del w:id="3458" w:author="Bo Shen" w:date="2023-02-27T23:25:00Z">
                        <w:rPr>
                          <w:rFonts w:ascii="Cambria Math" w:hAnsi="Cambria Math" w:cs="Times New Roman"/>
                          <w:i/>
                        </w:rPr>
                      </w:del>
                    </m:ctrlPr>
                  </m:sSubPr>
                  <m:e>
                    <m:r>
                      <w:del w:id="3459" w:author="Bo Shen" w:date="2023-02-27T23:25:00Z">
                        <w:rPr>
                          <w:rFonts w:ascii="Cambria Math" w:hAnsi="Cambria Math" w:cs="Times New Roman"/>
                        </w:rPr>
                        <m:t>R</m:t>
                      </w:del>
                    </m:r>
                  </m:e>
                  <m:sub>
                    <m:r>
                      <w:del w:id="3460" w:author="Bo Shen" w:date="2023-02-27T23:25:00Z">
                        <w:rPr>
                          <w:rFonts w:ascii="Cambria Math" w:hAnsi="Cambria Math" w:cs="Times New Roman"/>
                        </w:rPr>
                        <m:t>i</m:t>
                      </w:del>
                    </m:r>
                  </m:sub>
                </m:sSub>
                <m:r>
                  <w:del w:id="3461" w:author="Bo Shen" w:date="2023-02-27T23:25:00Z">
                    <w:rPr>
                      <w:rFonts w:ascii="Cambria Math" w:hAnsi="Cambria Math" w:cs="Times New Roman"/>
                    </w:rPr>
                    <m:t>=</m:t>
                  </w:del>
                </m:r>
                <m:sSub>
                  <m:sSubPr>
                    <m:ctrlPr>
                      <w:del w:id="3462" w:author="Bo Shen" w:date="2023-02-27T23:25:00Z">
                        <w:rPr>
                          <w:rFonts w:ascii="Cambria Math" w:hAnsi="Cambria Math" w:cs="Times New Roman"/>
                          <w:i/>
                        </w:rPr>
                      </w:del>
                    </m:ctrlPr>
                  </m:sSubPr>
                  <m:e>
                    <m:r>
                      <w:del w:id="3463" w:author="Bo Shen" w:date="2023-02-27T23:25:00Z">
                        <w:rPr>
                          <w:rFonts w:ascii="Cambria Math" w:hAnsi="Cambria Math" w:cs="Times New Roman"/>
                        </w:rPr>
                        <m:t>R</m:t>
                      </w:del>
                    </m:r>
                  </m:e>
                  <m:sub>
                    <m:r>
                      <w:del w:id="3464" w:author="Bo Shen" w:date="2023-02-27T23:25:00Z">
                        <w:rPr>
                          <w:rFonts w:ascii="Cambria Math" w:hAnsi="Cambria Math" w:cs="Times New Roman"/>
                        </w:rPr>
                        <m:t>max</m:t>
                      </w:del>
                    </m:r>
                  </m:sub>
                </m:sSub>
                <m:f>
                  <m:fPr>
                    <m:ctrlPr>
                      <w:del w:id="3465" w:author="Bo Shen" w:date="2023-02-27T23:25:00Z">
                        <w:rPr>
                          <w:rFonts w:ascii="Cambria Math" w:hAnsi="Cambria Math" w:cs="Times New Roman"/>
                          <w:i/>
                        </w:rPr>
                      </w:del>
                    </m:ctrlPr>
                  </m:fPr>
                  <m:num>
                    <m:sSub>
                      <m:sSubPr>
                        <m:ctrlPr>
                          <w:del w:id="3466" w:author="Bo Shen" w:date="2023-02-27T23:25:00Z">
                            <w:rPr>
                              <w:rFonts w:ascii="Cambria Math" w:hAnsi="Cambria Math" w:cs="Times New Roman"/>
                              <w:i/>
                            </w:rPr>
                          </w:del>
                        </m:ctrlPr>
                      </m:sSubPr>
                      <m:e>
                        <m:r>
                          <w:del w:id="3467" w:author="Bo Shen" w:date="2023-02-27T23:25:00Z">
                            <w:rPr>
                              <w:rFonts w:ascii="Cambria Math" w:hAnsi="Cambria Math" w:cs="Times New Roman"/>
                            </w:rPr>
                            <m:t>V</m:t>
                          </w:del>
                        </m:r>
                      </m:e>
                      <m:sub>
                        <m:r>
                          <w:del w:id="3468" w:author="Bo Shen" w:date="2023-02-27T23:25:00Z">
                            <w:rPr>
                              <w:rFonts w:ascii="Cambria Math" w:hAnsi="Cambria Math" w:cs="Times New Roman"/>
                            </w:rPr>
                            <m:t>i</m:t>
                          </w:del>
                        </m:r>
                      </m:sub>
                    </m:sSub>
                    <m:r>
                      <w:del w:id="3469" w:author="Bo Shen" w:date="2023-02-27T23:25:00Z">
                        <w:rPr>
                          <w:rFonts w:ascii="Cambria Math" w:hAnsi="Cambria Math" w:cs="Times New Roman"/>
                        </w:rPr>
                        <m:t>+B</m:t>
                      </w:del>
                    </m:r>
                  </m:num>
                  <m:den>
                    <m:r>
                      <w:del w:id="3470" w:author="Bo Shen" w:date="2023-02-27T23:25:00Z">
                        <w:rPr>
                          <w:rFonts w:ascii="Cambria Math" w:hAnsi="Cambria Math" w:cs="Times New Roman"/>
                        </w:rPr>
                        <m:t>1+</m:t>
                      </w:del>
                    </m:r>
                    <m:sSub>
                      <m:sSubPr>
                        <m:ctrlPr>
                          <w:del w:id="3471" w:author="Bo Shen" w:date="2023-02-03T11:45:00Z">
                            <w:rPr>
                              <w:rFonts w:ascii="Cambria Math" w:hAnsi="Cambria Math" w:cs="Times New Roman"/>
                              <w:i/>
                            </w:rPr>
                          </w:del>
                        </m:ctrlPr>
                      </m:sSubPr>
                      <m:e>
                        <m:r>
                          <w:del w:id="3472" w:author="Bo Shen" w:date="2023-02-03T11:45:00Z">
                            <w:rPr>
                              <w:rFonts w:ascii="Cambria Math" w:hAnsi="Cambria Math" w:cs="Times New Roman"/>
                            </w:rPr>
                            <m:t>G</m:t>
                          </w:del>
                        </m:r>
                      </m:e>
                      <m:sub>
                        <m:r>
                          <w:del w:id="3473" w:author="Bo Shen" w:date="2023-02-03T11:45:00Z">
                            <w:rPr>
                              <w:rFonts w:ascii="Cambria Math" w:hAnsi="Cambria Math" w:cs="Times New Roman"/>
                            </w:rPr>
                            <m:t>0</m:t>
                          </w:del>
                        </m:r>
                      </m:sub>
                    </m:sSub>
                    <m:r>
                      <w:del w:id="3474" w:author="Bo Shen" w:date="2023-02-03T11:45:00Z">
                        <w:rPr>
                          <w:rFonts w:ascii="Cambria Math" w:hAnsi="Cambria Math" w:cs="Times New Roman"/>
                        </w:rPr>
                        <m:t>+</m:t>
                      </w:del>
                    </m:r>
                    <m:nary>
                      <m:naryPr>
                        <m:chr m:val="∑"/>
                        <m:limLoc m:val="subSup"/>
                        <m:supHide m:val="1"/>
                        <m:ctrlPr>
                          <w:del w:id="3475" w:author="Bo Shen" w:date="2023-02-27T23:25:00Z">
                            <w:rPr>
                              <w:rFonts w:ascii="Cambria Math" w:hAnsi="Cambria Math" w:cs="Times New Roman"/>
                              <w:i/>
                            </w:rPr>
                          </w:del>
                        </m:ctrlPr>
                      </m:naryPr>
                      <m:sub>
                        <m:r>
                          <w:del w:id="3476" w:author="Bo Shen" w:date="2023-02-27T23:25:00Z">
                            <w:rPr>
                              <w:rFonts w:ascii="Cambria Math" w:hAnsi="Cambria Math" w:cs="Times New Roman"/>
                            </w:rPr>
                            <m:t>j</m:t>
                          </w:del>
                        </m:r>
                      </m:sub>
                      <m:sup/>
                      <m:e>
                        <m:sSub>
                          <m:sSubPr>
                            <m:ctrlPr>
                              <w:del w:id="3477" w:author="Bo Shen" w:date="2023-02-27T23:25:00Z">
                                <w:rPr>
                                  <w:rFonts w:ascii="Cambria Math" w:hAnsi="Cambria Math" w:cs="Times New Roman"/>
                                  <w:i/>
                                </w:rPr>
                              </w:del>
                            </m:ctrlPr>
                          </m:sSubPr>
                          <m:e>
                            <m:r>
                              <w:del w:id="3478" w:author="Bo Shen" w:date="2023-02-27T23:25:00Z">
                                <w:rPr>
                                  <w:rFonts w:ascii="Cambria Math" w:hAnsi="Cambria Math" w:cs="Times New Roman"/>
                                </w:rPr>
                                <m:t>R</m:t>
                              </w:del>
                            </m:r>
                          </m:e>
                          <m:sub>
                            <m:r>
                              <w:del w:id="3479" w:author="Bo Shen" w:date="2023-02-27T23:25:00Z">
                                <w:rPr>
                                  <w:rFonts w:ascii="Cambria Math" w:hAnsi="Cambria Math" w:cs="Times New Roman"/>
                                </w:rPr>
                                <m:t>j</m:t>
                              </w:del>
                            </m:r>
                          </m:sub>
                        </m:sSub>
                      </m:e>
                    </m:nary>
                  </m:den>
                </m:f>
              </m:oMath>
            </m:oMathPara>
          </w:p>
        </w:tc>
        <w:tc>
          <w:tcPr>
            <w:tcW w:w="4400" w:type="dxa"/>
            <w:vAlign w:val="center"/>
          </w:tcPr>
          <w:p w14:paraId="7E059839" w14:textId="77777777" w:rsidR="00564B42" w:rsidDel="00587587" w:rsidRDefault="00564B42">
            <w:pPr>
              <w:spacing w:line="480" w:lineRule="auto"/>
              <w:jc w:val="both"/>
              <w:rPr>
                <w:del w:id="3480" w:author="Bo Shen" w:date="2023-02-27T23:25:00Z"/>
                <w:rFonts w:ascii="Times New Roman" w:hAnsi="Times New Roman" w:cs="Times New Roman"/>
              </w:rPr>
              <w:pPrChange w:id="3481" w:author="Bo Shen" w:date="2023-01-23T17:42:00Z">
                <w:pPr>
                  <w:spacing w:line="600" w:lineRule="auto"/>
                  <w:jc w:val="right"/>
                </w:pPr>
              </w:pPrChange>
            </w:pPr>
            <w:del w:id="3482" w:author="Bo Shen" w:date="2023-02-27T23:25:00Z">
              <w:r w:rsidDel="00587587">
                <w:rPr>
                  <w:rFonts w:ascii="Times New Roman" w:hAnsi="Times New Roman" w:cs="Times New Roman"/>
                </w:rPr>
                <w:delText>(</w:delText>
              </w:r>
            </w:del>
            <w:del w:id="3483" w:author="Bo Shen" w:date="2023-02-27T16:33:00Z">
              <w:r w:rsidDel="00DF5DCB">
                <w:rPr>
                  <w:rFonts w:ascii="Times New Roman" w:hAnsi="Times New Roman" w:cs="Times New Roman"/>
                </w:rPr>
                <w:delText>8</w:delText>
              </w:r>
            </w:del>
            <w:del w:id="3484" w:author="Bo Shen" w:date="2023-02-27T23:25:00Z">
              <w:r w:rsidDel="00587587">
                <w:rPr>
                  <w:rFonts w:ascii="Times New Roman" w:hAnsi="Times New Roman" w:cs="Times New Roman"/>
                </w:rPr>
                <w:delText>)</w:delText>
              </w:r>
            </w:del>
          </w:p>
        </w:tc>
      </w:tr>
    </w:tbl>
    <w:p w14:paraId="1DB13220" w14:textId="77777777" w:rsidR="00564B42" w:rsidDel="00587587" w:rsidRDefault="00564B42">
      <w:pPr>
        <w:spacing w:line="480" w:lineRule="auto"/>
        <w:jc w:val="both"/>
        <w:rPr>
          <w:del w:id="3485" w:author="Bo Shen" w:date="2023-02-27T23:25:00Z"/>
          <w:rFonts w:ascii="Times New Roman" w:hAnsi="Times New Roman" w:cs="Times New Roman"/>
        </w:rPr>
        <w:pPrChange w:id="3486" w:author="Bo Shen" w:date="2023-01-23T17:42:00Z">
          <w:pPr/>
        </w:pPrChange>
      </w:pPr>
      <w:del w:id="3487" w:author="Bo Shen" w:date="2023-02-27T23:25:00Z">
        <w:r w:rsidRPr="00FA3848" w:rsidDel="00587587">
          <w:rPr>
            <w:rFonts w:ascii="Times New Roman" w:hAnsi="Times New Roman" w:cs="Times New Roman"/>
          </w:rPr>
          <w:delText>For LDDM,</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6"/>
        <w:gridCol w:w="3684"/>
        <w:gridCol w:w="3690"/>
      </w:tblGrid>
      <w:tr w:rsidR="00564B42" w:rsidDel="00587587" w14:paraId="59D851D3" w14:textId="77777777" w:rsidTr="00007227">
        <w:trPr>
          <w:del w:id="3488" w:author="Bo Shen" w:date="2023-02-27T23:25:00Z"/>
        </w:trPr>
        <w:tc>
          <w:tcPr>
            <w:tcW w:w="1986" w:type="dxa"/>
          </w:tcPr>
          <w:p w14:paraId="31DCAC53" w14:textId="77777777" w:rsidR="00564B42" w:rsidDel="00587587" w:rsidRDefault="00564B42">
            <w:pPr>
              <w:spacing w:line="480" w:lineRule="auto"/>
              <w:jc w:val="both"/>
              <w:rPr>
                <w:del w:id="3489" w:author="Bo Shen" w:date="2023-02-27T23:25:00Z"/>
                <w:rFonts w:ascii="Times New Roman" w:hAnsi="Times New Roman" w:cs="Times New Roman"/>
              </w:rPr>
              <w:pPrChange w:id="3490" w:author="Bo Shen" w:date="2023-01-23T17:42:00Z">
                <w:pPr/>
              </w:pPrChange>
            </w:pPr>
          </w:p>
        </w:tc>
        <w:tc>
          <w:tcPr>
            <w:tcW w:w="3684" w:type="dxa"/>
          </w:tcPr>
          <w:p w14:paraId="79CBB68E" w14:textId="77777777" w:rsidR="00564B42" w:rsidRPr="001171A9" w:rsidDel="00587587" w:rsidRDefault="00000000">
            <w:pPr>
              <w:spacing w:line="480" w:lineRule="auto"/>
              <w:jc w:val="both"/>
              <w:rPr>
                <w:del w:id="3491" w:author="Bo Shen" w:date="2023-02-27T23:25:00Z"/>
                <w:rFonts w:ascii="Times New Roman" w:hAnsi="Times New Roman" w:cs="Times New Roman"/>
              </w:rPr>
              <w:pPrChange w:id="3492" w:author="Bo Shen" w:date="2023-01-23T17:42:00Z">
                <w:pPr/>
              </w:pPrChange>
            </w:pPr>
            <m:oMathPara>
              <m:oMath>
                <m:sSub>
                  <m:sSubPr>
                    <m:ctrlPr>
                      <w:del w:id="3493" w:author="Bo Shen" w:date="2023-02-27T23:25:00Z">
                        <w:rPr>
                          <w:rFonts w:ascii="Cambria Math" w:hAnsi="Cambria Math" w:cs="Times New Roman"/>
                          <w:i/>
                        </w:rPr>
                      </w:del>
                    </m:ctrlPr>
                  </m:sSubPr>
                  <m:e>
                    <m:r>
                      <w:del w:id="3494" w:author="Bo Shen" w:date="2023-02-27T23:25:00Z">
                        <w:rPr>
                          <w:rFonts w:ascii="Cambria Math" w:hAnsi="Cambria Math" w:cs="Times New Roman"/>
                        </w:rPr>
                        <m:t>R</m:t>
                      </w:del>
                    </m:r>
                  </m:e>
                  <m:sub>
                    <m:r>
                      <w:del w:id="3495" w:author="Bo Shen" w:date="2023-02-27T23:25:00Z">
                        <w:rPr>
                          <w:rFonts w:ascii="Cambria Math" w:hAnsi="Cambria Math" w:cs="Times New Roman"/>
                        </w:rPr>
                        <m:t>i</m:t>
                      </w:del>
                    </m:r>
                  </m:sub>
                </m:sSub>
                <m:r>
                  <w:del w:id="3496" w:author="Bo Shen" w:date="2023-02-27T23:25:00Z">
                    <w:rPr>
                      <w:rFonts w:ascii="Cambria Math" w:hAnsi="Cambria Math" w:cs="Times New Roman"/>
                    </w:rPr>
                    <m:t>=</m:t>
                  </w:del>
                </m:r>
                <m:sSub>
                  <m:sSubPr>
                    <m:ctrlPr>
                      <w:del w:id="3497" w:author="Bo Shen" w:date="2023-02-27T23:25:00Z">
                        <w:rPr>
                          <w:rFonts w:ascii="Cambria Math" w:hAnsi="Cambria Math" w:cs="Times New Roman"/>
                          <w:i/>
                        </w:rPr>
                      </w:del>
                    </m:ctrlPr>
                  </m:sSubPr>
                  <m:e>
                    <m:r>
                      <w:del w:id="3498" w:author="Bo Shen" w:date="2023-02-27T23:25:00Z">
                        <w:rPr>
                          <w:rFonts w:ascii="Cambria Math" w:hAnsi="Cambria Math" w:cs="Times New Roman"/>
                        </w:rPr>
                        <m:t>R</m:t>
                      </w:del>
                    </m:r>
                  </m:e>
                  <m:sub>
                    <m:r>
                      <w:del w:id="3499" w:author="Bo Shen" w:date="2023-02-27T23:25:00Z">
                        <w:rPr>
                          <w:rFonts w:ascii="Cambria Math" w:hAnsi="Cambria Math" w:cs="Times New Roman"/>
                        </w:rPr>
                        <m:t>max</m:t>
                      </w:del>
                    </m:r>
                  </m:sub>
                </m:sSub>
                <m:f>
                  <m:fPr>
                    <m:ctrlPr>
                      <w:del w:id="3500" w:author="Bo Shen" w:date="2023-02-27T23:25:00Z">
                        <w:rPr>
                          <w:rFonts w:ascii="Cambria Math" w:hAnsi="Cambria Math" w:cs="Times New Roman"/>
                          <w:i/>
                        </w:rPr>
                      </w:del>
                    </m:ctrlPr>
                  </m:fPr>
                  <m:num>
                    <m:sSub>
                      <m:sSubPr>
                        <m:ctrlPr>
                          <w:del w:id="3501" w:author="Bo Shen" w:date="2023-02-27T23:25:00Z">
                            <w:rPr>
                              <w:rFonts w:ascii="Cambria Math" w:hAnsi="Cambria Math" w:cs="Times New Roman"/>
                              <w:i/>
                            </w:rPr>
                          </w:del>
                        </m:ctrlPr>
                      </m:sSubPr>
                      <m:e>
                        <m:r>
                          <w:del w:id="3502" w:author="Bo Shen" w:date="2023-02-27T23:25:00Z">
                            <w:rPr>
                              <w:rFonts w:ascii="Cambria Math" w:hAnsi="Cambria Math" w:cs="Times New Roman"/>
                            </w:rPr>
                            <m:t>V</m:t>
                          </w:del>
                        </m:r>
                      </m:e>
                      <m:sub>
                        <m:r>
                          <w:del w:id="3503" w:author="Bo Shen" w:date="2023-02-27T23:25:00Z">
                            <w:rPr>
                              <w:rFonts w:ascii="Cambria Math" w:hAnsi="Cambria Math" w:cs="Times New Roman"/>
                            </w:rPr>
                            <m:t>i</m:t>
                          </w:del>
                        </m:r>
                      </m:sub>
                    </m:sSub>
                    <m:r>
                      <w:del w:id="3504" w:author="Bo Shen" w:date="2023-02-27T23:25:00Z">
                        <w:rPr>
                          <w:rFonts w:ascii="Cambria Math" w:hAnsi="Cambria Math" w:cs="Times New Roman"/>
                        </w:rPr>
                        <m:t>+B+α</m:t>
                      </w:del>
                    </m:r>
                    <m:sSub>
                      <m:sSubPr>
                        <m:ctrlPr>
                          <w:del w:id="3505" w:author="Bo Shen" w:date="2023-02-27T23:25:00Z">
                            <w:rPr>
                              <w:rFonts w:ascii="Cambria Math" w:hAnsi="Cambria Math" w:cs="Times New Roman"/>
                              <w:i/>
                            </w:rPr>
                          </w:del>
                        </m:ctrlPr>
                      </m:sSubPr>
                      <m:e>
                        <m:r>
                          <w:del w:id="3506" w:author="Bo Shen" w:date="2023-02-27T23:25:00Z">
                            <w:rPr>
                              <w:rFonts w:ascii="Cambria Math" w:hAnsi="Cambria Math" w:cs="Times New Roman"/>
                            </w:rPr>
                            <m:t>R</m:t>
                          </w:del>
                        </m:r>
                      </m:e>
                      <m:sub>
                        <m:r>
                          <w:del w:id="3507" w:author="Bo Shen" w:date="2023-02-27T23:25:00Z">
                            <w:rPr>
                              <w:rFonts w:ascii="Cambria Math" w:hAnsi="Cambria Math" w:cs="Times New Roman"/>
                            </w:rPr>
                            <m:t>i</m:t>
                          </w:del>
                        </m:r>
                      </m:sub>
                    </m:sSub>
                  </m:num>
                  <m:den>
                    <m:r>
                      <w:del w:id="3508" w:author="Bo Shen" w:date="2023-02-27T23:25:00Z">
                        <w:rPr>
                          <w:rFonts w:ascii="Cambria Math" w:hAnsi="Cambria Math" w:cs="Times New Roman"/>
                        </w:rPr>
                        <m:t>1+</m:t>
                      </w:del>
                    </m:r>
                    <m:sSub>
                      <m:sSubPr>
                        <m:ctrlPr>
                          <w:del w:id="3509" w:author="Bo Shen" w:date="2023-02-27T23:25:00Z">
                            <w:rPr>
                              <w:rFonts w:ascii="Cambria Math" w:hAnsi="Cambria Math" w:cs="Times New Roman"/>
                              <w:i/>
                            </w:rPr>
                          </w:del>
                        </m:ctrlPr>
                      </m:sSubPr>
                      <m:e>
                        <m:r>
                          <w:del w:id="3510" w:author="Bo Shen" w:date="2023-02-27T23:25:00Z">
                            <w:rPr>
                              <w:rFonts w:ascii="Cambria Math" w:hAnsi="Cambria Math" w:cs="Times New Roman"/>
                            </w:rPr>
                            <m:t>G</m:t>
                          </w:del>
                        </m:r>
                      </m:e>
                      <m:sub>
                        <m:r>
                          <w:del w:id="3511" w:author="Bo Shen" w:date="2023-02-27T23:25:00Z">
                            <w:rPr>
                              <w:rFonts w:ascii="Cambria Math" w:hAnsi="Cambria Math" w:cs="Times New Roman"/>
                            </w:rPr>
                            <m:t>0</m:t>
                          </w:del>
                        </m:r>
                      </m:sub>
                    </m:sSub>
                    <m:r>
                      <w:del w:id="3512" w:author="Bo Shen" w:date="2023-02-27T23:25:00Z">
                        <w:rPr>
                          <w:rFonts w:ascii="Cambria Math" w:hAnsi="Cambria Math" w:cs="Times New Roman"/>
                        </w:rPr>
                        <m:t>+</m:t>
                      </w:del>
                    </m:r>
                    <m:nary>
                      <m:naryPr>
                        <m:chr m:val="∑"/>
                        <m:limLoc m:val="subSup"/>
                        <m:supHide m:val="1"/>
                        <m:ctrlPr>
                          <w:del w:id="3513" w:author="Bo Shen" w:date="2023-02-27T23:25:00Z">
                            <w:rPr>
                              <w:rFonts w:ascii="Cambria Math" w:hAnsi="Cambria Math" w:cs="Times New Roman"/>
                              <w:i/>
                            </w:rPr>
                          </w:del>
                        </m:ctrlPr>
                      </m:naryPr>
                      <m:sub>
                        <m:r>
                          <w:del w:id="3514" w:author="Bo Shen" w:date="2023-02-27T23:25:00Z">
                            <w:rPr>
                              <w:rFonts w:ascii="Cambria Math" w:hAnsi="Cambria Math" w:cs="Times New Roman"/>
                            </w:rPr>
                            <m:t>j</m:t>
                          </w:del>
                        </m:r>
                      </m:sub>
                      <m:sup/>
                      <m:e>
                        <m:sSub>
                          <m:sSubPr>
                            <m:ctrlPr>
                              <w:del w:id="3515" w:author="Bo Shen" w:date="2023-02-27T23:25:00Z">
                                <w:rPr>
                                  <w:rFonts w:ascii="Cambria Math" w:hAnsi="Cambria Math" w:cs="Times New Roman"/>
                                  <w:i/>
                                </w:rPr>
                              </w:del>
                            </m:ctrlPr>
                          </m:sSubPr>
                          <m:e>
                            <m:r>
                              <w:del w:id="3516" w:author="Bo Shen" w:date="2023-02-27T23:25:00Z">
                                <w:rPr>
                                  <w:rFonts w:ascii="Cambria Math" w:hAnsi="Cambria Math" w:cs="Times New Roman"/>
                                </w:rPr>
                                <m:t>R</m:t>
                              </w:del>
                            </m:r>
                          </m:e>
                          <m:sub>
                            <m:r>
                              <w:del w:id="3517" w:author="Bo Shen" w:date="2023-02-27T23:25:00Z">
                                <w:rPr>
                                  <w:rFonts w:ascii="Cambria Math" w:hAnsi="Cambria Math" w:cs="Times New Roman"/>
                                </w:rPr>
                                <m:t>j</m:t>
                              </w:del>
                            </m:r>
                          </m:sub>
                        </m:sSub>
                      </m:e>
                    </m:nary>
                    <m:r>
                      <w:del w:id="3518" w:author="Bo Shen" w:date="2023-02-27T23:25:00Z">
                        <w:rPr>
                          <w:rFonts w:ascii="Cambria Math" w:hAnsi="Cambria Math" w:cs="Times New Roman"/>
                        </w:rPr>
                        <m:t>-β</m:t>
                      </w:del>
                    </m:r>
                    <m:sSub>
                      <m:sSubPr>
                        <m:ctrlPr>
                          <w:del w:id="3519" w:author="Bo Shen" w:date="2023-02-27T23:25:00Z">
                            <w:rPr>
                              <w:rFonts w:ascii="Cambria Math" w:hAnsi="Cambria Math" w:cs="Times New Roman"/>
                              <w:i/>
                            </w:rPr>
                          </w:del>
                        </m:ctrlPr>
                      </m:sSubPr>
                      <m:e>
                        <m:r>
                          <w:del w:id="3520" w:author="Bo Shen" w:date="2023-02-27T23:25:00Z">
                            <w:rPr>
                              <w:rFonts w:ascii="Cambria Math" w:hAnsi="Cambria Math" w:cs="Times New Roman"/>
                            </w:rPr>
                            <m:t>R</m:t>
                          </w:del>
                        </m:r>
                      </m:e>
                      <m:sub>
                        <m:r>
                          <w:del w:id="3521" w:author="Bo Shen" w:date="2023-02-27T23:25:00Z">
                            <w:rPr>
                              <w:rFonts w:ascii="Cambria Math" w:hAnsi="Cambria Math" w:cs="Times New Roman"/>
                            </w:rPr>
                            <m:t>i</m:t>
                          </w:del>
                        </m:r>
                      </m:sub>
                    </m:sSub>
                  </m:den>
                </m:f>
              </m:oMath>
            </m:oMathPara>
          </w:p>
        </w:tc>
        <w:tc>
          <w:tcPr>
            <w:tcW w:w="3690" w:type="dxa"/>
            <w:vAlign w:val="center"/>
          </w:tcPr>
          <w:p w14:paraId="17274D97" w14:textId="77777777" w:rsidR="00564B42" w:rsidDel="00587587" w:rsidRDefault="00564B42">
            <w:pPr>
              <w:spacing w:line="480" w:lineRule="auto"/>
              <w:jc w:val="both"/>
              <w:rPr>
                <w:del w:id="3522" w:author="Bo Shen" w:date="2023-02-27T23:25:00Z"/>
                <w:rFonts w:ascii="Times New Roman" w:hAnsi="Times New Roman" w:cs="Times New Roman"/>
              </w:rPr>
              <w:pPrChange w:id="3523" w:author="Bo Shen" w:date="2023-01-23T17:42:00Z">
                <w:pPr>
                  <w:spacing w:line="600" w:lineRule="auto"/>
                  <w:jc w:val="right"/>
                </w:pPr>
              </w:pPrChange>
            </w:pPr>
            <w:del w:id="3524" w:author="Bo Shen" w:date="2023-02-27T23:25:00Z">
              <w:r w:rsidDel="00587587">
                <w:rPr>
                  <w:rFonts w:ascii="Times New Roman" w:hAnsi="Times New Roman" w:cs="Times New Roman"/>
                </w:rPr>
                <w:delText>(</w:delText>
              </w:r>
            </w:del>
            <w:del w:id="3525" w:author="Bo Shen" w:date="2023-02-27T16:33:00Z">
              <w:r w:rsidDel="00DF5DCB">
                <w:rPr>
                  <w:rFonts w:ascii="Times New Roman" w:hAnsi="Times New Roman" w:cs="Times New Roman"/>
                </w:rPr>
                <w:delText>9</w:delText>
              </w:r>
            </w:del>
            <w:del w:id="3526" w:author="Bo Shen" w:date="2023-02-27T23:25:00Z">
              <w:r w:rsidDel="00587587">
                <w:rPr>
                  <w:rFonts w:ascii="Times New Roman" w:hAnsi="Times New Roman" w:cs="Times New Roman"/>
                </w:rPr>
                <w:delText>)</w:delText>
              </w:r>
            </w:del>
          </w:p>
        </w:tc>
      </w:tr>
    </w:tbl>
    <w:p w14:paraId="5AC7FFCA" w14:textId="77777777" w:rsidR="00564B42" w:rsidDel="00587587" w:rsidRDefault="00564B42">
      <w:pPr>
        <w:spacing w:line="480" w:lineRule="auto"/>
        <w:jc w:val="both"/>
        <w:rPr>
          <w:del w:id="3527" w:author="Bo Shen" w:date="2023-02-27T23:25:00Z"/>
          <w:rFonts w:ascii="Times New Roman" w:hAnsi="Times New Roman" w:cs="Times New Roman"/>
        </w:rPr>
        <w:pPrChange w:id="3528" w:author="Bo Shen" w:date="2023-01-23T17:42:00Z">
          <w:pPr/>
        </w:pPrChange>
      </w:pPr>
      <w:del w:id="3529" w:author="Bo Shen" w:date="2023-02-27T23:25:00Z">
        <w:r w:rsidRPr="00FA3848" w:rsidDel="00587587">
          <w:rPr>
            <w:rFonts w:ascii="Times New Roman" w:hAnsi="Times New Roman" w:cs="Times New Roman"/>
          </w:rPr>
          <w:delText>Since we assume the disinhibition modules in LDDM keep silent during representation</w:delText>
        </w:r>
        <w:r w:rsidDel="00587587">
          <w:rPr>
            <w:rFonts w:ascii="Times New Roman" w:hAnsi="Times New Roman" w:cs="Times New Roman"/>
          </w:rPr>
          <w:delText xml:space="preserve">, </w:delText>
        </w:r>
      </w:del>
      <m:oMath>
        <m:r>
          <w:del w:id="3530" w:author="Bo Shen" w:date="2023-02-27T23:25:00Z">
            <w:rPr>
              <w:rFonts w:ascii="Cambria Math" w:hAnsi="Cambria Math" w:cs="Times New Roman"/>
            </w:rPr>
            <m:t>β</m:t>
          </w:del>
        </m:r>
      </m:oMath>
      <w:del w:id="3531" w:author="Bo Shen" w:date="2023-02-27T23:25:00Z">
        <w:r w:rsidDel="00587587">
          <w:rPr>
            <w:rFonts w:ascii="Times New Roman" w:hAnsi="Times New Roman" w:cs="Times New Roman"/>
          </w:rPr>
          <w:delText xml:space="preserve"> takes zero. For a trinary input system, the equilibria of </w:delText>
        </w:r>
      </w:del>
      <m:oMath>
        <m:sSub>
          <m:sSubPr>
            <m:ctrlPr>
              <w:del w:id="3532" w:author="Bo Shen" w:date="2023-02-27T23:25:00Z">
                <w:rPr>
                  <w:rFonts w:ascii="Cambria Math" w:hAnsi="Cambria Math" w:cs="Times New Roman"/>
                  <w:i/>
                </w:rPr>
              </w:del>
            </m:ctrlPr>
          </m:sSubPr>
          <m:e>
            <m:r>
              <w:del w:id="3533" w:author="Bo Shen" w:date="2023-02-27T23:25:00Z">
                <w:rPr>
                  <w:rFonts w:ascii="Cambria Math" w:hAnsi="Cambria Math" w:cs="Times New Roman"/>
                </w:rPr>
                <m:t>R</m:t>
              </w:del>
            </m:r>
          </m:e>
          <m:sub>
            <m:r>
              <w:del w:id="3534" w:author="Bo Shen" w:date="2023-02-27T23:25:00Z">
                <w:rPr>
                  <w:rFonts w:ascii="Cambria Math" w:hAnsi="Cambria Math" w:cs="Times New Roman"/>
                </w:rPr>
                <m:t>i</m:t>
              </w:del>
            </m:r>
          </m:sub>
        </m:sSub>
      </m:oMath>
      <w:del w:id="3535" w:author="Bo Shen" w:date="2023-02-27T23:25:00Z">
        <w:r w:rsidDel="00587587">
          <w:rPr>
            <w:rFonts w:ascii="Times New Roman" w:hAnsi="Times New Roman" w:cs="Times New Roman"/>
          </w:rPr>
          <w:delText xml:space="preserve"> the two models can be described by the following equations (Eqs. </w:delText>
        </w:r>
      </w:del>
      <w:del w:id="3536" w:author="Bo Shen" w:date="2023-02-27T16:34:00Z">
        <w:r w:rsidDel="00DF5DCB">
          <w:rPr>
            <w:rFonts w:ascii="Times New Roman" w:hAnsi="Times New Roman" w:cs="Times New Roman"/>
          </w:rPr>
          <w:delText xml:space="preserve">10 </w:delText>
        </w:r>
      </w:del>
      <w:del w:id="3537" w:author="Bo Shen" w:date="2023-02-27T16:55:00Z">
        <w:r w:rsidDel="001A159E">
          <w:rPr>
            <w:rFonts w:ascii="Times New Roman" w:hAnsi="Times New Roman" w:cs="Times New Roman"/>
          </w:rPr>
          <w:delText xml:space="preserve">– </w:delText>
        </w:r>
      </w:del>
      <w:del w:id="3538" w:author="Bo Shen" w:date="2023-02-27T16:34:00Z">
        <w:r w:rsidDel="00DF5DCB">
          <w:rPr>
            <w:rFonts w:ascii="Times New Roman" w:hAnsi="Times New Roman" w:cs="Times New Roman"/>
          </w:rPr>
          <w:delText xml:space="preserve">12 </w:delText>
        </w:r>
      </w:del>
      <w:del w:id="3539" w:author="Bo Shen" w:date="2023-02-27T23:25:00Z">
        <w:r w:rsidDel="00587587">
          <w:rPr>
            <w:rFonts w:ascii="Times New Roman" w:hAnsi="Times New Roman" w:cs="Times New Roman"/>
          </w:rPr>
          <w:delText xml:space="preserve">for DNM and Eqs. </w:delText>
        </w:r>
      </w:del>
      <w:del w:id="3540" w:author="Bo Shen" w:date="2023-02-27T16:34:00Z">
        <w:r w:rsidDel="00DF5DCB">
          <w:rPr>
            <w:rFonts w:ascii="Times New Roman" w:hAnsi="Times New Roman" w:cs="Times New Roman"/>
          </w:rPr>
          <w:delText xml:space="preserve">13 </w:delText>
        </w:r>
      </w:del>
      <w:del w:id="3541" w:author="Bo Shen" w:date="2023-02-27T16:55:00Z">
        <w:r w:rsidDel="001A159E">
          <w:rPr>
            <w:rFonts w:ascii="Times New Roman" w:hAnsi="Times New Roman" w:cs="Times New Roman"/>
          </w:rPr>
          <w:delText xml:space="preserve">– </w:delText>
        </w:r>
      </w:del>
      <w:del w:id="3542" w:author="Bo Shen" w:date="2023-02-27T16:34:00Z">
        <w:r w:rsidDel="00DF5DCB">
          <w:rPr>
            <w:rFonts w:ascii="Times New Roman" w:hAnsi="Times New Roman" w:cs="Times New Roman"/>
          </w:rPr>
          <w:delText xml:space="preserve">15 </w:delText>
        </w:r>
      </w:del>
      <w:del w:id="3543" w:author="Bo Shen" w:date="2023-02-27T23:25:00Z">
        <w:r w:rsidDel="00587587">
          <w:rPr>
            <w:rFonts w:ascii="Times New Roman" w:hAnsi="Times New Roman" w:cs="Times New Roman"/>
          </w:rPr>
          <w:delText>for LDDM).</w:delText>
        </w:r>
      </w:del>
    </w:p>
    <w:p w14:paraId="45ACD70D" w14:textId="77777777" w:rsidR="00564B42" w:rsidDel="00587587" w:rsidRDefault="00564B42">
      <w:pPr>
        <w:spacing w:line="480" w:lineRule="auto"/>
        <w:jc w:val="both"/>
        <w:rPr>
          <w:del w:id="3544" w:author="Bo Shen" w:date="2023-02-27T23:25:00Z"/>
          <w:rFonts w:ascii="Times New Roman" w:hAnsi="Times New Roman" w:cs="Times New Roman"/>
        </w:rPr>
        <w:pPrChange w:id="3545" w:author="Bo Shen" w:date="2023-01-23T17:42:00Z">
          <w:pPr/>
        </w:pPrChange>
      </w:pPr>
      <w:del w:id="3546" w:author="Bo Shen" w:date="2023-02-27T23:25:00Z">
        <w:r w:rsidDel="00587587">
          <w:rPr>
            <w:rFonts w:ascii="Times New Roman" w:hAnsi="Times New Roman" w:cs="Times New Roman"/>
          </w:rPr>
          <w:delText>For DNM,</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47"/>
        <w:gridCol w:w="4457"/>
        <w:gridCol w:w="2956"/>
      </w:tblGrid>
      <w:tr w:rsidR="00564B42" w:rsidDel="00587587" w14:paraId="53A60923" w14:textId="77777777" w:rsidTr="00007227">
        <w:trPr>
          <w:del w:id="3547" w:author="Bo Shen" w:date="2023-02-27T23:25:00Z"/>
        </w:trPr>
        <w:tc>
          <w:tcPr>
            <w:tcW w:w="2065" w:type="dxa"/>
          </w:tcPr>
          <w:p w14:paraId="12C2F26E" w14:textId="77777777" w:rsidR="00564B42" w:rsidDel="00587587" w:rsidRDefault="00564B42">
            <w:pPr>
              <w:spacing w:line="480" w:lineRule="auto"/>
              <w:jc w:val="both"/>
              <w:rPr>
                <w:del w:id="3548" w:author="Bo Shen" w:date="2023-02-27T23:25:00Z"/>
                <w:rFonts w:ascii="Times New Roman" w:hAnsi="Times New Roman" w:cs="Times New Roman"/>
              </w:rPr>
              <w:pPrChange w:id="3549" w:author="Bo Shen" w:date="2023-01-23T17:42:00Z">
                <w:pPr/>
              </w:pPrChange>
            </w:pPr>
          </w:p>
        </w:tc>
        <w:tc>
          <w:tcPr>
            <w:tcW w:w="4168" w:type="dxa"/>
          </w:tcPr>
          <w:p w14:paraId="5BDB1E3B" w14:textId="77777777" w:rsidR="00564B42" w:rsidRPr="00481F27" w:rsidDel="00587587" w:rsidRDefault="00000000">
            <w:pPr>
              <w:spacing w:line="480" w:lineRule="auto"/>
              <w:jc w:val="both"/>
              <w:rPr>
                <w:del w:id="3550" w:author="Bo Shen" w:date="2023-02-27T23:25:00Z"/>
                <w:rFonts w:ascii="Times New Roman" w:hAnsi="Times New Roman" w:cs="Times New Roman"/>
              </w:rPr>
              <w:pPrChange w:id="3551" w:author="Bo Shen" w:date="2023-01-23T17:42:00Z">
                <w:pPr/>
              </w:pPrChange>
            </w:pPr>
            <m:oMathPara>
              <m:oMathParaPr>
                <m:jc m:val="left"/>
              </m:oMathParaPr>
              <m:oMath>
                <m:d>
                  <m:dPr>
                    <m:begChr m:val="{"/>
                    <m:endChr m:val=""/>
                    <m:ctrlPr>
                      <w:del w:id="3552" w:author="Bo Shen" w:date="2023-02-27T23:25:00Z">
                        <w:rPr>
                          <w:rFonts w:ascii="Cambria Math" w:hAnsi="Cambria Math" w:cs="Times New Roman"/>
                          <w:i/>
                        </w:rPr>
                      </w:del>
                    </m:ctrlPr>
                  </m:dPr>
                  <m:e>
                    <m:eqArr>
                      <m:eqArrPr>
                        <m:ctrlPr>
                          <w:del w:id="3553" w:author="Bo Shen" w:date="2023-02-27T23:25:00Z">
                            <w:rPr>
                              <w:rFonts w:ascii="Cambria Math" w:hAnsi="Cambria Math" w:cs="Times New Roman"/>
                              <w:i/>
                            </w:rPr>
                          </w:del>
                        </m:ctrlPr>
                      </m:eqArrPr>
                      <m:e>
                        <m:sSub>
                          <m:sSubPr>
                            <m:ctrlPr>
                              <w:del w:id="3554" w:author="Bo Shen" w:date="2023-02-27T23:25:00Z">
                                <w:rPr>
                                  <w:rFonts w:ascii="Cambria Math" w:hAnsi="Cambria Math" w:cs="Times New Roman"/>
                                  <w:i/>
                                </w:rPr>
                              </w:del>
                            </m:ctrlPr>
                          </m:sSubPr>
                          <m:e>
                            <m:r>
                              <w:del w:id="3555" w:author="Bo Shen" w:date="2023-02-27T23:25:00Z">
                                <w:rPr>
                                  <w:rFonts w:ascii="Cambria Math" w:hAnsi="Cambria Math" w:cs="Times New Roman"/>
                                </w:rPr>
                                <m:t>R</m:t>
                              </w:del>
                            </m:r>
                          </m:e>
                          <m:sub>
                            <m:r>
                              <w:del w:id="3556" w:author="Bo Shen" w:date="2023-02-27T23:25:00Z">
                                <w:rPr>
                                  <w:rFonts w:ascii="Cambria Math" w:hAnsi="Cambria Math" w:cs="Times New Roman"/>
                                </w:rPr>
                                <m:t>1</m:t>
                              </w:del>
                            </m:r>
                          </m:sub>
                        </m:sSub>
                        <m:r>
                          <w:del w:id="3557" w:author="Bo Shen" w:date="2023-02-27T23:25:00Z">
                            <w:rPr>
                              <w:rFonts w:ascii="Cambria Math" w:hAnsi="Cambria Math" w:cs="Times New Roman"/>
                            </w:rPr>
                            <m:t>+</m:t>
                          </w:del>
                        </m:r>
                        <m:sSub>
                          <m:sSubPr>
                            <m:ctrlPr>
                              <w:del w:id="3558" w:author="Bo Shen" w:date="2023-02-27T23:25:00Z">
                                <w:rPr>
                                  <w:rFonts w:ascii="Cambria Math" w:hAnsi="Cambria Math" w:cs="Times New Roman"/>
                                  <w:i/>
                                </w:rPr>
                              </w:del>
                            </m:ctrlPr>
                          </m:sSubPr>
                          <m:e>
                            <m:r>
                              <w:del w:id="3559" w:author="Bo Shen" w:date="2023-02-27T23:25:00Z">
                                <w:rPr>
                                  <w:rFonts w:ascii="Cambria Math" w:hAnsi="Cambria Math" w:cs="Times New Roman"/>
                                </w:rPr>
                                <m:t>R</m:t>
                              </w:del>
                            </m:r>
                          </m:e>
                          <m:sub>
                            <m:r>
                              <w:del w:id="3560" w:author="Bo Shen" w:date="2023-02-27T23:25:00Z">
                                <w:rPr>
                                  <w:rFonts w:ascii="Cambria Math" w:hAnsi="Cambria Math" w:cs="Times New Roman"/>
                                </w:rPr>
                                <m:t>2</m:t>
                              </w:del>
                            </m:r>
                          </m:sub>
                        </m:sSub>
                        <m:r>
                          <w:del w:id="3561" w:author="Bo Shen" w:date="2023-02-27T23:25:00Z">
                            <w:rPr>
                              <w:rFonts w:ascii="Cambria Math" w:hAnsi="Cambria Math" w:cs="Times New Roman"/>
                            </w:rPr>
                            <m:t>+</m:t>
                          </w:del>
                        </m:r>
                        <m:sSub>
                          <m:sSubPr>
                            <m:ctrlPr>
                              <w:del w:id="3562" w:author="Bo Shen" w:date="2023-02-27T23:25:00Z">
                                <w:rPr>
                                  <w:rFonts w:ascii="Cambria Math" w:hAnsi="Cambria Math" w:cs="Times New Roman"/>
                                  <w:i/>
                                </w:rPr>
                              </w:del>
                            </m:ctrlPr>
                          </m:sSubPr>
                          <m:e>
                            <m:r>
                              <w:del w:id="3563" w:author="Bo Shen" w:date="2023-02-27T23:25:00Z">
                                <w:rPr>
                                  <w:rFonts w:ascii="Cambria Math" w:hAnsi="Cambria Math" w:cs="Times New Roman"/>
                                </w:rPr>
                                <m:t>R</m:t>
                              </w:del>
                            </m:r>
                          </m:e>
                          <m:sub>
                            <m:r>
                              <w:del w:id="3564" w:author="Bo Shen" w:date="2023-02-27T23:25:00Z">
                                <w:rPr>
                                  <w:rFonts w:ascii="Cambria Math" w:hAnsi="Cambria Math" w:cs="Times New Roman"/>
                                </w:rPr>
                                <m:t>3</m:t>
                              </w:del>
                            </m:r>
                          </m:sub>
                        </m:sSub>
                        <m:r>
                          <w:del w:id="3565" w:author="Bo Shen" w:date="2023-02-27T23:25:00Z">
                            <w:rPr>
                              <w:rFonts w:ascii="Cambria Math" w:hAnsi="Cambria Math" w:cs="Times New Roman"/>
                            </w:rPr>
                            <m:t>-</m:t>
                          </w:del>
                        </m:r>
                        <m:f>
                          <m:fPr>
                            <m:ctrlPr>
                              <w:del w:id="3566" w:author="Bo Shen" w:date="2023-02-27T23:25:00Z">
                                <w:rPr>
                                  <w:rFonts w:ascii="Cambria Math" w:hAnsi="Cambria Math" w:cs="Times New Roman"/>
                                  <w:i/>
                                </w:rPr>
                              </w:del>
                            </m:ctrlPr>
                          </m:fPr>
                          <m:num>
                            <m:sSub>
                              <m:sSubPr>
                                <m:ctrlPr>
                                  <w:del w:id="3567" w:author="Bo Shen" w:date="2023-02-27T23:25:00Z">
                                    <w:rPr>
                                      <w:rFonts w:ascii="Cambria Math" w:hAnsi="Cambria Math" w:cs="Times New Roman"/>
                                      <w:i/>
                                    </w:rPr>
                                  </w:del>
                                </m:ctrlPr>
                              </m:sSubPr>
                              <m:e>
                                <m:sSub>
                                  <m:sSubPr>
                                    <m:ctrlPr>
                                      <w:del w:id="3568" w:author="Bo Shen" w:date="2023-02-27T23:25:00Z">
                                        <w:rPr>
                                          <w:rFonts w:ascii="Cambria Math" w:hAnsi="Cambria Math" w:cs="Times New Roman"/>
                                          <w:i/>
                                        </w:rPr>
                                      </w:del>
                                    </m:ctrlPr>
                                  </m:sSubPr>
                                  <m:e>
                                    <m:r>
                                      <w:del w:id="3569" w:author="Bo Shen" w:date="2023-02-27T23:25:00Z">
                                        <w:rPr>
                                          <w:rFonts w:ascii="Cambria Math" w:hAnsi="Cambria Math" w:cs="Times New Roman"/>
                                        </w:rPr>
                                        <m:t>R</m:t>
                                      </w:del>
                                    </m:r>
                                  </m:e>
                                  <m:sub>
                                    <m:r>
                                      <w:del w:id="3570" w:author="Bo Shen" w:date="2023-02-27T23:25:00Z">
                                        <w:rPr>
                                          <w:rFonts w:ascii="Cambria Math" w:hAnsi="Cambria Math" w:cs="Times New Roman"/>
                                        </w:rPr>
                                        <m:t>max</m:t>
                                      </w:del>
                                    </m:r>
                                  </m:sub>
                                </m:sSub>
                                <m:r>
                                  <w:del w:id="3571" w:author="Bo Shen" w:date="2023-02-27T23:25:00Z">
                                    <w:rPr>
                                      <w:rFonts w:ascii="Cambria Math" w:hAnsi="Cambria Math" w:cs="Times New Roman"/>
                                    </w:rPr>
                                    <m:t>(V</m:t>
                                  </w:del>
                                </m:r>
                              </m:e>
                              <m:sub>
                                <m:r>
                                  <w:del w:id="3572" w:author="Bo Shen" w:date="2023-02-27T23:25:00Z">
                                    <w:rPr>
                                      <w:rFonts w:ascii="Cambria Math" w:hAnsi="Cambria Math" w:cs="Times New Roman"/>
                                    </w:rPr>
                                    <m:t>1</m:t>
                                  </w:del>
                                </m:r>
                              </m:sub>
                            </m:sSub>
                            <m:r>
                              <w:del w:id="3573" w:author="Bo Shen" w:date="2023-02-27T23:25:00Z">
                                <w:rPr>
                                  <w:rFonts w:ascii="Cambria Math" w:hAnsi="Cambria Math" w:cs="Times New Roman"/>
                                </w:rPr>
                                <m:t>+B)</m:t>
                              </w:del>
                            </m:r>
                          </m:num>
                          <m:den>
                            <m:sSub>
                              <m:sSubPr>
                                <m:ctrlPr>
                                  <w:del w:id="3574" w:author="Bo Shen" w:date="2023-02-27T23:25:00Z">
                                    <w:rPr>
                                      <w:rFonts w:ascii="Cambria Math" w:hAnsi="Cambria Math" w:cs="Times New Roman"/>
                                      <w:i/>
                                    </w:rPr>
                                  </w:del>
                                </m:ctrlPr>
                              </m:sSubPr>
                              <m:e>
                                <m:r>
                                  <w:del w:id="3575" w:author="Bo Shen" w:date="2023-02-27T23:25:00Z">
                                    <w:rPr>
                                      <w:rFonts w:ascii="Cambria Math" w:hAnsi="Cambria Math" w:cs="Times New Roman"/>
                                    </w:rPr>
                                    <m:t>R</m:t>
                                  </w:del>
                                </m:r>
                              </m:e>
                              <m:sub>
                                <m:r>
                                  <w:del w:id="3576" w:author="Bo Shen" w:date="2023-02-27T23:25:00Z">
                                    <w:rPr>
                                      <w:rFonts w:ascii="Cambria Math" w:hAnsi="Cambria Math" w:cs="Times New Roman"/>
                                    </w:rPr>
                                    <m:t>1</m:t>
                                  </w:del>
                                </m:r>
                              </m:sub>
                            </m:sSub>
                          </m:den>
                        </m:f>
                        <m:r>
                          <w:del w:id="3577" w:author="Bo Shen" w:date="2023-02-27T23:25:00Z">
                            <w:rPr>
                              <w:rFonts w:ascii="Cambria Math" w:hAnsi="Cambria Math" w:cs="Times New Roman"/>
                            </w:rPr>
                            <m:t>=1</m:t>
                          </w:del>
                        </m:r>
                        <m:r>
                          <w:del w:id="3578" w:author="Bo Shen" w:date="2023-02-03T11:46:00Z">
                            <w:rPr>
                              <w:rFonts w:ascii="Cambria Math" w:hAnsi="Cambria Math" w:cs="Times New Roman"/>
                            </w:rPr>
                            <m:t>+</m:t>
                          </w:del>
                        </m:r>
                        <m:sSub>
                          <m:sSubPr>
                            <m:ctrlPr>
                              <w:del w:id="3579" w:author="Bo Shen" w:date="2023-02-03T11:46:00Z">
                                <w:rPr>
                                  <w:rFonts w:ascii="Cambria Math" w:hAnsi="Cambria Math" w:cs="Times New Roman"/>
                                  <w:i/>
                                </w:rPr>
                              </w:del>
                            </m:ctrlPr>
                          </m:sSubPr>
                          <m:e>
                            <m:r>
                              <w:del w:id="3580" w:author="Bo Shen" w:date="2023-02-03T11:46:00Z">
                                <w:rPr>
                                  <w:rFonts w:ascii="Cambria Math" w:hAnsi="Cambria Math" w:cs="Times New Roman"/>
                                </w:rPr>
                                <m:t>G</m:t>
                              </w:del>
                            </m:r>
                          </m:e>
                          <m:sub>
                            <m:r>
                              <w:del w:id="3581" w:author="Bo Shen" w:date="2023-02-03T11:46:00Z">
                                <w:rPr>
                                  <w:rFonts w:ascii="Cambria Math" w:hAnsi="Cambria Math" w:cs="Times New Roman"/>
                                </w:rPr>
                                <m:t>0</m:t>
                              </w:del>
                            </m:r>
                          </m:sub>
                        </m:sSub>
                        <m:r>
                          <w:del w:id="3582" w:author="Bo Shen" w:date="2023-02-27T23:25:00Z">
                            <w:rPr>
                              <w:rFonts w:ascii="Cambria Math" w:hAnsi="Cambria Math" w:cs="Times New Roman"/>
                            </w:rPr>
                            <m:t>;</m:t>
                          </w:del>
                        </m:r>
                      </m:e>
                      <m:e>
                        <m:sSub>
                          <m:sSubPr>
                            <m:ctrlPr>
                              <w:del w:id="3583" w:author="Bo Shen" w:date="2023-02-27T23:25:00Z">
                                <w:rPr>
                                  <w:rFonts w:ascii="Cambria Math" w:hAnsi="Cambria Math" w:cs="Times New Roman"/>
                                  <w:i/>
                                </w:rPr>
                              </w:del>
                            </m:ctrlPr>
                          </m:sSubPr>
                          <m:e>
                            <m:r>
                              <w:del w:id="3584" w:author="Bo Shen" w:date="2023-02-27T23:25:00Z">
                                <w:rPr>
                                  <w:rFonts w:ascii="Cambria Math" w:hAnsi="Cambria Math" w:cs="Times New Roman"/>
                                </w:rPr>
                                <m:t>R</m:t>
                              </w:del>
                            </m:r>
                          </m:e>
                          <m:sub>
                            <m:r>
                              <w:del w:id="3585" w:author="Bo Shen" w:date="2023-02-27T23:25:00Z">
                                <w:rPr>
                                  <w:rFonts w:ascii="Cambria Math" w:hAnsi="Cambria Math" w:cs="Times New Roman"/>
                                </w:rPr>
                                <m:t>2</m:t>
                              </w:del>
                            </m:r>
                          </m:sub>
                        </m:sSub>
                        <m:r>
                          <w:del w:id="3586" w:author="Bo Shen" w:date="2023-02-27T23:25:00Z">
                            <w:rPr>
                              <w:rFonts w:ascii="Cambria Math" w:hAnsi="Cambria Math" w:cs="Times New Roman"/>
                            </w:rPr>
                            <m:t>+</m:t>
                          </w:del>
                        </m:r>
                        <m:sSub>
                          <m:sSubPr>
                            <m:ctrlPr>
                              <w:del w:id="3587" w:author="Bo Shen" w:date="2023-02-27T23:25:00Z">
                                <w:rPr>
                                  <w:rFonts w:ascii="Cambria Math" w:hAnsi="Cambria Math" w:cs="Times New Roman"/>
                                  <w:i/>
                                </w:rPr>
                              </w:del>
                            </m:ctrlPr>
                          </m:sSubPr>
                          <m:e>
                            <m:r>
                              <w:del w:id="3588" w:author="Bo Shen" w:date="2023-02-27T23:25:00Z">
                                <w:rPr>
                                  <w:rFonts w:ascii="Cambria Math" w:hAnsi="Cambria Math" w:cs="Times New Roman"/>
                                </w:rPr>
                                <m:t>R</m:t>
                              </w:del>
                            </m:r>
                          </m:e>
                          <m:sub>
                            <m:r>
                              <w:del w:id="3589" w:author="Bo Shen" w:date="2023-02-27T23:25:00Z">
                                <w:rPr>
                                  <w:rFonts w:ascii="Cambria Math" w:hAnsi="Cambria Math" w:cs="Times New Roman"/>
                                </w:rPr>
                                <m:t>1</m:t>
                              </w:del>
                            </m:r>
                          </m:sub>
                        </m:sSub>
                        <m:r>
                          <w:del w:id="3590" w:author="Bo Shen" w:date="2023-02-27T23:25:00Z">
                            <w:rPr>
                              <w:rFonts w:ascii="Cambria Math" w:hAnsi="Cambria Math" w:cs="Times New Roman"/>
                            </w:rPr>
                            <m:t>+</m:t>
                          </w:del>
                        </m:r>
                        <m:sSub>
                          <m:sSubPr>
                            <m:ctrlPr>
                              <w:del w:id="3591" w:author="Bo Shen" w:date="2023-02-27T23:25:00Z">
                                <w:rPr>
                                  <w:rFonts w:ascii="Cambria Math" w:hAnsi="Cambria Math" w:cs="Times New Roman"/>
                                  <w:i/>
                                </w:rPr>
                              </w:del>
                            </m:ctrlPr>
                          </m:sSubPr>
                          <m:e>
                            <m:r>
                              <w:del w:id="3592" w:author="Bo Shen" w:date="2023-02-27T23:25:00Z">
                                <w:rPr>
                                  <w:rFonts w:ascii="Cambria Math" w:hAnsi="Cambria Math" w:cs="Times New Roman"/>
                                </w:rPr>
                                <m:t>R</m:t>
                              </w:del>
                            </m:r>
                          </m:e>
                          <m:sub>
                            <m:r>
                              <w:del w:id="3593" w:author="Bo Shen" w:date="2023-02-27T23:25:00Z">
                                <w:rPr>
                                  <w:rFonts w:ascii="Cambria Math" w:hAnsi="Cambria Math" w:cs="Times New Roman"/>
                                </w:rPr>
                                <m:t>3</m:t>
                              </w:del>
                            </m:r>
                          </m:sub>
                        </m:sSub>
                        <m:r>
                          <w:del w:id="3594" w:author="Bo Shen" w:date="2023-02-27T23:25:00Z">
                            <w:rPr>
                              <w:rFonts w:ascii="Cambria Math" w:hAnsi="Cambria Math" w:cs="Times New Roman"/>
                            </w:rPr>
                            <m:t>-</m:t>
                          </w:del>
                        </m:r>
                        <m:f>
                          <m:fPr>
                            <m:ctrlPr>
                              <w:del w:id="3595" w:author="Bo Shen" w:date="2023-02-27T23:25:00Z">
                                <w:rPr>
                                  <w:rFonts w:ascii="Cambria Math" w:hAnsi="Cambria Math" w:cs="Times New Roman"/>
                                  <w:i/>
                                </w:rPr>
                              </w:del>
                            </m:ctrlPr>
                          </m:fPr>
                          <m:num>
                            <m:sSub>
                              <m:sSubPr>
                                <m:ctrlPr>
                                  <w:del w:id="3596" w:author="Bo Shen" w:date="2023-02-27T23:25:00Z">
                                    <w:rPr>
                                      <w:rFonts w:ascii="Cambria Math" w:hAnsi="Cambria Math" w:cs="Times New Roman"/>
                                      <w:i/>
                                    </w:rPr>
                                  </w:del>
                                </m:ctrlPr>
                              </m:sSubPr>
                              <m:e>
                                <m:sSub>
                                  <m:sSubPr>
                                    <m:ctrlPr>
                                      <w:del w:id="3597" w:author="Bo Shen" w:date="2023-02-27T23:25:00Z">
                                        <w:rPr>
                                          <w:rFonts w:ascii="Cambria Math" w:hAnsi="Cambria Math" w:cs="Times New Roman"/>
                                          <w:i/>
                                        </w:rPr>
                                      </w:del>
                                    </m:ctrlPr>
                                  </m:sSubPr>
                                  <m:e>
                                    <m:r>
                                      <w:del w:id="3598" w:author="Bo Shen" w:date="2023-02-27T23:25:00Z">
                                        <w:rPr>
                                          <w:rFonts w:ascii="Cambria Math" w:hAnsi="Cambria Math" w:cs="Times New Roman"/>
                                        </w:rPr>
                                        <m:t>R</m:t>
                                      </w:del>
                                    </m:r>
                                  </m:e>
                                  <m:sub>
                                    <m:r>
                                      <w:del w:id="3599" w:author="Bo Shen" w:date="2023-02-27T23:25:00Z">
                                        <w:rPr>
                                          <w:rFonts w:ascii="Cambria Math" w:hAnsi="Cambria Math" w:cs="Times New Roman"/>
                                        </w:rPr>
                                        <m:t>max</m:t>
                                      </w:del>
                                    </m:r>
                                  </m:sub>
                                </m:sSub>
                                <m:r>
                                  <w:del w:id="3600" w:author="Bo Shen" w:date="2023-02-27T23:25:00Z">
                                    <w:rPr>
                                      <w:rFonts w:ascii="Cambria Math" w:hAnsi="Cambria Math" w:cs="Times New Roman"/>
                                    </w:rPr>
                                    <m:t>(V</m:t>
                                  </w:del>
                                </m:r>
                              </m:e>
                              <m:sub>
                                <m:r>
                                  <w:del w:id="3601" w:author="Bo Shen" w:date="2023-02-27T23:25:00Z">
                                    <w:rPr>
                                      <w:rFonts w:ascii="Cambria Math" w:hAnsi="Cambria Math" w:cs="Times New Roman"/>
                                    </w:rPr>
                                    <m:t>2</m:t>
                                  </w:del>
                                </m:r>
                              </m:sub>
                            </m:sSub>
                            <m:r>
                              <w:del w:id="3602" w:author="Bo Shen" w:date="2023-02-27T23:25:00Z">
                                <w:rPr>
                                  <w:rFonts w:ascii="Cambria Math" w:hAnsi="Cambria Math" w:cs="Times New Roman"/>
                                </w:rPr>
                                <m:t>+B)</m:t>
                              </w:del>
                            </m:r>
                          </m:num>
                          <m:den>
                            <m:sSub>
                              <m:sSubPr>
                                <m:ctrlPr>
                                  <w:del w:id="3603" w:author="Bo Shen" w:date="2023-02-27T23:25:00Z">
                                    <w:rPr>
                                      <w:rFonts w:ascii="Cambria Math" w:hAnsi="Cambria Math" w:cs="Times New Roman"/>
                                      <w:i/>
                                    </w:rPr>
                                  </w:del>
                                </m:ctrlPr>
                              </m:sSubPr>
                              <m:e>
                                <m:r>
                                  <w:del w:id="3604" w:author="Bo Shen" w:date="2023-02-27T23:25:00Z">
                                    <w:rPr>
                                      <w:rFonts w:ascii="Cambria Math" w:hAnsi="Cambria Math" w:cs="Times New Roman"/>
                                    </w:rPr>
                                    <m:t>R</m:t>
                                  </w:del>
                                </m:r>
                              </m:e>
                              <m:sub>
                                <m:r>
                                  <w:del w:id="3605" w:author="Bo Shen" w:date="2023-02-27T23:25:00Z">
                                    <w:rPr>
                                      <w:rFonts w:ascii="Cambria Math" w:hAnsi="Cambria Math" w:cs="Times New Roman"/>
                                    </w:rPr>
                                    <m:t>2</m:t>
                                  </w:del>
                                </m:r>
                              </m:sub>
                            </m:sSub>
                          </m:den>
                        </m:f>
                        <m:r>
                          <w:del w:id="3606" w:author="Bo Shen" w:date="2023-02-27T23:25:00Z">
                            <w:rPr>
                              <w:rFonts w:ascii="Cambria Math" w:hAnsi="Cambria Math" w:cs="Times New Roman"/>
                            </w:rPr>
                            <m:t>=1</m:t>
                          </w:del>
                        </m:r>
                        <m:r>
                          <w:del w:id="3607" w:author="Bo Shen" w:date="2023-02-03T11:46:00Z">
                            <w:rPr>
                              <w:rFonts w:ascii="Cambria Math" w:hAnsi="Cambria Math" w:cs="Times New Roman"/>
                            </w:rPr>
                            <m:t>+</m:t>
                          </w:del>
                        </m:r>
                        <m:sSub>
                          <m:sSubPr>
                            <m:ctrlPr>
                              <w:del w:id="3608" w:author="Bo Shen" w:date="2023-02-03T11:46:00Z">
                                <w:rPr>
                                  <w:rFonts w:ascii="Cambria Math" w:hAnsi="Cambria Math" w:cs="Times New Roman"/>
                                  <w:i/>
                                </w:rPr>
                              </w:del>
                            </m:ctrlPr>
                          </m:sSubPr>
                          <m:e>
                            <m:r>
                              <w:del w:id="3609" w:author="Bo Shen" w:date="2023-02-03T11:46:00Z">
                                <w:rPr>
                                  <w:rFonts w:ascii="Cambria Math" w:hAnsi="Cambria Math" w:cs="Times New Roman"/>
                                </w:rPr>
                                <m:t>G</m:t>
                              </w:del>
                            </m:r>
                          </m:e>
                          <m:sub>
                            <m:r>
                              <w:del w:id="3610" w:author="Bo Shen" w:date="2023-02-03T11:46:00Z">
                                <w:rPr>
                                  <w:rFonts w:ascii="Cambria Math" w:hAnsi="Cambria Math" w:cs="Times New Roman"/>
                                </w:rPr>
                                <m:t>0</m:t>
                              </w:del>
                            </m:r>
                          </m:sub>
                        </m:sSub>
                        <m:r>
                          <w:del w:id="3611" w:author="Bo Shen" w:date="2023-02-27T23:25:00Z">
                            <w:rPr>
                              <w:rFonts w:ascii="Cambria Math" w:hAnsi="Cambria Math" w:cs="Times New Roman"/>
                            </w:rPr>
                            <m:t>;</m:t>
                          </w:del>
                        </m:r>
                        <m:ctrlPr>
                          <w:del w:id="3612" w:author="Bo Shen" w:date="2023-02-27T23:25:00Z">
                            <w:rPr>
                              <w:rFonts w:ascii="Cambria Math" w:eastAsia="Cambria Math" w:hAnsi="Cambria Math" w:cs="Cambria Math"/>
                              <w:i/>
                            </w:rPr>
                          </w:del>
                        </m:ctrlPr>
                      </m:e>
                      <m:e>
                        <m:sSub>
                          <m:sSubPr>
                            <m:ctrlPr>
                              <w:del w:id="3613" w:author="Bo Shen" w:date="2023-02-27T23:25:00Z">
                                <w:rPr>
                                  <w:rFonts w:ascii="Cambria Math" w:hAnsi="Cambria Math" w:cs="Times New Roman"/>
                                  <w:i/>
                                </w:rPr>
                              </w:del>
                            </m:ctrlPr>
                          </m:sSubPr>
                          <m:e>
                            <m:r>
                              <w:del w:id="3614" w:author="Bo Shen" w:date="2023-02-27T23:25:00Z">
                                <w:rPr>
                                  <w:rFonts w:ascii="Cambria Math" w:hAnsi="Cambria Math" w:cs="Times New Roman"/>
                                </w:rPr>
                                <m:t>R</m:t>
                              </w:del>
                            </m:r>
                          </m:e>
                          <m:sub>
                            <m:r>
                              <w:del w:id="3615" w:author="Bo Shen" w:date="2023-02-27T23:25:00Z">
                                <w:rPr>
                                  <w:rFonts w:ascii="Cambria Math" w:hAnsi="Cambria Math" w:cs="Times New Roman"/>
                                </w:rPr>
                                <m:t>3</m:t>
                              </w:del>
                            </m:r>
                          </m:sub>
                        </m:sSub>
                        <m:r>
                          <w:del w:id="3616" w:author="Bo Shen" w:date="2023-02-27T23:25:00Z">
                            <w:rPr>
                              <w:rFonts w:ascii="Cambria Math" w:hAnsi="Cambria Math" w:cs="Times New Roman"/>
                            </w:rPr>
                            <m:t>+</m:t>
                          </w:del>
                        </m:r>
                        <m:sSub>
                          <m:sSubPr>
                            <m:ctrlPr>
                              <w:del w:id="3617" w:author="Bo Shen" w:date="2023-02-27T23:25:00Z">
                                <w:rPr>
                                  <w:rFonts w:ascii="Cambria Math" w:hAnsi="Cambria Math" w:cs="Times New Roman"/>
                                  <w:i/>
                                </w:rPr>
                              </w:del>
                            </m:ctrlPr>
                          </m:sSubPr>
                          <m:e>
                            <m:r>
                              <w:del w:id="3618" w:author="Bo Shen" w:date="2023-02-27T23:25:00Z">
                                <w:rPr>
                                  <w:rFonts w:ascii="Cambria Math" w:hAnsi="Cambria Math" w:cs="Times New Roman"/>
                                </w:rPr>
                                <m:t>R</m:t>
                              </w:del>
                            </m:r>
                          </m:e>
                          <m:sub>
                            <m:r>
                              <w:del w:id="3619" w:author="Bo Shen" w:date="2023-02-27T23:25:00Z">
                                <w:rPr>
                                  <w:rFonts w:ascii="Cambria Math" w:hAnsi="Cambria Math" w:cs="Times New Roman"/>
                                </w:rPr>
                                <m:t>1</m:t>
                              </w:del>
                            </m:r>
                          </m:sub>
                        </m:sSub>
                        <m:r>
                          <w:del w:id="3620" w:author="Bo Shen" w:date="2023-02-27T23:25:00Z">
                            <w:rPr>
                              <w:rFonts w:ascii="Cambria Math" w:hAnsi="Cambria Math" w:cs="Times New Roman"/>
                            </w:rPr>
                            <m:t>+</m:t>
                          </w:del>
                        </m:r>
                        <m:sSub>
                          <m:sSubPr>
                            <m:ctrlPr>
                              <w:del w:id="3621" w:author="Bo Shen" w:date="2023-02-27T23:25:00Z">
                                <w:rPr>
                                  <w:rFonts w:ascii="Cambria Math" w:hAnsi="Cambria Math" w:cs="Times New Roman"/>
                                  <w:i/>
                                </w:rPr>
                              </w:del>
                            </m:ctrlPr>
                          </m:sSubPr>
                          <m:e>
                            <m:r>
                              <w:del w:id="3622" w:author="Bo Shen" w:date="2023-02-27T23:25:00Z">
                                <w:rPr>
                                  <w:rFonts w:ascii="Cambria Math" w:hAnsi="Cambria Math" w:cs="Times New Roman"/>
                                </w:rPr>
                                <m:t>R</m:t>
                              </w:del>
                            </m:r>
                          </m:e>
                          <m:sub>
                            <m:r>
                              <w:del w:id="3623" w:author="Bo Shen" w:date="2023-02-27T23:25:00Z">
                                <w:rPr>
                                  <w:rFonts w:ascii="Cambria Math" w:hAnsi="Cambria Math" w:cs="Times New Roman"/>
                                </w:rPr>
                                <m:t>2</m:t>
                              </w:del>
                            </m:r>
                          </m:sub>
                        </m:sSub>
                        <m:r>
                          <w:del w:id="3624" w:author="Bo Shen" w:date="2023-02-27T23:25:00Z">
                            <w:rPr>
                              <w:rFonts w:ascii="Cambria Math" w:hAnsi="Cambria Math" w:cs="Times New Roman"/>
                            </w:rPr>
                            <m:t>-</m:t>
                          </w:del>
                        </m:r>
                        <m:f>
                          <m:fPr>
                            <m:ctrlPr>
                              <w:del w:id="3625" w:author="Bo Shen" w:date="2023-02-27T23:25:00Z">
                                <w:rPr>
                                  <w:rFonts w:ascii="Cambria Math" w:hAnsi="Cambria Math" w:cs="Times New Roman"/>
                                  <w:i/>
                                </w:rPr>
                              </w:del>
                            </m:ctrlPr>
                          </m:fPr>
                          <m:num>
                            <m:sSub>
                              <m:sSubPr>
                                <m:ctrlPr>
                                  <w:del w:id="3626" w:author="Bo Shen" w:date="2023-02-27T23:25:00Z">
                                    <w:rPr>
                                      <w:rFonts w:ascii="Cambria Math" w:hAnsi="Cambria Math" w:cs="Times New Roman"/>
                                      <w:i/>
                                    </w:rPr>
                                  </w:del>
                                </m:ctrlPr>
                              </m:sSubPr>
                              <m:e>
                                <m:sSub>
                                  <m:sSubPr>
                                    <m:ctrlPr>
                                      <w:del w:id="3627" w:author="Bo Shen" w:date="2023-02-27T23:25:00Z">
                                        <w:rPr>
                                          <w:rFonts w:ascii="Cambria Math" w:hAnsi="Cambria Math" w:cs="Times New Roman"/>
                                          <w:i/>
                                        </w:rPr>
                                      </w:del>
                                    </m:ctrlPr>
                                  </m:sSubPr>
                                  <m:e>
                                    <m:r>
                                      <w:del w:id="3628" w:author="Bo Shen" w:date="2023-02-27T23:25:00Z">
                                        <w:rPr>
                                          <w:rFonts w:ascii="Cambria Math" w:hAnsi="Cambria Math" w:cs="Times New Roman"/>
                                        </w:rPr>
                                        <m:t>R</m:t>
                                      </w:del>
                                    </m:r>
                                  </m:e>
                                  <m:sub>
                                    <m:r>
                                      <w:del w:id="3629" w:author="Bo Shen" w:date="2023-02-27T23:25:00Z">
                                        <w:rPr>
                                          <w:rFonts w:ascii="Cambria Math" w:hAnsi="Cambria Math" w:cs="Times New Roman"/>
                                        </w:rPr>
                                        <m:t>max</m:t>
                                      </w:del>
                                    </m:r>
                                  </m:sub>
                                </m:sSub>
                                <m:r>
                                  <w:del w:id="3630" w:author="Bo Shen" w:date="2023-02-27T23:25:00Z">
                                    <w:rPr>
                                      <w:rFonts w:ascii="Cambria Math" w:hAnsi="Cambria Math" w:cs="Times New Roman"/>
                                    </w:rPr>
                                    <m:t>(V</m:t>
                                  </w:del>
                                </m:r>
                              </m:e>
                              <m:sub>
                                <m:r>
                                  <w:del w:id="3631" w:author="Bo Shen" w:date="2023-02-27T23:25:00Z">
                                    <w:rPr>
                                      <w:rFonts w:ascii="Cambria Math" w:hAnsi="Cambria Math" w:cs="Times New Roman"/>
                                    </w:rPr>
                                    <m:t>3</m:t>
                                  </w:del>
                                </m:r>
                              </m:sub>
                            </m:sSub>
                            <m:r>
                              <w:del w:id="3632" w:author="Bo Shen" w:date="2023-02-27T23:25:00Z">
                                <w:rPr>
                                  <w:rFonts w:ascii="Cambria Math" w:hAnsi="Cambria Math" w:cs="Times New Roman"/>
                                </w:rPr>
                                <m:t>+B)</m:t>
                              </w:del>
                            </m:r>
                          </m:num>
                          <m:den>
                            <m:sSub>
                              <m:sSubPr>
                                <m:ctrlPr>
                                  <w:del w:id="3633" w:author="Bo Shen" w:date="2023-02-27T23:25:00Z">
                                    <w:rPr>
                                      <w:rFonts w:ascii="Cambria Math" w:hAnsi="Cambria Math" w:cs="Times New Roman"/>
                                      <w:i/>
                                    </w:rPr>
                                  </w:del>
                                </m:ctrlPr>
                              </m:sSubPr>
                              <m:e>
                                <m:r>
                                  <w:del w:id="3634" w:author="Bo Shen" w:date="2023-02-27T23:25:00Z">
                                    <w:rPr>
                                      <w:rFonts w:ascii="Cambria Math" w:hAnsi="Cambria Math" w:cs="Times New Roman"/>
                                    </w:rPr>
                                    <m:t>R</m:t>
                                  </w:del>
                                </m:r>
                              </m:e>
                              <m:sub>
                                <m:r>
                                  <w:del w:id="3635" w:author="Bo Shen" w:date="2023-02-27T23:25:00Z">
                                    <w:rPr>
                                      <w:rFonts w:ascii="Cambria Math" w:hAnsi="Cambria Math" w:cs="Times New Roman"/>
                                    </w:rPr>
                                    <m:t>3</m:t>
                                  </w:del>
                                </m:r>
                              </m:sub>
                            </m:sSub>
                          </m:den>
                        </m:f>
                        <m:r>
                          <w:del w:id="3636" w:author="Bo Shen" w:date="2023-02-27T23:25:00Z">
                            <w:rPr>
                              <w:rFonts w:ascii="Cambria Math" w:hAnsi="Cambria Math" w:cs="Times New Roman"/>
                            </w:rPr>
                            <m:t>=1</m:t>
                          </w:del>
                        </m:r>
                        <m:r>
                          <w:del w:id="3637" w:author="Bo Shen" w:date="2023-02-03T11:46:00Z">
                            <w:rPr>
                              <w:rFonts w:ascii="Cambria Math" w:hAnsi="Cambria Math" w:cs="Times New Roman"/>
                            </w:rPr>
                            <m:t>+</m:t>
                          </w:del>
                        </m:r>
                        <m:sSub>
                          <m:sSubPr>
                            <m:ctrlPr>
                              <w:del w:id="3638" w:author="Bo Shen" w:date="2023-02-03T11:46:00Z">
                                <w:rPr>
                                  <w:rFonts w:ascii="Cambria Math" w:hAnsi="Cambria Math" w:cs="Times New Roman"/>
                                  <w:i/>
                                </w:rPr>
                              </w:del>
                            </m:ctrlPr>
                          </m:sSubPr>
                          <m:e>
                            <m:r>
                              <w:del w:id="3639" w:author="Bo Shen" w:date="2023-02-03T11:46:00Z">
                                <w:rPr>
                                  <w:rFonts w:ascii="Cambria Math" w:hAnsi="Cambria Math" w:cs="Times New Roman"/>
                                </w:rPr>
                                <m:t>G</m:t>
                              </w:del>
                            </m:r>
                          </m:e>
                          <m:sub>
                            <m:r>
                              <w:del w:id="3640" w:author="Bo Shen" w:date="2023-02-03T11:46:00Z">
                                <w:rPr>
                                  <w:rFonts w:ascii="Cambria Math" w:hAnsi="Cambria Math" w:cs="Times New Roman"/>
                                </w:rPr>
                                <m:t>0</m:t>
                              </w:del>
                            </m:r>
                          </m:sub>
                        </m:sSub>
                        <m:r>
                          <w:del w:id="3641" w:author="Bo Shen" w:date="2023-02-27T23:25:00Z">
                            <w:rPr>
                              <w:rFonts w:ascii="Cambria Math" w:hAnsi="Cambria Math" w:cs="Times New Roman"/>
                            </w:rPr>
                            <m:t>.</m:t>
                          </w:del>
                        </m:r>
                      </m:e>
                    </m:eqArr>
                  </m:e>
                </m:d>
              </m:oMath>
            </m:oMathPara>
          </w:p>
        </w:tc>
        <w:tc>
          <w:tcPr>
            <w:tcW w:w="3117" w:type="dxa"/>
            <w:vAlign w:val="center"/>
          </w:tcPr>
          <w:p w14:paraId="0023A716" w14:textId="77777777" w:rsidR="00564B42" w:rsidDel="00587587" w:rsidRDefault="00564B42">
            <w:pPr>
              <w:spacing w:line="480" w:lineRule="auto"/>
              <w:jc w:val="both"/>
              <w:rPr>
                <w:del w:id="3642" w:author="Bo Shen" w:date="2023-02-27T23:25:00Z"/>
                <w:rFonts w:ascii="Times New Roman" w:hAnsi="Times New Roman" w:cs="Times New Roman"/>
              </w:rPr>
              <w:pPrChange w:id="3643" w:author="Bo Shen" w:date="2023-01-23T17:42:00Z">
                <w:pPr>
                  <w:spacing w:line="600" w:lineRule="auto"/>
                  <w:jc w:val="right"/>
                </w:pPr>
              </w:pPrChange>
            </w:pPr>
            <w:del w:id="3644" w:author="Bo Shen" w:date="2023-02-27T23:25:00Z">
              <w:r w:rsidDel="00587587">
                <w:rPr>
                  <w:rFonts w:ascii="Times New Roman" w:hAnsi="Times New Roman" w:cs="Times New Roman"/>
                </w:rPr>
                <w:delText>(</w:delText>
              </w:r>
            </w:del>
            <w:del w:id="3645" w:author="Bo Shen" w:date="2023-02-27T16:33:00Z">
              <w:r w:rsidDel="00DF5DCB">
                <w:rPr>
                  <w:rFonts w:ascii="Times New Roman" w:hAnsi="Times New Roman" w:cs="Times New Roman"/>
                </w:rPr>
                <w:delText>10</w:delText>
              </w:r>
            </w:del>
            <w:del w:id="3646" w:author="Bo Shen" w:date="2023-02-27T23:25:00Z">
              <w:r w:rsidDel="00587587">
                <w:rPr>
                  <w:rFonts w:ascii="Times New Roman" w:hAnsi="Times New Roman" w:cs="Times New Roman"/>
                </w:rPr>
                <w:delText>)</w:delText>
              </w:r>
            </w:del>
          </w:p>
          <w:p w14:paraId="72CDAED0" w14:textId="77777777" w:rsidR="00564B42" w:rsidDel="00587587" w:rsidRDefault="00564B42">
            <w:pPr>
              <w:spacing w:line="480" w:lineRule="auto"/>
              <w:jc w:val="both"/>
              <w:rPr>
                <w:del w:id="3647" w:author="Bo Shen" w:date="2023-02-27T23:25:00Z"/>
                <w:rFonts w:ascii="Times New Roman" w:hAnsi="Times New Roman" w:cs="Times New Roman"/>
              </w:rPr>
              <w:pPrChange w:id="3648" w:author="Bo Shen" w:date="2023-01-23T17:42:00Z">
                <w:pPr>
                  <w:spacing w:line="600" w:lineRule="auto"/>
                  <w:jc w:val="right"/>
                </w:pPr>
              </w:pPrChange>
            </w:pPr>
            <w:del w:id="3649" w:author="Bo Shen" w:date="2023-02-27T23:25:00Z">
              <w:r w:rsidDel="00587587">
                <w:rPr>
                  <w:rFonts w:ascii="Times New Roman" w:hAnsi="Times New Roman" w:cs="Times New Roman"/>
                </w:rPr>
                <w:delText>(</w:delText>
              </w:r>
            </w:del>
            <w:del w:id="3650" w:author="Bo Shen" w:date="2023-02-27T16:33:00Z">
              <w:r w:rsidDel="00DF5DCB">
                <w:rPr>
                  <w:rFonts w:ascii="Times New Roman" w:hAnsi="Times New Roman" w:cs="Times New Roman"/>
                </w:rPr>
                <w:delText>11</w:delText>
              </w:r>
            </w:del>
            <w:del w:id="3651" w:author="Bo Shen" w:date="2023-02-27T23:25:00Z">
              <w:r w:rsidDel="00587587">
                <w:rPr>
                  <w:rFonts w:ascii="Times New Roman" w:hAnsi="Times New Roman" w:cs="Times New Roman"/>
                </w:rPr>
                <w:delText>)</w:delText>
              </w:r>
            </w:del>
          </w:p>
          <w:p w14:paraId="57B847C4" w14:textId="77777777" w:rsidR="00564B42" w:rsidDel="00587587" w:rsidRDefault="00564B42">
            <w:pPr>
              <w:spacing w:line="480" w:lineRule="auto"/>
              <w:jc w:val="both"/>
              <w:rPr>
                <w:del w:id="3652" w:author="Bo Shen" w:date="2023-02-27T23:25:00Z"/>
                <w:rFonts w:ascii="Times New Roman" w:hAnsi="Times New Roman" w:cs="Times New Roman"/>
              </w:rPr>
              <w:pPrChange w:id="3653" w:author="Bo Shen" w:date="2023-01-23T17:42:00Z">
                <w:pPr>
                  <w:spacing w:line="600" w:lineRule="auto"/>
                  <w:jc w:val="right"/>
                </w:pPr>
              </w:pPrChange>
            </w:pPr>
            <w:del w:id="3654" w:author="Bo Shen" w:date="2023-02-27T23:25:00Z">
              <w:r w:rsidDel="00587587">
                <w:rPr>
                  <w:rFonts w:ascii="Times New Roman" w:hAnsi="Times New Roman" w:cs="Times New Roman"/>
                </w:rPr>
                <w:delText>(</w:delText>
              </w:r>
            </w:del>
            <w:del w:id="3655" w:author="Bo Shen" w:date="2023-02-27T16:33:00Z">
              <w:r w:rsidDel="00DF5DCB">
                <w:rPr>
                  <w:rFonts w:ascii="Times New Roman" w:hAnsi="Times New Roman" w:cs="Times New Roman"/>
                </w:rPr>
                <w:delText>12</w:delText>
              </w:r>
            </w:del>
            <w:del w:id="3656" w:author="Bo Shen" w:date="2023-02-27T23:25:00Z">
              <w:r w:rsidDel="00587587">
                <w:rPr>
                  <w:rFonts w:ascii="Times New Roman" w:hAnsi="Times New Roman" w:cs="Times New Roman"/>
                </w:rPr>
                <w:delText>)</w:delText>
              </w:r>
            </w:del>
          </w:p>
        </w:tc>
      </w:tr>
    </w:tbl>
    <w:p w14:paraId="23B962E0" w14:textId="77777777" w:rsidR="00564B42" w:rsidDel="00587587" w:rsidRDefault="00564B42">
      <w:pPr>
        <w:spacing w:line="480" w:lineRule="auto"/>
        <w:jc w:val="both"/>
        <w:rPr>
          <w:del w:id="3657" w:author="Bo Shen" w:date="2023-02-27T23:25:00Z"/>
          <w:rFonts w:ascii="Times New Roman" w:hAnsi="Times New Roman" w:cs="Times New Roman"/>
        </w:rPr>
        <w:pPrChange w:id="3658" w:author="Bo Shen" w:date="2023-01-23T17:42:00Z">
          <w:pPr/>
        </w:pPrChange>
      </w:pPr>
      <w:del w:id="3659" w:author="Bo Shen" w:date="2023-02-27T23:25:00Z">
        <w:r w:rsidDel="00587587">
          <w:rPr>
            <w:rFonts w:ascii="Times New Roman" w:hAnsi="Times New Roman" w:cs="Times New Roman"/>
          </w:rPr>
          <w:delText>For LDDM,</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1"/>
        <w:gridCol w:w="4894"/>
        <w:gridCol w:w="2705"/>
      </w:tblGrid>
      <w:tr w:rsidR="00564B42" w:rsidDel="00587587" w14:paraId="2A77D628" w14:textId="77777777" w:rsidTr="00007227">
        <w:trPr>
          <w:del w:id="3660" w:author="Bo Shen" w:date="2023-02-27T23:25:00Z"/>
        </w:trPr>
        <w:tc>
          <w:tcPr>
            <w:tcW w:w="2065" w:type="dxa"/>
          </w:tcPr>
          <w:p w14:paraId="1A12F914" w14:textId="77777777" w:rsidR="00564B42" w:rsidDel="00587587" w:rsidRDefault="00564B42">
            <w:pPr>
              <w:spacing w:line="480" w:lineRule="auto"/>
              <w:jc w:val="both"/>
              <w:rPr>
                <w:del w:id="3661" w:author="Bo Shen" w:date="2023-02-27T23:25:00Z"/>
                <w:rFonts w:ascii="Times New Roman" w:hAnsi="Times New Roman" w:cs="Times New Roman"/>
              </w:rPr>
              <w:pPrChange w:id="3662" w:author="Bo Shen" w:date="2023-01-23T17:42:00Z">
                <w:pPr/>
              </w:pPrChange>
            </w:pPr>
          </w:p>
        </w:tc>
        <w:tc>
          <w:tcPr>
            <w:tcW w:w="4168" w:type="dxa"/>
          </w:tcPr>
          <w:p w14:paraId="64EA359A" w14:textId="77777777" w:rsidR="00564B42" w:rsidRPr="00481F27" w:rsidDel="00587587" w:rsidRDefault="00000000">
            <w:pPr>
              <w:spacing w:line="480" w:lineRule="auto"/>
              <w:jc w:val="both"/>
              <w:rPr>
                <w:del w:id="3663" w:author="Bo Shen" w:date="2023-02-27T23:25:00Z"/>
                <w:rFonts w:ascii="Times New Roman" w:hAnsi="Times New Roman" w:cs="Times New Roman"/>
              </w:rPr>
              <w:pPrChange w:id="3664" w:author="Bo Shen" w:date="2023-01-23T17:42:00Z">
                <w:pPr/>
              </w:pPrChange>
            </w:pPr>
            <m:oMathPara>
              <m:oMathParaPr>
                <m:jc m:val="left"/>
              </m:oMathParaPr>
              <m:oMath>
                <m:d>
                  <m:dPr>
                    <m:begChr m:val="{"/>
                    <m:endChr m:val=""/>
                    <m:ctrlPr>
                      <w:del w:id="3665" w:author="Bo Shen" w:date="2023-02-27T23:25:00Z">
                        <w:rPr>
                          <w:rFonts w:ascii="Cambria Math" w:hAnsi="Cambria Math" w:cs="Times New Roman"/>
                          <w:i/>
                        </w:rPr>
                      </w:del>
                    </m:ctrlPr>
                  </m:dPr>
                  <m:e>
                    <m:eqArr>
                      <m:eqArrPr>
                        <m:ctrlPr>
                          <w:del w:id="3666" w:author="Bo Shen" w:date="2023-02-27T23:25:00Z">
                            <w:rPr>
                              <w:rFonts w:ascii="Cambria Math" w:hAnsi="Cambria Math" w:cs="Times New Roman"/>
                              <w:i/>
                            </w:rPr>
                          </w:del>
                        </m:ctrlPr>
                      </m:eqArrPr>
                      <m:e>
                        <m:sSub>
                          <m:sSubPr>
                            <m:ctrlPr>
                              <w:del w:id="3667" w:author="Bo Shen" w:date="2023-02-27T23:25:00Z">
                                <w:rPr>
                                  <w:rFonts w:ascii="Cambria Math" w:hAnsi="Cambria Math" w:cs="Times New Roman"/>
                                  <w:i/>
                                </w:rPr>
                              </w:del>
                            </m:ctrlPr>
                          </m:sSubPr>
                          <m:e>
                            <m:r>
                              <w:del w:id="3668" w:author="Bo Shen" w:date="2023-02-27T23:25:00Z">
                                <w:rPr>
                                  <w:rFonts w:ascii="Cambria Math" w:hAnsi="Cambria Math" w:cs="Times New Roman"/>
                                </w:rPr>
                                <m:t>R</m:t>
                              </w:del>
                            </m:r>
                          </m:e>
                          <m:sub>
                            <m:r>
                              <w:del w:id="3669" w:author="Bo Shen" w:date="2023-02-27T23:25:00Z">
                                <w:rPr>
                                  <w:rFonts w:ascii="Cambria Math" w:hAnsi="Cambria Math" w:cs="Times New Roman"/>
                                </w:rPr>
                                <m:t>1</m:t>
                              </w:del>
                            </m:r>
                          </m:sub>
                        </m:sSub>
                        <m:r>
                          <w:del w:id="3670" w:author="Bo Shen" w:date="2023-02-27T23:25:00Z">
                            <w:rPr>
                              <w:rFonts w:ascii="Cambria Math" w:hAnsi="Cambria Math" w:cs="Times New Roman"/>
                            </w:rPr>
                            <m:t>+</m:t>
                          </w:del>
                        </m:r>
                        <m:sSub>
                          <m:sSubPr>
                            <m:ctrlPr>
                              <w:del w:id="3671" w:author="Bo Shen" w:date="2023-02-27T23:25:00Z">
                                <w:rPr>
                                  <w:rFonts w:ascii="Cambria Math" w:hAnsi="Cambria Math" w:cs="Times New Roman"/>
                                  <w:i/>
                                </w:rPr>
                              </w:del>
                            </m:ctrlPr>
                          </m:sSubPr>
                          <m:e>
                            <m:r>
                              <w:del w:id="3672" w:author="Bo Shen" w:date="2023-02-27T23:25:00Z">
                                <w:rPr>
                                  <w:rFonts w:ascii="Cambria Math" w:hAnsi="Cambria Math" w:cs="Times New Roman"/>
                                </w:rPr>
                                <m:t>R</m:t>
                              </w:del>
                            </m:r>
                          </m:e>
                          <m:sub>
                            <m:r>
                              <w:del w:id="3673" w:author="Bo Shen" w:date="2023-02-27T23:25:00Z">
                                <w:rPr>
                                  <w:rFonts w:ascii="Cambria Math" w:hAnsi="Cambria Math" w:cs="Times New Roman"/>
                                </w:rPr>
                                <m:t>2</m:t>
                              </w:del>
                            </m:r>
                          </m:sub>
                        </m:sSub>
                        <m:r>
                          <w:del w:id="3674" w:author="Bo Shen" w:date="2023-02-27T23:25:00Z">
                            <w:rPr>
                              <w:rFonts w:ascii="Cambria Math" w:hAnsi="Cambria Math" w:cs="Times New Roman"/>
                            </w:rPr>
                            <m:t>+</m:t>
                          </w:del>
                        </m:r>
                        <m:sSub>
                          <m:sSubPr>
                            <m:ctrlPr>
                              <w:del w:id="3675" w:author="Bo Shen" w:date="2023-02-27T23:25:00Z">
                                <w:rPr>
                                  <w:rFonts w:ascii="Cambria Math" w:hAnsi="Cambria Math" w:cs="Times New Roman"/>
                                  <w:i/>
                                </w:rPr>
                              </w:del>
                            </m:ctrlPr>
                          </m:sSubPr>
                          <m:e>
                            <m:r>
                              <w:del w:id="3676" w:author="Bo Shen" w:date="2023-02-27T23:25:00Z">
                                <w:rPr>
                                  <w:rFonts w:ascii="Cambria Math" w:hAnsi="Cambria Math" w:cs="Times New Roman"/>
                                </w:rPr>
                                <m:t>R</m:t>
                              </w:del>
                            </m:r>
                          </m:e>
                          <m:sub>
                            <m:r>
                              <w:del w:id="3677" w:author="Bo Shen" w:date="2023-02-27T23:25:00Z">
                                <w:rPr>
                                  <w:rFonts w:ascii="Cambria Math" w:hAnsi="Cambria Math" w:cs="Times New Roman"/>
                                </w:rPr>
                                <m:t>3</m:t>
                              </w:del>
                            </m:r>
                          </m:sub>
                        </m:sSub>
                        <m:r>
                          <w:del w:id="3678" w:author="Bo Shen" w:date="2023-02-27T23:25:00Z">
                            <w:rPr>
                              <w:rFonts w:ascii="Cambria Math" w:hAnsi="Cambria Math" w:cs="Times New Roman"/>
                            </w:rPr>
                            <m:t>-</m:t>
                          </w:del>
                        </m:r>
                        <m:f>
                          <m:fPr>
                            <m:ctrlPr>
                              <w:del w:id="3679" w:author="Bo Shen" w:date="2023-02-27T23:25:00Z">
                                <w:rPr>
                                  <w:rFonts w:ascii="Cambria Math" w:hAnsi="Cambria Math" w:cs="Times New Roman"/>
                                  <w:i/>
                                </w:rPr>
                              </w:del>
                            </m:ctrlPr>
                          </m:fPr>
                          <m:num>
                            <m:sSub>
                              <m:sSubPr>
                                <m:ctrlPr>
                                  <w:del w:id="3680" w:author="Bo Shen" w:date="2023-02-27T23:25:00Z">
                                    <w:rPr>
                                      <w:rFonts w:ascii="Cambria Math" w:hAnsi="Cambria Math" w:cs="Times New Roman"/>
                                      <w:i/>
                                    </w:rPr>
                                  </w:del>
                                </m:ctrlPr>
                              </m:sSubPr>
                              <m:e>
                                <m:sSub>
                                  <m:sSubPr>
                                    <m:ctrlPr>
                                      <w:del w:id="3681" w:author="Bo Shen" w:date="2023-02-27T23:25:00Z">
                                        <w:rPr>
                                          <w:rFonts w:ascii="Cambria Math" w:hAnsi="Cambria Math" w:cs="Times New Roman"/>
                                          <w:i/>
                                        </w:rPr>
                                      </w:del>
                                    </m:ctrlPr>
                                  </m:sSubPr>
                                  <m:e>
                                    <m:r>
                                      <w:del w:id="3682" w:author="Bo Shen" w:date="2023-02-27T23:25:00Z">
                                        <w:rPr>
                                          <w:rFonts w:ascii="Cambria Math" w:hAnsi="Cambria Math" w:cs="Times New Roman"/>
                                        </w:rPr>
                                        <m:t>R</m:t>
                                      </w:del>
                                    </m:r>
                                  </m:e>
                                  <m:sub>
                                    <m:r>
                                      <w:del w:id="3683" w:author="Bo Shen" w:date="2023-02-27T23:25:00Z">
                                        <w:rPr>
                                          <w:rFonts w:ascii="Cambria Math" w:hAnsi="Cambria Math" w:cs="Times New Roman"/>
                                        </w:rPr>
                                        <m:t>max</m:t>
                                      </w:del>
                                    </m:r>
                                  </m:sub>
                                </m:sSub>
                                <m:r>
                                  <w:del w:id="3684" w:author="Bo Shen" w:date="2023-02-27T23:25:00Z">
                                    <w:rPr>
                                      <w:rFonts w:ascii="Cambria Math" w:hAnsi="Cambria Math" w:cs="Times New Roman"/>
                                    </w:rPr>
                                    <m:t>(V</m:t>
                                  </w:del>
                                </m:r>
                              </m:e>
                              <m:sub>
                                <m:r>
                                  <w:del w:id="3685" w:author="Bo Shen" w:date="2023-02-27T23:25:00Z">
                                    <w:rPr>
                                      <w:rFonts w:ascii="Cambria Math" w:hAnsi="Cambria Math" w:cs="Times New Roman"/>
                                    </w:rPr>
                                    <m:t>1</m:t>
                                  </w:del>
                                </m:r>
                              </m:sub>
                            </m:sSub>
                            <m:r>
                              <w:del w:id="3686" w:author="Bo Shen" w:date="2023-02-27T23:25:00Z">
                                <w:rPr>
                                  <w:rFonts w:ascii="Cambria Math" w:hAnsi="Cambria Math" w:cs="Times New Roman"/>
                                </w:rPr>
                                <m:t>+B)</m:t>
                              </w:del>
                            </m:r>
                          </m:num>
                          <m:den>
                            <m:sSub>
                              <m:sSubPr>
                                <m:ctrlPr>
                                  <w:del w:id="3687" w:author="Bo Shen" w:date="2023-02-27T23:25:00Z">
                                    <w:rPr>
                                      <w:rFonts w:ascii="Cambria Math" w:hAnsi="Cambria Math" w:cs="Times New Roman"/>
                                      <w:i/>
                                    </w:rPr>
                                  </w:del>
                                </m:ctrlPr>
                              </m:sSubPr>
                              <m:e>
                                <m:r>
                                  <w:del w:id="3688" w:author="Bo Shen" w:date="2023-02-27T23:25:00Z">
                                    <w:rPr>
                                      <w:rFonts w:ascii="Cambria Math" w:hAnsi="Cambria Math" w:cs="Times New Roman"/>
                                    </w:rPr>
                                    <m:t>R</m:t>
                                  </w:del>
                                </m:r>
                              </m:e>
                              <m:sub>
                                <m:r>
                                  <w:del w:id="3689" w:author="Bo Shen" w:date="2023-02-27T23:25:00Z">
                                    <w:rPr>
                                      <w:rFonts w:ascii="Cambria Math" w:hAnsi="Cambria Math" w:cs="Times New Roman"/>
                                    </w:rPr>
                                    <m:t>1</m:t>
                                  </w:del>
                                </m:r>
                              </m:sub>
                            </m:sSub>
                          </m:den>
                        </m:f>
                        <m:r>
                          <w:del w:id="3690" w:author="Bo Shen" w:date="2023-02-27T23:25:00Z">
                            <w:rPr>
                              <w:rFonts w:ascii="Cambria Math" w:hAnsi="Cambria Math" w:cs="Times New Roman"/>
                            </w:rPr>
                            <m:t>=1+</m:t>
                          </w:del>
                        </m:r>
                        <m:sSub>
                          <m:sSubPr>
                            <m:ctrlPr>
                              <w:del w:id="3691" w:author="Bo Shen" w:date="2023-02-27T23:25:00Z">
                                <w:rPr>
                                  <w:rFonts w:ascii="Cambria Math" w:hAnsi="Cambria Math" w:cs="Times New Roman"/>
                                  <w:i/>
                                </w:rPr>
                              </w:del>
                            </m:ctrlPr>
                          </m:sSubPr>
                          <m:e>
                            <m:r>
                              <w:del w:id="3692" w:author="Bo Shen" w:date="2023-02-27T23:25:00Z">
                                <w:rPr>
                                  <w:rFonts w:ascii="Cambria Math" w:hAnsi="Cambria Math" w:cs="Times New Roman"/>
                                </w:rPr>
                                <m:t>G</m:t>
                              </w:del>
                            </m:r>
                          </m:e>
                          <m:sub>
                            <m:r>
                              <w:del w:id="3693" w:author="Bo Shen" w:date="2023-02-27T23:25:00Z">
                                <w:rPr>
                                  <w:rFonts w:ascii="Cambria Math" w:hAnsi="Cambria Math" w:cs="Times New Roman"/>
                                </w:rPr>
                                <m:t>0</m:t>
                              </w:del>
                            </m:r>
                          </m:sub>
                        </m:sSub>
                        <m:r>
                          <w:del w:id="3694" w:author="Bo Shen" w:date="2023-02-27T23:25:00Z">
                            <w:rPr>
                              <w:rFonts w:ascii="Cambria Math" w:hAnsi="Cambria Math" w:cs="Times New Roman"/>
                            </w:rPr>
                            <m:t>-α;</m:t>
                          </w:del>
                        </m:r>
                      </m:e>
                      <m:e>
                        <m:sSub>
                          <m:sSubPr>
                            <m:ctrlPr>
                              <w:del w:id="3695" w:author="Bo Shen" w:date="2023-02-27T23:25:00Z">
                                <w:rPr>
                                  <w:rFonts w:ascii="Cambria Math" w:hAnsi="Cambria Math" w:cs="Times New Roman"/>
                                  <w:i/>
                                </w:rPr>
                              </w:del>
                            </m:ctrlPr>
                          </m:sSubPr>
                          <m:e>
                            <m:r>
                              <w:del w:id="3696" w:author="Bo Shen" w:date="2023-02-27T23:25:00Z">
                                <w:rPr>
                                  <w:rFonts w:ascii="Cambria Math" w:hAnsi="Cambria Math" w:cs="Times New Roman"/>
                                </w:rPr>
                                <m:t>R</m:t>
                              </w:del>
                            </m:r>
                          </m:e>
                          <m:sub>
                            <m:r>
                              <w:del w:id="3697" w:author="Bo Shen" w:date="2023-02-27T23:25:00Z">
                                <w:rPr>
                                  <w:rFonts w:ascii="Cambria Math" w:hAnsi="Cambria Math" w:cs="Times New Roman"/>
                                </w:rPr>
                                <m:t>2</m:t>
                              </w:del>
                            </m:r>
                          </m:sub>
                        </m:sSub>
                        <m:r>
                          <w:del w:id="3698" w:author="Bo Shen" w:date="2023-02-27T23:25:00Z">
                            <w:rPr>
                              <w:rFonts w:ascii="Cambria Math" w:hAnsi="Cambria Math" w:cs="Times New Roman"/>
                            </w:rPr>
                            <m:t>+</m:t>
                          </w:del>
                        </m:r>
                        <m:sSub>
                          <m:sSubPr>
                            <m:ctrlPr>
                              <w:del w:id="3699" w:author="Bo Shen" w:date="2023-02-27T23:25:00Z">
                                <w:rPr>
                                  <w:rFonts w:ascii="Cambria Math" w:hAnsi="Cambria Math" w:cs="Times New Roman"/>
                                  <w:i/>
                                </w:rPr>
                              </w:del>
                            </m:ctrlPr>
                          </m:sSubPr>
                          <m:e>
                            <m:r>
                              <w:del w:id="3700" w:author="Bo Shen" w:date="2023-02-27T23:25:00Z">
                                <w:rPr>
                                  <w:rFonts w:ascii="Cambria Math" w:hAnsi="Cambria Math" w:cs="Times New Roman"/>
                                </w:rPr>
                                <m:t>R</m:t>
                              </w:del>
                            </m:r>
                          </m:e>
                          <m:sub>
                            <m:r>
                              <w:del w:id="3701" w:author="Bo Shen" w:date="2023-02-27T23:25:00Z">
                                <w:rPr>
                                  <w:rFonts w:ascii="Cambria Math" w:hAnsi="Cambria Math" w:cs="Times New Roman"/>
                                </w:rPr>
                                <m:t>1</m:t>
                              </w:del>
                            </m:r>
                          </m:sub>
                        </m:sSub>
                        <m:r>
                          <w:del w:id="3702" w:author="Bo Shen" w:date="2023-02-27T23:25:00Z">
                            <w:rPr>
                              <w:rFonts w:ascii="Cambria Math" w:hAnsi="Cambria Math" w:cs="Times New Roman"/>
                            </w:rPr>
                            <m:t>+</m:t>
                          </w:del>
                        </m:r>
                        <m:sSub>
                          <m:sSubPr>
                            <m:ctrlPr>
                              <w:del w:id="3703" w:author="Bo Shen" w:date="2023-02-27T23:25:00Z">
                                <w:rPr>
                                  <w:rFonts w:ascii="Cambria Math" w:hAnsi="Cambria Math" w:cs="Times New Roman"/>
                                  <w:i/>
                                </w:rPr>
                              </w:del>
                            </m:ctrlPr>
                          </m:sSubPr>
                          <m:e>
                            <m:r>
                              <w:del w:id="3704" w:author="Bo Shen" w:date="2023-02-27T23:25:00Z">
                                <w:rPr>
                                  <w:rFonts w:ascii="Cambria Math" w:hAnsi="Cambria Math" w:cs="Times New Roman"/>
                                </w:rPr>
                                <m:t>R</m:t>
                              </w:del>
                            </m:r>
                          </m:e>
                          <m:sub>
                            <m:r>
                              <w:del w:id="3705" w:author="Bo Shen" w:date="2023-02-27T23:25:00Z">
                                <w:rPr>
                                  <w:rFonts w:ascii="Cambria Math" w:hAnsi="Cambria Math" w:cs="Times New Roman"/>
                                </w:rPr>
                                <m:t>3</m:t>
                              </w:del>
                            </m:r>
                          </m:sub>
                        </m:sSub>
                        <m:r>
                          <w:del w:id="3706" w:author="Bo Shen" w:date="2023-02-27T23:25:00Z">
                            <w:rPr>
                              <w:rFonts w:ascii="Cambria Math" w:hAnsi="Cambria Math" w:cs="Times New Roman"/>
                            </w:rPr>
                            <m:t>-</m:t>
                          </w:del>
                        </m:r>
                        <m:f>
                          <m:fPr>
                            <m:ctrlPr>
                              <w:del w:id="3707" w:author="Bo Shen" w:date="2023-02-27T23:25:00Z">
                                <w:rPr>
                                  <w:rFonts w:ascii="Cambria Math" w:hAnsi="Cambria Math" w:cs="Times New Roman"/>
                                  <w:i/>
                                </w:rPr>
                              </w:del>
                            </m:ctrlPr>
                          </m:fPr>
                          <m:num>
                            <m:sSub>
                              <m:sSubPr>
                                <m:ctrlPr>
                                  <w:del w:id="3708" w:author="Bo Shen" w:date="2023-02-27T23:25:00Z">
                                    <w:rPr>
                                      <w:rFonts w:ascii="Cambria Math" w:hAnsi="Cambria Math" w:cs="Times New Roman"/>
                                      <w:i/>
                                    </w:rPr>
                                  </w:del>
                                </m:ctrlPr>
                              </m:sSubPr>
                              <m:e>
                                <m:sSub>
                                  <m:sSubPr>
                                    <m:ctrlPr>
                                      <w:del w:id="3709" w:author="Bo Shen" w:date="2023-02-27T23:25:00Z">
                                        <w:rPr>
                                          <w:rFonts w:ascii="Cambria Math" w:hAnsi="Cambria Math" w:cs="Times New Roman"/>
                                          <w:i/>
                                        </w:rPr>
                                      </w:del>
                                    </m:ctrlPr>
                                  </m:sSubPr>
                                  <m:e>
                                    <m:r>
                                      <w:del w:id="3710" w:author="Bo Shen" w:date="2023-02-27T23:25:00Z">
                                        <w:rPr>
                                          <w:rFonts w:ascii="Cambria Math" w:hAnsi="Cambria Math" w:cs="Times New Roman"/>
                                        </w:rPr>
                                        <m:t>R</m:t>
                                      </w:del>
                                    </m:r>
                                  </m:e>
                                  <m:sub>
                                    <m:r>
                                      <w:del w:id="3711" w:author="Bo Shen" w:date="2023-02-27T23:25:00Z">
                                        <w:rPr>
                                          <w:rFonts w:ascii="Cambria Math" w:hAnsi="Cambria Math" w:cs="Times New Roman"/>
                                        </w:rPr>
                                        <m:t>max</m:t>
                                      </w:del>
                                    </m:r>
                                  </m:sub>
                                </m:sSub>
                                <m:r>
                                  <w:del w:id="3712" w:author="Bo Shen" w:date="2023-02-27T23:25:00Z">
                                    <w:rPr>
                                      <w:rFonts w:ascii="Cambria Math" w:hAnsi="Cambria Math" w:cs="Times New Roman"/>
                                    </w:rPr>
                                    <m:t>(V</m:t>
                                  </w:del>
                                </m:r>
                              </m:e>
                              <m:sub>
                                <m:r>
                                  <w:del w:id="3713" w:author="Bo Shen" w:date="2023-02-27T23:25:00Z">
                                    <w:rPr>
                                      <w:rFonts w:ascii="Cambria Math" w:hAnsi="Cambria Math" w:cs="Times New Roman"/>
                                    </w:rPr>
                                    <m:t>2</m:t>
                                  </w:del>
                                </m:r>
                              </m:sub>
                            </m:sSub>
                            <m:r>
                              <w:del w:id="3714" w:author="Bo Shen" w:date="2023-02-27T23:25:00Z">
                                <w:rPr>
                                  <w:rFonts w:ascii="Cambria Math" w:hAnsi="Cambria Math" w:cs="Times New Roman"/>
                                </w:rPr>
                                <m:t>+B)</m:t>
                              </w:del>
                            </m:r>
                          </m:num>
                          <m:den>
                            <m:sSub>
                              <m:sSubPr>
                                <m:ctrlPr>
                                  <w:del w:id="3715" w:author="Bo Shen" w:date="2023-02-27T23:25:00Z">
                                    <w:rPr>
                                      <w:rFonts w:ascii="Cambria Math" w:hAnsi="Cambria Math" w:cs="Times New Roman"/>
                                      <w:i/>
                                    </w:rPr>
                                  </w:del>
                                </m:ctrlPr>
                              </m:sSubPr>
                              <m:e>
                                <m:r>
                                  <w:del w:id="3716" w:author="Bo Shen" w:date="2023-02-27T23:25:00Z">
                                    <w:rPr>
                                      <w:rFonts w:ascii="Cambria Math" w:hAnsi="Cambria Math" w:cs="Times New Roman"/>
                                    </w:rPr>
                                    <m:t>R</m:t>
                                  </w:del>
                                </m:r>
                              </m:e>
                              <m:sub>
                                <m:r>
                                  <w:del w:id="3717" w:author="Bo Shen" w:date="2023-02-27T23:25:00Z">
                                    <w:rPr>
                                      <w:rFonts w:ascii="Cambria Math" w:hAnsi="Cambria Math" w:cs="Times New Roman"/>
                                    </w:rPr>
                                    <m:t>2</m:t>
                                  </w:del>
                                </m:r>
                              </m:sub>
                            </m:sSub>
                          </m:den>
                        </m:f>
                        <m:r>
                          <w:del w:id="3718" w:author="Bo Shen" w:date="2023-02-27T23:25:00Z">
                            <w:rPr>
                              <w:rFonts w:ascii="Cambria Math" w:hAnsi="Cambria Math" w:cs="Times New Roman"/>
                            </w:rPr>
                            <m:t>=1+</m:t>
                          </w:del>
                        </m:r>
                        <m:sSub>
                          <m:sSubPr>
                            <m:ctrlPr>
                              <w:del w:id="3719" w:author="Bo Shen" w:date="2023-02-27T23:25:00Z">
                                <w:rPr>
                                  <w:rFonts w:ascii="Cambria Math" w:hAnsi="Cambria Math" w:cs="Times New Roman"/>
                                  <w:i/>
                                </w:rPr>
                              </w:del>
                            </m:ctrlPr>
                          </m:sSubPr>
                          <m:e>
                            <m:r>
                              <w:del w:id="3720" w:author="Bo Shen" w:date="2023-02-27T23:25:00Z">
                                <w:rPr>
                                  <w:rFonts w:ascii="Cambria Math" w:hAnsi="Cambria Math" w:cs="Times New Roman"/>
                                </w:rPr>
                                <m:t>G</m:t>
                              </w:del>
                            </m:r>
                          </m:e>
                          <m:sub>
                            <m:r>
                              <w:del w:id="3721" w:author="Bo Shen" w:date="2023-02-27T23:25:00Z">
                                <w:rPr>
                                  <w:rFonts w:ascii="Cambria Math" w:hAnsi="Cambria Math" w:cs="Times New Roman"/>
                                </w:rPr>
                                <m:t>0</m:t>
                              </w:del>
                            </m:r>
                          </m:sub>
                        </m:sSub>
                        <m:r>
                          <w:del w:id="3722" w:author="Bo Shen" w:date="2023-02-27T23:25:00Z">
                            <w:rPr>
                              <w:rFonts w:ascii="Cambria Math" w:hAnsi="Cambria Math" w:cs="Times New Roman"/>
                            </w:rPr>
                            <m:t>-α;</m:t>
                          </w:del>
                        </m:r>
                        <m:ctrlPr>
                          <w:del w:id="3723" w:author="Bo Shen" w:date="2023-02-27T23:25:00Z">
                            <w:rPr>
                              <w:rFonts w:ascii="Cambria Math" w:eastAsia="Cambria Math" w:hAnsi="Cambria Math" w:cs="Cambria Math"/>
                              <w:i/>
                            </w:rPr>
                          </w:del>
                        </m:ctrlPr>
                      </m:e>
                      <m:e>
                        <m:sSub>
                          <m:sSubPr>
                            <m:ctrlPr>
                              <w:del w:id="3724" w:author="Bo Shen" w:date="2023-02-27T23:25:00Z">
                                <w:rPr>
                                  <w:rFonts w:ascii="Cambria Math" w:hAnsi="Cambria Math" w:cs="Times New Roman"/>
                                  <w:i/>
                                </w:rPr>
                              </w:del>
                            </m:ctrlPr>
                          </m:sSubPr>
                          <m:e>
                            <m:r>
                              <w:del w:id="3725" w:author="Bo Shen" w:date="2023-02-27T23:25:00Z">
                                <w:rPr>
                                  <w:rFonts w:ascii="Cambria Math" w:hAnsi="Cambria Math" w:cs="Times New Roman"/>
                                </w:rPr>
                                <m:t>R</m:t>
                              </w:del>
                            </m:r>
                          </m:e>
                          <m:sub>
                            <m:r>
                              <w:del w:id="3726" w:author="Bo Shen" w:date="2023-02-27T23:25:00Z">
                                <w:rPr>
                                  <w:rFonts w:ascii="Cambria Math" w:hAnsi="Cambria Math" w:cs="Times New Roman"/>
                                </w:rPr>
                                <m:t>3</m:t>
                              </w:del>
                            </m:r>
                          </m:sub>
                        </m:sSub>
                        <m:r>
                          <w:del w:id="3727" w:author="Bo Shen" w:date="2023-02-27T23:25:00Z">
                            <w:rPr>
                              <w:rFonts w:ascii="Cambria Math" w:hAnsi="Cambria Math" w:cs="Times New Roman"/>
                            </w:rPr>
                            <m:t>+</m:t>
                          </w:del>
                        </m:r>
                        <m:sSub>
                          <m:sSubPr>
                            <m:ctrlPr>
                              <w:del w:id="3728" w:author="Bo Shen" w:date="2023-02-27T23:25:00Z">
                                <w:rPr>
                                  <w:rFonts w:ascii="Cambria Math" w:hAnsi="Cambria Math" w:cs="Times New Roman"/>
                                  <w:i/>
                                </w:rPr>
                              </w:del>
                            </m:ctrlPr>
                          </m:sSubPr>
                          <m:e>
                            <m:r>
                              <w:del w:id="3729" w:author="Bo Shen" w:date="2023-02-27T23:25:00Z">
                                <w:rPr>
                                  <w:rFonts w:ascii="Cambria Math" w:hAnsi="Cambria Math" w:cs="Times New Roman"/>
                                </w:rPr>
                                <m:t>R</m:t>
                              </w:del>
                            </m:r>
                          </m:e>
                          <m:sub>
                            <m:r>
                              <w:del w:id="3730" w:author="Bo Shen" w:date="2023-02-27T23:25:00Z">
                                <w:rPr>
                                  <w:rFonts w:ascii="Cambria Math" w:hAnsi="Cambria Math" w:cs="Times New Roman"/>
                                </w:rPr>
                                <m:t>1</m:t>
                              </w:del>
                            </m:r>
                          </m:sub>
                        </m:sSub>
                        <m:r>
                          <w:del w:id="3731" w:author="Bo Shen" w:date="2023-02-27T23:25:00Z">
                            <w:rPr>
                              <w:rFonts w:ascii="Cambria Math" w:hAnsi="Cambria Math" w:cs="Times New Roman"/>
                            </w:rPr>
                            <m:t>+</m:t>
                          </w:del>
                        </m:r>
                        <m:sSub>
                          <m:sSubPr>
                            <m:ctrlPr>
                              <w:del w:id="3732" w:author="Bo Shen" w:date="2023-02-27T23:25:00Z">
                                <w:rPr>
                                  <w:rFonts w:ascii="Cambria Math" w:hAnsi="Cambria Math" w:cs="Times New Roman"/>
                                  <w:i/>
                                </w:rPr>
                              </w:del>
                            </m:ctrlPr>
                          </m:sSubPr>
                          <m:e>
                            <m:r>
                              <w:del w:id="3733" w:author="Bo Shen" w:date="2023-02-27T23:25:00Z">
                                <w:rPr>
                                  <w:rFonts w:ascii="Cambria Math" w:hAnsi="Cambria Math" w:cs="Times New Roman"/>
                                </w:rPr>
                                <m:t>R</m:t>
                              </w:del>
                            </m:r>
                          </m:e>
                          <m:sub>
                            <m:r>
                              <w:del w:id="3734" w:author="Bo Shen" w:date="2023-02-27T23:25:00Z">
                                <w:rPr>
                                  <w:rFonts w:ascii="Cambria Math" w:hAnsi="Cambria Math" w:cs="Times New Roman"/>
                                </w:rPr>
                                <m:t>2</m:t>
                              </w:del>
                            </m:r>
                          </m:sub>
                        </m:sSub>
                        <m:r>
                          <w:del w:id="3735" w:author="Bo Shen" w:date="2023-02-27T23:25:00Z">
                            <w:rPr>
                              <w:rFonts w:ascii="Cambria Math" w:hAnsi="Cambria Math" w:cs="Times New Roman"/>
                            </w:rPr>
                            <m:t>-</m:t>
                          </w:del>
                        </m:r>
                        <m:f>
                          <m:fPr>
                            <m:ctrlPr>
                              <w:del w:id="3736" w:author="Bo Shen" w:date="2023-02-27T23:25:00Z">
                                <w:rPr>
                                  <w:rFonts w:ascii="Cambria Math" w:hAnsi="Cambria Math" w:cs="Times New Roman"/>
                                  <w:i/>
                                </w:rPr>
                              </w:del>
                            </m:ctrlPr>
                          </m:fPr>
                          <m:num>
                            <m:sSub>
                              <m:sSubPr>
                                <m:ctrlPr>
                                  <w:del w:id="3737" w:author="Bo Shen" w:date="2023-02-27T23:25:00Z">
                                    <w:rPr>
                                      <w:rFonts w:ascii="Cambria Math" w:hAnsi="Cambria Math" w:cs="Times New Roman"/>
                                      <w:i/>
                                    </w:rPr>
                                  </w:del>
                                </m:ctrlPr>
                              </m:sSubPr>
                              <m:e>
                                <m:sSub>
                                  <m:sSubPr>
                                    <m:ctrlPr>
                                      <w:del w:id="3738" w:author="Bo Shen" w:date="2023-02-27T23:25:00Z">
                                        <w:rPr>
                                          <w:rFonts w:ascii="Cambria Math" w:hAnsi="Cambria Math" w:cs="Times New Roman"/>
                                          <w:i/>
                                        </w:rPr>
                                      </w:del>
                                    </m:ctrlPr>
                                  </m:sSubPr>
                                  <m:e>
                                    <m:r>
                                      <w:del w:id="3739" w:author="Bo Shen" w:date="2023-02-27T23:25:00Z">
                                        <w:rPr>
                                          <w:rFonts w:ascii="Cambria Math" w:hAnsi="Cambria Math" w:cs="Times New Roman"/>
                                        </w:rPr>
                                        <m:t>R</m:t>
                                      </w:del>
                                    </m:r>
                                  </m:e>
                                  <m:sub>
                                    <m:r>
                                      <w:del w:id="3740" w:author="Bo Shen" w:date="2023-02-27T23:25:00Z">
                                        <w:rPr>
                                          <w:rFonts w:ascii="Cambria Math" w:hAnsi="Cambria Math" w:cs="Times New Roman"/>
                                        </w:rPr>
                                        <m:t>max</m:t>
                                      </w:del>
                                    </m:r>
                                  </m:sub>
                                </m:sSub>
                                <m:r>
                                  <w:del w:id="3741" w:author="Bo Shen" w:date="2023-02-27T23:25:00Z">
                                    <w:rPr>
                                      <w:rFonts w:ascii="Cambria Math" w:hAnsi="Cambria Math" w:cs="Times New Roman"/>
                                    </w:rPr>
                                    <m:t>(V</m:t>
                                  </w:del>
                                </m:r>
                              </m:e>
                              <m:sub>
                                <m:r>
                                  <w:del w:id="3742" w:author="Bo Shen" w:date="2023-02-27T23:25:00Z">
                                    <w:rPr>
                                      <w:rFonts w:ascii="Cambria Math" w:hAnsi="Cambria Math" w:cs="Times New Roman"/>
                                    </w:rPr>
                                    <m:t>3</m:t>
                                  </w:del>
                                </m:r>
                              </m:sub>
                            </m:sSub>
                            <m:r>
                              <w:del w:id="3743" w:author="Bo Shen" w:date="2023-02-27T23:25:00Z">
                                <w:rPr>
                                  <w:rFonts w:ascii="Cambria Math" w:hAnsi="Cambria Math" w:cs="Times New Roman"/>
                                </w:rPr>
                                <m:t>+B)</m:t>
                              </w:del>
                            </m:r>
                          </m:num>
                          <m:den>
                            <m:sSub>
                              <m:sSubPr>
                                <m:ctrlPr>
                                  <w:del w:id="3744" w:author="Bo Shen" w:date="2023-02-27T23:25:00Z">
                                    <w:rPr>
                                      <w:rFonts w:ascii="Cambria Math" w:hAnsi="Cambria Math" w:cs="Times New Roman"/>
                                      <w:i/>
                                    </w:rPr>
                                  </w:del>
                                </m:ctrlPr>
                              </m:sSubPr>
                              <m:e>
                                <m:r>
                                  <w:del w:id="3745" w:author="Bo Shen" w:date="2023-02-27T23:25:00Z">
                                    <w:rPr>
                                      <w:rFonts w:ascii="Cambria Math" w:hAnsi="Cambria Math" w:cs="Times New Roman"/>
                                    </w:rPr>
                                    <m:t>R</m:t>
                                  </w:del>
                                </m:r>
                              </m:e>
                              <m:sub>
                                <m:r>
                                  <w:del w:id="3746" w:author="Bo Shen" w:date="2023-02-27T23:25:00Z">
                                    <w:rPr>
                                      <w:rFonts w:ascii="Cambria Math" w:hAnsi="Cambria Math" w:cs="Times New Roman"/>
                                    </w:rPr>
                                    <m:t>3</m:t>
                                  </w:del>
                                </m:r>
                              </m:sub>
                            </m:sSub>
                          </m:den>
                        </m:f>
                        <m:r>
                          <w:del w:id="3747" w:author="Bo Shen" w:date="2023-02-27T23:25:00Z">
                            <w:rPr>
                              <w:rFonts w:ascii="Cambria Math" w:hAnsi="Cambria Math" w:cs="Times New Roman"/>
                            </w:rPr>
                            <m:t>=1+</m:t>
                          </w:del>
                        </m:r>
                        <m:sSub>
                          <m:sSubPr>
                            <m:ctrlPr>
                              <w:del w:id="3748" w:author="Bo Shen" w:date="2023-02-27T23:25:00Z">
                                <w:rPr>
                                  <w:rFonts w:ascii="Cambria Math" w:hAnsi="Cambria Math" w:cs="Times New Roman"/>
                                  <w:i/>
                                </w:rPr>
                              </w:del>
                            </m:ctrlPr>
                          </m:sSubPr>
                          <m:e>
                            <m:r>
                              <w:del w:id="3749" w:author="Bo Shen" w:date="2023-02-27T23:25:00Z">
                                <w:rPr>
                                  <w:rFonts w:ascii="Cambria Math" w:hAnsi="Cambria Math" w:cs="Times New Roman"/>
                                </w:rPr>
                                <m:t>G</m:t>
                              </w:del>
                            </m:r>
                          </m:e>
                          <m:sub>
                            <m:r>
                              <w:del w:id="3750" w:author="Bo Shen" w:date="2023-02-27T23:25:00Z">
                                <w:rPr>
                                  <w:rFonts w:ascii="Cambria Math" w:hAnsi="Cambria Math" w:cs="Times New Roman"/>
                                </w:rPr>
                                <m:t>0</m:t>
                              </w:del>
                            </m:r>
                          </m:sub>
                        </m:sSub>
                        <m:r>
                          <w:del w:id="3751" w:author="Bo Shen" w:date="2023-02-27T23:25:00Z">
                            <w:rPr>
                              <w:rFonts w:ascii="Cambria Math" w:hAnsi="Cambria Math" w:cs="Times New Roman"/>
                            </w:rPr>
                            <m:t>-α.</m:t>
                          </w:del>
                        </m:r>
                      </m:e>
                    </m:eqArr>
                  </m:e>
                </m:d>
              </m:oMath>
            </m:oMathPara>
          </w:p>
        </w:tc>
        <w:tc>
          <w:tcPr>
            <w:tcW w:w="3117" w:type="dxa"/>
            <w:vAlign w:val="center"/>
          </w:tcPr>
          <w:p w14:paraId="08173DC6" w14:textId="77777777" w:rsidR="00564B42" w:rsidDel="00587587" w:rsidRDefault="00564B42">
            <w:pPr>
              <w:spacing w:line="480" w:lineRule="auto"/>
              <w:jc w:val="both"/>
              <w:rPr>
                <w:del w:id="3752" w:author="Bo Shen" w:date="2023-02-27T23:25:00Z"/>
                <w:rFonts w:ascii="Times New Roman" w:hAnsi="Times New Roman" w:cs="Times New Roman"/>
              </w:rPr>
              <w:pPrChange w:id="3753" w:author="Bo Shen" w:date="2023-01-23T17:42:00Z">
                <w:pPr>
                  <w:spacing w:line="600" w:lineRule="auto"/>
                  <w:jc w:val="right"/>
                </w:pPr>
              </w:pPrChange>
            </w:pPr>
            <w:del w:id="3754" w:author="Bo Shen" w:date="2023-02-27T23:25:00Z">
              <w:r w:rsidDel="00587587">
                <w:rPr>
                  <w:rFonts w:ascii="Times New Roman" w:hAnsi="Times New Roman" w:cs="Times New Roman"/>
                </w:rPr>
                <w:delText>(</w:delText>
              </w:r>
            </w:del>
            <w:del w:id="3755" w:author="Bo Shen" w:date="2023-02-27T16:34:00Z">
              <w:r w:rsidDel="00DF5DCB">
                <w:rPr>
                  <w:rFonts w:ascii="Times New Roman" w:hAnsi="Times New Roman" w:cs="Times New Roman"/>
                </w:rPr>
                <w:delText>13</w:delText>
              </w:r>
            </w:del>
            <w:del w:id="3756" w:author="Bo Shen" w:date="2023-02-27T23:25:00Z">
              <w:r w:rsidDel="00587587">
                <w:rPr>
                  <w:rFonts w:ascii="Times New Roman" w:hAnsi="Times New Roman" w:cs="Times New Roman"/>
                </w:rPr>
                <w:delText>)</w:delText>
              </w:r>
            </w:del>
          </w:p>
          <w:p w14:paraId="7EA98CD3" w14:textId="77777777" w:rsidR="00564B42" w:rsidDel="00587587" w:rsidRDefault="00564B42">
            <w:pPr>
              <w:spacing w:line="480" w:lineRule="auto"/>
              <w:jc w:val="both"/>
              <w:rPr>
                <w:del w:id="3757" w:author="Bo Shen" w:date="2023-02-27T23:25:00Z"/>
                <w:rFonts w:ascii="Times New Roman" w:hAnsi="Times New Roman" w:cs="Times New Roman"/>
              </w:rPr>
              <w:pPrChange w:id="3758" w:author="Bo Shen" w:date="2023-01-23T17:42:00Z">
                <w:pPr>
                  <w:spacing w:line="600" w:lineRule="auto"/>
                  <w:jc w:val="right"/>
                </w:pPr>
              </w:pPrChange>
            </w:pPr>
            <w:del w:id="3759" w:author="Bo Shen" w:date="2023-02-27T23:25:00Z">
              <w:r w:rsidDel="00587587">
                <w:rPr>
                  <w:rFonts w:ascii="Times New Roman" w:hAnsi="Times New Roman" w:cs="Times New Roman"/>
                </w:rPr>
                <w:delText>(</w:delText>
              </w:r>
            </w:del>
            <w:del w:id="3760" w:author="Bo Shen" w:date="2023-02-27T16:34:00Z">
              <w:r w:rsidDel="00DF5DCB">
                <w:rPr>
                  <w:rFonts w:ascii="Times New Roman" w:hAnsi="Times New Roman" w:cs="Times New Roman"/>
                </w:rPr>
                <w:delText>14</w:delText>
              </w:r>
            </w:del>
            <w:del w:id="3761" w:author="Bo Shen" w:date="2023-02-27T23:25:00Z">
              <w:r w:rsidDel="00587587">
                <w:rPr>
                  <w:rFonts w:ascii="Times New Roman" w:hAnsi="Times New Roman" w:cs="Times New Roman"/>
                </w:rPr>
                <w:delText>)</w:delText>
              </w:r>
            </w:del>
          </w:p>
          <w:p w14:paraId="498C67D3" w14:textId="77777777" w:rsidR="00564B42" w:rsidDel="00587587" w:rsidRDefault="00564B42">
            <w:pPr>
              <w:spacing w:line="480" w:lineRule="auto"/>
              <w:jc w:val="both"/>
              <w:rPr>
                <w:del w:id="3762" w:author="Bo Shen" w:date="2023-02-27T23:25:00Z"/>
                <w:rFonts w:ascii="Times New Roman" w:hAnsi="Times New Roman" w:cs="Times New Roman"/>
              </w:rPr>
              <w:pPrChange w:id="3763" w:author="Bo Shen" w:date="2023-01-23T17:42:00Z">
                <w:pPr>
                  <w:spacing w:line="600" w:lineRule="auto"/>
                  <w:jc w:val="right"/>
                </w:pPr>
              </w:pPrChange>
            </w:pPr>
            <w:del w:id="3764" w:author="Bo Shen" w:date="2023-02-27T23:25:00Z">
              <w:r w:rsidDel="00587587">
                <w:rPr>
                  <w:rFonts w:ascii="Times New Roman" w:hAnsi="Times New Roman" w:cs="Times New Roman"/>
                </w:rPr>
                <w:delText>(</w:delText>
              </w:r>
            </w:del>
            <w:del w:id="3765" w:author="Bo Shen" w:date="2023-02-27T16:34:00Z">
              <w:r w:rsidDel="00DF5DCB">
                <w:rPr>
                  <w:rFonts w:ascii="Times New Roman" w:hAnsi="Times New Roman" w:cs="Times New Roman"/>
                </w:rPr>
                <w:delText>15</w:delText>
              </w:r>
            </w:del>
            <w:del w:id="3766" w:author="Bo Shen" w:date="2023-02-27T23:25:00Z">
              <w:r w:rsidDel="00587587">
                <w:rPr>
                  <w:rFonts w:ascii="Times New Roman" w:hAnsi="Times New Roman" w:cs="Times New Roman"/>
                </w:rPr>
                <w:delText>)</w:delText>
              </w:r>
            </w:del>
          </w:p>
        </w:tc>
      </w:tr>
    </w:tbl>
    <w:p w14:paraId="525F8177" w14:textId="77777777" w:rsidR="00564B42" w:rsidDel="00587587" w:rsidRDefault="00564B42">
      <w:pPr>
        <w:spacing w:line="480" w:lineRule="auto"/>
        <w:jc w:val="both"/>
        <w:rPr>
          <w:del w:id="3767" w:author="Bo Shen" w:date="2023-02-27T23:25:00Z"/>
          <w:rFonts w:ascii="Times New Roman" w:hAnsi="Times New Roman" w:cs="Times New Roman"/>
        </w:rPr>
        <w:pPrChange w:id="3768" w:author="Bo Shen" w:date="2023-01-23T17:42:00Z">
          <w:pPr/>
        </w:pPrChange>
      </w:pPr>
    </w:p>
    <w:p w14:paraId="34F69044" w14:textId="77777777" w:rsidR="00564B42" w:rsidDel="00587587" w:rsidRDefault="00564B42" w:rsidP="00E24C8A">
      <w:pPr>
        <w:spacing w:line="480" w:lineRule="auto"/>
        <w:jc w:val="both"/>
        <w:rPr>
          <w:del w:id="3769" w:author="Bo Shen" w:date="2023-02-27T23:25:00Z"/>
          <w:rFonts w:ascii="Times New Roman" w:hAnsi="Times New Roman" w:cs="Times New Roman"/>
          <w:color w:val="000000" w:themeColor="text1"/>
        </w:rPr>
      </w:pPr>
      <w:del w:id="3770" w:author="Bo Shen" w:date="2023-02-27T23:25:00Z">
        <w:r w:rsidDel="00587587">
          <w:rPr>
            <w:rFonts w:ascii="Times New Roman" w:hAnsi="Times New Roman" w:cs="Times New Roman"/>
          </w:rPr>
          <w:delText xml:space="preserve">From Eqs. </w:delText>
        </w:r>
      </w:del>
      <w:del w:id="3771" w:author="Bo Shen" w:date="2023-02-27T16:34:00Z">
        <w:r w:rsidDel="00DF5DCB">
          <w:rPr>
            <w:rFonts w:ascii="Times New Roman" w:hAnsi="Times New Roman" w:cs="Times New Roman"/>
          </w:rPr>
          <w:delText xml:space="preserve">13 </w:delText>
        </w:r>
      </w:del>
      <w:del w:id="3772" w:author="Bo Shen" w:date="2023-02-27T16:55:00Z">
        <w:r w:rsidDel="001A159E">
          <w:rPr>
            <w:rFonts w:ascii="Times New Roman" w:hAnsi="Times New Roman" w:cs="Times New Roman"/>
          </w:rPr>
          <w:delText xml:space="preserve">- </w:delText>
        </w:r>
      </w:del>
      <w:del w:id="3773" w:author="Bo Shen" w:date="2023-02-27T16:34:00Z">
        <w:r w:rsidDel="00DF5DCB">
          <w:rPr>
            <w:rFonts w:ascii="Times New Roman" w:hAnsi="Times New Roman" w:cs="Times New Roman"/>
          </w:rPr>
          <w:delText>15</w:delText>
        </w:r>
      </w:del>
      <w:del w:id="3774" w:author="Bo Shen" w:date="2023-02-27T23:25:00Z">
        <w:r w:rsidDel="00587587">
          <w:rPr>
            <w:rFonts w:ascii="Times New Roman" w:hAnsi="Times New Roman" w:cs="Times New Roman"/>
          </w:rPr>
          <w:delText xml:space="preserve">, we realized that </w:delText>
        </w:r>
      </w:del>
      <m:oMath>
        <m:r>
          <w:del w:id="3775" w:author="Bo Shen" w:date="2023-02-27T23:25:00Z">
            <w:rPr>
              <w:rFonts w:ascii="Cambria Math" w:hAnsi="Cambria Math" w:cs="Times New Roman"/>
            </w:rPr>
            <m:t>α</m:t>
          </w:del>
        </m:r>
      </m:oMath>
      <w:del w:id="3776" w:author="Bo Shen" w:date="2023-02-27T23:25:00Z">
        <w:r w:rsidDel="00587587">
          <w:rPr>
            <w:rFonts w:ascii="Times New Roman" w:hAnsi="Times New Roman" w:cs="Times New Roman"/>
          </w:rPr>
          <w:delText xml:space="preserve"> and </w:delText>
        </w:r>
      </w:del>
      <m:oMath>
        <m:sSub>
          <m:sSubPr>
            <m:ctrlPr>
              <w:del w:id="3777" w:author="Bo Shen" w:date="2023-02-27T23:25:00Z">
                <w:rPr>
                  <w:rFonts w:ascii="Cambria Math" w:hAnsi="Cambria Math" w:cs="Times New Roman"/>
                  <w:i/>
                </w:rPr>
              </w:del>
            </m:ctrlPr>
          </m:sSubPr>
          <m:e>
            <m:r>
              <w:del w:id="3778" w:author="Bo Shen" w:date="2023-02-27T23:25:00Z">
                <w:rPr>
                  <w:rFonts w:ascii="Cambria Math" w:hAnsi="Cambria Math" w:cs="Times New Roman"/>
                </w:rPr>
                <m:t>G</m:t>
              </w:del>
            </m:r>
          </m:e>
          <m:sub>
            <m:r>
              <w:del w:id="3779" w:author="Bo Shen" w:date="2023-02-27T23:25:00Z">
                <w:rPr>
                  <w:rFonts w:ascii="Cambria Math" w:hAnsi="Cambria Math" w:cs="Times New Roman"/>
                </w:rPr>
                <m:t>0</m:t>
              </w:del>
            </m:r>
          </m:sub>
        </m:sSub>
      </m:oMath>
      <w:del w:id="3780" w:author="Bo Shen" w:date="2023-02-27T23:25:00Z">
        <w:r w:rsidDel="00587587">
          <w:rPr>
            <w:rFonts w:ascii="Times New Roman" w:hAnsi="Times New Roman" w:cs="Times New Roman"/>
          </w:rPr>
          <w:delText xml:space="preserve"> share the same term and cannot be independently identified. Thus, we combined these parameters as one in our model fitting.</w:delText>
        </w:r>
      </w:del>
    </w:p>
    <w:p w14:paraId="720958F7" w14:textId="77777777" w:rsidR="00564B42" w:rsidDel="00587587" w:rsidRDefault="00564B42" w:rsidP="00E24C8A">
      <w:pPr>
        <w:spacing w:line="480" w:lineRule="auto"/>
        <w:jc w:val="both"/>
        <w:rPr>
          <w:del w:id="3781" w:author="Bo Shen" w:date="2023-02-27T23:25:00Z"/>
          <w:rFonts w:ascii="Times New Roman" w:hAnsi="Times New Roman" w:cs="Times New Roman"/>
          <w:color w:val="000000" w:themeColor="text1"/>
        </w:rPr>
      </w:pPr>
    </w:p>
    <w:p w14:paraId="6BA6FAE2" w14:textId="77777777" w:rsidR="00564B42" w:rsidDel="00587587" w:rsidRDefault="00564B42" w:rsidP="00E24C8A">
      <w:pPr>
        <w:spacing w:line="480" w:lineRule="auto"/>
        <w:jc w:val="both"/>
        <w:rPr>
          <w:del w:id="3782" w:author="Bo Shen" w:date="2023-02-27T23:25:00Z"/>
          <w:rFonts w:ascii="Times New Roman" w:hAnsi="Times New Roman" w:cs="Times New Roman"/>
          <w:color w:val="000000" w:themeColor="text1"/>
        </w:rPr>
      </w:pPr>
      <w:del w:id="3783" w:author="Bo Shen" w:date="2023-02-27T23:25:00Z">
        <w:r w:rsidDel="00587587">
          <w:rPr>
            <w:rFonts w:ascii="Times New Roman" w:hAnsi="Times New Roman" w:cs="Times New Roman"/>
            <w:color w:val="000000" w:themeColor="text1"/>
          </w:rPr>
          <w:delText xml:space="preserve">Based on the above analyses, two </w:delText>
        </w:r>
        <w:r w:rsidRPr="0060258A" w:rsidDel="00587587">
          <w:rPr>
            <w:rFonts w:ascii="Times New Roman" w:hAnsi="Times New Roman" w:cs="Times New Roman"/>
            <w:color w:val="000000" w:themeColor="text1"/>
          </w:rPr>
          <w:delText>free parameter</w:delText>
        </w:r>
        <w:r w:rsidDel="00587587">
          <w:rPr>
            <w:rFonts w:ascii="Times New Roman" w:hAnsi="Times New Roman" w:cs="Times New Roman"/>
            <w:color w:val="000000" w:themeColor="text1"/>
          </w:rPr>
          <w:delText>s</w:delText>
        </w:r>
        <w:r w:rsidRPr="0060258A" w:rsidDel="00587587">
          <w:rPr>
            <w:rFonts w:ascii="Times New Roman" w:hAnsi="Times New Roman" w:cs="Times New Roman"/>
            <w:color w:val="000000" w:themeColor="text1"/>
          </w:rPr>
          <w:delText xml:space="preserve"> </w:delText>
        </w:r>
        <w:r w:rsidDel="00587587">
          <w:rPr>
            <w:rFonts w:ascii="Times New Roman" w:hAnsi="Times New Roman" w:cs="Times New Roman"/>
            <w:color w:val="000000" w:themeColor="text1"/>
          </w:rPr>
          <w:delText>were</w:delText>
        </w:r>
        <w:r w:rsidRPr="0060258A" w:rsidDel="00587587">
          <w:rPr>
            <w:rFonts w:ascii="Times New Roman" w:hAnsi="Times New Roman" w:cs="Times New Roman"/>
            <w:color w:val="000000" w:themeColor="text1"/>
          </w:rPr>
          <w:delText xml:space="preserve"> </w:delText>
        </w:r>
        <w:r w:rsidDel="00587587">
          <w:rPr>
            <w:rFonts w:ascii="Times New Roman" w:hAnsi="Times New Roman" w:cs="Times New Roman"/>
            <w:color w:val="000000" w:themeColor="text1"/>
          </w:rPr>
          <w:delText>estimated</w:delText>
        </w:r>
        <w:r w:rsidRPr="0060258A" w:rsidDel="00587587">
          <w:rPr>
            <w:rFonts w:ascii="Times New Roman" w:hAnsi="Times New Roman" w:cs="Times New Roman"/>
            <w:color w:val="000000" w:themeColor="text1"/>
          </w:rPr>
          <w:delText xml:space="preserve"> for the DNM (Baseline input</w:delText>
        </w:r>
        <w:r w:rsidDel="00587587">
          <w:rPr>
            <w:rFonts w:ascii="Times New Roman" w:hAnsi="Times New Roman" w:cs="Times New Roman"/>
            <w:color w:val="000000" w:themeColor="text1"/>
          </w:rPr>
          <w:delText xml:space="preserve"> </w:delText>
        </w:r>
      </w:del>
      <m:oMath>
        <m:r>
          <w:del w:id="3784" w:author="Bo Shen" w:date="2023-02-27T23:25:00Z">
            <w:rPr>
              <w:rFonts w:ascii="Cambria Math" w:hAnsi="Cambria Math" w:cs="Times New Roman"/>
              <w:color w:val="000000" w:themeColor="text1"/>
            </w:rPr>
            <m:t>B</m:t>
          </w:del>
        </m:r>
      </m:oMath>
      <w:del w:id="3785" w:author="Bo Shen" w:date="2023-02-27T23:25:00Z">
        <w:r w:rsidRPr="0060258A" w:rsidDel="00587587">
          <w:rPr>
            <w:rFonts w:ascii="Times New Roman" w:hAnsi="Times New Roman" w:cs="Times New Roman"/>
            <w:color w:val="000000" w:themeColor="text1"/>
          </w:rPr>
          <w:delText xml:space="preserve"> </w:delText>
        </w:r>
        <w:r w:rsidDel="00587587">
          <w:rPr>
            <w:rFonts w:ascii="Times New Roman" w:hAnsi="Times New Roman" w:cs="Times New Roman"/>
            <w:color w:val="000000" w:themeColor="text1"/>
          </w:rPr>
          <w:delText xml:space="preserve">and the scaling parameter </w:delText>
        </w:r>
      </w:del>
      <m:oMath>
        <m:sSub>
          <m:sSubPr>
            <m:ctrlPr>
              <w:del w:id="3786" w:author="Bo Shen" w:date="2023-02-27T23:25:00Z">
                <w:rPr>
                  <w:rFonts w:ascii="Cambria Math" w:hAnsi="Cambria Math" w:cs="Times New Roman"/>
                  <w:i/>
                </w:rPr>
              </w:del>
            </m:ctrlPr>
          </m:sSubPr>
          <m:e>
            <m:r>
              <w:del w:id="3787" w:author="Bo Shen" w:date="2023-02-27T23:25:00Z">
                <w:rPr>
                  <w:rFonts w:ascii="Cambria Math" w:hAnsi="Cambria Math" w:cs="Times New Roman"/>
                </w:rPr>
                <m:t>R</m:t>
              </w:del>
            </m:r>
          </m:e>
          <m:sub>
            <m:r>
              <w:del w:id="3788" w:author="Bo Shen" w:date="2023-02-27T23:25:00Z">
                <w:rPr>
                  <w:rFonts w:ascii="Cambria Math" w:hAnsi="Cambria Math" w:cs="Times New Roman"/>
                </w:rPr>
                <m:t>max</m:t>
              </w:del>
            </m:r>
          </m:sub>
        </m:sSub>
      </m:oMath>
      <w:del w:id="3789" w:author="Bo Shen" w:date="2023-02-27T23:25:00Z">
        <w:r w:rsidRPr="0060258A" w:rsidDel="00587587">
          <w:rPr>
            <w:rFonts w:ascii="Times New Roman" w:hAnsi="Times New Roman" w:cs="Times New Roman"/>
            <w:color w:val="000000" w:themeColor="text1"/>
          </w:rPr>
          <w:delText xml:space="preserve">). </w:delText>
        </w:r>
        <w:r w:rsidDel="00587587">
          <w:rPr>
            <w:rFonts w:ascii="Times New Roman" w:hAnsi="Times New Roman" w:cs="Times New Roman"/>
            <w:color w:val="000000" w:themeColor="text1"/>
          </w:rPr>
          <w:delText>Three</w:delText>
        </w:r>
        <w:r w:rsidRPr="0060258A" w:rsidDel="00587587">
          <w:rPr>
            <w:rFonts w:ascii="Times New Roman" w:hAnsi="Times New Roman" w:cs="Times New Roman"/>
            <w:color w:val="000000" w:themeColor="text1"/>
          </w:rPr>
          <w:delText xml:space="preserve"> free parameters </w:delText>
        </w:r>
        <w:r w:rsidDel="00587587">
          <w:rPr>
            <w:rFonts w:ascii="Times New Roman" w:hAnsi="Times New Roman" w:cs="Times New Roman"/>
            <w:color w:val="000000" w:themeColor="text1"/>
          </w:rPr>
          <w:delText>were</w:delText>
        </w:r>
        <w:r w:rsidRPr="0060258A" w:rsidDel="00587587">
          <w:rPr>
            <w:rFonts w:ascii="Times New Roman" w:hAnsi="Times New Roman" w:cs="Times New Roman"/>
            <w:color w:val="000000" w:themeColor="text1"/>
          </w:rPr>
          <w:delText xml:space="preserve"> </w:delText>
        </w:r>
        <w:r w:rsidDel="00587587">
          <w:rPr>
            <w:rFonts w:ascii="Times New Roman" w:hAnsi="Times New Roman" w:cs="Times New Roman"/>
            <w:color w:val="000000" w:themeColor="text1"/>
          </w:rPr>
          <w:delText>estimated</w:delText>
        </w:r>
        <w:r w:rsidRPr="0060258A" w:rsidDel="00587587">
          <w:rPr>
            <w:rFonts w:ascii="Times New Roman" w:hAnsi="Times New Roman" w:cs="Times New Roman"/>
            <w:color w:val="000000" w:themeColor="text1"/>
          </w:rPr>
          <w:delText xml:space="preserve"> for</w:delText>
        </w:r>
        <w:r w:rsidDel="00587587">
          <w:rPr>
            <w:rFonts w:ascii="Times New Roman" w:hAnsi="Times New Roman" w:cs="Times New Roman"/>
            <w:color w:val="000000" w:themeColor="text1"/>
          </w:rPr>
          <w:delText xml:space="preserve"> the</w:delText>
        </w:r>
        <w:r w:rsidRPr="0060258A" w:rsidDel="00587587">
          <w:rPr>
            <w:rFonts w:ascii="Times New Roman" w:hAnsi="Times New Roman" w:cs="Times New Roman"/>
            <w:color w:val="000000" w:themeColor="text1"/>
          </w:rPr>
          <w:delText xml:space="preserve"> LDDM (</w:delText>
        </w:r>
        <w:r w:rsidRPr="0060258A" w:rsidDel="00587587">
          <w:rPr>
            <w:rFonts w:ascii="Times New Roman" w:hAnsi="Times New Roman" w:cs="Times New Roman"/>
            <w:i/>
            <w:color w:val="000000" w:themeColor="text1"/>
          </w:rPr>
          <w:delText>B</w:delText>
        </w:r>
        <w:r w:rsidRPr="0043321E" w:rsidDel="00587587">
          <w:rPr>
            <w:rFonts w:ascii="Times New Roman" w:hAnsi="Times New Roman" w:cs="Times New Roman"/>
            <w:iCs/>
            <w:color w:val="000000" w:themeColor="text1"/>
            <w:rPrChange w:id="3790" w:author="Bo Shen" w:date="2023-01-23T17:47:00Z">
              <w:rPr>
                <w:rFonts w:ascii="Times New Roman" w:hAnsi="Times New Roman" w:cs="Times New Roman"/>
                <w:i/>
                <w:color w:val="000000" w:themeColor="text1"/>
              </w:rPr>
            </w:rPrChange>
          </w:rPr>
          <w:delText xml:space="preserve">, </w:delText>
        </w:r>
        <w:r w:rsidDel="00587587">
          <w:rPr>
            <w:rFonts w:ascii="Times New Roman" w:hAnsi="Times New Roman" w:cs="Times New Roman"/>
            <w:i/>
            <w:color w:val="000000" w:themeColor="text1"/>
          </w:rPr>
          <w:delText>S</w:delText>
        </w:r>
        <w:r w:rsidRPr="0043321E" w:rsidDel="00587587">
          <w:rPr>
            <w:rFonts w:ascii="Times New Roman" w:hAnsi="Times New Roman" w:cs="Times New Roman"/>
            <w:iCs/>
            <w:color w:val="000000" w:themeColor="text1"/>
            <w:rPrChange w:id="3791" w:author="Bo Shen" w:date="2023-01-23T17:47:00Z">
              <w:rPr>
                <w:rFonts w:ascii="Times New Roman" w:hAnsi="Times New Roman" w:cs="Times New Roman"/>
                <w:i/>
                <w:color w:val="000000" w:themeColor="text1"/>
              </w:rPr>
            </w:rPrChange>
          </w:rPr>
          <w:delText xml:space="preserve">, and a </w:delText>
        </w:r>
        <w:r w:rsidRPr="0043321E" w:rsidDel="00587587">
          <w:rPr>
            <w:rFonts w:ascii="Times New Roman" w:hAnsi="Times New Roman" w:cs="Times New Roman"/>
            <w:iCs/>
            <w:color w:val="000000" w:themeColor="text1"/>
            <w:rPrChange w:id="3792" w:author="Bo Shen" w:date="2023-01-23T17:46:00Z">
              <w:rPr>
                <w:rFonts w:ascii="Times New Roman" w:hAnsi="Times New Roman" w:cs="Times New Roman"/>
                <w:i/>
                <w:color w:val="000000" w:themeColor="text1"/>
              </w:rPr>
            </w:rPrChange>
          </w:rPr>
          <w:delText xml:space="preserve">combined parameter </w:delText>
        </w:r>
      </w:del>
      <m:oMath>
        <m:sSub>
          <m:sSubPr>
            <m:ctrlPr>
              <w:del w:id="3793" w:author="Bo Shen" w:date="2023-02-27T23:25:00Z">
                <w:rPr>
                  <w:rFonts w:ascii="Cambria Math" w:hAnsi="Cambria Math" w:cs="Times New Roman"/>
                  <w:i/>
                  <w:color w:val="000000" w:themeColor="text1"/>
                </w:rPr>
              </w:del>
            </m:ctrlPr>
          </m:sSubPr>
          <m:e>
            <m:r>
              <w:del w:id="3794" w:author="Bo Shen" w:date="2023-02-27T23:25:00Z">
                <w:rPr>
                  <w:rFonts w:ascii="Cambria Math" w:hAnsi="Cambria Math" w:cs="Times New Roman"/>
                  <w:color w:val="000000" w:themeColor="text1"/>
                </w:rPr>
                <m:t>G</m:t>
              </w:del>
            </m:r>
          </m:e>
          <m:sub>
            <m:r>
              <w:del w:id="3795" w:author="Bo Shen" w:date="2023-02-27T23:25:00Z">
                <w:rPr>
                  <w:rFonts w:ascii="Cambria Math" w:hAnsi="Cambria Math" w:cs="Times New Roman"/>
                  <w:color w:val="000000" w:themeColor="text1"/>
                </w:rPr>
                <m:t>0</m:t>
              </w:del>
            </m:r>
          </m:sub>
        </m:sSub>
        <m:r>
          <w:del w:id="3796" w:author="Bo Shen" w:date="2023-02-27T23:25:00Z">
            <w:rPr>
              <w:rFonts w:ascii="Cambria Math" w:hAnsi="Cambria Math" w:cs="Times New Roman"/>
              <w:color w:val="000000" w:themeColor="text1"/>
            </w:rPr>
            <m:t>-α</m:t>
          </w:del>
        </m:r>
      </m:oMath>
      <w:del w:id="3797" w:author="Bo Shen" w:date="2023-02-27T23:25:00Z">
        <w:r w:rsidRPr="0060258A" w:rsidDel="00587587">
          <w:rPr>
            <w:rFonts w:ascii="Times New Roman" w:hAnsi="Times New Roman" w:cs="Times New Roman"/>
            <w:color w:val="000000" w:themeColor="text1"/>
          </w:rPr>
          <w:delText>). Bayesian adaptive direct search algorithm (BADS</w:delText>
        </w:r>
        <w:r w:rsidRPr="0060258A" w:rsidDel="00587587">
          <w:rPr>
            <w:rFonts w:ascii="Times New Roman" w:hAnsi="Times New Roman" w:cs="Times New Roman"/>
            <w:color w:val="000000" w:themeColor="text1"/>
          </w:rPr>
          <w:fldChar w:fldCharType="begin"/>
        </w:r>
        <w:r w:rsidRPr="0060258A" w:rsidDel="00587587">
          <w:rPr>
            <w:rFonts w:ascii="Times New Roman" w:hAnsi="Times New Roman" w:cs="Times New Roman"/>
            <w:color w:val="000000" w:themeColor="text1"/>
          </w:rPr>
          <w:delInstrText xml:space="preserve"> ADDIN ZOTERO_ITEM CSL_CITATION {"citationID":"kmilfhdu","properties":{"formattedCitation":"\\super 150\\nosupersub{}","plainCitation":"150","dontUpdate":true,"noteIndex":0},"citationItems":[{"id":4048,"uris":["http://zotero.org/users/6345545/items/J5A8AR2D"],"itemData":{"id":4048,"type":"article-journal","abstract":"Computational models in fields such as computational neuroscience are often evaluated via stochastic simulation or numerical approximation. Fitting these models implies a difficult optimization problem over complex, possibly noisy parameter landscapes. Bayesian optimization (BO) has been successfully applied to solving expensive black-box problems in engineering and machine learning. Here we explore whether BO can be applied as a general tool for model fitting. First, we present a novel hybrid BO algorithm, Bayesian adaptive direct search (BADS), that achieves competitive performance with an affordable computational overhead for the running time of typical models. We then perform an extensive benchmark of BADS vs. many common and state-of-the-art nonconvex, derivative-free optimizers, on a set of model-fitting problems with real data and models from six studies in behavioral, cognitive, and computational neuroscience. With default settings, BADS consistently finds comparable or better solutions than other methods, including `vanilla' BO, showing great promise for advanced BO techniques, and BADS in particular, as a general model-fitting tool.","container-title":"arXiv:1705.04405 [q-bio, stat]","note":"arXiv: 1705.04405","source":"arXiv.org","title":"Practical Bayesian Optimization for Model Fitting with Bayesian Adaptive Direct Search","URL":"http://arxiv.org/abs/1705.04405","author":[{"family":"Acerbi","given":"Luigi"},{"family":"Ma","given":"Wei Ji"}],"accessed":{"date-parts":[["2021",4,27]]},"issued":{"date-parts":[["2017",11,2]]}}}],"schema":"https://github.com/citation-style-language/schema/raw/master/csl-citation.json"} </w:delInstrText>
        </w:r>
        <w:r w:rsidRPr="0060258A" w:rsidDel="00587587">
          <w:rPr>
            <w:rFonts w:ascii="Times New Roman" w:hAnsi="Times New Roman" w:cs="Times New Roman"/>
            <w:color w:val="000000" w:themeColor="text1"/>
          </w:rPr>
          <w:fldChar w:fldCharType="separate"/>
        </w:r>
        <w:r w:rsidRPr="0060258A" w:rsidDel="00587587">
          <w:rPr>
            <w:rFonts w:ascii="Times New Roman" w:hAnsi="Times New Roman" w:cs="Times New Roman"/>
            <w:color w:val="000000" w:themeColor="text1"/>
            <w:vertAlign w:val="superscript"/>
          </w:rPr>
          <w:delText xml:space="preserve"> </w:delText>
        </w:r>
        <w:r w:rsidRPr="0060258A" w:rsidDel="00587587">
          <w:rPr>
            <w:rFonts w:ascii="Times New Roman" w:hAnsi="Times New Roman" w:cs="Times New Roman"/>
            <w:color w:val="000000" w:themeColor="text1"/>
          </w:rPr>
          <w:fldChar w:fldCharType="end"/>
        </w:r>
        <w:r w:rsidRPr="0060258A" w:rsidDel="00587587">
          <w:rPr>
            <w:rFonts w:ascii="Times New Roman" w:hAnsi="Times New Roman" w:cs="Times New Roman"/>
            <w:noProof/>
            <w:color w:val="000000" w:themeColor="text1"/>
          </w:rPr>
          <w:delText>)</w:delText>
        </w:r>
        <w:r w:rsidDel="00587587">
          <w:rPr>
            <w:rFonts w:ascii="Times New Roman" w:hAnsi="Times New Roman" w:cs="Times New Roman"/>
            <w:noProof/>
            <w:color w:val="000000" w:themeColor="text1"/>
          </w:rPr>
          <w:fldChar w:fldCharType="begin"/>
        </w:r>
        <w:r w:rsidDel="00587587">
          <w:rPr>
            <w:rFonts w:ascii="Times New Roman" w:hAnsi="Times New Roman" w:cs="Times New Roman"/>
            <w:noProof/>
            <w:color w:val="000000" w:themeColor="text1"/>
          </w:rPr>
          <w:delInstrText xml:space="preserve"> ADDIN ZOTERO_ITEM CSL_CITATION {"citationID":"VVbEj2IN","properties":{"formattedCitation":"(Acerbi &amp; Ma, 2017a, 2017b)","plainCitation":"(Acerbi &amp; Ma, 2017a, 2017b)","noteIndex":0},"citationItems":[{"id":4048,"uris":["http://zotero.org/users/6345545/items/J5A8AR2D"],"itemData":{"id":4048,"type":"article-journal","abstract":"Computational models in fields such as computational neuroscience are often evaluated via stochastic simulation or numerical approximation. Fitting these models implies a difficult optimization problem over complex, possibly noisy parameter landscapes. Bayesian optimization (BO) has been successfully applied to solving expensive black-box problems in engineering and machine learning. Here we explore whether BO can be applied as a general tool for model fitting. First, we present a novel hybrid BO algorithm, Bayesian adaptive direct search (BADS), that achieves competitive performance with an affordable computational overhead for the running time of typical models. We then perform an extensive benchmark of BADS vs. many common and state-of-the-art nonconvex, derivative-free optimizers, on a set of model-fitting problems with real data and models from six studies in behavioral, cognitive, and computational neuroscience. With default settings, BADS consistently finds comparable or better solutions than other methods, including `vanilla' BO, showing great promise for advanced BO techniques, and BADS in particular, as a general model-fitting tool.","container-title":"arXiv:1705.04405 [q-bio, stat]","note":"arXiv: 1705.04405","source":"arXiv.org","title":"Practical Bayesian Optimization for Model Fitting with Bayesian Adaptive Direct Search","URL":"http://arxiv.org/abs/1705.04405","author":[{"family":"Acerbi","given":"Luigi"},{"family":"Ma","given":"Wei Ji"}],"accessed":{"date-parts":[["2021",4,27]]},"issued":{"date-parts":[["2017",11,2]]}}},{"id":5783,"uris":["http://zotero.org/users/6345545/items/I6YSZFV9"],"itemData":{"id":5783,"type":"paper-conference","container-title":"Advances in Neural Information Processing Systems","publisher":"Curran Associates, Inc.","title":"Practical Bayesian Optimization for Model Fitting with Bayesian Adaptive Direct Search","URL":"https://proceedings.neurips.cc/paper/2017/file/df0aab058ce179e4f7ab135ed4e641a9-Paper.pdf","volume":"30","author":[{"family":"Acerbi","given":"Luigi"},{"family":"Ma","given":"Wei Ji"}],"editor":[{"family":"Guyon","given":"I."},{"family":"Luxburg","given":"U. Von"},{"family":"Bengio","given":"S."},{"family":"Wallach","given":"H."},{"family":"Fergus","given":"R."},{"family":"Vishwanathan","given":"S."},{"family":"Garnett","given":"R."}],"issued":{"date-parts":[["2017"]]}}}],"schema":"https://github.com/citation-style-language/schema/raw/master/csl-citation.json"} </w:delInstrText>
        </w:r>
        <w:r w:rsidDel="00587587">
          <w:rPr>
            <w:rFonts w:ascii="Times New Roman" w:hAnsi="Times New Roman" w:cs="Times New Roman"/>
            <w:noProof/>
            <w:color w:val="000000" w:themeColor="text1"/>
          </w:rPr>
          <w:fldChar w:fldCharType="separate"/>
        </w:r>
        <w:r w:rsidDel="00587587">
          <w:rPr>
            <w:rFonts w:ascii="Times New Roman" w:hAnsi="Times New Roman" w:cs="Times New Roman"/>
            <w:color w:val="000000"/>
          </w:rPr>
          <w:delText>(Acerbi &amp; Ma, 2017a, 2017b)</w:delText>
        </w:r>
        <w:r w:rsidDel="00587587">
          <w:rPr>
            <w:rFonts w:ascii="Times New Roman" w:hAnsi="Times New Roman" w:cs="Times New Roman"/>
            <w:noProof/>
            <w:color w:val="000000" w:themeColor="text1"/>
          </w:rPr>
          <w:fldChar w:fldCharType="end"/>
        </w:r>
        <w:r w:rsidRPr="0060258A" w:rsidDel="00587587">
          <w:rPr>
            <w:rFonts w:ascii="Times New Roman" w:hAnsi="Times New Roman" w:cs="Times New Roman"/>
            <w:noProof/>
            <w:color w:val="000000" w:themeColor="text1"/>
          </w:rPr>
          <w:delText xml:space="preserve"> was implemented </w:delText>
        </w:r>
        <w:r w:rsidRPr="0060258A" w:rsidDel="00587587">
          <w:rPr>
            <w:rFonts w:ascii="Times New Roman" w:hAnsi="Times New Roman" w:cs="Times New Roman"/>
            <w:color w:val="000000" w:themeColor="text1"/>
          </w:rPr>
          <w:delText xml:space="preserve">to minimize the ordinary squared error between the steady state of the predicted neural firing rates on </w:delText>
        </w:r>
        <w:r w:rsidRPr="0060258A" w:rsidDel="00587587">
          <w:rPr>
            <w:rFonts w:ascii="Times New Roman" w:hAnsi="Times New Roman" w:cs="Times New Roman"/>
            <w:i/>
            <w:color w:val="000000" w:themeColor="text1"/>
          </w:rPr>
          <w:delText>R</w:delText>
        </w:r>
        <w:r w:rsidRPr="0060258A" w:rsidDel="00587587">
          <w:rPr>
            <w:rFonts w:ascii="Times New Roman" w:hAnsi="Times New Roman" w:cs="Times New Roman"/>
            <w:i/>
            <w:color w:val="000000" w:themeColor="text1"/>
            <w:vertAlign w:val="subscript"/>
          </w:rPr>
          <w:delText>1</w:delText>
        </w:r>
        <w:r w:rsidRPr="0060258A" w:rsidDel="00587587">
          <w:rPr>
            <w:rFonts w:ascii="Times New Roman" w:hAnsi="Times New Roman" w:cs="Times New Roman"/>
            <w:color w:val="000000" w:themeColor="text1"/>
          </w:rPr>
          <w:delText xml:space="preserve"> and the empirical data. </w:delText>
        </w:r>
      </w:del>
    </w:p>
    <w:p w14:paraId="7FF39361" w14:textId="77777777" w:rsidR="00564B42" w:rsidRPr="00FA3848" w:rsidRDefault="00564B42" w:rsidP="00587587">
      <w:pPr>
        <w:spacing w:line="480" w:lineRule="auto"/>
        <w:jc w:val="both"/>
        <w:rPr>
          <w:ins w:id="3798" w:author="Bo Shen" w:date="2023-02-27T23:25:00Z"/>
          <w:rFonts w:ascii="Times New Roman" w:hAnsi="Times New Roman" w:cs="Times New Roman"/>
        </w:rPr>
      </w:pPr>
      <w:ins w:id="3799" w:author="Bo Shen" w:date="2023-02-27T23:25:00Z">
        <w:r w:rsidRPr="00FA3848">
          <w:rPr>
            <w:rFonts w:ascii="Times New Roman" w:hAnsi="Times New Roman" w:cs="Times New Roman"/>
          </w:rPr>
          <w:t>To fit the DNM, we employed the following differential equations,</w:t>
        </w:r>
      </w:ins>
    </w:p>
    <w:p w14:paraId="3E69E401" w14:textId="77777777" w:rsidR="00564B42" w:rsidRDefault="00564B42" w:rsidP="00587587">
      <w:pPr>
        <w:spacing w:line="480" w:lineRule="auto"/>
        <w:jc w:val="both"/>
        <w:rPr>
          <w:ins w:id="3800" w:author="Bo Shen" w:date="2023-02-27T23:25:00Z"/>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4168"/>
        <w:gridCol w:w="3117"/>
      </w:tblGrid>
      <w:tr w:rsidR="00564B42" w14:paraId="2421FE85" w14:textId="77777777" w:rsidTr="00CB4C46">
        <w:trPr>
          <w:ins w:id="3801" w:author="Bo Shen" w:date="2023-02-27T23:25:00Z"/>
        </w:trPr>
        <w:tc>
          <w:tcPr>
            <w:tcW w:w="2065" w:type="dxa"/>
          </w:tcPr>
          <w:p w14:paraId="7F5CC643" w14:textId="77777777" w:rsidR="00564B42" w:rsidRDefault="00564B42" w:rsidP="00CB4C46">
            <w:pPr>
              <w:spacing w:line="480" w:lineRule="auto"/>
              <w:jc w:val="both"/>
              <w:rPr>
                <w:ins w:id="3802" w:author="Bo Shen" w:date="2023-02-27T23:25:00Z"/>
                <w:rFonts w:ascii="Times New Roman" w:hAnsi="Times New Roman" w:cs="Times New Roman"/>
              </w:rPr>
            </w:pPr>
          </w:p>
        </w:tc>
        <w:tc>
          <w:tcPr>
            <w:tcW w:w="4168" w:type="dxa"/>
          </w:tcPr>
          <w:p w14:paraId="252EF89E" w14:textId="77777777" w:rsidR="00564B42" w:rsidRPr="00481F27" w:rsidRDefault="00000000" w:rsidP="00CB4C46">
            <w:pPr>
              <w:spacing w:line="480" w:lineRule="auto"/>
              <w:jc w:val="both"/>
              <w:rPr>
                <w:ins w:id="3803" w:author="Bo Shen" w:date="2023-02-27T23:25:00Z"/>
                <w:rFonts w:ascii="Times New Roman" w:hAnsi="Times New Roman" w:cs="Times New Roman"/>
              </w:rPr>
            </w:pPr>
            <m:oMathPara>
              <m:oMathParaPr>
                <m:jc m:val="left"/>
              </m:oMathParaPr>
              <m:oMath>
                <m:d>
                  <m:dPr>
                    <m:begChr m:val="{"/>
                    <m:endChr m:val=""/>
                    <m:ctrlPr>
                      <w:ins w:id="3804" w:author="Bo Shen" w:date="2023-02-27T23:25:00Z">
                        <w:rPr>
                          <w:rFonts w:ascii="Cambria Math" w:hAnsi="Cambria Math" w:cs="Times New Roman"/>
                          <w:i/>
                        </w:rPr>
                      </w:ins>
                    </m:ctrlPr>
                  </m:dPr>
                  <m:e>
                    <m:eqArr>
                      <m:eqArrPr>
                        <m:ctrlPr>
                          <w:ins w:id="3805" w:author="Bo Shen" w:date="2023-02-27T23:25:00Z">
                            <w:rPr>
                              <w:rFonts w:ascii="Cambria Math" w:hAnsi="Cambria Math" w:cs="Times New Roman"/>
                              <w:i/>
                            </w:rPr>
                          </w:ins>
                        </m:ctrlPr>
                      </m:eqArrPr>
                      <m:e>
                        <m:sSub>
                          <m:sSubPr>
                            <m:ctrlPr>
                              <w:ins w:id="3806" w:author="Bo Shen" w:date="2023-02-27T23:25:00Z">
                                <w:rPr>
                                  <w:rFonts w:ascii="Cambria Math" w:hAnsi="Cambria Math" w:cs="Times New Roman"/>
                                  <w:i/>
                                </w:rPr>
                              </w:ins>
                            </m:ctrlPr>
                          </m:sSubPr>
                          <m:e>
                            <m:r>
                              <w:ins w:id="3807" w:author="Bo Shen" w:date="2023-02-27T23:25:00Z">
                                <w:rPr>
                                  <w:rFonts w:ascii="Cambria Math" w:hAnsi="Cambria Math" w:cs="Times New Roman"/>
                                </w:rPr>
                                <m:t>τ</m:t>
                              </w:ins>
                            </m:r>
                          </m:e>
                          <m:sub>
                            <m:r>
                              <w:ins w:id="3808" w:author="Bo Shen" w:date="2023-02-27T23:25:00Z">
                                <w:rPr>
                                  <w:rFonts w:ascii="Cambria Math" w:hAnsi="Cambria Math" w:cs="Times New Roman"/>
                                </w:rPr>
                                <m:t>R</m:t>
                              </w:ins>
                            </m:r>
                          </m:sub>
                        </m:sSub>
                        <m:f>
                          <m:fPr>
                            <m:ctrlPr>
                              <w:ins w:id="3809" w:author="Bo Shen" w:date="2023-02-27T23:25:00Z">
                                <w:rPr>
                                  <w:rFonts w:ascii="Cambria Math" w:hAnsi="Cambria Math" w:cs="Times New Roman"/>
                                  <w:i/>
                                </w:rPr>
                              </w:ins>
                            </m:ctrlPr>
                          </m:fPr>
                          <m:num>
                            <m:r>
                              <w:ins w:id="3810" w:author="Bo Shen" w:date="2023-02-27T23:25:00Z">
                                <w:rPr>
                                  <w:rFonts w:ascii="Cambria Math" w:hAnsi="Cambria Math" w:cs="Times New Roman"/>
                                </w:rPr>
                                <m:t>d</m:t>
                              </w:ins>
                            </m:r>
                            <m:sSub>
                              <m:sSubPr>
                                <m:ctrlPr>
                                  <w:ins w:id="3811" w:author="Bo Shen" w:date="2023-02-27T23:25:00Z">
                                    <w:rPr>
                                      <w:rFonts w:ascii="Cambria Math" w:hAnsi="Cambria Math" w:cs="Times New Roman"/>
                                      <w:i/>
                                    </w:rPr>
                                  </w:ins>
                                </m:ctrlPr>
                              </m:sSubPr>
                              <m:e>
                                <m:r>
                                  <w:ins w:id="3812" w:author="Bo Shen" w:date="2023-02-27T23:25:00Z">
                                    <w:rPr>
                                      <w:rFonts w:ascii="Cambria Math" w:hAnsi="Cambria Math" w:cs="Times New Roman"/>
                                    </w:rPr>
                                    <m:t>R</m:t>
                                  </w:ins>
                                </m:r>
                              </m:e>
                              <m:sub>
                                <m:r>
                                  <w:ins w:id="3813" w:author="Bo Shen" w:date="2023-02-27T23:25:00Z">
                                    <w:rPr>
                                      <w:rFonts w:ascii="Cambria Math" w:hAnsi="Cambria Math" w:cs="Times New Roman"/>
                                    </w:rPr>
                                    <m:t>i</m:t>
                                  </w:ins>
                                </m:r>
                              </m:sub>
                            </m:sSub>
                          </m:num>
                          <m:den>
                            <m:r>
                              <w:ins w:id="3814" w:author="Bo Shen" w:date="2023-02-27T23:25:00Z">
                                <w:rPr>
                                  <w:rFonts w:ascii="Cambria Math" w:hAnsi="Cambria Math" w:cs="Times New Roman"/>
                                </w:rPr>
                                <m:t>dt</m:t>
                              </w:ins>
                            </m:r>
                          </m:den>
                        </m:f>
                        <m:r>
                          <w:ins w:id="3815" w:author="Bo Shen" w:date="2023-02-27T23:25:00Z">
                            <w:rPr>
                              <w:rFonts w:ascii="Cambria Math" w:hAnsi="Cambria Math" w:cs="Times New Roman"/>
                            </w:rPr>
                            <m:t>=-</m:t>
                          </w:ins>
                        </m:r>
                        <m:sSub>
                          <m:sSubPr>
                            <m:ctrlPr>
                              <w:ins w:id="3816" w:author="Bo Shen" w:date="2023-02-27T23:25:00Z">
                                <w:rPr>
                                  <w:rFonts w:ascii="Cambria Math" w:hAnsi="Cambria Math" w:cs="Times New Roman"/>
                                  <w:i/>
                                </w:rPr>
                              </w:ins>
                            </m:ctrlPr>
                          </m:sSubPr>
                          <m:e>
                            <m:r>
                              <w:ins w:id="3817" w:author="Bo Shen" w:date="2023-02-27T23:25:00Z">
                                <w:rPr>
                                  <w:rFonts w:ascii="Cambria Math" w:hAnsi="Cambria Math" w:cs="Times New Roman"/>
                                </w:rPr>
                                <m:t>R</m:t>
                              </w:ins>
                            </m:r>
                          </m:e>
                          <m:sub>
                            <m:r>
                              <w:ins w:id="3818" w:author="Bo Shen" w:date="2023-02-27T23:25:00Z">
                                <w:rPr>
                                  <w:rFonts w:ascii="Cambria Math" w:hAnsi="Cambria Math" w:cs="Times New Roman"/>
                                </w:rPr>
                                <m:t>i</m:t>
                              </w:ins>
                            </m:r>
                          </m:sub>
                        </m:sSub>
                        <m:r>
                          <w:ins w:id="3819" w:author="Bo Shen" w:date="2023-02-27T23:25:00Z">
                            <w:rPr>
                              <w:rFonts w:ascii="Cambria Math" w:hAnsi="Cambria Math" w:cs="Times New Roman"/>
                            </w:rPr>
                            <m:t>+</m:t>
                          </w:ins>
                        </m:r>
                        <m:f>
                          <m:fPr>
                            <m:ctrlPr>
                              <w:ins w:id="3820" w:author="Bo Shen" w:date="2023-02-27T23:25:00Z">
                                <w:rPr>
                                  <w:rFonts w:ascii="Cambria Math" w:hAnsi="Cambria Math" w:cs="Times New Roman"/>
                                  <w:i/>
                                </w:rPr>
                              </w:ins>
                            </m:ctrlPr>
                          </m:fPr>
                          <m:num>
                            <m:sSub>
                              <m:sSubPr>
                                <m:ctrlPr>
                                  <w:ins w:id="3821" w:author="Bo Shen" w:date="2023-02-27T23:25:00Z">
                                    <w:rPr>
                                      <w:rFonts w:ascii="Cambria Math" w:hAnsi="Cambria Math" w:cs="Times New Roman"/>
                                      <w:i/>
                                    </w:rPr>
                                  </w:ins>
                                </m:ctrlPr>
                              </m:sSubPr>
                              <m:e>
                                <m:r>
                                  <w:ins w:id="3822" w:author="Bo Shen" w:date="2023-02-27T23:25:00Z">
                                    <w:rPr>
                                      <w:rFonts w:ascii="Cambria Math" w:hAnsi="Cambria Math" w:cs="Times New Roman"/>
                                    </w:rPr>
                                    <m:t>V</m:t>
                                  </w:ins>
                                </m:r>
                              </m:e>
                              <m:sub>
                                <m:r>
                                  <w:ins w:id="3823" w:author="Bo Shen" w:date="2023-02-27T23:25:00Z">
                                    <w:rPr>
                                      <w:rFonts w:ascii="Cambria Math" w:hAnsi="Cambria Math" w:cs="Times New Roman"/>
                                    </w:rPr>
                                    <m:t>i</m:t>
                                  </w:ins>
                                </m:r>
                              </m:sub>
                            </m:sSub>
                            <m:r>
                              <w:ins w:id="3824" w:author="Bo Shen" w:date="2023-02-27T23:25:00Z">
                                <w:rPr>
                                  <w:rFonts w:ascii="Cambria Math" w:hAnsi="Cambria Math" w:cs="Times New Roman"/>
                                </w:rPr>
                                <m:t>+</m:t>
                              </w:ins>
                            </m:r>
                            <m:sSub>
                              <m:sSubPr>
                                <m:ctrlPr>
                                  <w:ins w:id="3825" w:author="Bo Shen" w:date="2023-03-03T18:01:00Z">
                                    <w:rPr>
                                      <w:rFonts w:ascii="Cambria Math" w:hAnsi="Cambria Math" w:cs="Times New Roman"/>
                                      <w:i/>
                                    </w:rPr>
                                  </w:ins>
                                </m:ctrlPr>
                              </m:sSubPr>
                              <m:e>
                                <m:r>
                                  <w:ins w:id="3826" w:author="Bo Shen" w:date="2023-02-27T23:25:00Z">
                                    <w:rPr>
                                      <w:rFonts w:ascii="Cambria Math" w:hAnsi="Cambria Math" w:cs="Times New Roman"/>
                                    </w:rPr>
                                    <m:t>B</m:t>
                                  </w:ins>
                                </m:r>
                              </m:e>
                              <m:sub>
                                <m:r>
                                  <w:ins w:id="3827" w:author="Bo Shen" w:date="2023-03-03T18:01:00Z">
                                    <w:rPr>
                                      <w:rFonts w:ascii="Cambria Math" w:hAnsi="Cambria Math" w:cs="Times New Roman"/>
                                    </w:rPr>
                                    <m:t>R</m:t>
                                  </w:ins>
                                </m:r>
                              </m:sub>
                            </m:sSub>
                          </m:num>
                          <m:den>
                            <m:r>
                              <w:ins w:id="3828" w:author="Bo Shen" w:date="2023-02-27T23:25:00Z">
                                <w:rPr>
                                  <w:rFonts w:ascii="Cambria Math" w:hAnsi="Cambria Math" w:cs="Times New Roman"/>
                                </w:rPr>
                                <m:t>1+</m:t>
                              </w:ins>
                            </m:r>
                            <m:sSub>
                              <m:sSubPr>
                                <m:ctrlPr>
                                  <w:ins w:id="3829" w:author="Bo Shen" w:date="2023-02-27T23:25:00Z">
                                    <w:rPr>
                                      <w:rFonts w:ascii="Cambria Math" w:hAnsi="Cambria Math" w:cs="Times New Roman"/>
                                      <w:i/>
                                    </w:rPr>
                                  </w:ins>
                                </m:ctrlPr>
                              </m:sSubPr>
                              <m:e>
                                <m:r>
                                  <w:ins w:id="3830" w:author="Bo Shen" w:date="2023-02-27T23:25:00Z">
                                    <w:rPr>
                                      <w:rFonts w:ascii="Cambria Math" w:hAnsi="Cambria Math" w:cs="Times New Roman"/>
                                    </w:rPr>
                                    <m:t>G</m:t>
                                  </w:ins>
                                </m:r>
                              </m:e>
                              <m:sub>
                                <m:r>
                                  <w:ins w:id="3831" w:author="Bo Shen" w:date="2023-02-27T23:25:00Z">
                                    <w:rPr>
                                      <w:rFonts w:ascii="Cambria Math" w:hAnsi="Cambria Math" w:cs="Times New Roman"/>
                                    </w:rPr>
                                    <m:t>i</m:t>
                                  </w:ins>
                                </m:r>
                              </m:sub>
                            </m:sSub>
                          </m:den>
                        </m:f>
                        <m:r>
                          <w:ins w:id="3832" w:author="Bo Shen" w:date="2023-02-27T23:25:00Z">
                            <w:rPr>
                              <w:rFonts w:ascii="Cambria Math" w:hAnsi="Cambria Math" w:cs="Times New Roman"/>
                            </w:rPr>
                            <m:t>;</m:t>
                          </w:ins>
                        </m:r>
                      </m:e>
                      <m:e>
                        <m:sSub>
                          <m:sSubPr>
                            <m:ctrlPr>
                              <w:ins w:id="3833" w:author="Bo Shen" w:date="2023-02-27T23:25:00Z">
                                <w:rPr>
                                  <w:rFonts w:ascii="Cambria Math" w:hAnsi="Cambria Math" w:cs="Times New Roman"/>
                                  <w:i/>
                                </w:rPr>
                              </w:ins>
                            </m:ctrlPr>
                          </m:sSubPr>
                          <m:e>
                            <m:r>
                              <w:ins w:id="3834" w:author="Bo Shen" w:date="2023-02-27T23:25:00Z">
                                <w:rPr>
                                  <w:rFonts w:ascii="Cambria Math" w:hAnsi="Cambria Math" w:cs="Times New Roman"/>
                                </w:rPr>
                                <m:t>τ</m:t>
                              </w:ins>
                            </m:r>
                          </m:e>
                          <m:sub>
                            <m:r>
                              <w:ins w:id="3835" w:author="Bo Shen" w:date="2023-02-27T23:25:00Z">
                                <w:rPr>
                                  <w:rFonts w:ascii="Cambria Math" w:hAnsi="Cambria Math" w:cs="Times New Roman"/>
                                </w:rPr>
                                <m:t>G</m:t>
                              </w:ins>
                            </m:r>
                          </m:sub>
                        </m:sSub>
                        <m:f>
                          <m:fPr>
                            <m:ctrlPr>
                              <w:ins w:id="3836" w:author="Bo Shen" w:date="2023-02-27T23:25:00Z">
                                <w:rPr>
                                  <w:rFonts w:ascii="Cambria Math" w:hAnsi="Cambria Math" w:cs="Times New Roman"/>
                                  <w:i/>
                                </w:rPr>
                              </w:ins>
                            </m:ctrlPr>
                          </m:fPr>
                          <m:num>
                            <m:r>
                              <w:ins w:id="3837" w:author="Bo Shen" w:date="2023-02-27T23:25:00Z">
                                <w:rPr>
                                  <w:rFonts w:ascii="Cambria Math" w:hAnsi="Cambria Math" w:cs="Times New Roman"/>
                                </w:rPr>
                                <m:t>d</m:t>
                              </w:ins>
                            </m:r>
                            <m:sSub>
                              <m:sSubPr>
                                <m:ctrlPr>
                                  <w:ins w:id="3838" w:author="Bo Shen" w:date="2023-02-27T23:25:00Z">
                                    <w:rPr>
                                      <w:rFonts w:ascii="Cambria Math" w:hAnsi="Cambria Math" w:cs="Times New Roman"/>
                                      <w:i/>
                                    </w:rPr>
                                  </w:ins>
                                </m:ctrlPr>
                              </m:sSubPr>
                              <m:e>
                                <m:r>
                                  <w:ins w:id="3839" w:author="Bo Shen" w:date="2023-02-27T23:25:00Z">
                                    <w:rPr>
                                      <w:rFonts w:ascii="Cambria Math" w:hAnsi="Cambria Math" w:cs="Times New Roman"/>
                                    </w:rPr>
                                    <m:t>G</m:t>
                                  </w:ins>
                                </m:r>
                              </m:e>
                              <m:sub>
                                <m:r>
                                  <w:ins w:id="3840" w:author="Bo Shen" w:date="2023-02-27T23:25:00Z">
                                    <w:rPr>
                                      <w:rFonts w:ascii="Cambria Math" w:hAnsi="Cambria Math" w:cs="Times New Roman"/>
                                    </w:rPr>
                                    <m:t>i</m:t>
                                  </w:ins>
                                </m:r>
                              </m:sub>
                            </m:sSub>
                          </m:num>
                          <m:den>
                            <m:r>
                              <w:ins w:id="3841" w:author="Bo Shen" w:date="2023-02-27T23:25:00Z">
                                <w:rPr>
                                  <w:rFonts w:ascii="Cambria Math" w:hAnsi="Cambria Math" w:cs="Times New Roman"/>
                                </w:rPr>
                                <m:t>dt</m:t>
                              </w:ins>
                            </m:r>
                          </m:den>
                        </m:f>
                        <m:r>
                          <w:ins w:id="3842" w:author="Bo Shen" w:date="2023-02-27T23:25:00Z">
                            <w:rPr>
                              <w:rFonts w:ascii="Cambria Math" w:hAnsi="Cambria Math" w:cs="Times New Roman"/>
                            </w:rPr>
                            <m:t>=-</m:t>
                          </w:ins>
                        </m:r>
                        <m:sSub>
                          <m:sSubPr>
                            <m:ctrlPr>
                              <w:ins w:id="3843" w:author="Bo Shen" w:date="2023-02-27T23:25:00Z">
                                <w:rPr>
                                  <w:rFonts w:ascii="Cambria Math" w:hAnsi="Cambria Math" w:cs="Times New Roman"/>
                                  <w:i/>
                                </w:rPr>
                              </w:ins>
                            </m:ctrlPr>
                          </m:sSubPr>
                          <m:e>
                            <m:r>
                              <w:ins w:id="3844" w:author="Bo Shen" w:date="2023-02-27T23:25:00Z">
                                <w:rPr>
                                  <w:rFonts w:ascii="Cambria Math" w:hAnsi="Cambria Math" w:cs="Times New Roman"/>
                                </w:rPr>
                                <m:t>G</m:t>
                              </w:ins>
                            </m:r>
                          </m:e>
                          <m:sub>
                            <m:r>
                              <w:ins w:id="3845" w:author="Bo Shen" w:date="2023-02-27T23:25:00Z">
                                <w:rPr>
                                  <w:rFonts w:ascii="Cambria Math" w:hAnsi="Cambria Math" w:cs="Times New Roman"/>
                                </w:rPr>
                                <m:t>i</m:t>
                              </w:ins>
                            </m:r>
                          </m:sub>
                        </m:sSub>
                        <m:r>
                          <w:ins w:id="3846" w:author="Bo Shen" w:date="2023-02-27T23:25:00Z">
                            <w:rPr>
                              <w:rFonts w:ascii="Cambria Math" w:hAnsi="Cambria Math" w:cs="Times New Roman"/>
                            </w:rPr>
                            <m:t>+</m:t>
                          </w:ins>
                        </m:r>
                        <m:nary>
                          <m:naryPr>
                            <m:chr m:val="∑"/>
                            <m:limLoc m:val="subSup"/>
                            <m:supHide m:val="1"/>
                            <m:ctrlPr>
                              <w:ins w:id="3847" w:author="Bo Shen" w:date="2023-02-27T23:25:00Z">
                                <w:rPr>
                                  <w:rFonts w:ascii="Cambria Math" w:hAnsi="Cambria Math" w:cs="Times New Roman"/>
                                  <w:i/>
                                </w:rPr>
                              </w:ins>
                            </m:ctrlPr>
                          </m:naryPr>
                          <m:sub>
                            <m:r>
                              <w:ins w:id="3848" w:author="Bo Shen" w:date="2023-02-27T23:25:00Z">
                                <w:rPr>
                                  <w:rFonts w:ascii="Cambria Math" w:hAnsi="Cambria Math" w:cs="Times New Roman"/>
                                </w:rPr>
                                <m:t>j</m:t>
                              </w:ins>
                            </m:r>
                          </m:sub>
                          <m:sup/>
                          <m:e>
                            <m:r>
                              <w:ins w:id="3849" w:author="Bo Shen" w:date="2023-02-27T23:25:00Z">
                                <w:rPr>
                                  <w:rFonts w:ascii="Cambria Math" w:hAnsi="Cambria Math" w:cs="Times New Roman"/>
                                </w:rPr>
                                <m:t>ω</m:t>
                              </w:ins>
                            </m:r>
                            <m:sSub>
                              <m:sSubPr>
                                <m:ctrlPr>
                                  <w:ins w:id="3850" w:author="Bo Shen" w:date="2023-02-27T23:25:00Z">
                                    <w:rPr>
                                      <w:rFonts w:ascii="Cambria Math" w:hAnsi="Cambria Math" w:cs="Times New Roman"/>
                                      <w:i/>
                                    </w:rPr>
                                  </w:ins>
                                </m:ctrlPr>
                              </m:sSubPr>
                              <m:e>
                                <m:r>
                                  <w:ins w:id="3851" w:author="Bo Shen" w:date="2023-02-27T23:25:00Z">
                                    <w:rPr>
                                      <w:rFonts w:ascii="Cambria Math" w:hAnsi="Cambria Math" w:cs="Times New Roman"/>
                                    </w:rPr>
                                    <m:t>R</m:t>
                                  </w:ins>
                                </m:r>
                              </m:e>
                              <m:sub>
                                <m:r>
                                  <w:ins w:id="3852" w:author="Bo Shen" w:date="2023-02-27T23:25:00Z">
                                    <w:rPr>
                                      <w:rFonts w:ascii="Cambria Math" w:hAnsi="Cambria Math" w:cs="Times New Roman"/>
                                    </w:rPr>
                                    <m:t>j</m:t>
                                  </w:ins>
                                </m:r>
                              </m:sub>
                            </m:sSub>
                          </m:e>
                        </m:nary>
                        <m:r>
                          <w:ins w:id="3853" w:author="Bo Shen" w:date="2023-02-27T23:25:00Z">
                            <w:rPr>
                              <w:rFonts w:ascii="Cambria Math" w:hAnsi="Cambria Math" w:cs="Times New Roman"/>
                            </w:rPr>
                            <m:t>.</m:t>
                          </w:ins>
                        </m:r>
                      </m:e>
                    </m:eqArr>
                  </m:e>
                </m:d>
              </m:oMath>
            </m:oMathPara>
          </w:p>
        </w:tc>
        <w:tc>
          <w:tcPr>
            <w:tcW w:w="3117" w:type="dxa"/>
            <w:vAlign w:val="center"/>
          </w:tcPr>
          <w:p w14:paraId="16049E0B" w14:textId="77777777" w:rsidR="00564B42" w:rsidRDefault="00564B42" w:rsidP="0036525F">
            <w:pPr>
              <w:spacing w:line="480" w:lineRule="auto"/>
              <w:jc w:val="right"/>
              <w:rPr>
                <w:ins w:id="3854" w:author="Bo Shen" w:date="2023-02-27T23:25:00Z"/>
                <w:rFonts w:ascii="Times New Roman" w:hAnsi="Times New Roman" w:cs="Times New Roman"/>
              </w:rPr>
            </w:pPr>
            <w:ins w:id="3855" w:author="Bo Shen" w:date="2023-02-27T23:25:00Z">
              <w:r>
                <w:rPr>
                  <w:rFonts w:ascii="Times New Roman" w:hAnsi="Times New Roman" w:cs="Times New Roman"/>
                </w:rPr>
                <w:t>(10)</w:t>
              </w:r>
            </w:ins>
          </w:p>
          <w:p w14:paraId="4A2FBAE7" w14:textId="77777777" w:rsidR="00564B42" w:rsidRDefault="00564B42" w:rsidP="0036525F">
            <w:pPr>
              <w:spacing w:line="480" w:lineRule="auto"/>
              <w:jc w:val="right"/>
              <w:rPr>
                <w:ins w:id="3856" w:author="Bo Shen" w:date="2023-02-27T23:25:00Z"/>
                <w:rFonts w:ascii="Times New Roman" w:hAnsi="Times New Roman" w:cs="Times New Roman"/>
              </w:rPr>
            </w:pPr>
            <w:ins w:id="3857" w:author="Bo Shen" w:date="2023-02-27T23:25:00Z">
              <w:r>
                <w:rPr>
                  <w:rFonts w:ascii="Times New Roman" w:hAnsi="Times New Roman" w:cs="Times New Roman"/>
                </w:rPr>
                <w:t>(11)</w:t>
              </w:r>
            </w:ins>
          </w:p>
        </w:tc>
      </w:tr>
    </w:tbl>
    <w:p w14:paraId="472DFC8C" w14:textId="77777777" w:rsidR="00564B42" w:rsidRDefault="00564B42" w:rsidP="00587587">
      <w:pPr>
        <w:spacing w:line="480" w:lineRule="auto"/>
        <w:jc w:val="both"/>
        <w:rPr>
          <w:ins w:id="3858" w:author="Bo Shen" w:date="2023-02-27T23:25:00Z"/>
          <w:rFonts w:ascii="Times New Roman" w:hAnsi="Times New Roman" w:cs="Times New Roman"/>
          <w:color w:val="000000" w:themeColor="text1"/>
        </w:rPr>
      </w:pPr>
      <w:ins w:id="3859" w:author="Bo Shen" w:date="2023-02-27T23:25:00Z">
        <w:r>
          <w:rPr>
            <w:rFonts w:ascii="Times New Roman" w:hAnsi="Times New Roman" w:cs="Times New Roman"/>
            <w:color w:val="000000" w:themeColor="text1"/>
          </w:rPr>
          <w:t>To fit LDDM, we employed Eq. 1-3.</w:t>
        </w:r>
      </w:ins>
    </w:p>
    <w:p w14:paraId="4A3E6498" w14:textId="77777777" w:rsidR="00564B42" w:rsidRDefault="00564B42" w:rsidP="00587587">
      <w:pPr>
        <w:spacing w:line="480" w:lineRule="auto"/>
        <w:jc w:val="both"/>
        <w:rPr>
          <w:ins w:id="3860" w:author="Bo Shen" w:date="2023-02-27T23:25:00Z"/>
          <w:rFonts w:ascii="Times New Roman" w:hAnsi="Times New Roman" w:cs="Times New Roman"/>
          <w:color w:val="000000" w:themeColor="text1"/>
        </w:rPr>
      </w:pPr>
    </w:p>
    <w:p w14:paraId="56A5FDF9" w14:textId="77777777" w:rsidR="00564B42" w:rsidRDefault="00564B42" w:rsidP="00587587">
      <w:pPr>
        <w:spacing w:line="480" w:lineRule="auto"/>
        <w:jc w:val="both"/>
        <w:rPr>
          <w:ins w:id="3861" w:author="Bo Shen" w:date="2023-02-27T23:25:00Z"/>
          <w:rFonts w:ascii="Times New Roman" w:hAnsi="Times New Roman" w:cs="Times New Roman"/>
        </w:rPr>
      </w:pPr>
      <w:ins w:id="3862" w:author="Bo Shen" w:date="2023-02-27T23:25:00Z">
        <w:r>
          <w:rPr>
            <w:rFonts w:ascii="Times New Roman" w:hAnsi="Times New Roman" w:cs="Times New Roman"/>
          </w:rPr>
          <w:t>The direct input value (</w:t>
        </w:r>
      </w:ins>
      <m:oMath>
        <m:sSub>
          <m:sSubPr>
            <m:ctrlPr>
              <w:ins w:id="3863" w:author="Bo Shen" w:date="2023-02-27T23:25:00Z">
                <w:rPr>
                  <w:rFonts w:ascii="Cambria Math" w:hAnsi="Cambria Math" w:cs="Times New Roman"/>
                  <w:i/>
                </w:rPr>
              </w:ins>
            </m:ctrlPr>
          </m:sSubPr>
          <m:e>
            <m:r>
              <w:ins w:id="3864" w:author="Bo Shen" w:date="2023-02-27T23:25:00Z">
                <w:rPr>
                  <w:rFonts w:ascii="Cambria Math" w:hAnsi="Cambria Math" w:cs="Times New Roman"/>
                </w:rPr>
                <m:t>V</m:t>
              </w:ins>
            </m:r>
          </m:e>
          <m:sub>
            <m:r>
              <w:ins w:id="3865" w:author="Bo Shen" w:date="2023-02-27T23:25:00Z">
                <w:rPr>
                  <w:rFonts w:ascii="Cambria Math" w:hAnsi="Cambria Math" w:cs="Times New Roman"/>
                </w:rPr>
                <m:t>i</m:t>
              </w:ins>
            </m:r>
          </m:sub>
        </m:sSub>
      </m:oMath>
      <w:ins w:id="3866" w:author="Bo Shen" w:date="2023-02-27T23:25:00Z">
        <w:r>
          <w:rPr>
            <w:rFonts w:ascii="Times New Roman" w:hAnsi="Times New Roman" w:cs="Times New Roman"/>
          </w:rPr>
          <w:t>) to each pool takes the value of the volume of juice reward (</w:t>
        </w:r>
      </w:ins>
      <m:oMath>
        <m:r>
          <w:ins w:id="3867" w:author="Bo Shen" w:date="2023-02-27T23:25:00Z">
            <w:rPr>
              <w:rFonts w:ascii="Cambria Math" w:hAnsi="Cambria Math" w:cs="Times New Roman"/>
            </w:rPr>
            <m:t>μl</m:t>
          </w:ins>
        </m:r>
      </m:oMath>
      <w:ins w:id="3868" w:author="Bo Shen" w:date="2023-02-27T23:25:00Z">
        <w:r>
          <w:rPr>
            <w:rFonts w:ascii="Times New Roman" w:hAnsi="Times New Roman" w:cs="Times New Roman"/>
          </w:rPr>
          <w:t xml:space="preserve">) plus a baseline input value </w:t>
        </w:r>
      </w:ins>
      <m:oMath>
        <m:sSub>
          <m:sSubPr>
            <m:ctrlPr>
              <w:ins w:id="3869" w:author="Bo Shen" w:date="2023-03-03T18:02:00Z">
                <w:rPr>
                  <w:rFonts w:ascii="Cambria Math" w:hAnsi="Cambria Math" w:cs="Times New Roman"/>
                  <w:i/>
                  <w:iCs/>
                </w:rPr>
              </w:ins>
            </m:ctrlPr>
          </m:sSubPr>
          <m:e>
            <m:r>
              <w:ins w:id="3870" w:author="Bo Shen" w:date="2023-02-27T23:25:00Z">
                <w:rPr>
                  <w:rFonts w:ascii="Cambria Math" w:hAnsi="Cambria Math" w:cs="Times New Roman"/>
                </w:rPr>
                <m:t>B</m:t>
              </w:ins>
            </m:r>
          </m:e>
          <m:sub>
            <m:r>
              <w:ins w:id="3871" w:author="Bo Shen" w:date="2023-03-03T18:02:00Z">
                <w:rPr>
                  <w:rFonts w:ascii="Cambria Math" w:hAnsi="Cambria Math" w:cs="Times New Roman"/>
                </w:rPr>
                <m:t>R</m:t>
              </w:ins>
            </m:r>
          </m:sub>
        </m:sSub>
      </m:oMath>
      <w:ins w:id="3872" w:author="Bo Shen" w:date="2023-02-27T23:25:00Z">
        <w:r>
          <w:rPr>
            <w:rFonts w:ascii="Times New Roman" w:hAnsi="Times New Roman" w:cs="Times New Roman"/>
          </w:rPr>
          <w:t xml:space="preserve">. </w:t>
        </w:r>
      </w:ins>
      <m:oMath>
        <m:r>
          <w:ins w:id="3873" w:author="Bo Shen" w:date="2023-02-27T23:25:00Z">
            <w:rPr>
              <w:rFonts w:ascii="Cambria Math" w:hAnsi="Cambria Math" w:cs="Times New Roman"/>
            </w:rPr>
            <m:t>ω</m:t>
          </w:ins>
        </m:r>
      </m:oMath>
      <w:ins w:id="3874" w:author="Bo Shen" w:date="2023-02-27T23:25:00Z">
        <w:r>
          <w:rPr>
            <w:rFonts w:ascii="Times New Roman" w:hAnsi="Times New Roman" w:cs="Times New Roman"/>
          </w:rPr>
          <w:t xml:space="preserve"> was set as 1. In the LDDM, there are additional terms of self-excitation weighted by </w:t>
        </w:r>
      </w:ins>
      <m:oMath>
        <m:r>
          <w:ins w:id="3875" w:author="Bo Shen" w:date="2023-02-27T23:25:00Z">
            <w:rPr>
              <w:rFonts w:ascii="Cambria Math" w:hAnsi="Cambria Math" w:cs="Times New Roman"/>
            </w:rPr>
            <m:t>α</m:t>
          </w:ins>
        </m:r>
      </m:oMath>
      <w:ins w:id="3876" w:author="Bo Shen" w:date="2023-02-27T23:25:00Z">
        <w:r>
          <w:rPr>
            <w:rFonts w:ascii="Times New Roman" w:hAnsi="Times New Roman" w:cs="Times New Roman"/>
          </w:rPr>
          <w:t xml:space="preserve">, baseline gain control input </w:t>
        </w:r>
      </w:ins>
      <m:oMath>
        <m:sSub>
          <m:sSubPr>
            <m:ctrlPr>
              <w:ins w:id="3877" w:author="Bo Shen" w:date="2023-03-03T18:02:00Z">
                <w:rPr>
                  <w:rFonts w:ascii="Cambria Math" w:hAnsi="Cambria Math" w:cs="Times New Roman"/>
                  <w:i/>
                </w:rPr>
              </w:ins>
            </m:ctrlPr>
          </m:sSubPr>
          <m:e>
            <m:r>
              <w:ins w:id="3878" w:author="Bo Shen" w:date="2023-03-03T18:02:00Z">
                <w:rPr>
                  <w:rFonts w:ascii="Cambria Math" w:hAnsi="Cambria Math" w:cs="Times New Roman"/>
                </w:rPr>
                <m:t>B</m:t>
              </w:ins>
            </m:r>
          </m:e>
          <m:sub>
            <m:r>
              <w:ins w:id="3879" w:author="Bo Shen" w:date="2023-03-03T18:02:00Z">
                <w:rPr>
                  <w:rFonts w:ascii="Cambria Math" w:hAnsi="Cambria Math" w:cs="Times New Roman"/>
                </w:rPr>
                <m:t>G</m:t>
              </w:ins>
            </m:r>
          </m:sub>
        </m:sSub>
      </m:oMath>
      <w:ins w:id="3880" w:author="Bo Shen" w:date="2023-02-27T23:25:00Z">
        <w:r>
          <w:rPr>
            <w:rFonts w:ascii="Times New Roman" w:hAnsi="Times New Roman" w:cs="Times New Roman"/>
          </w:rPr>
          <w:t xml:space="preserve"> fed into </w:t>
        </w:r>
      </w:ins>
      <m:oMath>
        <m:sSub>
          <m:sSubPr>
            <m:ctrlPr>
              <w:ins w:id="3881" w:author="Bo Shen" w:date="2023-02-27T23:25:00Z">
                <w:rPr>
                  <w:rFonts w:ascii="Cambria Math" w:hAnsi="Cambria Math" w:cs="Times New Roman"/>
                  <w:i/>
                </w:rPr>
              </w:ins>
            </m:ctrlPr>
          </m:sSubPr>
          <m:e>
            <m:r>
              <w:ins w:id="3882" w:author="Bo Shen" w:date="2023-02-27T23:25:00Z">
                <w:rPr>
                  <w:rFonts w:ascii="Cambria Math" w:hAnsi="Cambria Math" w:cs="Times New Roman"/>
                </w:rPr>
                <m:t>G</m:t>
              </w:ins>
            </m:r>
          </m:e>
          <m:sub>
            <m:r>
              <w:ins w:id="3883" w:author="Bo Shen" w:date="2023-02-27T23:25:00Z">
                <w:rPr>
                  <w:rFonts w:ascii="Cambria Math" w:hAnsi="Cambria Math" w:cs="Times New Roman"/>
                </w:rPr>
                <m:t>i</m:t>
              </w:ins>
            </m:r>
          </m:sub>
        </m:sSub>
      </m:oMath>
      <w:ins w:id="3884" w:author="Bo Shen" w:date="2023-02-27T23:25:00Z">
        <w:r>
          <w:rPr>
            <w:rFonts w:ascii="Times New Roman" w:hAnsi="Times New Roman" w:cs="Times New Roman"/>
          </w:rPr>
          <w:t xml:space="preserve">, and coupling between </w:t>
        </w:r>
      </w:ins>
      <m:oMath>
        <m:sSub>
          <m:sSubPr>
            <m:ctrlPr>
              <w:ins w:id="3885" w:author="Bo Shen" w:date="2023-02-27T23:25:00Z">
                <w:rPr>
                  <w:rFonts w:ascii="Cambria Math" w:hAnsi="Cambria Math" w:cs="Times New Roman"/>
                  <w:i/>
                </w:rPr>
              </w:ins>
            </m:ctrlPr>
          </m:sSubPr>
          <m:e>
            <m:r>
              <w:ins w:id="3886" w:author="Bo Shen" w:date="2023-02-27T23:25:00Z">
                <w:rPr>
                  <w:rFonts w:ascii="Cambria Math" w:hAnsi="Cambria Math" w:cs="Times New Roman"/>
                </w:rPr>
                <m:t>R</m:t>
              </w:ins>
            </m:r>
          </m:e>
          <m:sub>
            <m:r>
              <w:ins w:id="3887" w:author="Bo Shen" w:date="2023-02-27T23:25:00Z">
                <w:rPr>
                  <w:rFonts w:ascii="Cambria Math" w:hAnsi="Cambria Math" w:cs="Times New Roman"/>
                </w:rPr>
                <m:t>i</m:t>
              </w:ins>
            </m:r>
          </m:sub>
        </m:sSub>
      </m:oMath>
      <w:ins w:id="3888" w:author="Bo Shen" w:date="2023-02-27T23:25:00Z">
        <w:r>
          <w:rPr>
            <w:rFonts w:ascii="Times New Roman" w:hAnsi="Times New Roman" w:cs="Times New Roman"/>
          </w:rPr>
          <w:t xml:space="preserve"> and the disinhibitory neurons </w:t>
        </w:r>
      </w:ins>
      <m:oMath>
        <m:sSub>
          <m:sSubPr>
            <m:ctrlPr>
              <w:ins w:id="3889" w:author="Bo Shen" w:date="2023-02-27T23:25:00Z">
                <w:rPr>
                  <w:rFonts w:ascii="Cambria Math" w:hAnsi="Cambria Math" w:cs="Times New Roman"/>
                  <w:i/>
                </w:rPr>
              </w:ins>
            </m:ctrlPr>
          </m:sSubPr>
          <m:e>
            <m:r>
              <w:ins w:id="3890" w:author="Bo Shen" w:date="2023-02-27T23:25:00Z">
                <w:rPr>
                  <w:rFonts w:ascii="Cambria Math" w:hAnsi="Cambria Math" w:cs="Times New Roman"/>
                </w:rPr>
                <m:t>D</m:t>
              </w:ins>
            </m:r>
          </m:e>
          <m:sub>
            <m:r>
              <w:ins w:id="3891" w:author="Bo Shen" w:date="2023-02-27T23:25:00Z">
                <w:rPr>
                  <w:rFonts w:ascii="Cambria Math" w:hAnsi="Cambria Math" w:cs="Times New Roman"/>
                </w:rPr>
                <m:t>i</m:t>
              </w:ins>
            </m:r>
          </m:sub>
        </m:sSub>
      </m:oMath>
      <w:ins w:id="3892" w:author="Bo Shen" w:date="2023-02-27T23:25:00Z">
        <w:r>
          <w:rPr>
            <w:rFonts w:ascii="Times New Roman" w:hAnsi="Times New Roman" w:cs="Times New Roman"/>
          </w:rPr>
          <w:t xml:space="preserve"> weighted by </w:t>
        </w:r>
      </w:ins>
      <m:oMath>
        <m:r>
          <w:ins w:id="3893" w:author="Bo Shen" w:date="2023-02-27T23:25:00Z">
            <w:rPr>
              <w:rFonts w:ascii="Cambria Math" w:hAnsi="Cambria Math" w:cs="Times New Roman"/>
            </w:rPr>
            <m:t>β</m:t>
          </w:ins>
        </m:r>
      </m:oMath>
      <w:ins w:id="3894" w:author="Bo Shen" w:date="2023-02-27T23:25:00Z">
        <w:r>
          <w:rPr>
            <w:rFonts w:ascii="Times New Roman" w:hAnsi="Times New Roman" w:cs="Times New Roman"/>
          </w:rPr>
          <w:t>.</w:t>
        </w:r>
      </w:ins>
    </w:p>
    <w:p w14:paraId="390D22BB" w14:textId="77777777" w:rsidR="00564B42" w:rsidRPr="00CB4C46" w:rsidRDefault="00564B42" w:rsidP="00587587">
      <w:pPr>
        <w:spacing w:line="480" w:lineRule="auto"/>
        <w:jc w:val="both"/>
        <w:rPr>
          <w:ins w:id="3895" w:author="Bo Shen" w:date="2023-02-27T23:25:00Z"/>
          <w:rFonts w:ascii="Times New Roman" w:hAnsi="Times New Roman" w:cs="Times New Roman"/>
        </w:rPr>
      </w:pPr>
    </w:p>
    <w:p w14:paraId="47FA41A4" w14:textId="77777777" w:rsidR="00564B42" w:rsidRDefault="00564B42" w:rsidP="00587587">
      <w:pPr>
        <w:spacing w:line="480" w:lineRule="auto"/>
        <w:jc w:val="both"/>
        <w:rPr>
          <w:ins w:id="3896" w:author="Bo Shen" w:date="2023-02-27T23:25:00Z"/>
          <w:rFonts w:ascii="Times New Roman" w:hAnsi="Times New Roman" w:cs="Times New Roman"/>
        </w:rPr>
      </w:pPr>
      <w:ins w:id="3897" w:author="Bo Shen" w:date="2023-02-27T23:25:00Z">
        <w:r>
          <w:rPr>
            <w:rFonts w:ascii="Times New Roman" w:hAnsi="Times New Roman" w:cs="Times New Roman"/>
          </w:rPr>
          <w:t>To fit the predicted activities to the empirical mean firing rates during the sustain phase, we fit the predicted activities during the equilibria of these models. T</w:t>
        </w:r>
        <w:r w:rsidRPr="00FA3848">
          <w:rPr>
            <w:rFonts w:ascii="Times New Roman" w:hAnsi="Times New Roman" w:cs="Times New Roman"/>
          </w:rPr>
          <w:t>he equilibria of the</w:t>
        </w:r>
        <w:r>
          <w:rPr>
            <w:rFonts w:ascii="Times New Roman" w:hAnsi="Times New Roman" w:cs="Times New Roman"/>
          </w:rPr>
          <w:t xml:space="preserve"> two models were solved in Eq. 12 and Eq. 13 respectively by taking the differential equations (Eqs. 10-11 and Eqs. 1-3) to zero. </w:t>
        </w:r>
      </w:ins>
    </w:p>
    <w:p w14:paraId="66B50505" w14:textId="77777777" w:rsidR="00564B42" w:rsidRDefault="00564B42" w:rsidP="00587587">
      <w:pPr>
        <w:spacing w:line="480" w:lineRule="auto"/>
        <w:jc w:val="both"/>
        <w:rPr>
          <w:ins w:id="3898" w:author="Bo Shen" w:date="2023-02-27T23:25:00Z"/>
          <w:rFonts w:ascii="Times New Roman" w:hAnsi="Times New Roman" w:cs="Times New Roman"/>
        </w:rPr>
      </w:pPr>
      <w:ins w:id="3899" w:author="Bo Shen" w:date="2023-02-27T23:25:00Z">
        <w:r>
          <w:rPr>
            <w:rFonts w:ascii="Times New Roman" w:hAnsi="Times New Roman" w:cs="Times New Roman"/>
          </w:rPr>
          <w:t>For DNM,</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4168"/>
        <w:gridCol w:w="3117"/>
      </w:tblGrid>
      <w:tr w:rsidR="00564B42" w14:paraId="7EF64A7B" w14:textId="77777777" w:rsidTr="00CB4C46">
        <w:trPr>
          <w:ins w:id="3900" w:author="Bo Shen" w:date="2023-02-27T23:25:00Z"/>
        </w:trPr>
        <w:tc>
          <w:tcPr>
            <w:tcW w:w="2065" w:type="dxa"/>
          </w:tcPr>
          <w:p w14:paraId="498E85DB" w14:textId="77777777" w:rsidR="00564B42" w:rsidRDefault="00564B42" w:rsidP="00CB4C46">
            <w:pPr>
              <w:spacing w:line="480" w:lineRule="auto"/>
              <w:jc w:val="both"/>
              <w:rPr>
                <w:ins w:id="3901" w:author="Bo Shen" w:date="2023-02-27T23:25:00Z"/>
                <w:rFonts w:ascii="Times New Roman" w:hAnsi="Times New Roman" w:cs="Times New Roman"/>
              </w:rPr>
            </w:pPr>
          </w:p>
        </w:tc>
        <w:tc>
          <w:tcPr>
            <w:tcW w:w="4168" w:type="dxa"/>
          </w:tcPr>
          <w:p w14:paraId="7BB1F1C1" w14:textId="77777777" w:rsidR="00564B42" w:rsidRPr="00481F27" w:rsidRDefault="00000000" w:rsidP="00CB4C46">
            <w:pPr>
              <w:spacing w:line="480" w:lineRule="auto"/>
              <w:jc w:val="both"/>
              <w:rPr>
                <w:ins w:id="3902" w:author="Bo Shen" w:date="2023-02-27T23:25:00Z"/>
                <w:rFonts w:ascii="Times New Roman" w:hAnsi="Times New Roman" w:cs="Times New Roman"/>
              </w:rPr>
            </w:pPr>
            <m:oMathPara>
              <m:oMathParaPr>
                <m:jc m:val="left"/>
              </m:oMathParaPr>
              <m:oMath>
                <m:sSub>
                  <m:sSubPr>
                    <m:ctrlPr>
                      <w:ins w:id="3903" w:author="Bo Shen" w:date="2023-02-27T23:25:00Z">
                        <w:rPr>
                          <w:rFonts w:ascii="Cambria Math" w:hAnsi="Cambria Math" w:cs="Times New Roman"/>
                          <w:i/>
                        </w:rPr>
                      </w:ins>
                    </m:ctrlPr>
                  </m:sSubPr>
                  <m:e>
                    <m:r>
                      <w:ins w:id="3904" w:author="Bo Shen" w:date="2023-02-27T23:25:00Z">
                        <w:rPr>
                          <w:rFonts w:ascii="Cambria Math" w:hAnsi="Cambria Math" w:cs="Times New Roman"/>
                        </w:rPr>
                        <m:t>R</m:t>
                      </w:ins>
                    </m:r>
                  </m:e>
                  <m:sub>
                    <m:r>
                      <w:ins w:id="3905" w:author="Bo Shen" w:date="2023-02-27T23:25:00Z">
                        <w:rPr>
                          <w:rFonts w:ascii="Cambria Math" w:hAnsi="Cambria Math" w:cs="Times New Roman"/>
                        </w:rPr>
                        <m:t>i</m:t>
                      </w:ins>
                    </m:r>
                  </m:sub>
                </m:sSub>
                <m:r>
                  <w:ins w:id="3906" w:author="Bo Shen" w:date="2023-02-27T23:25:00Z">
                    <w:rPr>
                      <w:rFonts w:ascii="Cambria Math" w:hAnsi="Cambria Math" w:cs="Times New Roman"/>
                    </w:rPr>
                    <m:t>=</m:t>
                  </w:ins>
                </m:r>
                <m:f>
                  <m:fPr>
                    <m:ctrlPr>
                      <w:ins w:id="3907" w:author="Bo Shen" w:date="2023-02-27T23:25:00Z">
                        <w:rPr>
                          <w:rFonts w:ascii="Cambria Math" w:hAnsi="Cambria Math" w:cs="Times New Roman"/>
                          <w:i/>
                        </w:rPr>
                      </w:ins>
                    </m:ctrlPr>
                  </m:fPr>
                  <m:num>
                    <m:sSub>
                      <m:sSubPr>
                        <m:ctrlPr>
                          <w:ins w:id="3908" w:author="Bo Shen" w:date="2023-02-27T23:25:00Z">
                            <w:rPr>
                              <w:rFonts w:ascii="Cambria Math" w:hAnsi="Cambria Math" w:cs="Times New Roman"/>
                              <w:i/>
                            </w:rPr>
                          </w:ins>
                        </m:ctrlPr>
                      </m:sSubPr>
                      <m:e>
                        <m:r>
                          <w:ins w:id="3909" w:author="Bo Shen" w:date="2023-02-27T23:25:00Z">
                            <w:rPr>
                              <w:rFonts w:ascii="Cambria Math" w:hAnsi="Cambria Math" w:cs="Times New Roman"/>
                            </w:rPr>
                            <m:t>V</m:t>
                          </w:ins>
                        </m:r>
                      </m:e>
                      <m:sub>
                        <m:r>
                          <w:ins w:id="3910" w:author="Bo Shen" w:date="2023-02-27T23:25:00Z">
                            <w:rPr>
                              <w:rFonts w:ascii="Cambria Math" w:hAnsi="Cambria Math" w:cs="Times New Roman"/>
                            </w:rPr>
                            <m:t>i</m:t>
                          </w:ins>
                        </m:r>
                      </m:sub>
                    </m:sSub>
                    <m:r>
                      <w:ins w:id="3911" w:author="Bo Shen" w:date="2023-02-27T23:25:00Z">
                        <w:rPr>
                          <w:rFonts w:ascii="Cambria Math" w:hAnsi="Cambria Math" w:cs="Times New Roman"/>
                        </w:rPr>
                        <m:t>+</m:t>
                      </w:ins>
                    </m:r>
                    <m:sSub>
                      <m:sSubPr>
                        <m:ctrlPr>
                          <w:ins w:id="3912" w:author="Bo Shen" w:date="2023-03-03T18:02:00Z">
                            <w:rPr>
                              <w:rFonts w:ascii="Cambria Math" w:hAnsi="Cambria Math" w:cs="Times New Roman"/>
                              <w:i/>
                            </w:rPr>
                          </w:ins>
                        </m:ctrlPr>
                      </m:sSubPr>
                      <m:e>
                        <m:r>
                          <w:ins w:id="3913" w:author="Bo Shen" w:date="2023-02-27T23:25:00Z">
                            <w:rPr>
                              <w:rFonts w:ascii="Cambria Math" w:hAnsi="Cambria Math" w:cs="Times New Roman"/>
                            </w:rPr>
                            <m:t>B</m:t>
                          </w:ins>
                        </m:r>
                      </m:e>
                      <m:sub>
                        <m:r>
                          <w:ins w:id="3914" w:author="Bo Shen" w:date="2023-03-03T18:55:00Z">
                            <w:rPr>
                              <w:rFonts w:ascii="Cambria Math" w:hAnsi="Cambria Math" w:cs="Times New Roman"/>
                            </w:rPr>
                            <m:t>R</m:t>
                          </w:ins>
                        </m:r>
                      </m:sub>
                    </m:sSub>
                  </m:num>
                  <m:den>
                    <m:r>
                      <w:ins w:id="3915" w:author="Bo Shen" w:date="2023-02-27T23:25:00Z">
                        <w:rPr>
                          <w:rFonts w:ascii="Cambria Math" w:hAnsi="Cambria Math" w:cs="Times New Roman"/>
                        </w:rPr>
                        <m:t>1+</m:t>
                      </w:ins>
                    </m:r>
                    <m:nary>
                      <m:naryPr>
                        <m:chr m:val="∑"/>
                        <m:limLoc m:val="subSup"/>
                        <m:supHide m:val="1"/>
                        <m:ctrlPr>
                          <w:ins w:id="3916" w:author="Bo Shen" w:date="2023-02-27T23:25:00Z">
                            <w:rPr>
                              <w:rFonts w:ascii="Cambria Math" w:hAnsi="Cambria Math" w:cs="Times New Roman"/>
                              <w:i/>
                            </w:rPr>
                          </w:ins>
                        </m:ctrlPr>
                      </m:naryPr>
                      <m:sub>
                        <m:r>
                          <w:ins w:id="3917" w:author="Bo Shen" w:date="2023-02-27T23:25:00Z">
                            <w:rPr>
                              <w:rFonts w:ascii="Cambria Math" w:hAnsi="Cambria Math" w:cs="Times New Roman"/>
                            </w:rPr>
                            <m:t>j</m:t>
                          </w:ins>
                        </m:r>
                      </m:sub>
                      <m:sup/>
                      <m:e>
                        <m:sSub>
                          <m:sSubPr>
                            <m:ctrlPr>
                              <w:ins w:id="3918" w:author="Bo Shen" w:date="2023-02-27T23:25:00Z">
                                <w:rPr>
                                  <w:rFonts w:ascii="Cambria Math" w:hAnsi="Cambria Math" w:cs="Times New Roman"/>
                                  <w:i/>
                                </w:rPr>
                              </w:ins>
                            </m:ctrlPr>
                          </m:sSubPr>
                          <m:e>
                            <m:r>
                              <w:ins w:id="3919" w:author="Bo Shen" w:date="2023-02-27T23:25:00Z">
                                <w:rPr>
                                  <w:rFonts w:ascii="Cambria Math" w:hAnsi="Cambria Math" w:cs="Times New Roman"/>
                                </w:rPr>
                                <m:t>R</m:t>
                              </w:ins>
                            </m:r>
                          </m:e>
                          <m:sub>
                            <m:r>
                              <w:ins w:id="3920" w:author="Bo Shen" w:date="2023-02-27T23:25:00Z">
                                <w:rPr>
                                  <w:rFonts w:ascii="Cambria Math" w:hAnsi="Cambria Math" w:cs="Times New Roman"/>
                                </w:rPr>
                                <m:t>j</m:t>
                              </w:ins>
                            </m:r>
                          </m:sub>
                        </m:sSub>
                      </m:e>
                    </m:nary>
                  </m:den>
                </m:f>
              </m:oMath>
            </m:oMathPara>
          </w:p>
        </w:tc>
        <w:tc>
          <w:tcPr>
            <w:tcW w:w="3117" w:type="dxa"/>
            <w:vAlign w:val="center"/>
          </w:tcPr>
          <w:p w14:paraId="74947917" w14:textId="77777777" w:rsidR="00564B42" w:rsidRDefault="00564B42" w:rsidP="001076AC">
            <w:pPr>
              <w:spacing w:line="480" w:lineRule="auto"/>
              <w:jc w:val="right"/>
              <w:rPr>
                <w:ins w:id="3921" w:author="Bo Shen" w:date="2023-02-27T23:25:00Z"/>
                <w:rFonts w:ascii="Times New Roman" w:hAnsi="Times New Roman" w:cs="Times New Roman"/>
              </w:rPr>
            </w:pPr>
            <w:ins w:id="3922" w:author="Bo Shen" w:date="2023-02-27T23:25:00Z">
              <w:r>
                <w:rPr>
                  <w:rFonts w:ascii="Times New Roman" w:hAnsi="Times New Roman" w:cs="Times New Roman"/>
                </w:rPr>
                <w:t>(12)</w:t>
              </w:r>
            </w:ins>
          </w:p>
        </w:tc>
      </w:tr>
    </w:tbl>
    <w:p w14:paraId="49945CE0" w14:textId="77777777" w:rsidR="00564B42" w:rsidRDefault="00564B42" w:rsidP="00587587">
      <w:pPr>
        <w:spacing w:line="480" w:lineRule="auto"/>
        <w:jc w:val="both"/>
        <w:rPr>
          <w:ins w:id="3923" w:author="Bo Shen" w:date="2023-02-27T23:25:00Z"/>
          <w:rFonts w:ascii="Times New Roman" w:hAnsi="Times New Roman" w:cs="Times New Roman"/>
        </w:rPr>
      </w:pPr>
      <w:ins w:id="3924" w:author="Bo Shen" w:date="2023-02-27T23:25:00Z">
        <w:r>
          <w:rPr>
            <w:rFonts w:ascii="Times New Roman" w:hAnsi="Times New Roman" w:cs="Times New Roman"/>
          </w:rPr>
          <w:t>For LDDM,</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4168"/>
        <w:gridCol w:w="3117"/>
      </w:tblGrid>
      <w:tr w:rsidR="00564B42" w14:paraId="5CA89843" w14:textId="77777777" w:rsidTr="00CB4C46">
        <w:trPr>
          <w:ins w:id="3925" w:author="Bo Shen" w:date="2023-02-27T23:25:00Z"/>
        </w:trPr>
        <w:tc>
          <w:tcPr>
            <w:tcW w:w="2065" w:type="dxa"/>
          </w:tcPr>
          <w:p w14:paraId="5BBBD185" w14:textId="77777777" w:rsidR="00564B42" w:rsidRDefault="00564B42" w:rsidP="00CB4C46">
            <w:pPr>
              <w:spacing w:line="480" w:lineRule="auto"/>
              <w:jc w:val="both"/>
              <w:rPr>
                <w:ins w:id="3926" w:author="Bo Shen" w:date="2023-02-27T23:25:00Z"/>
                <w:rFonts w:ascii="Times New Roman" w:hAnsi="Times New Roman" w:cs="Times New Roman"/>
              </w:rPr>
            </w:pPr>
          </w:p>
        </w:tc>
        <w:tc>
          <w:tcPr>
            <w:tcW w:w="4168" w:type="dxa"/>
          </w:tcPr>
          <w:p w14:paraId="4F61B47B" w14:textId="77777777" w:rsidR="00564B42" w:rsidRPr="00481F27" w:rsidRDefault="00000000" w:rsidP="00CB4C46">
            <w:pPr>
              <w:spacing w:line="480" w:lineRule="auto"/>
              <w:jc w:val="both"/>
              <w:rPr>
                <w:ins w:id="3927" w:author="Bo Shen" w:date="2023-02-27T23:25:00Z"/>
                <w:rFonts w:ascii="Times New Roman" w:hAnsi="Times New Roman" w:cs="Times New Roman"/>
              </w:rPr>
            </w:pPr>
            <m:oMathPara>
              <m:oMathParaPr>
                <m:jc m:val="left"/>
              </m:oMathParaPr>
              <m:oMath>
                <m:sSub>
                  <m:sSubPr>
                    <m:ctrlPr>
                      <w:ins w:id="3928" w:author="Bo Shen" w:date="2023-02-27T23:25:00Z">
                        <w:rPr>
                          <w:rFonts w:ascii="Cambria Math" w:hAnsi="Cambria Math" w:cs="Times New Roman"/>
                          <w:i/>
                        </w:rPr>
                      </w:ins>
                    </m:ctrlPr>
                  </m:sSubPr>
                  <m:e>
                    <m:r>
                      <w:ins w:id="3929" w:author="Bo Shen" w:date="2023-02-27T23:25:00Z">
                        <w:rPr>
                          <w:rFonts w:ascii="Cambria Math" w:hAnsi="Cambria Math" w:cs="Times New Roman"/>
                        </w:rPr>
                        <m:t>R</m:t>
                      </w:ins>
                    </m:r>
                  </m:e>
                  <m:sub>
                    <m:r>
                      <w:ins w:id="3930" w:author="Bo Shen" w:date="2023-02-27T23:25:00Z">
                        <w:rPr>
                          <w:rFonts w:ascii="Cambria Math" w:hAnsi="Cambria Math" w:cs="Times New Roman"/>
                        </w:rPr>
                        <m:t>i</m:t>
                      </w:ins>
                    </m:r>
                  </m:sub>
                </m:sSub>
                <m:r>
                  <w:ins w:id="3931" w:author="Bo Shen" w:date="2023-02-27T23:25:00Z">
                    <w:rPr>
                      <w:rFonts w:ascii="Cambria Math" w:hAnsi="Cambria Math" w:cs="Times New Roman"/>
                    </w:rPr>
                    <m:t>=</m:t>
                  </w:ins>
                </m:r>
                <m:f>
                  <m:fPr>
                    <m:ctrlPr>
                      <w:ins w:id="3932" w:author="Bo Shen" w:date="2023-02-27T23:25:00Z">
                        <w:rPr>
                          <w:rFonts w:ascii="Cambria Math" w:hAnsi="Cambria Math" w:cs="Times New Roman"/>
                          <w:i/>
                        </w:rPr>
                      </w:ins>
                    </m:ctrlPr>
                  </m:fPr>
                  <m:num>
                    <m:sSub>
                      <m:sSubPr>
                        <m:ctrlPr>
                          <w:ins w:id="3933" w:author="Bo Shen" w:date="2023-02-27T23:25:00Z">
                            <w:rPr>
                              <w:rFonts w:ascii="Cambria Math" w:hAnsi="Cambria Math" w:cs="Times New Roman"/>
                              <w:i/>
                            </w:rPr>
                          </w:ins>
                        </m:ctrlPr>
                      </m:sSubPr>
                      <m:e>
                        <m:r>
                          <w:ins w:id="3934" w:author="Bo Shen" w:date="2023-02-27T23:25:00Z">
                            <w:rPr>
                              <w:rFonts w:ascii="Cambria Math" w:hAnsi="Cambria Math" w:cs="Times New Roman"/>
                            </w:rPr>
                            <m:t>V</m:t>
                          </w:ins>
                        </m:r>
                      </m:e>
                      <m:sub>
                        <m:r>
                          <w:ins w:id="3935" w:author="Bo Shen" w:date="2023-02-27T23:25:00Z">
                            <w:rPr>
                              <w:rFonts w:ascii="Cambria Math" w:hAnsi="Cambria Math" w:cs="Times New Roman"/>
                            </w:rPr>
                            <m:t>i</m:t>
                          </w:ins>
                        </m:r>
                      </m:sub>
                    </m:sSub>
                    <m:r>
                      <w:ins w:id="3936" w:author="Bo Shen" w:date="2023-02-27T23:25:00Z">
                        <w:rPr>
                          <w:rFonts w:ascii="Cambria Math" w:hAnsi="Cambria Math" w:cs="Times New Roman"/>
                        </w:rPr>
                        <m:t>+</m:t>
                      </w:ins>
                    </m:r>
                    <m:sSub>
                      <m:sSubPr>
                        <m:ctrlPr>
                          <w:ins w:id="3937" w:author="Bo Shen" w:date="2023-03-03T18:02:00Z">
                            <w:rPr>
                              <w:rFonts w:ascii="Cambria Math" w:hAnsi="Cambria Math" w:cs="Times New Roman"/>
                              <w:i/>
                            </w:rPr>
                          </w:ins>
                        </m:ctrlPr>
                      </m:sSubPr>
                      <m:e>
                        <m:r>
                          <w:ins w:id="3938" w:author="Bo Shen" w:date="2023-02-27T23:25:00Z">
                            <w:rPr>
                              <w:rFonts w:ascii="Cambria Math" w:hAnsi="Cambria Math" w:cs="Times New Roman"/>
                            </w:rPr>
                            <m:t>B</m:t>
                          </w:ins>
                        </m:r>
                      </m:e>
                      <m:sub>
                        <m:r>
                          <w:ins w:id="3939" w:author="Bo Shen" w:date="2023-03-03T18:55:00Z">
                            <w:rPr>
                              <w:rFonts w:ascii="Cambria Math" w:hAnsi="Cambria Math" w:cs="Times New Roman"/>
                            </w:rPr>
                            <m:t>R</m:t>
                          </w:ins>
                        </m:r>
                      </m:sub>
                    </m:sSub>
                    <m:r>
                      <w:ins w:id="3940" w:author="Bo Shen" w:date="2023-02-27T23:25:00Z">
                        <w:rPr>
                          <w:rFonts w:ascii="Cambria Math" w:hAnsi="Cambria Math" w:cs="Times New Roman"/>
                        </w:rPr>
                        <m:t>+α</m:t>
                      </w:ins>
                    </m:r>
                    <m:sSub>
                      <m:sSubPr>
                        <m:ctrlPr>
                          <w:ins w:id="3941" w:author="Bo Shen" w:date="2023-02-27T23:25:00Z">
                            <w:rPr>
                              <w:rFonts w:ascii="Cambria Math" w:hAnsi="Cambria Math" w:cs="Times New Roman"/>
                              <w:i/>
                            </w:rPr>
                          </w:ins>
                        </m:ctrlPr>
                      </m:sSubPr>
                      <m:e>
                        <m:r>
                          <w:ins w:id="3942" w:author="Bo Shen" w:date="2023-02-27T23:25:00Z">
                            <w:rPr>
                              <w:rFonts w:ascii="Cambria Math" w:hAnsi="Cambria Math" w:cs="Times New Roman"/>
                            </w:rPr>
                            <m:t>R</m:t>
                          </w:ins>
                        </m:r>
                      </m:e>
                      <m:sub>
                        <m:r>
                          <w:ins w:id="3943" w:author="Bo Shen" w:date="2023-02-27T23:25:00Z">
                            <w:rPr>
                              <w:rFonts w:ascii="Cambria Math" w:hAnsi="Cambria Math" w:cs="Times New Roman"/>
                            </w:rPr>
                            <m:t>i</m:t>
                          </w:ins>
                        </m:r>
                      </m:sub>
                    </m:sSub>
                  </m:num>
                  <m:den>
                    <m:r>
                      <w:ins w:id="3944" w:author="Bo Shen" w:date="2023-02-27T23:25:00Z">
                        <w:rPr>
                          <w:rFonts w:ascii="Cambria Math" w:hAnsi="Cambria Math" w:cs="Times New Roman"/>
                        </w:rPr>
                        <m:t>1+</m:t>
                      </w:ins>
                    </m:r>
                    <m:sSub>
                      <m:sSubPr>
                        <m:ctrlPr>
                          <w:ins w:id="3945" w:author="Bo Shen" w:date="2023-03-03T18:02:00Z">
                            <w:rPr>
                              <w:rFonts w:ascii="Cambria Math" w:hAnsi="Cambria Math" w:cs="Times New Roman"/>
                              <w:i/>
                            </w:rPr>
                          </w:ins>
                        </m:ctrlPr>
                      </m:sSubPr>
                      <m:e>
                        <m:r>
                          <w:ins w:id="3946" w:author="Bo Shen" w:date="2023-03-03T18:02:00Z">
                            <w:rPr>
                              <w:rFonts w:ascii="Cambria Math" w:hAnsi="Cambria Math" w:cs="Times New Roman"/>
                            </w:rPr>
                            <m:t>B</m:t>
                          </w:ins>
                        </m:r>
                      </m:e>
                      <m:sub>
                        <m:r>
                          <w:ins w:id="3947" w:author="Bo Shen" w:date="2023-03-03T18:02:00Z">
                            <w:rPr>
                              <w:rFonts w:ascii="Cambria Math" w:hAnsi="Cambria Math" w:cs="Times New Roman"/>
                            </w:rPr>
                            <m:t>G</m:t>
                          </w:ins>
                        </m:r>
                      </m:sub>
                    </m:sSub>
                    <m:r>
                      <w:ins w:id="3948" w:author="Bo Shen" w:date="2023-02-27T23:25:00Z">
                        <w:rPr>
                          <w:rFonts w:ascii="Cambria Math" w:hAnsi="Cambria Math" w:cs="Times New Roman"/>
                        </w:rPr>
                        <m:t>+</m:t>
                      </w:ins>
                    </m:r>
                    <m:nary>
                      <m:naryPr>
                        <m:chr m:val="∑"/>
                        <m:limLoc m:val="subSup"/>
                        <m:supHide m:val="1"/>
                        <m:ctrlPr>
                          <w:ins w:id="3949" w:author="Bo Shen" w:date="2023-02-27T23:25:00Z">
                            <w:rPr>
                              <w:rFonts w:ascii="Cambria Math" w:hAnsi="Cambria Math" w:cs="Times New Roman"/>
                              <w:i/>
                            </w:rPr>
                          </w:ins>
                        </m:ctrlPr>
                      </m:naryPr>
                      <m:sub>
                        <m:r>
                          <w:ins w:id="3950" w:author="Bo Shen" w:date="2023-02-27T23:25:00Z">
                            <w:rPr>
                              <w:rFonts w:ascii="Cambria Math" w:hAnsi="Cambria Math" w:cs="Times New Roman"/>
                            </w:rPr>
                            <m:t>j</m:t>
                          </w:ins>
                        </m:r>
                      </m:sub>
                      <m:sup/>
                      <m:e>
                        <m:sSub>
                          <m:sSubPr>
                            <m:ctrlPr>
                              <w:ins w:id="3951" w:author="Bo Shen" w:date="2023-02-27T23:25:00Z">
                                <w:rPr>
                                  <w:rFonts w:ascii="Cambria Math" w:hAnsi="Cambria Math" w:cs="Times New Roman"/>
                                  <w:i/>
                                </w:rPr>
                              </w:ins>
                            </m:ctrlPr>
                          </m:sSubPr>
                          <m:e>
                            <m:r>
                              <w:ins w:id="3952" w:author="Bo Shen" w:date="2023-02-27T23:25:00Z">
                                <w:rPr>
                                  <w:rFonts w:ascii="Cambria Math" w:hAnsi="Cambria Math" w:cs="Times New Roman"/>
                                </w:rPr>
                                <m:t>R</m:t>
                              </w:ins>
                            </m:r>
                          </m:e>
                          <m:sub>
                            <m:r>
                              <w:ins w:id="3953" w:author="Bo Shen" w:date="2023-02-27T23:25:00Z">
                                <w:rPr>
                                  <w:rFonts w:ascii="Cambria Math" w:hAnsi="Cambria Math" w:cs="Times New Roman"/>
                                </w:rPr>
                                <m:t>j</m:t>
                              </w:ins>
                            </m:r>
                          </m:sub>
                        </m:sSub>
                      </m:e>
                    </m:nary>
                    <m:r>
                      <w:ins w:id="3954" w:author="Bo Shen" w:date="2023-02-27T23:25:00Z">
                        <w:rPr>
                          <w:rFonts w:ascii="Cambria Math" w:hAnsi="Cambria Math" w:cs="Times New Roman"/>
                        </w:rPr>
                        <m:t>-β</m:t>
                      </w:ins>
                    </m:r>
                    <m:sSub>
                      <m:sSubPr>
                        <m:ctrlPr>
                          <w:ins w:id="3955" w:author="Bo Shen" w:date="2023-02-27T23:25:00Z">
                            <w:rPr>
                              <w:rFonts w:ascii="Cambria Math" w:hAnsi="Cambria Math" w:cs="Times New Roman"/>
                              <w:i/>
                            </w:rPr>
                          </w:ins>
                        </m:ctrlPr>
                      </m:sSubPr>
                      <m:e>
                        <m:r>
                          <w:ins w:id="3956" w:author="Bo Shen" w:date="2023-02-27T23:25:00Z">
                            <w:rPr>
                              <w:rFonts w:ascii="Cambria Math" w:hAnsi="Cambria Math" w:cs="Times New Roman"/>
                            </w:rPr>
                            <m:t>R</m:t>
                          </w:ins>
                        </m:r>
                      </m:e>
                      <m:sub>
                        <m:r>
                          <w:ins w:id="3957" w:author="Bo Shen" w:date="2023-02-27T23:25:00Z">
                            <w:rPr>
                              <w:rFonts w:ascii="Cambria Math" w:hAnsi="Cambria Math" w:cs="Times New Roman"/>
                            </w:rPr>
                            <m:t>i</m:t>
                          </w:ins>
                        </m:r>
                      </m:sub>
                    </m:sSub>
                  </m:den>
                </m:f>
              </m:oMath>
            </m:oMathPara>
          </w:p>
        </w:tc>
        <w:tc>
          <w:tcPr>
            <w:tcW w:w="3117" w:type="dxa"/>
            <w:vAlign w:val="center"/>
          </w:tcPr>
          <w:p w14:paraId="7255B25D" w14:textId="77777777" w:rsidR="00564B42" w:rsidRDefault="00564B42" w:rsidP="001076AC">
            <w:pPr>
              <w:spacing w:line="480" w:lineRule="auto"/>
              <w:jc w:val="right"/>
              <w:rPr>
                <w:ins w:id="3958" w:author="Bo Shen" w:date="2023-02-27T23:25:00Z"/>
                <w:rFonts w:ascii="Times New Roman" w:hAnsi="Times New Roman" w:cs="Times New Roman"/>
              </w:rPr>
            </w:pPr>
            <w:ins w:id="3959" w:author="Bo Shen" w:date="2023-02-27T23:25:00Z">
              <w:r>
                <w:rPr>
                  <w:rFonts w:ascii="Times New Roman" w:hAnsi="Times New Roman" w:cs="Times New Roman"/>
                </w:rPr>
                <w:t>(13)</w:t>
              </w:r>
            </w:ins>
          </w:p>
        </w:tc>
      </w:tr>
    </w:tbl>
    <w:p w14:paraId="4AE6338E" w14:textId="77777777" w:rsidR="00564B42" w:rsidRDefault="00564B42" w:rsidP="00587587">
      <w:pPr>
        <w:spacing w:line="480" w:lineRule="auto"/>
        <w:jc w:val="both"/>
        <w:rPr>
          <w:ins w:id="3960" w:author="Bo Shen" w:date="2023-02-27T23:25:00Z"/>
          <w:rFonts w:ascii="Times New Roman" w:hAnsi="Times New Roman" w:cs="Times New Roman"/>
        </w:rPr>
      </w:pPr>
      <w:ins w:id="3961" w:author="Bo Shen" w:date="2023-02-27T23:25:00Z">
        <w:r>
          <w:rPr>
            <w:rFonts w:ascii="Times New Roman" w:hAnsi="Times New Roman" w:cs="Times New Roman"/>
          </w:rPr>
          <w:t xml:space="preserve">To fit the empirical activities with normalized scale, we need another scaling parameter </w:t>
        </w:r>
      </w:ins>
      <m:oMath>
        <m:sSub>
          <m:sSubPr>
            <m:ctrlPr>
              <w:ins w:id="3962" w:author="Bo Shen" w:date="2023-02-27T23:25:00Z">
                <w:rPr>
                  <w:rFonts w:ascii="Cambria Math" w:hAnsi="Cambria Math" w:cs="Times New Roman"/>
                  <w:i/>
                </w:rPr>
              </w:ins>
            </m:ctrlPr>
          </m:sSubPr>
          <m:e>
            <m:r>
              <w:ins w:id="3963" w:author="Bo Shen" w:date="2023-02-27T23:25:00Z">
                <w:rPr>
                  <w:rFonts w:ascii="Cambria Math" w:hAnsi="Cambria Math" w:cs="Times New Roman"/>
                </w:rPr>
                <m:t>R</m:t>
              </w:ins>
            </m:r>
          </m:e>
          <m:sub>
            <m:r>
              <w:ins w:id="3964" w:author="Bo Shen" w:date="2023-02-27T23:25:00Z">
                <w:rPr>
                  <w:rFonts w:ascii="Cambria Math" w:hAnsi="Cambria Math" w:cs="Times New Roman"/>
                </w:rPr>
                <m:t>max</m:t>
              </w:ins>
            </m:r>
          </m:sub>
        </m:sSub>
        <m:r>
          <w:ins w:id="3965" w:author="Bo Shen" w:date="2023-02-27T23:25:00Z">
            <w:rPr>
              <w:rFonts w:ascii="Cambria Math" w:hAnsi="Cambria Math" w:cs="Times New Roman"/>
            </w:rPr>
            <m:t xml:space="preserve"> </m:t>
          </w:ins>
        </m:r>
      </m:oMath>
      <w:ins w:id="3966" w:author="Bo Shen" w:date="2023-02-27T23:25:00Z">
        <w:r>
          <w:rPr>
            <w:rFonts w:ascii="Times New Roman" w:hAnsi="Times New Roman" w:cs="Times New Roman"/>
          </w:rPr>
          <w:t>to capture the arbitrary rescaling, which result in the following equations (Eq. 14 and Eq. 15).</w:t>
        </w:r>
      </w:ins>
    </w:p>
    <w:p w14:paraId="7C54BA08" w14:textId="77777777" w:rsidR="00564B42" w:rsidRDefault="00564B42" w:rsidP="00587587">
      <w:pPr>
        <w:spacing w:line="480" w:lineRule="auto"/>
        <w:jc w:val="both"/>
        <w:rPr>
          <w:ins w:id="3967" w:author="Bo Shen" w:date="2023-02-27T23:25:00Z"/>
          <w:rFonts w:ascii="Times New Roman" w:hAnsi="Times New Roman" w:cs="Times New Roman"/>
        </w:rPr>
      </w:pPr>
      <w:ins w:id="3968" w:author="Bo Shen" w:date="2023-02-27T23:25:00Z">
        <w:r w:rsidRPr="00FA3848">
          <w:rPr>
            <w:rFonts w:ascii="Times New Roman" w:hAnsi="Times New Roman" w:cs="Times New Roman"/>
          </w:rPr>
          <w:t>For DNM,</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3969" w:author="Bo Shen" w:date="2023-03-03T18:03:00Z">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2065"/>
        <w:gridCol w:w="4145"/>
        <w:gridCol w:w="3140"/>
        <w:tblGridChange w:id="3970">
          <w:tblGrid>
            <w:gridCol w:w="2065"/>
            <w:gridCol w:w="2885"/>
            <w:gridCol w:w="4400"/>
          </w:tblGrid>
        </w:tblGridChange>
      </w:tblGrid>
      <w:tr w:rsidR="00564B42" w14:paraId="3141C84B" w14:textId="77777777" w:rsidTr="00011B9B">
        <w:trPr>
          <w:ins w:id="3971" w:author="Bo Shen" w:date="2023-02-27T23:25:00Z"/>
        </w:trPr>
        <w:tc>
          <w:tcPr>
            <w:tcW w:w="2065" w:type="dxa"/>
            <w:tcPrChange w:id="3972" w:author="Bo Shen" w:date="2023-03-03T18:03:00Z">
              <w:tcPr>
                <w:tcW w:w="2065" w:type="dxa"/>
              </w:tcPr>
            </w:tcPrChange>
          </w:tcPr>
          <w:p w14:paraId="5971B0E0" w14:textId="77777777" w:rsidR="00564B42" w:rsidRDefault="00564B42" w:rsidP="00CB4C46">
            <w:pPr>
              <w:spacing w:line="480" w:lineRule="auto"/>
              <w:jc w:val="both"/>
              <w:rPr>
                <w:ins w:id="3973" w:author="Bo Shen" w:date="2023-02-27T23:25:00Z"/>
                <w:rFonts w:ascii="Times New Roman" w:hAnsi="Times New Roman" w:cs="Times New Roman"/>
              </w:rPr>
            </w:pPr>
          </w:p>
        </w:tc>
        <w:tc>
          <w:tcPr>
            <w:tcW w:w="4145" w:type="dxa"/>
            <w:tcPrChange w:id="3974" w:author="Bo Shen" w:date="2023-03-03T18:03:00Z">
              <w:tcPr>
                <w:tcW w:w="2885" w:type="dxa"/>
              </w:tcPr>
            </w:tcPrChange>
          </w:tcPr>
          <w:p w14:paraId="799B77D5" w14:textId="77777777" w:rsidR="00564B42" w:rsidRPr="006414FD" w:rsidRDefault="00000000" w:rsidP="00CB4C46">
            <w:pPr>
              <w:spacing w:line="480" w:lineRule="auto"/>
              <w:jc w:val="both"/>
              <w:rPr>
                <w:ins w:id="3975" w:author="Bo Shen" w:date="2023-02-27T23:25:00Z"/>
                <w:rFonts w:ascii="Times New Roman" w:hAnsi="Times New Roman" w:cs="Times New Roman"/>
              </w:rPr>
            </w:pPr>
            <m:oMathPara>
              <m:oMathParaPr>
                <m:jc m:val="left"/>
              </m:oMathParaPr>
              <m:oMath>
                <m:sSub>
                  <m:sSubPr>
                    <m:ctrlPr>
                      <w:ins w:id="3976" w:author="Bo Shen" w:date="2023-02-27T23:25:00Z">
                        <w:rPr>
                          <w:rFonts w:ascii="Cambria Math" w:hAnsi="Cambria Math" w:cs="Times New Roman"/>
                          <w:i/>
                        </w:rPr>
                      </w:ins>
                    </m:ctrlPr>
                  </m:sSubPr>
                  <m:e>
                    <m:r>
                      <w:ins w:id="3977" w:author="Bo Shen" w:date="2023-02-27T23:25:00Z">
                        <w:rPr>
                          <w:rFonts w:ascii="Cambria Math" w:hAnsi="Cambria Math" w:cs="Times New Roman"/>
                        </w:rPr>
                        <m:t>R</m:t>
                      </w:ins>
                    </m:r>
                  </m:e>
                  <m:sub>
                    <m:r>
                      <w:ins w:id="3978" w:author="Bo Shen" w:date="2023-02-27T23:25:00Z">
                        <w:rPr>
                          <w:rFonts w:ascii="Cambria Math" w:hAnsi="Cambria Math" w:cs="Times New Roman"/>
                        </w:rPr>
                        <m:t>i</m:t>
                      </w:ins>
                    </m:r>
                  </m:sub>
                </m:sSub>
                <m:r>
                  <w:ins w:id="3979" w:author="Bo Shen" w:date="2023-02-27T23:25:00Z">
                    <w:rPr>
                      <w:rFonts w:ascii="Cambria Math" w:hAnsi="Cambria Math" w:cs="Times New Roman"/>
                    </w:rPr>
                    <m:t>=</m:t>
                  </w:ins>
                </m:r>
                <m:sSub>
                  <m:sSubPr>
                    <m:ctrlPr>
                      <w:ins w:id="3980" w:author="Bo Shen" w:date="2023-02-27T23:25:00Z">
                        <w:rPr>
                          <w:rFonts w:ascii="Cambria Math" w:hAnsi="Cambria Math" w:cs="Times New Roman"/>
                          <w:i/>
                        </w:rPr>
                      </w:ins>
                    </m:ctrlPr>
                  </m:sSubPr>
                  <m:e>
                    <m:r>
                      <w:ins w:id="3981" w:author="Bo Shen" w:date="2023-02-27T23:25:00Z">
                        <w:rPr>
                          <w:rFonts w:ascii="Cambria Math" w:hAnsi="Cambria Math" w:cs="Times New Roman"/>
                        </w:rPr>
                        <m:t>R</m:t>
                      </w:ins>
                    </m:r>
                  </m:e>
                  <m:sub>
                    <m:r>
                      <w:ins w:id="3982" w:author="Bo Shen" w:date="2023-02-27T23:25:00Z">
                        <w:rPr>
                          <w:rFonts w:ascii="Cambria Math" w:hAnsi="Cambria Math" w:cs="Times New Roman"/>
                        </w:rPr>
                        <m:t>max</m:t>
                      </w:ins>
                    </m:r>
                  </m:sub>
                </m:sSub>
                <m:f>
                  <m:fPr>
                    <m:ctrlPr>
                      <w:ins w:id="3983" w:author="Bo Shen" w:date="2023-02-27T23:25:00Z">
                        <w:rPr>
                          <w:rFonts w:ascii="Cambria Math" w:hAnsi="Cambria Math" w:cs="Times New Roman"/>
                          <w:i/>
                        </w:rPr>
                      </w:ins>
                    </m:ctrlPr>
                  </m:fPr>
                  <m:num>
                    <m:sSub>
                      <m:sSubPr>
                        <m:ctrlPr>
                          <w:ins w:id="3984" w:author="Bo Shen" w:date="2023-02-27T23:25:00Z">
                            <w:rPr>
                              <w:rFonts w:ascii="Cambria Math" w:hAnsi="Cambria Math" w:cs="Times New Roman"/>
                              <w:i/>
                            </w:rPr>
                          </w:ins>
                        </m:ctrlPr>
                      </m:sSubPr>
                      <m:e>
                        <m:r>
                          <w:ins w:id="3985" w:author="Bo Shen" w:date="2023-02-27T23:25:00Z">
                            <w:rPr>
                              <w:rFonts w:ascii="Cambria Math" w:hAnsi="Cambria Math" w:cs="Times New Roman"/>
                            </w:rPr>
                            <m:t>V</m:t>
                          </w:ins>
                        </m:r>
                      </m:e>
                      <m:sub>
                        <m:r>
                          <w:ins w:id="3986" w:author="Bo Shen" w:date="2023-02-27T23:25:00Z">
                            <w:rPr>
                              <w:rFonts w:ascii="Cambria Math" w:hAnsi="Cambria Math" w:cs="Times New Roman"/>
                            </w:rPr>
                            <m:t>i</m:t>
                          </w:ins>
                        </m:r>
                      </m:sub>
                    </m:sSub>
                    <m:r>
                      <w:ins w:id="3987" w:author="Bo Shen" w:date="2023-02-27T23:25:00Z">
                        <w:rPr>
                          <w:rFonts w:ascii="Cambria Math" w:hAnsi="Cambria Math" w:cs="Times New Roman"/>
                        </w:rPr>
                        <m:t>+</m:t>
                      </w:ins>
                    </m:r>
                    <m:sSub>
                      <m:sSubPr>
                        <m:ctrlPr>
                          <w:ins w:id="3988" w:author="Bo Shen" w:date="2023-03-03T18:02:00Z">
                            <w:rPr>
                              <w:rFonts w:ascii="Cambria Math" w:hAnsi="Cambria Math" w:cs="Times New Roman"/>
                              <w:i/>
                            </w:rPr>
                          </w:ins>
                        </m:ctrlPr>
                      </m:sSubPr>
                      <m:e>
                        <m:r>
                          <w:ins w:id="3989" w:author="Bo Shen" w:date="2023-02-27T23:25:00Z">
                            <w:rPr>
                              <w:rFonts w:ascii="Cambria Math" w:hAnsi="Cambria Math" w:cs="Times New Roman"/>
                            </w:rPr>
                            <m:t>B</m:t>
                          </w:ins>
                        </m:r>
                      </m:e>
                      <m:sub>
                        <m:r>
                          <w:ins w:id="3990" w:author="Bo Shen" w:date="2023-03-03T18:02:00Z">
                            <w:rPr>
                              <w:rFonts w:ascii="Cambria Math" w:hAnsi="Cambria Math" w:cs="Times New Roman"/>
                            </w:rPr>
                            <m:t>R</m:t>
                          </w:ins>
                        </m:r>
                      </m:sub>
                    </m:sSub>
                  </m:num>
                  <m:den>
                    <m:r>
                      <w:ins w:id="3991" w:author="Bo Shen" w:date="2023-02-27T23:25:00Z">
                        <w:rPr>
                          <w:rFonts w:ascii="Cambria Math" w:hAnsi="Cambria Math" w:cs="Times New Roman"/>
                        </w:rPr>
                        <m:t>1+</m:t>
                      </w:ins>
                    </m:r>
                    <m:nary>
                      <m:naryPr>
                        <m:chr m:val="∑"/>
                        <m:limLoc m:val="subSup"/>
                        <m:supHide m:val="1"/>
                        <m:ctrlPr>
                          <w:ins w:id="3992" w:author="Bo Shen" w:date="2023-02-27T23:25:00Z">
                            <w:rPr>
                              <w:rFonts w:ascii="Cambria Math" w:hAnsi="Cambria Math" w:cs="Times New Roman"/>
                              <w:i/>
                            </w:rPr>
                          </w:ins>
                        </m:ctrlPr>
                      </m:naryPr>
                      <m:sub>
                        <m:r>
                          <w:ins w:id="3993" w:author="Bo Shen" w:date="2023-02-27T23:25:00Z">
                            <w:rPr>
                              <w:rFonts w:ascii="Cambria Math" w:hAnsi="Cambria Math" w:cs="Times New Roman"/>
                            </w:rPr>
                            <m:t>j</m:t>
                          </w:ins>
                        </m:r>
                      </m:sub>
                      <m:sup/>
                      <m:e>
                        <m:sSub>
                          <m:sSubPr>
                            <m:ctrlPr>
                              <w:ins w:id="3994" w:author="Bo Shen" w:date="2023-02-27T23:25:00Z">
                                <w:rPr>
                                  <w:rFonts w:ascii="Cambria Math" w:hAnsi="Cambria Math" w:cs="Times New Roman"/>
                                  <w:i/>
                                </w:rPr>
                              </w:ins>
                            </m:ctrlPr>
                          </m:sSubPr>
                          <m:e>
                            <m:r>
                              <w:ins w:id="3995" w:author="Bo Shen" w:date="2023-02-27T23:25:00Z">
                                <w:rPr>
                                  <w:rFonts w:ascii="Cambria Math" w:hAnsi="Cambria Math" w:cs="Times New Roman"/>
                                </w:rPr>
                                <m:t>R</m:t>
                              </w:ins>
                            </m:r>
                          </m:e>
                          <m:sub>
                            <m:r>
                              <w:ins w:id="3996" w:author="Bo Shen" w:date="2023-02-27T23:25:00Z">
                                <w:rPr>
                                  <w:rFonts w:ascii="Cambria Math" w:hAnsi="Cambria Math" w:cs="Times New Roman"/>
                                </w:rPr>
                                <m:t>j</m:t>
                              </w:ins>
                            </m:r>
                          </m:sub>
                        </m:sSub>
                      </m:e>
                    </m:nary>
                  </m:den>
                </m:f>
              </m:oMath>
            </m:oMathPara>
          </w:p>
        </w:tc>
        <w:tc>
          <w:tcPr>
            <w:tcW w:w="3140" w:type="dxa"/>
            <w:vAlign w:val="center"/>
            <w:tcPrChange w:id="3997" w:author="Bo Shen" w:date="2023-03-03T18:03:00Z">
              <w:tcPr>
                <w:tcW w:w="4400" w:type="dxa"/>
                <w:vAlign w:val="center"/>
              </w:tcPr>
            </w:tcPrChange>
          </w:tcPr>
          <w:p w14:paraId="5C512D40" w14:textId="77777777" w:rsidR="00564B42" w:rsidRDefault="00564B42" w:rsidP="001076AC">
            <w:pPr>
              <w:spacing w:line="480" w:lineRule="auto"/>
              <w:jc w:val="right"/>
              <w:rPr>
                <w:ins w:id="3998" w:author="Bo Shen" w:date="2023-02-27T23:25:00Z"/>
                <w:rFonts w:ascii="Times New Roman" w:hAnsi="Times New Roman" w:cs="Times New Roman"/>
              </w:rPr>
            </w:pPr>
            <w:ins w:id="3999" w:author="Bo Shen" w:date="2023-02-27T23:25:00Z">
              <w:r>
                <w:rPr>
                  <w:rFonts w:ascii="Times New Roman" w:hAnsi="Times New Roman" w:cs="Times New Roman"/>
                </w:rPr>
                <w:t>(14)</w:t>
              </w:r>
            </w:ins>
          </w:p>
        </w:tc>
      </w:tr>
    </w:tbl>
    <w:p w14:paraId="43ADA922" w14:textId="77777777" w:rsidR="00564B42" w:rsidRDefault="00564B42" w:rsidP="00587587">
      <w:pPr>
        <w:spacing w:line="480" w:lineRule="auto"/>
        <w:jc w:val="both"/>
        <w:rPr>
          <w:ins w:id="4000" w:author="Bo Shen" w:date="2023-02-27T23:25:00Z"/>
          <w:rFonts w:ascii="Times New Roman" w:hAnsi="Times New Roman" w:cs="Times New Roman"/>
        </w:rPr>
      </w:pPr>
      <w:ins w:id="4001" w:author="Bo Shen" w:date="2023-02-27T23:25:00Z">
        <w:r w:rsidRPr="00FA3848">
          <w:rPr>
            <w:rFonts w:ascii="Times New Roman" w:hAnsi="Times New Roman" w:cs="Times New Roman"/>
          </w:rPr>
          <w:t>For LDDM,</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4002" w:author="Bo Shen" w:date="2023-03-03T18:03:00Z">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1986"/>
        <w:gridCol w:w="4224"/>
        <w:gridCol w:w="3150"/>
        <w:tblGridChange w:id="4003">
          <w:tblGrid>
            <w:gridCol w:w="1986"/>
            <w:gridCol w:w="3684"/>
            <w:gridCol w:w="3690"/>
          </w:tblGrid>
        </w:tblGridChange>
      </w:tblGrid>
      <w:tr w:rsidR="00564B42" w14:paraId="30B8AA8B" w14:textId="77777777" w:rsidTr="00011B9B">
        <w:trPr>
          <w:ins w:id="4004" w:author="Bo Shen" w:date="2023-02-27T23:25:00Z"/>
        </w:trPr>
        <w:tc>
          <w:tcPr>
            <w:tcW w:w="1986" w:type="dxa"/>
            <w:tcPrChange w:id="4005" w:author="Bo Shen" w:date="2023-03-03T18:03:00Z">
              <w:tcPr>
                <w:tcW w:w="1986" w:type="dxa"/>
              </w:tcPr>
            </w:tcPrChange>
          </w:tcPr>
          <w:p w14:paraId="783E468E" w14:textId="77777777" w:rsidR="00564B42" w:rsidRDefault="00564B42" w:rsidP="00CB4C46">
            <w:pPr>
              <w:spacing w:line="480" w:lineRule="auto"/>
              <w:jc w:val="both"/>
              <w:rPr>
                <w:ins w:id="4006" w:author="Bo Shen" w:date="2023-02-27T23:25:00Z"/>
                <w:rFonts w:ascii="Times New Roman" w:hAnsi="Times New Roman" w:cs="Times New Roman"/>
              </w:rPr>
            </w:pPr>
          </w:p>
        </w:tc>
        <w:tc>
          <w:tcPr>
            <w:tcW w:w="4224" w:type="dxa"/>
            <w:tcPrChange w:id="4007" w:author="Bo Shen" w:date="2023-03-03T18:03:00Z">
              <w:tcPr>
                <w:tcW w:w="3684" w:type="dxa"/>
              </w:tcPr>
            </w:tcPrChange>
          </w:tcPr>
          <w:p w14:paraId="0825A130" w14:textId="77777777" w:rsidR="00564B42" w:rsidRPr="006414FD" w:rsidRDefault="00000000" w:rsidP="00CB4C46">
            <w:pPr>
              <w:spacing w:line="480" w:lineRule="auto"/>
              <w:jc w:val="both"/>
              <w:rPr>
                <w:ins w:id="4008" w:author="Bo Shen" w:date="2023-02-27T23:25:00Z"/>
                <w:rFonts w:ascii="Times New Roman" w:hAnsi="Times New Roman" w:cs="Times New Roman"/>
              </w:rPr>
            </w:pPr>
            <m:oMathPara>
              <m:oMathParaPr>
                <m:jc m:val="left"/>
              </m:oMathParaPr>
              <m:oMath>
                <m:sSub>
                  <m:sSubPr>
                    <m:ctrlPr>
                      <w:ins w:id="4009" w:author="Bo Shen" w:date="2023-02-27T23:25:00Z">
                        <w:rPr>
                          <w:rFonts w:ascii="Cambria Math" w:hAnsi="Cambria Math" w:cs="Times New Roman"/>
                          <w:i/>
                        </w:rPr>
                      </w:ins>
                    </m:ctrlPr>
                  </m:sSubPr>
                  <m:e>
                    <m:r>
                      <w:ins w:id="4010" w:author="Bo Shen" w:date="2023-02-27T23:25:00Z">
                        <w:rPr>
                          <w:rFonts w:ascii="Cambria Math" w:hAnsi="Cambria Math" w:cs="Times New Roman"/>
                        </w:rPr>
                        <m:t>R</m:t>
                      </w:ins>
                    </m:r>
                  </m:e>
                  <m:sub>
                    <m:r>
                      <w:ins w:id="4011" w:author="Bo Shen" w:date="2023-02-27T23:25:00Z">
                        <w:rPr>
                          <w:rFonts w:ascii="Cambria Math" w:hAnsi="Cambria Math" w:cs="Times New Roman"/>
                        </w:rPr>
                        <m:t>i</m:t>
                      </w:ins>
                    </m:r>
                  </m:sub>
                </m:sSub>
                <m:r>
                  <w:ins w:id="4012" w:author="Bo Shen" w:date="2023-02-27T23:25:00Z">
                    <w:rPr>
                      <w:rFonts w:ascii="Cambria Math" w:hAnsi="Cambria Math" w:cs="Times New Roman"/>
                    </w:rPr>
                    <m:t>=</m:t>
                  </w:ins>
                </m:r>
                <m:sSub>
                  <m:sSubPr>
                    <m:ctrlPr>
                      <w:ins w:id="4013" w:author="Bo Shen" w:date="2023-02-27T23:25:00Z">
                        <w:rPr>
                          <w:rFonts w:ascii="Cambria Math" w:hAnsi="Cambria Math" w:cs="Times New Roman"/>
                          <w:i/>
                        </w:rPr>
                      </w:ins>
                    </m:ctrlPr>
                  </m:sSubPr>
                  <m:e>
                    <m:r>
                      <w:ins w:id="4014" w:author="Bo Shen" w:date="2023-02-27T23:25:00Z">
                        <w:rPr>
                          <w:rFonts w:ascii="Cambria Math" w:hAnsi="Cambria Math" w:cs="Times New Roman"/>
                        </w:rPr>
                        <m:t>R</m:t>
                      </w:ins>
                    </m:r>
                  </m:e>
                  <m:sub>
                    <m:r>
                      <w:ins w:id="4015" w:author="Bo Shen" w:date="2023-02-27T23:25:00Z">
                        <w:rPr>
                          <w:rFonts w:ascii="Cambria Math" w:hAnsi="Cambria Math" w:cs="Times New Roman"/>
                        </w:rPr>
                        <m:t>max</m:t>
                      </w:ins>
                    </m:r>
                  </m:sub>
                </m:sSub>
                <m:f>
                  <m:fPr>
                    <m:ctrlPr>
                      <w:ins w:id="4016" w:author="Bo Shen" w:date="2023-02-27T23:25:00Z">
                        <w:rPr>
                          <w:rFonts w:ascii="Cambria Math" w:hAnsi="Cambria Math" w:cs="Times New Roman"/>
                          <w:i/>
                        </w:rPr>
                      </w:ins>
                    </m:ctrlPr>
                  </m:fPr>
                  <m:num>
                    <m:sSub>
                      <m:sSubPr>
                        <m:ctrlPr>
                          <w:ins w:id="4017" w:author="Bo Shen" w:date="2023-02-27T23:25:00Z">
                            <w:rPr>
                              <w:rFonts w:ascii="Cambria Math" w:hAnsi="Cambria Math" w:cs="Times New Roman"/>
                              <w:i/>
                            </w:rPr>
                          </w:ins>
                        </m:ctrlPr>
                      </m:sSubPr>
                      <m:e>
                        <m:r>
                          <w:ins w:id="4018" w:author="Bo Shen" w:date="2023-02-27T23:25:00Z">
                            <w:rPr>
                              <w:rFonts w:ascii="Cambria Math" w:hAnsi="Cambria Math" w:cs="Times New Roman"/>
                            </w:rPr>
                            <m:t>V</m:t>
                          </w:ins>
                        </m:r>
                      </m:e>
                      <m:sub>
                        <m:r>
                          <w:ins w:id="4019" w:author="Bo Shen" w:date="2023-02-27T23:25:00Z">
                            <w:rPr>
                              <w:rFonts w:ascii="Cambria Math" w:hAnsi="Cambria Math" w:cs="Times New Roman"/>
                            </w:rPr>
                            <m:t>i</m:t>
                          </w:ins>
                        </m:r>
                      </m:sub>
                    </m:sSub>
                    <m:r>
                      <w:ins w:id="4020" w:author="Bo Shen" w:date="2023-02-27T23:25:00Z">
                        <w:rPr>
                          <w:rFonts w:ascii="Cambria Math" w:hAnsi="Cambria Math" w:cs="Times New Roman"/>
                        </w:rPr>
                        <m:t>+</m:t>
                      </w:ins>
                    </m:r>
                    <m:sSub>
                      <m:sSubPr>
                        <m:ctrlPr>
                          <w:ins w:id="4021" w:author="Bo Shen" w:date="2023-03-03T18:02:00Z">
                            <w:rPr>
                              <w:rFonts w:ascii="Cambria Math" w:hAnsi="Cambria Math" w:cs="Times New Roman"/>
                              <w:i/>
                            </w:rPr>
                          </w:ins>
                        </m:ctrlPr>
                      </m:sSubPr>
                      <m:e>
                        <m:r>
                          <w:ins w:id="4022" w:author="Bo Shen" w:date="2023-02-27T23:25:00Z">
                            <w:rPr>
                              <w:rFonts w:ascii="Cambria Math" w:hAnsi="Cambria Math" w:cs="Times New Roman"/>
                            </w:rPr>
                            <m:t>B</m:t>
                          </w:ins>
                        </m:r>
                      </m:e>
                      <m:sub>
                        <m:r>
                          <w:ins w:id="4023" w:author="Bo Shen" w:date="2023-03-03T18:02:00Z">
                            <w:rPr>
                              <w:rFonts w:ascii="Cambria Math" w:hAnsi="Cambria Math" w:cs="Times New Roman"/>
                            </w:rPr>
                            <m:t>R</m:t>
                          </w:ins>
                        </m:r>
                      </m:sub>
                    </m:sSub>
                    <m:r>
                      <w:ins w:id="4024" w:author="Bo Shen" w:date="2023-02-27T23:25:00Z">
                        <w:rPr>
                          <w:rFonts w:ascii="Cambria Math" w:hAnsi="Cambria Math" w:cs="Times New Roman"/>
                        </w:rPr>
                        <m:t>+α</m:t>
                      </w:ins>
                    </m:r>
                    <m:sSub>
                      <m:sSubPr>
                        <m:ctrlPr>
                          <w:ins w:id="4025" w:author="Bo Shen" w:date="2023-02-27T23:25:00Z">
                            <w:rPr>
                              <w:rFonts w:ascii="Cambria Math" w:hAnsi="Cambria Math" w:cs="Times New Roman"/>
                              <w:i/>
                            </w:rPr>
                          </w:ins>
                        </m:ctrlPr>
                      </m:sSubPr>
                      <m:e>
                        <m:r>
                          <w:ins w:id="4026" w:author="Bo Shen" w:date="2023-02-27T23:25:00Z">
                            <w:rPr>
                              <w:rFonts w:ascii="Cambria Math" w:hAnsi="Cambria Math" w:cs="Times New Roman"/>
                            </w:rPr>
                            <m:t>R</m:t>
                          </w:ins>
                        </m:r>
                      </m:e>
                      <m:sub>
                        <m:r>
                          <w:ins w:id="4027" w:author="Bo Shen" w:date="2023-02-27T23:25:00Z">
                            <w:rPr>
                              <w:rFonts w:ascii="Cambria Math" w:hAnsi="Cambria Math" w:cs="Times New Roman"/>
                            </w:rPr>
                            <m:t>i</m:t>
                          </w:ins>
                        </m:r>
                      </m:sub>
                    </m:sSub>
                  </m:num>
                  <m:den>
                    <m:r>
                      <w:ins w:id="4028" w:author="Bo Shen" w:date="2023-02-27T23:25:00Z">
                        <w:rPr>
                          <w:rFonts w:ascii="Cambria Math" w:hAnsi="Cambria Math" w:cs="Times New Roman"/>
                        </w:rPr>
                        <m:t>1+</m:t>
                      </w:ins>
                    </m:r>
                    <m:sSub>
                      <m:sSubPr>
                        <m:ctrlPr>
                          <w:ins w:id="4029" w:author="Bo Shen" w:date="2023-03-03T18:03:00Z">
                            <w:rPr>
                              <w:rFonts w:ascii="Cambria Math" w:hAnsi="Cambria Math" w:cs="Times New Roman"/>
                              <w:i/>
                            </w:rPr>
                          </w:ins>
                        </m:ctrlPr>
                      </m:sSubPr>
                      <m:e>
                        <m:r>
                          <w:ins w:id="4030" w:author="Bo Shen" w:date="2023-03-03T18:03:00Z">
                            <w:rPr>
                              <w:rFonts w:ascii="Cambria Math" w:hAnsi="Cambria Math" w:cs="Times New Roman"/>
                            </w:rPr>
                            <m:t>B</m:t>
                          </w:ins>
                        </m:r>
                      </m:e>
                      <m:sub>
                        <m:r>
                          <w:ins w:id="4031" w:author="Bo Shen" w:date="2023-03-03T18:03:00Z">
                            <w:rPr>
                              <w:rFonts w:ascii="Cambria Math" w:hAnsi="Cambria Math" w:cs="Times New Roman"/>
                            </w:rPr>
                            <m:t>G</m:t>
                          </w:ins>
                        </m:r>
                      </m:sub>
                    </m:sSub>
                    <m:r>
                      <w:ins w:id="4032" w:author="Bo Shen" w:date="2023-02-27T23:25:00Z">
                        <w:rPr>
                          <w:rFonts w:ascii="Cambria Math" w:hAnsi="Cambria Math" w:cs="Times New Roman"/>
                        </w:rPr>
                        <m:t>+</m:t>
                      </w:ins>
                    </m:r>
                    <m:nary>
                      <m:naryPr>
                        <m:chr m:val="∑"/>
                        <m:limLoc m:val="subSup"/>
                        <m:supHide m:val="1"/>
                        <m:ctrlPr>
                          <w:ins w:id="4033" w:author="Bo Shen" w:date="2023-02-27T23:25:00Z">
                            <w:rPr>
                              <w:rFonts w:ascii="Cambria Math" w:hAnsi="Cambria Math" w:cs="Times New Roman"/>
                              <w:i/>
                            </w:rPr>
                          </w:ins>
                        </m:ctrlPr>
                      </m:naryPr>
                      <m:sub>
                        <m:r>
                          <w:ins w:id="4034" w:author="Bo Shen" w:date="2023-02-27T23:25:00Z">
                            <w:rPr>
                              <w:rFonts w:ascii="Cambria Math" w:hAnsi="Cambria Math" w:cs="Times New Roman"/>
                            </w:rPr>
                            <m:t>j</m:t>
                          </w:ins>
                        </m:r>
                      </m:sub>
                      <m:sup/>
                      <m:e>
                        <m:sSub>
                          <m:sSubPr>
                            <m:ctrlPr>
                              <w:ins w:id="4035" w:author="Bo Shen" w:date="2023-02-27T23:25:00Z">
                                <w:rPr>
                                  <w:rFonts w:ascii="Cambria Math" w:hAnsi="Cambria Math" w:cs="Times New Roman"/>
                                  <w:i/>
                                </w:rPr>
                              </w:ins>
                            </m:ctrlPr>
                          </m:sSubPr>
                          <m:e>
                            <m:r>
                              <w:ins w:id="4036" w:author="Bo Shen" w:date="2023-02-27T23:25:00Z">
                                <w:rPr>
                                  <w:rFonts w:ascii="Cambria Math" w:hAnsi="Cambria Math" w:cs="Times New Roman"/>
                                </w:rPr>
                                <m:t>R</m:t>
                              </w:ins>
                            </m:r>
                          </m:e>
                          <m:sub>
                            <m:r>
                              <w:ins w:id="4037" w:author="Bo Shen" w:date="2023-02-27T23:25:00Z">
                                <w:rPr>
                                  <w:rFonts w:ascii="Cambria Math" w:hAnsi="Cambria Math" w:cs="Times New Roman"/>
                                </w:rPr>
                                <m:t>j</m:t>
                              </w:ins>
                            </m:r>
                          </m:sub>
                        </m:sSub>
                      </m:e>
                    </m:nary>
                    <m:r>
                      <w:ins w:id="4038" w:author="Bo Shen" w:date="2023-02-27T23:25:00Z">
                        <w:rPr>
                          <w:rFonts w:ascii="Cambria Math" w:hAnsi="Cambria Math" w:cs="Times New Roman"/>
                        </w:rPr>
                        <m:t>-β</m:t>
                      </w:ins>
                    </m:r>
                    <m:sSub>
                      <m:sSubPr>
                        <m:ctrlPr>
                          <w:ins w:id="4039" w:author="Bo Shen" w:date="2023-02-27T23:25:00Z">
                            <w:rPr>
                              <w:rFonts w:ascii="Cambria Math" w:hAnsi="Cambria Math" w:cs="Times New Roman"/>
                              <w:i/>
                            </w:rPr>
                          </w:ins>
                        </m:ctrlPr>
                      </m:sSubPr>
                      <m:e>
                        <m:r>
                          <w:ins w:id="4040" w:author="Bo Shen" w:date="2023-02-27T23:25:00Z">
                            <w:rPr>
                              <w:rFonts w:ascii="Cambria Math" w:hAnsi="Cambria Math" w:cs="Times New Roman"/>
                            </w:rPr>
                            <m:t>R</m:t>
                          </w:ins>
                        </m:r>
                      </m:e>
                      <m:sub>
                        <m:r>
                          <w:ins w:id="4041" w:author="Bo Shen" w:date="2023-02-27T23:25:00Z">
                            <w:rPr>
                              <w:rFonts w:ascii="Cambria Math" w:hAnsi="Cambria Math" w:cs="Times New Roman"/>
                            </w:rPr>
                            <m:t>i</m:t>
                          </w:ins>
                        </m:r>
                      </m:sub>
                    </m:sSub>
                  </m:den>
                </m:f>
              </m:oMath>
            </m:oMathPara>
          </w:p>
        </w:tc>
        <w:tc>
          <w:tcPr>
            <w:tcW w:w="3150" w:type="dxa"/>
            <w:vAlign w:val="center"/>
            <w:tcPrChange w:id="4042" w:author="Bo Shen" w:date="2023-03-03T18:03:00Z">
              <w:tcPr>
                <w:tcW w:w="3690" w:type="dxa"/>
                <w:vAlign w:val="center"/>
              </w:tcPr>
            </w:tcPrChange>
          </w:tcPr>
          <w:p w14:paraId="26A55B9F" w14:textId="77777777" w:rsidR="00564B42" w:rsidRDefault="00564B42" w:rsidP="001076AC">
            <w:pPr>
              <w:spacing w:line="480" w:lineRule="auto"/>
              <w:jc w:val="right"/>
              <w:rPr>
                <w:ins w:id="4043" w:author="Bo Shen" w:date="2023-02-27T23:25:00Z"/>
                <w:rFonts w:ascii="Times New Roman" w:hAnsi="Times New Roman" w:cs="Times New Roman"/>
              </w:rPr>
            </w:pPr>
            <w:ins w:id="4044" w:author="Bo Shen" w:date="2023-02-27T23:25:00Z">
              <w:r>
                <w:rPr>
                  <w:rFonts w:ascii="Times New Roman" w:hAnsi="Times New Roman" w:cs="Times New Roman"/>
                </w:rPr>
                <w:t>(15)</w:t>
              </w:r>
            </w:ins>
          </w:p>
        </w:tc>
      </w:tr>
    </w:tbl>
    <w:p w14:paraId="377370C9" w14:textId="77777777" w:rsidR="00564B42" w:rsidRDefault="00564B42" w:rsidP="00587587">
      <w:pPr>
        <w:spacing w:line="480" w:lineRule="auto"/>
        <w:jc w:val="both"/>
        <w:rPr>
          <w:ins w:id="4045" w:author="Bo Shen" w:date="2023-02-27T23:25:00Z"/>
          <w:rFonts w:ascii="Times New Roman" w:hAnsi="Times New Roman" w:cs="Times New Roman"/>
        </w:rPr>
      </w:pPr>
      <w:ins w:id="4046" w:author="Bo Shen" w:date="2023-02-27T23:25:00Z">
        <w:r w:rsidRPr="00FA3848">
          <w:rPr>
            <w:rFonts w:ascii="Times New Roman" w:hAnsi="Times New Roman" w:cs="Times New Roman"/>
          </w:rPr>
          <w:t>Since we assume the disinhibition modules in LDDM keep silent during representation</w:t>
        </w:r>
        <w:r>
          <w:rPr>
            <w:rFonts w:ascii="Times New Roman" w:hAnsi="Times New Roman" w:cs="Times New Roman"/>
          </w:rPr>
          <w:t xml:space="preserve">, </w:t>
        </w:r>
      </w:ins>
      <m:oMath>
        <m:r>
          <w:ins w:id="4047" w:author="Bo Shen" w:date="2023-02-27T23:25:00Z">
            <w:rPr>
              <w:rFonts w:ascii="Cambria Math" w:hAnsi="Cambria Math" w:cs="Times New Roman"/>
            </w:rPr>
            <m:t>β</m:t>
          </w:ins>
        </m:r>
      </m:oMath>
      <w:ins w:id="4048" w:author="Bo Shen" w:date="2023-02-27T23:25:00Z">
        <w:r>
          <w:rPr>
            <w:rFonts w:ascii="Times New Roman" w:hAnsi="Times New Roman" w:cs="Times New Roman"/>
          </w:rPr>
          <w:t xml:space="preserve"> takes zero. For a trinary input system, the equilibria of </w:t>
        </w:r>
      </w:ins>
      <m:oMath>
        <m:sSub>
          <m:sSubPr>
            <m:ctrlPr>
              <w:ins w:id="4049" w:author="Bo Shen" w:date="2023-02-27T23:25:00Z">
                <w:rPr>
                  <w:rFonts w:ascii="Cambria Math" w:hAnsi="Cambria Math" w:cs="Times New Roman"/>
                  <w:i/>
                </w:rPr>
              </w:ins>
            </m:ctrlPr>
          </m:sSubPr>
          <m:e>
            <m:r>
              <w:ins w:id="4050" w:author="Bo Shen" w:date="2023-02-27T23:25:00Z">
                <w:rPr>
                  <w:rFonts w:ascii="Cambria Math" w:hAnsi="Cambria Math" w:cs="Times New Roman"/>
                </w:rPr>
                <m:t>R</m:t>
              </w:ins>
            </m:r>
          </m:e>
          <m:sub>
            <m:r>
              <w:ins w:id="4051" w:author="Bo Shen" w:date="2023-02-27T23:25:00Z">
                <w:rPr>
                  <w:rFonts w:ascii="Cambria Math" w:hAnsi="Cambria Math" w:cs="Times New Roman"/>
                </w:rPr>
                <m:t>i</m:t>
              </w:ins>
            </m:r>
          </m:sub>
        </m:sSub>
      </m:oMath>
      <w:ins w:id="4052" w:author="Bo Shen" w:date="2023-02-27T23:25:00Z">
        <w:r>
          <w:rPr>
            <w:rFonts w:ascii="Times New Roman" w:hAnsi="Times New Roman" w:cs="Times New Roman"/>
          </w:rPr>
          <w:t xml:space="preserve"> the two models can be described by the following equations (Eqs. 16-18 for DNM and Eqs. 19-21 for LDDM).</w:t>
        </w:r>
      </w:ins>
    </w:p>
    <w:p w14:paraId="62BAA423" w14:textId="77777777" w:rsidR="00564B42" w:rsidRDefault="00564B42" w:rsidP="00587587">
      <w:pPr>
        <w:spacing w:line="480" w:lineRule="auto"/>
        <w:jc w:val="both"/>
        <w:rPr>
          <w:ins w:id="4053" w:author="Bo Shen" w:date="2023-02-27T23:25:00Z"/>
          <w:rFonts w:ascii="Times New Roman" w:hAnsi="Times New Roman" w:cs="Times New Roman"/>
        </w:rPr>
      </w:pPr>
      <w:ins w:id="4054" w:author="Bo Shen" w:date="2023-02-27T23:25:00Z">
        <w:r>
          <w:rPr>
            <w:rFonts w:ascii="Times New Roman" w:hAnsi="Times New Roman" w:cs="Times New Roman"/>
          </w:rPr>
          <w:t>For DNM,</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0"/>
        <w:gridCol w:w="4523"/>
        <w:gridCol w:w="3117"/>
      </w:tblGrid>
      <w:tr w:rsidR="00564B42" w14:paraId="3970FC00" w14:textId="77777777" w:rsidTr="008052FC">
        <w:trPr>
          <w:ins w:id="4055" w:author="Bo Shen" w:date="2023-02-27T23:25:00Z"/>
        </w:trPr>
        <w:tc>
          <w:tcPr>
            <w:tcW w:w="1710" w:type="dxa"/>
          </w:tcPr>
          <w:p w14:paraId="2D37B9BE" w14:textId="77777777" w:rsidR="00564B42" w:rsidRDefault="00564B42" w:rsidP="00CB4C46">
            <w:pPr>
              <w:spacing w:line="480" w:lineRule="auto"/>
              <w:jc w:val="both"/>
              <w:rPr>
                <w:ins w:id="4056" w:author="Bo Shen" w:date="2023-02-27T23:25:00Z"/>
                <w:rFonts w:ascii="Times New Roman" w:hAnsi="Times New Roman" w:cs="Times New Roman"/>
              </w:rPr>
            </w:pPr>
          </w:p>
        </w:tc>
        <w:tc>
          <w:tcPr>
            <w:tcW w:w="4523" w:type="dxa"/>
          </w:tcPr>
          <w:p w14:paraId="4DDD7E7F" w14:textId="77777777" w:rsidR="00564B42" w:rsidRPr="00481F27" w:rsidRDefault="00000000" w:rsidP="00CB4C46">
            <w:pPr>
              <w:spacing w:line="480" w:lineRule="auto"/>
              <w:jc w:val="both"/>
              <w:rPr>
                <w:ins w:id="4057" w:author="Bo Shen" w:date="2023-02-27T23:25:00Z"/>
                <w:rFonts w:ascii="Times New Roman" w:hAnsi="Times New Roman" w:cs="Times New Roman"/>
              </w:rPr>
            </w:pPr>
            <m:oMathPara>
              <m:oMathParaPr>
                <m:jc m:val="left"/>
              </m:oMathParaPr>
              <m:oMath>
                <m:d>
                  <m:dPr>
                    <m:begChr m:val="{"/>
                    <m:endChr m:val=""/>
                    <m:ctrlPr>
                      <w:ins w:id="4058" w:author="Bo Shen" w:date="2023-02-27T23:25:00Z">
                        <w:rPr>
                          <w:rFonts w:ascii="Cambria Math" w:hAnsi="Cambria Math" w:cs="Times New Roman"/>
                          <w:i/>
                        </w:rPr>
                      </w:ins>
                    </m:ctrlPr>
                  </m:dPr>
                  <m:e>
                    <m:eqArr>
                      <m:eqArrPr>
                        <m:ctrlPr>
                          <w:ins w:id="4059" w:author="Bo Shen" w:date="2023-02-27T23:25:00Z">
                            <w:rPr>
                              <w:rFonts w:ascii="Cambria Math" w:hAnsi="Cambria Math" w:cs="Times New Roman"/>
                              <w:i/>
                            </w:rPr>
                          </w:ins>
                        </m:ctrlPr>
                      </m:eqArrPr>
                      <m:e>
                        <m:sSub>
                          <m:sSubPr>
                            <m:ctrlPr>
                              <w:ins w:id="4060" w:author="Bo Shen" w:date="2023-02-27T23:25:00Z">
                                <w:rPr>
                                  <w:rFonts w:ascii="Cambria Math" w:hAnsi="Cambria Math" w:cs="Times New Roman"/>
                                  <w:i/>
                                </w:rPr>
                              </w:ins>
                            </m:ctrlPr>
                          </m:sSubPr>
                          <m:e>
                            <m:r>
                              <w:ins w:id="4061" w:author="Bo Shen" w:date="2023-02-27T23:25:00Z">
                                <w:rPr>
                                  <w:rFonts w:ascii="Cambria Math" w:hAnsi="Cambria Math" w:cs="Times New Roman"/>
                                </w:rPr>
                                <m:t>R</m:t>
                              </w:ins>
                            </m:r>
                          </m:e>
                          <m:sub>
                            <m:r>
                              <w:ins w:id="4062" w:author="Bo Shen" w:date="2023-02-27T23:25:00Z">
                                <w:rPr>
                                  <w:rFonts w:ascii="Cambria Math" w:hAnsi="Cambria Math" w:cs="Times New Roman"/>
                                </w:rPr>
                                <m:t>1</m:t>
                              </w:ins>
                            </m:r>
                          </m:sub>
                        </m:sSub>
                        <m:r>
                          <w:ins w:id="4063" w:author="Bo Shen" w:date="2023-02-27T23:25:00Z">
                            <w:rPr>
                              <w:rFonts w:ascii="Cambria Math" w:hAnsi="Cambria Math" w:cs="Times New Roman"/>
                            </w:rPr>
                            <m:t>+</m:t>
                          </w:ins>
                        </m:r>
                        <m:sSub>
                          <m:sSubPr>
                            <m:ctrlPr>
                              <w:ins w:id="4064" w:author="Bo Shen" w:date="2023-02-27T23:25:00Z">
                                <w:rPr>
                                  <w:rFonts w:ascii="Cambria Math" w:hAnsi="Cambria Math" w:cs="Times New Roman"/>
                                  <w:i/>
                                </w:rPr>
                              </w:ins>
                            </m:ctrlPr>
                          </m:sSubPr>
                          <m:e>
                            <m:r>
                              <w:ins w:id="4065" w:author="Bo Shen" w:date="2023-02-27T23:25:00Z">
                                <w:rPr>
                                  <w:rFonts w:ascii="Cambria Math" w:hAnsi="Cambria Math" w:cs="Times New Roman"/>
                                </w:rPr>
                                <m:t>R</m:t>
                              </w:ins>
                            </m:r>
                          </m:e>
                          <m:sub>
                            <m:r>
                              <w:ins w:id="4066" w:author="Bo Shen" w:date="2023-02-27T23:25:00Z">
                                <w:rPr>
                                  <w:rFonts w:ascii="Cambria Math" w:hAnsi="Cambria Math" w:cs="Times New Roman"/>
                                </w:rPr>
                                <m:t>2</m:t>
                              </w:ins>
                            </m:r>
                          </m:sub>
                        </m:sSub>
                        <m:r>
                          <w:ins w:id="4067" w:author="Bo Shen" w:date="2023-02-27T23:25:00Z">
                            <w:rPr>
                              <w:rFonts w:ascii="Cambria Math" w:hAnsi="Cambria Math" w:cs="Times New Roman"/>
                            </w:rPr>
                            <m:t>+</m:t>
                          </w:ins>
                        </m:r>
                        <m:sSub>
                          <m:sSubPr>
                            <m:ctrlPr>
                              <w:ins w:id="4068" w:author="Bo Shen" w:date="2023-02-27T23:25:00Z">
                                <w:rPr>
                                  <w:rFonts w:ascii="Cambria Math" w:hAnsi="Cambria Math" w:cs="Times New Roman"/>
                                  <w:i/>
                                </w:rPr>
                              </w:ins>
                            </m:ctrlPr>
                          </m:sSubPr>
                          <m:e>
                            <m:r>
                              <w:ins w:id="4069" w:author="Bo Shen" w:date="2023-02-27T23:25:00Z">
                                <w:rPr>
                                  <w:rFonts w:ascii="Cambria Math" w:hAnsi="Cambria Math" w:cs="Times New Roman"/>
                                </w:rPr>
                                <m:t>R</m:t>
                              </w:ins>
                            </m:r>
                          </m:e>
                          <m:sub>
                            <m:r>
                              <w:ins w:id="4070" w:author="Bo Shen" w:date="2023-02-27T23:25:00Z">
                                <w:rPr>
                                  <w:rFonts w:ascii="Cambria Math" w:hAnsi="Cambria Math" w:cs="Times New Roman"/>
                                </w:rPr>
                                <m:t>3</m:t>
                              </w:ins>
                            </m:r>
                          </m:sub>
                        </m:sSub>
                        <m:r>
                          <w:ins w:id="4071" w:author="Bo Shen" w:date="2023-02-27T23:25:00Z">
                            <w:rPr>
                              <w:rFonts w:ascii="Cambria Math" w:hAnsi="Cambria Math" w:cs="Times New Roman"/>
                            </w:rPr>
                            <m:t>-</m:t>
                          </w:ins>
                        </m:r>
                        <m:f>
                          <m:fPr>
                            <m:ctrlPr>
                              <w:ins w:id="4072" w:author="Bo Shen" w:date="2023-02-27T23:25:00Z">
                                <w:rPr>
                                  <w:rFonts w:ascii="Cambria Math" w:hAnsi="Cambria Math" w:cs="Times New Roman"/>
                                  <w:i/>
                                </w:rPr>
                              </w:ins>
                            </m:ctrlPr>
                          </m:fPr>
                          <m:num>
                            <m:sSub>
                              <m:sSubPr>
                                <m:ctrlPr>
                                  <w:ins w:id="4073" w:author="Bo Shen" w:date="2023-02-27T23:25:00Z">
                                    <w:rPr>
                                      <w:rFonts w:ascii="Cambria Math" w:hAnsi="Cambria Math" w:cs="Times New Roman"/>
                                      <w:i/>
                                    </w:rPr>
                                  </w:ins>
                                </m:ctrlPr>
                              </m:sSubPr>
                              <m:e>
                                <m:sSub>
                                  <m:sSubPr>
                                    <m:ctrlPr>
                                      <w:ins w:id="4074" w:author="Bo Shen" w:date="2023-02-27T23:25:00Z">
                                        <w:rPr>
                                          <w:rFonts w:ascii="Cambria Math" w:hAnsi="Cambria Math" w:cs="Times New Roman"/>
                                          <w:i/>
                                        </w:rPr>
                                      </w:ins>
                                    </m:ctrlPr>
                                  </m:sSubPr>
                                  <m:e>
                                    <m:r>
                                      <w:ins w:id="4075" w:author="Bo Shen" w:date="2023-02-27T23:25:00Z">
                                        <w:rPr>
                                          <w:rFonts w:ascii="Cambria Math" w:hAnsi="Cambria Math" w:cs="Times New Roman"/>
                                        </w:rPr>
                                        <m:t>R</m:t>
                                      </w:ins>
                                    </m:r>
                                  </m:e>
                                  <m:sub>
                                    <m:r>
                                      <w:ins w:id="4076" w:author="Bo Shen" w:date="2023-02-27T23:25:00Z">
                                        <w:rPr>
                                          <w:rFonts w:ascii="Cambria Math" w:hAnsi="Cambria Math" w:cs="Times New Roman"/>
                                        </w:rPr>
                                        <m:t>max</m:t>
                                      </w:ins>
                                    </m:r>
                                  </m:sub>
                                </m:sSub>
                                <m:r>
                                  <w:ins w:id="4077" w:author="Bo Shen" w:date="2023-02-27T23:25:00Z">
                                    <w:rPr>
                                      <w:rFonts w:ascii="Cambria Math" w:hAnsi="Cambria Math" w:cs="Times New Roman"/>
                                    </w:rPr>
                                    <m:t>(V</m:t>
                                  </w:ins>
                                </m:r>
                              </m:e>
                              <m:sub>
                                <m:r>
                                  <w:ins w:id="4078" w:author="Bo Shen" w:date="2023-02-27T23:25:00Z">
                                    <w:rPr>
                                      <w:rFonts w:ascii="Cambria Math" w:hAnsi="Cambria Math" w:cs="Times New Roman"/>
                                    </w:rPr>
                                    <m:t>1</m:t>
                                  </w:ins>
                                </m:r>
                              </m:sub>
                            </m:sSub>
                            <m:r>
                              <w:ins w:id="4079" w:author="Bo Shen" w:date="2023-02-27T23:25:00Z">
                                <w:rPr>
                                  <w:rFonts w:ascii="Cambria Math" w:hAnsi="Cambria Math" w:cs="Times New Roman"/>
                                </w:rPr>
                                <m:t>+</m:t>
                              </w:ins>
                            </m:r>
                            <m:sSub>
                              <m:sSubPr>
                                <m:ctrlPr>
                                  <w:ins w:id="4080" w:author="Bo Shen" w:date="2023-03-03T18:04:00Z">
                                    <w:rPr>
                                      <w:rFonts w:ascii="Cambria Math" w:hAnsi="Cambria Math" w:cs="Times New Roman"/>
                                      <w:i/>
                                    </w:rPr>
                                  </w:ins>
                                </m:ctrlPr>
                              </m:sSubPr>
                              <m:e>
                                <m:r>
                                  <w:ins w:id="4081" w:author="Bo Shen" w:date="2023-02-27T23:25:00Z">
                                    <w:rPr>
                                      <w:rFonts w:ascii="Cambria Math" w:hAnsi="Cambria Math" w:cs="Times New Roman"/>
                                    </w:rPr>
                                    <m:t>B</m:t>
                                  </w:ins>
                                </m:r>
                              </m:e>
                              <m:sub>
                                <m:r>
                                  <w:ins w:id="4082" w:author="Bo Shen" w:date="2023-03-03T18:04:00Z">
                                    <w:rPr>
                                      <w:rFonts w:ascii="Cambria Math" w:hAnsi="Cambria Math" w:cs="Times New Roman"/>
                                    </w:rPr>
                                    <m:t>R</m:t>
                                  </w:ins>
                                </m:r>
                              </m:sub>
                            </m:sSub>
                            <m:r>
                              <w:ins w:id="4083" w:author="Bo Shen" w:date="2023-02-27T23:25:00Z">
                                <w:rPr>
                                  <w:rFonts w:ascii="Cambria Math" w:hAnsi="Cambria Math" w:cs="Times New Roman"/>
                                </w:rPr>
                                <m:t>)</m:t>
                              </w:ins>
                            </m:r>
                          </m:num>
                          <m:den>
                            <m:sSub>
                              <m:sSubPr>
                                <m:ctrlPr>
                                  <w:ins w:id="4084" w:author="Bo Shen" w:date="2023-02-27T23:25:00Z">
                                    <w:rPr>
                                      <w:rFonts w:ascii="Cambria Math" w:hAnsi="Cambria Math" w:cs="Times New Roman"/>
                                      <w:i/>
                                    </w:rPr>
                                  </w:ins>
                                </m:ctrlPr>
                              </m:sSubPr>
                              <m:e>
                                <m:r>
                                  <w:ins w:id="4085" w:author="Bo Shen" w:date="2023-02-27T23:25:00Z">
                                    <w:rPr>
                                      <w:rFonts w:ascii="Cambria Math" w:hAnsi="Cambria Math" w:cs="Times New Roman"/>
                                    </w:rPr>
                                    <m:t>R</m:t>
                                  </w:ins>
                                </m:r>
                              </m:e>
                              <m:sub>
                                <m:r>
                                  <w:ins w:id="4086" w:author="Bo Shen" w:date="2023-02-27T23:25:00Z">
                                    <w:rPr>
                                      <w:rFonts w:ascii="Cambria Math" w:hAnsi="Cambria Math" w:cs="Times New Roman"/>
                                    </w:rPr>
                                    <m:t>1</m:t>
                                  </w:ins>
                                </m:r>
                              </m:sub>
                            </m:sSub>
                          </m:den>
                        </m:f>
                        <m:r>
                          <w:ins w:id="4087" w:author="Bo Shen" w:date="2023-02-27T23:25:00Z">
                            <w:rPr>
                              <w:rFonts w:ascii="Cambria Math" w:hAnsi="Cambria Math" w:cs="Times New Roman"/>
                            </w:rPr>
                            <m:t>=1;</m:t>
                          </w:ins>
                        </m:r>
                      </m:e>
                      <m:e>
                        <m:sSub>
                          <m:sSubPr>
                            <m:ctrlPr>
                              <w:ins w:id="4088" w:author="Bo Shen" w:date="2023-02-27T23:25:00Z">
                                <w:rPr>
                                  <w:rFonts w:ascii="Cambria Math" w:hAnsi="Cambria Math" w:cs="Times New Roman"/>
                                  <w:i/>
                                </w:rPr>
                              </w:ins>
                            </m:ctrlPr>
                          </m:sSubPr>
                          <m:e>
                            <m:r>
                              <w:ins w:id="4089" w:author="Bo Shen" w:date="2023-02-27T23:25:00Z">
                                <w:rPr>
                                  <w:rFonts w:ascii="Cambria Math" w:hAnsi="Cambria Math" w:cs="Times New Roman"/>
                                </w:rPr>
                                <m:t>R</m:t>
                              </w:ins>
                            </m:r>
                          </m:e>
                          <m:sub>
                            <m:r>
                              <w:ins w:id="4090" w:author="Bo Shen" w:date="2023-02-27T23:25:00Z">
                                <w:rPr>
                                  <w:rFonts w:ascii="Cambria Math" w:hAnsi="Cambria Math" w:cs="Times New Roman"/>
                                </w:rPr>
                                <m:t>2</m:t>
                              </w:ins>
                            </m:r>
                          </m:sub>
                        </m:sSub>
                        <m:r>
                          <w:ins w:id="4091" w:author="Bo Shen" w:date="2023-02-27T23:25:00Z">
                            <w:rPr>
                              <w:rFonts w:ascii="Cambria Math" w:hAnsi="Cambria Math" w:cs="Times New Roman"/>
                            </w:rPr>
                            <m:t>+</m:t>
                          </w:ins>
                        </m:r>
                        <m:sSub>
                          <m:sSubPr>
                            <m:ctrlPr>
                              <w:ins w:id="4092" w:author="Bo Shen" w:date="2023-02-27T23:25:00Z">
                                <w:rPr>
                                  <w:rFonts w:ascii="Cambria Math" w:hAnsi="Cambria Math" w:cs="Times New Roman"/>
                                  <w:i/>
                                </w:rPr>
                              </w:ins>
                            </m:ctrlPr>
                          </m:sSubPr>
                          <m:e>
                            <m:r>
                              <w:ins w:id="4093" w:author="Bo Shen" w:date="2023-02-27T23:25:00Z">
                                <w:rPr>
                                  <w:rFonts w:ascii="Cambria Math" w:hAnsi="Cambria Math" w:cs="Times New Roman"/>
                                </w:rPr>
                                <m:t>R</m:t>
                              </w:ins>
                            </m:r>
                          </m:e>
                          <m:sub>
                            <m:r>
                              <w:ins w:id="4094" w:author="Bo Shen" w:date="2023-02-27T23:25:00Z">
                                <w:rPr>
                                  <w:rFonts w:ascii="Cambria Math" w:hAnsi="Cambria Math" w:cs="Times New Roman"/>
                                </w:rPr>
                                <m:t>1</m:t>
                              </w:ins>
                            </m:r>
                          </m:sub>
                        </m:sSub>
                        <m:r>
                          <w:ins w:id="4095" w:author="Bo Shen" w:date="2023-02-27T23:25:00Z">
                            <w:rPr>
                              <w:rFonts w:ascii="Cambria Math" w:hAnsi="Cambria Math" w:cs="Times New Roman"/>
                            </w:rPr>
                            <m:t>+</m:t>
                          </w:ins>
                        </m:r>
                        <m:sSub>
                          <m:sSubPr>
                            <m:ctrlPr>
                              <w:ins w:id="4096" w:author="Bo Shen" w:date="2023-02-27T23:25:00Z">
                                <w:rPr>
                                  <w:rFonts w:ascii="Cambria Math" w:hAnsi="Cambria Math" w:cs="Times New Roman"/>
                                  <w:i/>
                                </w:rPr>
                              </w:ins>
                            </m:ctrlPr>
                          </m:sSubPr>
                          <m:e>
                            <m:r>
                              <w:ins w:id="4097" w:author="Bo Shen" w:date="2023-02-27T23:25:00Z">
                                <w:rPr>
                                  <w:rFonts w:ascii="Cambria Math" w:hAnsi="Cambria Math" w:cs="Times New Roman"/>
                                </w:rPr>
                                <m:t>R</m:t>
                              </w:ins>
                            </m:r>
                          </m:e>
                          <m:sub>
                            <m:r>
                              <w:ins w:id="4098" w:author="Bo Shen" w:date="2023-02-27T23:25:00Z">
                                <w:rPr>
                                  <w:rFonts w:ascii="Cambria Math" w:hAnsi="Cambria Math" w:cs="Times New Roman"/>
                                </w:rPr>
                                <m:t>3</m:t>
                              </w:ins>
                            </m:r>
                          </m:sub>
                        </m:sSub>
                        <m:r>
                          <w:ins w:id="4099" w:author="Bo Shen" w:date="2023-02-27T23:25:00Z">
                            <w:rPr>
                              <w:rFonts w:ascii="Cambria Math" w:hAnsi="Cambria Math" w:cs="Times New Roman"/>
                            </w:rPr>
                            <m:t>-</m:t>
                          </w:ins>
                        </m:r>
                        <m:f>
                          <m:fPr>
                            <m:ctrlPr>
                              <w:ins w:id="4100" w:author="Bo Shen" w:date="2023-02-27T23:25:00Z">
                                <w:rPr>
                                  <w:rFonts w:ascii="Cambria Math" w:hAnsi="Cambria Math" w:cs="Times New Roman"/>
                                  <w:i/>
                                </w:rPr>
                              </w:ins>
                            </m:ctrlPr>
                          </m:fPr>
                          <m:num>
                            <m:sSub>
                              <m:sSubPr>
                                <m:ctrlPr>
                                  <w:ins w:id="4101" w:author="Bo Shen" w:date="2023-02-27T23:25:00Z">
                                    <w:rPr>
                                      <w:rFonts w:ascii="Cambria Math" w:hAnsi="Cambria Math" w:cs="Times New Roman"/>
                                      <w:i/>
                                    </w:rPr>
                                  </w:ins>
                                </m:ctrlPr>
                              </m:sSubPr>
                              <m:e>
                                <m:sSub>
                                  <m:sSubPr>
                                    <m:ctrlPr>
                                      <w:ins w:id="4102" w:author="Bo Shen" w:date="2023-02-27T23:25:00Z">
                                        <w:rPr>
                                          <w:rFonts w:ascii="Cambria Math" w:hAnsi="Cambria Math" w:cs="Times New Roman"/>
                                          <w:i/>
                                        </w:rPr>
                                      </w:ins>
                                    </m:ctrlPr>
                                  </m:sSubPr>
                                  <m:e>
                                    <m:r>
                                      <w:ins w:id="4103" w:author="Bo Shen" w:date="2023-02-27T23:25:00Z">
                                        <w:rPr>
                                          <w:rFonts w:ascii="Cambria Math" w:hAnsi="Cambria Math" w:cs="Times New Roman"/>
                                        </w:rPr>
                                        <m:t>R</m:t>
                                      </w:ins>
                                    </m:r>
                                  </m:e>
                                  <m:sub>
                                    <m:r>
                                      <w:ins w:id="4104" w:author="Bo Shen" w:date="2023-02-27T23:25:00Z">
                                        <w:rPr>
                                          <w:rFonts w:ascii="Cambria Math" w:hAnsi="Cambria Math" w:cs="Times New Roman"/>
                                        </w:rPr>
                                        <m:t>max</m:t>
                                      </w:ins>
                                    </m:r>
                                  </m:sub>
                                </m:sSub>
                                <m:r>
                                  <w:ins w:id="4105" w:author="Bo Shen" w:date="2023-02-27T23:25:00Z">
                                    <w:rPr>
                                      <w:rFonts w:ascii="Cambria Math" w:hAnsi="Cambria Math" w:cs="Times New Roman"/>
                                    </w:rPr>
                                    <m:t>(V</m:t>
                                  </w:ins>
                                </m:r>
                              </m:e>
                              <m:sub>
                                <m:r>
                                  <w:ins w:id="4106" w:author="Bo Shen" w:date="2023-02-27T23:25:00Z">
                                    <w:rPr>
                                      <w:rFonts w:ascii="Cambria Math" w:hAnsi="Cambria Math" w:cs="Times New Roman"/>
                                    </w:rPr>
                                    <m:t>2</m:t>
                                  </w:ins>
                                </m:r>
                              </m:sub>
                            </m:sSub>
                            <m:r>
                              <w:ins w:id="4107" w:author="Bo Shen" w:date="2023-02-27T23:25:00Z">
                                <w:rPr>
                                  <w:rFonts w:ascii="Cambria Math" w:hAnsi="Cambria Math" w:cs="Times New Roman"/>
                                </w:rPr>
                                <m:t>+</m:t>
                              </w:ins>
                            </m:r>
                            <m:sSub>
                              <m:sSubPr>
                                <m:ctrlPr>
                                  <w:ins w:id="4108" w:author="Bo Shen" w:date="2023-03-03T18:04:00Z">
                                    <w:rPr>
                                      <w:rFonts w:ascii="Cambria Math" w:hAnsi="Cambria Math" w:cs="Times New Roman"/>
                                      <w:i/>
                                    </w:rPr>
                                  </w:ins>
                                </m:ctrlPr>
                              </m:sSubPr>
                              <m:e>
                                <m:r>
                                  <w:ins w:id="4109" w:author="Bo Shen" w:date="2023-02-27T23:25:00Z">
                                    <w:rPr>
                                      <w:rFonts w:ascii="Cambria Math" w:hAnsi="Cambria Math" w:cs="Times New Roman"/>
                                    </w:rPr>
                                    <m:t>B</m:t>
                                  </w:ins>
                                </m:r>
                              </m:e>
                              <m:sub>
                                <m:r>
                                  <w:ins w:id="4110" w:author="Bo Shen" w:date="2023-03-03T18:04:00Z">
                                    <w:rPr>
                                      <w:rFonts w:ascii="Cambria Math" w:hAnsi="Cambria Math" w:cs="Times New Roman"/>
                                    </w:rPr>
                                    <m:t>R</m:t>
                                  </w:ins>
                                </m:r>
                              </m:sub>
                            </m:sSub>
                            <m:r>
                              <w:ins w:id="4111" w:author="Bo Shen" w:date="2023-02-27T23:25:00Z">
                                <w:rPr>
                                  <w:rFonts w:ascii="Cambria Math" w:hAnsi="Cambria Math" w:cs="Times New Roman"/>
                                </w:rPr>
                                <m:t>)</m:t>
                              </w:ins>
                            </m:r>
                          </m:num>
                          <m:den>
                            <m:sSub>
                              <m:sSubPr>
                                <m:ctrlPr>
                                  <w:ins w:id="4112" w:author="Bo Shen" w:date="2023-02-27T23:25:00Z">
                                    <w:rPr>
                                      <w:rFonts w:ascii="Cambria Math" w:hAnsi="Cambria Math" w:cs="Times New Roman"/>
                                      <w:i/>
                                    </w:rPr>
                                  </w:ins>
                                </m:ctrlPr>
                              </m:sSubPr>
                              <m:e>
                                <m:r>
                                  <w:ins w:id="4113" w:author="Bo Shen" w:date="2023-02-27T23:25:00Z">
                                    <w:rPr>
                                      <w:rFonts w:ascii="Cambria Math" w:hAnsi="Cambria Math" w:cs="Times New Roman"/>
                                    </w:rPr>
                                    <m:t>R</m:t>
                                  </w:ins>
                                </m:r>
                              </m:e>
                              <m:sub>
                                <m:r>
                                  <w:ins w:id="4114" w:author="Bo Shen" w:date="2023-02-27T23:25:00Z">
                                    <w:rPr>
                                      <w:rFonts w:ascii="Cambria Math" w:hAnsi="Cambria Math" w:cs="Times New Roman"/>
                                    </w:rPr>
                                    <m:t>2</m:t>
                                  </w:ins>
                                </m:r>
                              </m:sub>
                            </m:sSub>
                          </m:den>
                        </m:f>
                        <m:r>
                          <w:ins w:id="4115" w:author="Bo Shen" w:date="2023-02-27T23:25:00Z">
                            <w:rPr>
                              <w:rFonts w:ascii="Cambria Math" w:hAnsi="Cambria Math" w:cs="Times New Roman"/>
                            </w:rPr>
                            <m:t>=1;</m:t>
                          </w:ins>
                        </m:r>
                        <m:ctrlPr>
                          <w:ins w:id="4116" w:author="Bo Shen" w:date="2023-02-27T23:25:00Z">
                            <w:rPr>
                              <w:rFonts w:ascii="Cambria Math" w:eastAsia="Cambria Math" w:hAnsi="Cambria Math" w:cs="Cambria Math"/>
                              <w:i/>
                            </w:rPr>
                          </w:ins>
                        </m:ctrlPr>
                      </m:e>
                      <m:e>
                        <m:sSub>
                          <m:sSubPr>
                            <m:ctrlPr>
                              <w:ins w:id="4117" w:author="Bo Shen" w:date="2023-02-27T23:25:00Z">
                                <w:rPr>
                                  <w:rFonts w:ascii="Cambria Math" w:hAnsi="Cambria Math" w:cs="Times New Roman"/>
                                  <w:i/>
                                </w:rPr>
                              </w:ins>
                            </m:ctrlPr>
                          </m:sSubPr>
                          <m:e>
                            <m:r>
                              <w:ins w:id="4118" w:author="Bo Shen" w:date="2023-02-27T23:25:00Z">
                                <w:rPr>
                                  <w:rFonts w:ascii="Cambria Math" w:hAnsi="Cambria Math" w:cs="Times New Roman"/>
                                </w:rPr>
                                <m:t>R</m:t>
                              </w:ins>
                            </m:r>
                          </m:e>
                          <m:sub>
                            <m:r>
                              <w:ins w:id="4119" w:author="Bo Shen" w:date="2023-02-27T23:25:00Z">
                                <w:rPr>
                                  <w:rFonts w:ascii="Cambria Math" w:hAnsi="Cambria Math" w:cs="Times New Roman"/>
                                </w:rPr>
                                <m:t>3</m:t>
                              </w:ins>
                            </m:r>
                          </m:sub>
                        </m:sSub>
                        <m:r>
                          <w:ins w:id="4120" w:author="Bo Shen" w:date="2023-02-27T23:25:00Z">
                            <w:rPr>
                              <w:rFonts w:ascii="Cambria Math" w:hAnsi="Cambria Math" w:cs="Times New Roman"/>
                            </w:rPr>
                            <m:t>+</m:t>
                          </w:ins>
                        </m:r>
                        <m:sSub>
                          <m:sSubPr>
                            <m:ctrlPr>
                              <w:ins w:id="4121" w:author="Bo Shen" w:date="2023-02-27T23:25:00Z">
                                <w:rPr>
                                  <w:rFonts w:ascii="Cambria Math" w:hAnsi="Cambria Math" w:cs="Times New Roman"/>
                                  <w:i/>
                                </w:rPr>
                              </w:ins>
                            </m:ctrlPr>
                          </m:sSubPr>
                          <m:e>
                            <m:r>
                              <w:ins w:id="4122" w:author="Bo Shen" w:date="2023-02-27T23:25:00Z">
                                <w:rPr>
                                  <w:rFonts w:ascii="Cambria Math" w:hAnsi="Cambria Math" w:cs="Times New Roman"/>
                                </w:rPr>
                                <m:t>R</m:t>
                              </w:ins>
                            </m:r>
                          </m:e>
                          <m:sub>
                            <m:r>
                              <w:ins w:id="4123" w:author="Bo Shen" w:date="2023-02-27T23:25:00Z">
                                <w:rPr>
                                  <w:rFonts w:ascii="Cambria Math" w:hAnsi="Cambria Math" w:cs="Times New Roman"/>
                                </w:rPr>
                                <m:t>1</m:t>
                              </w:ins>
                            </m:r>
                          </m:sub>
                        </m:sSub>
                        <m:r>
                          <w:ins w:id="4124" w:author="Bo Shen" w:date="2023-02-27T23:25:00Z">
                            <w:rPr>
                              <w:rFonts w:ascii="Cambria Math" w:hAnsi="Cambria Math" w:cs="Times New Roman"/>
                            </w:rPr>
                            <m:t>+</m:t>
                          </w:ins>
                        </m:r>
                        <m:sSub>
                          <m:sSubPr>
                            <m:ctrlPr>
                              <w:ins w:id="4125" w:author="Bo Shen" w:date="2023-02-27T23:25:00Z">
                                <w:rPr>
                                  <w:rFonts w:ascii="Cambria Math" w:hAnsi="Cambria Math" w:cs="Times New Roman"/>
                                  <w:i/>
                                </w:rPr>
                              </w:ins>
                            </m:ctrlPr>
                          </m:sSubPr>
                          <m:e>
                            <m:r>
                              <w:ins w:id="4126" w:author="Bo Shen" w:date="2023-02-27T23:25:00Z">
                                <w:rPr>
                                  <w:rFonts w:ascii="Cambria Math" w:hAnsi="Cambria Math" w:cs="Times New Roman"/>
                                </w:rPr>
                                <m:t>R</m:t>
                              </w:ins>
                            </m:r>
                          </m:e>
                          <m:sub>
                            <m:r>
                              <w:ins w:id="4127" w:author="Bo Shen" w:date="2023-02-27T23:25:00Z">
                                <w:rPr>
                                  <w:rFonts w:ascii="Cambria Math" w:hAnsi="Cambria Math" w:cs="Times New Roman"/>
                                </w:rPr>
                                <m:t>2</m:t>
                              </w:ins>
                            </m:r>
                          </m:sub>
                        </m:sSub>
                        <m:r>
                          <w:ins w:id="4128" w:author="Bo Shen" w:date="2023-02-27T23:25:00Z">
                            <w:rPr>
                              <w:rFonts w:ascii="Cambria Math" w:hAnsi="Cambria Math" w:cs="Times New Roman"/>
                            </w:rPr>
                            <m:t>-</m:t>
                          </w:ins>
                        </m:r>
                        <m:f>
                          <m:fPr>
                            <m:ctrlPr>
                              <w:ins w:id="4129" w:author="Bo Shen" w:date="2023-02-27T23:25:00Z">
                                <w:rPr>
                                  <w:rFonts w:ascii="Cambria Math" w:hAnsi="Cambria Math" w:cs="Times New Roman"/>
                                  <w:i/>
                                </w:rPr>
                              </w:ins>
                            </m:ctrlPr>
                          </m:fPr>
                          <m:num>
                            <m:sSub>
                              <m:sSubPr>
                                <m:ctrlPr>
                                  <w:ins w:id="4130" w:author="Bo Shen" w:date="2023-02-27T23:25:00Z">
                                    <w:rPr>
                                      <w:rFonts w:ascii="Cambria Math" w:hAnsi="Cambria Math" w:cs="Times New Roman"/>
                                      <w:i/>
                                    </w:rPr>
                                  </w:ins>
                                </m:ctrlPr>
                              </m:sSubPr>
                              <m:e>
                                <m:sSub>
                                  <m:sSubPr>
                                    <m:ctrlPr>
                                      <w:ins w:id="4131" w:author="Bo Shen" w:date="2023-02-27T23:25:00Z">
                                        <w:rPr>
                                          <w:rFonts w:ascii="Cambria Math" w:hAnsi="Cambria Math" w:cs="Times New Roman"/>
                                          <w:i/>
                                        </w:rPr>
                                      </w:ins>
                                    </m:ctrlPr>
                                  </m:sSubPr>
                                  <m:e>
                                    <m:r>
                                      <w:ins w:id="4132" w:author="Bo Shen" w:date="2023-02-27T23:25:00Z">
                                        <w:rPr>
                                          <w:rFonts w:ascii="Cambria Math" w:hAnsi="Cambria Math" w:cs="Times New Roman"/>
                                        </w:rPr>
                                        <m:t>R</m:t>
                                      </w:ins>
                                    </m:r>
                                  </m:e>
                                  <m:sub>
                                    <m:r>
                                      <w:ins w:id="4133" w:author="Bo Shen" w:date="2023-02-27T23:25:00Z">
                                        <w:rPr>
                                          <w:rFonts w:ascii="Cambria Math" w:hAnsi="Cambria Math" w:cs="Times New Roman"/>
                                        </w:rPr>
                                        <m:t>max</m:t>
                                      </w:ins>
                                    </m:r>
                                  </m:sub>
                                </m:sSub>
                                <m:r>
                                  <w:ins w:id="4134" w:author="Bo Shen" w:date="2023-02-27T23:25:00Z">
                                    <w:rPr>
                                      <w:rFonts w:ascii="Cambria Math" w:hAnsi="Cambria Math" w:cs="Times New Roman"/>
                                    </w:rPr>
                                    <m:t>(V</m:t>
                                  </w:ins>
                                </m:r>
                              </m:e>
                              <m:sub>
                                <m:r>
                                  <w:ins w:id="4135" w:author="Bo Shen" w:date="2023-02-27T23:25:00Z">
                                    <w:rPr>
                                      <w:rFonts w:ascii="Cambria Math" w:hAnsi="Cambria Math" w:cs="Times New Roman"/>
                                    </w:rPr>
                                    <m:t>3</m:t>
                                  </w:ins>
                                </m:r>
                              </m:sub>
                            </m:sSub>
                            <m:r>
                              <w:ins w:id="4136" w:author="Bo Shen" w:date="2023-02-27T23:25:00Z">
                                <w:rPr>
                                  <w:rFonts w:ascii="Cambria Math" w:hAnsi="Cambria Math" w:cs="Times New Roman"/>
                                </w:rPr>
                                <m:t>+</m:t>
                              </w:ins>
                            </m:r>
                            <m:sSub>
                              <m:sSubPr>
                                <m:ctrlPr>
                                  <w:ins w:id="4137" w:author="Bo Shen" w:date="2023-03-03T18:04:00Z">
                                    <w:rPr>
                                      <w:rFonts w:ascii="Cambria Math" w:hAnsi="Cambria Math" w:cs="Times New Roman"/>
                                      <w:i/>
                                    </w:rPr>
                                  </w:ins>
                                </m:ctrlPr>
                              </m:sSubPr>
                              <m:e>
                                <m:r>
                                  <w:ins w:id="4138" w:author="Bo Shen" w:date="2023-02-27T23:25:00Z">
                                    <w:rPr>
                                      <w:rFonts w:ascii="Cambria Math" w:hAnsi="Cambria Math" w:cs="Times New Roman"/>
                                    </w:rPr>
                                    <m:t>B</m:t>
                                  </w:ins>
                                </m:r>
                              </m:e>
                              <m:sub>
                                <m:r>
                                  <w:ins w:id="4139" w:author="Bo Shen" w:date="2023-03-03T18:04:00Z">
                                    <w:rPr>
                                      <w:rFonts w:ascii="Cambria Math" w:hAnsi="Cambria Math" w:cs="Times New Roman"/>
                                    </w:rPr>
                                    <m:t>R</m:t>
                                  </w:ins>
                                </m:r>
                              </m:sub>
                            </m:sSub>
                            <m:r>
                              <w:ins w:id="4140" w:author="Bo Shen" w:date="2023-02-27T23:25:00Z">
                                <w:rPr>
                                  <w:rFonts w:ascii="Cambria Math" w:hAnsi="Cambria Math" w:cs="Times New Roman"/>
                                </w:rPr>
                                <m:t>)</m:t>
                              </w:ins>
                            </m:r>
                          </m:num>
                          <m:den>
                            <m:sSub>
                              <m:sSubPr>
                                <m:ctrlPr>
                                  <w:ins w:id="4141" w:author="Bo Shen" w:date="2023-02-27T23:25:00Z">
                                    <w:rPr>
                                      <w:rFonts w:ascii="Cambria Math" w:hAnsi="Cambria Math" w:cs="Times New Roman"/>
                                      <w:i/>
                                    </w:rPr>
                                  </w:ins>
                                </m:ctrlPr>
                              </m:sSubPr>
                              <m:e>
                                <m:r>
                                  <w:ins w:id="4142" w:author="Bo Shen" w:date="2023-02-27T23:25:00Z">
                                    <w:rPr>
                                      <w:rFonts w:ascii="Cambria Math" w:hAnsi="Cambria Math" w:cs="Times New Roman"/>
                                    </w:rPr>
                                    <m:t>R</m:t>
                                  </w:ins>
                                </m:r>
                              </m:e>
                              <m:sub>
                                <m:r>
                                  <w:ins w:id="4143" w:author="Bo Shen" w:date="2023-02-27T23:25:00Z">
                                    <w:rPr>
                                      <w:rFonts w:ascii="Cambria Math" w:hAnsi="Cambria Math" w:cs="Times New Roman"/>
                                    </w:rPr>
                                    <m:t>3</m:t>
                                  </w:ins>
                                </m:r>
                              </m:sub>
                            </m:sSub>
                          </m:den>
                        </m:f>
                        <m:r>
                          <w:ins w:id="4144" w:author="Bo Shen" w:date="2023-02-27T23:25:00Z">
                            <w:rPr>
                              <w:rFonts w:ascii="Cambria Math" w:hAnsi="Cambria Math" w:cs="Times New Roman"/>
                            </w:rPr>
                            <m:t>=1.</m:t>
                          </w:ins>
                        </m:r>
                      </m:e>
                    </m:eqArr>
                  </m:e>
                </m:d>
              </m:oMath>
            </m:oMathPara>
          </w:p>
        </w:tc>
        <w:tc>
          <w:tcPr>
            <w:tcW w:w="3117" w:type="dxa"/>
            <w:vAlign w:val="center"/>
          </w:tcPr>
          <w:p w14:paraId="454AAB1F" w14:textId="77777777" w:rsidR="00564B42" w:rsidRDefault="00564B42" w:rsidP="003C386E">
            <w:pPr>
              <w:spacing w:line="480" w:lineRule="auto"/>
              <w:jc w:val="right"/>
              <w:rPr>
                <w:ins w:id="4145" w:author="Bo Shen" w:date="2023-02-27T23:25:00Z"/>
                <w:rFonts w:ascii="Times New Roman" w:hAnsi="Times New Roman" w:cs="Times New Roman"/>
              </w:rPr>
            </w:pPr>
            <w:ins w:id="4146" w:author="Bo Shen" w:date="2023-02-27T23:25:00Z">
              <w:r>
                <w:rPr>
                  <w:rFonts w:ascii="Times New Roman" w:hAnsi="Times New Roman" w:cs="Times New Roman"/>
                </w:rPr>
                <w:t>(16)</w:t>
              </w:r>
            </w:ins>
          </w:p>
          <w:p w14:paraId="5C93AE0F" w14:textId="77777777" w:rsidR="00564B42" w:rsidRDefault="00564B42" w:rsidP="003C386E">
            <w:pPr>
              <w:spacing w:line="480" w:lineRule="auto"/>
              <w:jc w:val="right"/>
              <w:rPr>
                <w:ins w:id="4147" w:author="Bo Shen" w:date="2023-02-27T23:25:00Z"/>
                <w:rFonts w:ascii="Times New Roman" w:hAnsi="Times New Roman" w:cs="Times New Roman"/>
              </w:rPr>
            </w:pPr>
            <w:ins w:id="4148" w:author="Bo Shen" w:date="2023-02-27T23:25:00Z">
              <w:r>
                <w:rPr>
                  <w:rFonts w:ascii="Times New Roman" w:hAnsi="Times New Roman" w:cs="Times New Roman"/>
                </w:rPr>
                <w:t>(17)</w:t>
              </w:r>
            </w:ins>
          </w:p>
          <w:p w14:paraId="28896193" w14:textId="77777777" w:rsidR="00564B42" w:rsidRDefault="00564B42" w:rsidP="003C386E">
            <w:pPr>
              <w:spacing w:line="480" w:lineRule="auto"/>
              <w:jc w:val="right"/>
              <w:rPr>
                <w:ins w:id="4149" w:author="Bo Shen" w:date="2023-02-27T23:25:00Z"/>
                <w:rFonts w:ascii="Times New Roman" w:hAnsi="Times New Roman" w:cs="Times New Roman"/>
              </w:rPr>
            </w:pPr>
            <w:ins w:id="4150" w:author="Bo Shen" w:date="2023-02-27T23:25:00Z">
              <w:r>
                <w:rPr>
                  <w:rFonts w:ascii="Times New Roman" w:hAnsi="Times New Roman" w:cs="Times New Roman"/>
                </w:rPr>
                <w:t>(18)</w:t>
              </w:r>
            </w:ins>
          </w:p>
        </w:tc>
      </w:tr>
    </w:tbl>
    <w:p w14:paraId="3E805D4C" w14:textId="77777777" w:rsidR="00564B42" w:rsidRDefault="00564B42" w:rsidP="00587587">
      <w:pPr>
        <w:spacing w:line="480" w:lineRule="auto"/>
        <w:jc w:val="both"/>
        <w:rPr>
          <w:ins w:id="4151" w:author="Bo Shen" w:date="2023-02-27T23:25:00Z"/>
          <w:rFonts w:ascii="Times New Roman" w:hAnsi="Times New Roman" w:cs="Times New Roman"/>
        </w:rPr>
      </w:pPr>
      <w:ins w:id="4152" w:author="Bo Shen" w:date="2023-02-27T23:25:00Z">
        <w:r>
          <w:rPr>
            <w:rFonts w:ascii="Times New Roman" w:hAnsi="Times New Roman" w:cs="Times New Roman"/>
          </w:rPr>
          <w:t>For LDDM,</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5"/>
        <w:gridCol w:w="5027"/>
        <w:gridCol w:w="2628"/>
      </w:tblGrid>
      <w:tr w:rsidR="00564B42" w14:paraId="069118A3" w14:textId="77777777" w:rsidTr="00CB4C46">
        <w:trPr>
          <w:ins w:id="4153" w:author="Bo Shen" w:date="2023-02-27T23:25:00Z"/>
        </w:trPr>
        <w:tc>
          <w:tcPr>
            <w:tcW w:w="2065" w:type="dxa"/>
          </w:tcPr>
          <w:p w14:paraId="5D880985" w14:textId="77777777" w:rsidR="00564B42" w:rsidRDefault="00564B42" w:rsidP="00CB4C46">
            <w:pPr>
              <w:spacing w:line="480" w:lineRule="auto"/>
              <w:jc w:val="both"/>
              <w:rPr>
                <w:ins w:id="4154" w:author="Bo Shen" w:date="2023-02-27T23:25:00Z"/>
                <w:rFonts w:ascii="Times New Roman" w:hAnsi="Times New Roman" w:cs="Times New Roman"/>
              </w:rPr>
            </w:pPr>
          </w:p>
        </w:tc>
        <w:tc>
          <w:tcPr>
            <w:tcW w:w="4168" w:type="dxa"/>
          </w:tcPr>
          <w:p w14:paraId="46E21626" w14:textId="77777777" w:rsidR="00564B42" w:rsidRPr="00481F27" w:rsidRDefault="00000000" w:rsidP="00CB4C46">
            <w:pPr>
              <w:spacing w:line="480" w:lineRule="auto"/>
              <w:jc w:val="both"/>
              <w:rPr>
                <w:ins w:id="4155" w:author="Bo Shen" w:date="2023-02-27T23:25:00Z"/>
                <w:rFonts w:ascii="Times New Roman" w:hAnsi="Times New Roman" w:cs="Times New Roman"/>
              </w:rPr>
            </w:pPr>
            <m:oMathPara>
              <m:oMathParaPr>
                <m:jc m:val="left"/>
              </m:oMathParaPr>
              <m:oMath>
                <m:d>
                  <m:dPr>
                    <m:begChr m:val="{"/>
                    <m:endChr m:val=""/>
                    <m:ctrlPr>
                      <w:ins w:id="4156" w:author="Bo Shen" w:date="2023-02-27T23:25:00Z">
                        <w:rPr>
                          <w:rFonts w:ascii="Cambria Math" w:hAnsi="Cambria Math" w:cs="Times New Roman"/>
                          <w:i/>
                        </w:rPr>
                      </w:ins>
                    </m:ctrlPr>
                  </m:dPr>
                  <m:e>
                    <m:eqArr>
                      <m:eqArrPr>
                        <m:ctrlPr>
                          <w:ins w:id="4157" w:author="Bo Shen" w:date="2023-02-27T23:25:00Z">
                            <w:rPr>
                              <w:rFonts w:ascii="Cambria Math" w:hAnsi="Cambria Math" w:cs="Times New Roman"/>
                              <w:i/>
                            </w:rPr>
                          </w:ins>
                        </m:ctrlPr>
                      </m:eqArrPr>
                      <m:e>
                        <m:sSub>
                          <m:sSubPr>
                            <m:ctrlPr>
                              <w:ins w:id="4158" w:author="Bo Shen" w:date="2023-02-27T23:25:00Z">
                                <w:rPr>
                                  <w:rFonts w:ascii="Cambria Math" w:hAnsi="Cambria Math" w:cs="Times New Roman"/>
                                  <w:i/>
                                </w:rPr>
                              </w:ins>
                            </m:ctrlPr>
                          </m:sSubPr>
                          <m:e>
                            <m:r>
                              <w:ins w:id="4159" w:author="Bo Shen" w:date="2023-02-27T23:25:00Z">
                                <w:rPr>
                                  <w:rFonts w:ascii="Cambria Math" w:hAnsi="Cambria Math" w:cs="Times New Roman"/>
                                </w:rPr>
                                <m:t>R</m:t>
                              </w:ins>
                            </m:r>
                          </m:e>
                          <m:sub>
                            <m:r>
                              <w:ins w:id="4160" w:author="Bo Shen" w:date="2023-02-27T23:25:00Z">
                                <w:rPr>
                                  <w:rFonts w:ascii="Cambria Math" w:hAnsi="Cambria Math" w:cs="Times New Roman"/>
                                </w:rPr>
                                <m:t>1</m:t>
                              </w:ins>
                            </m:r>
                          </m:sub>
                        </m:sSub>
                        <m:r>
                          <w:ins w:id="4161" w:author="Bo Shen" w:date="2023-02-27T23:25:00Z">
                            <w:rPr>
                              <w:rFonts w:ascii="Cambria Math" w:hAnsi="Cambria Math" w:cs="Times New Roman"/>
                            </w:rPr>
                            <m:t>+</m:t>
                          </w:ins>
                        </m:r>
                        <m:sSub>
                          <m:sSubPr>
                            <m:ctrlPr>
                              <w:ins w:id="4162" w:author="Bo Shen" w:date="2023-02-27T23:25:00Z">
                                <w:rPr>
                                  <w:rFonts w:ascii="Cambria Math" w:hAnsi="Cambria Math" w:cs="Times New Roman"/>
                                  <w:i/>
                                </w:rPr>
                              </w:ins>
                            </m:ctrlPr>
                          </m:sSubPr>
                          <m:e>
                            <m:r>
                              <w:ins w:id="4163" w:author="Bo Shen" w:date="2023-02-27T23:25:00Z">
                                <w:rPr>
                                  <w:rFonts w:ascii="Cambria Math" w:hAnsi="Cambria Math" w:cs="Times New Roman"/>
                                </w:rPr>
                                <m:t>R</m:t>
                              </w:ins>
                            </m:r>
                          </m:e>
                          <m:sub>
                            <m:r>
                              <w:ins w:id="4164" w:author="Bo Shen" w:date="2023-02-27T23:25:00Z">
                                <w:rPr>
                                  <w:rFonts w:ascii="Cambria Math" w:hAnsi="Cambria Math" w:cs="Times New Roman"/>
                                </w:rPr>
                                <m:t>2</m:t>
                              </w:ins>
                            </m:r>
                          </m:sub>
                        </m:sSub>
                        <m:r>
                          <w:ins w:id="4165" w:author="Bo Shen" w:date="2023-02-27T23:25:00Z">
                            <w:rPr>
                              <w:rFonts w:ascii="Cambria Math" w:hAnsi="Cambria Math" w:cs="Times New Roman"/>
                            </w:rPr>
                            <m:t>+</m:t>
                          </w:ins>
                        </m:r>
                        <m:sSub>
                          <m:sSubPr>
                            <m:ctrlPr>
                              <w:ins w:id="4166" w:author="Bo Shen" w:date="2023-02-27T23:25:00Z">
                                <w:rPr>
                                  <w:rFonts w:ascii="Cambria Math" w:hAnsi="Cambria Math" w:cs="Times New Roman"/>
                                  <w:i/>
                                </w:rPr>
                              </w:ins>
                            </m:ctrlPr>
                          </m:sSubPr>
                          <m:e>
                            <m:r>
                              <w:ins w:id="4167" w:author="Bo Shen" w:date="2023-02-27T23:25:00Z">
                                <w:rPr>
                                  <w:rFonts w:ascii="Cambria Math" w:hAnsi="Cambria Math" w:cs="Times New Roman"/>
                                </w:rPr>
                                <m:t>R</m:t>
                              </w:ins>
                            </m:r>
                          </m:e>
                          <m:sub>
                            <m:r>
                              <w:ins w:id="4168" w:author="Bo Shen" w:date="2023-02-27T23:25:00Z">
                                <w:rPr>
                                  <w:rFonts w:ascii="Cambria Math" w:hAnsi="Cambria Math" w:cs="Times New Roman"/>
                                </w:rPr>
                                <m:t>3</m:t>
                              </w:ins>
                            </m:r>
                          </m:sub>
                        </m:sSub>
                        <m:r>
                          <w:ins w:id="4169" w:author="Bo Shen" w:date="2023-02-27T23:25:00Z">
                            <w:rPr>
                              <w:rFonts w:ascii="Cambria Math" w:hAnsi="Cambria Math" w:cs="Times New Roman"/>
                            </w:rPr>
                            <m:t>-</m:t>
                          </w:ins>
                        </m:r>
                        <m:f>
                          <m:fPr>
                            <m:ctrlPr>
                              <w:ins w:id="4170" w:author="Bo Shen" w:date="2023-02-27T23:25:00Z">
                                <w:rPr>
                                  <w:rFonts w:ascii="Cambria Math" w:hAnsi="Cambria Math" w:cs="Times New Roman"/>
                                  <w:i/>
                                </w:rPr>
                              </w:ins>
                            </m:ctrlPr>
                          </m:fPr>
                          <m:num>
                            <m:sSub>
                              <m:sSubPr>
                                <m:ctrlPr>
                                  <w:ins w:id="4171" w:author="Bo Shen" w:date="2023-02-27T23:25:00Z">
                                    <w:rPr>
                                      <w:rFonts w:ascii="Cambria Math" w:hAnsi="Cambria Math" w:cs="Times New Roman"/>
                                      <w:i/>
                                    </w:rPr>
                                  </w:ins>
                                </m:ctrlPr>
                              </m:sSubPr>
                              <m:e>
                                <m:sSub>
                                  <m:sSubPr>
                                    <m:ctrlPr>
                                      <w:ins w:id="4172" w:author="Bo Shen" w:date="2023-02-27T23:25:00Z">
                                        <w:rPr>
                                          <w:rFonts w:ascii="Cambria Math" w:hAnsi="Cambria Math" w:cs="Times New Roman"/>
                                          <w:i/>
                                        </w:rPr>
                                      </w:ins>
                                    </m:ctrlPr>
                                  </m:sSubPr>
                                  <m:e>
                                    <m:r>
                                      <w:ins w:id="4173" w:author="Bo Shen" w:date="2023-02-27T23:25:00Z">
                                        <w:rPr>
                                          <w:rFonts w:ascii="Cambria Math" w:hAnsi="Cambria Math" w:cs="Times New Roman"/>
                                        </w:rPr>
                                        <m:t>R</m:t>
                                      </w:ins>
                                    </m:r>
                                  </m:e>
                                  <m:sub>
                                    <m:r>
                                      <w:ins w:id="4174" w:author="Bo Shen" w:date="2023-02-27T23:25:00Z">
                                        <w:rPr>
                                          <w:rFonts w:ascii="Cambria Math" w:hAnsi="Cambria Math" w:cs="Times New Roman"/>
                                        </w:rPr>
                                        <m:t>max</m:t>
                                      </w:ins>
                                    </m:r>
                                  </m:sub>
                                </m:sSub>
                                <m:r>
                                  <w:ins w:id="4175" w:author="Bo Shen" w:date="2023-02-27T23:25:00Z">
                                    <w:rPr>
                                      <w:rFonts w:ascii="Cambria Math" w:hAnsi="Cambria Math" w:cs="Times New Roman"/>
                                    </w:rPr>
                                    <m:t>(V</m:t>
                                  </w:ins>
                                </m:r>
                              </m:e>
                              <m:sub>
                                <m:r>
                                  <w:ins w:id="4176" w:author="Bo Shen" w:date="2023-02-27T23:25:00Z">
                                    <w:rPr>
                                      <w:rFonts w:ascii="Cambria Math" w:hAnsi="Cambria Math" w:cs="Times New Roman"/>
                                    </w:rPr>
                                    <m:t>1</m:t>
                                  </w:ins>
                                </m:r>
                              </m:sub>
                            </m:sSub>
                            <m:r>
                              <w:ins w:id="4177" w:author="Bo Shen" w:date="2023-02-27T23:25:00Z">
                                <w:rPr>
                                  <w:rFonts w:ascii="Cambria Math" w:hAnsi="Cambria Math" w:cs="Times New Roman"/>
                                </w:rPr>
                                <m:t>+</m:t>
                              </w:ins>
                            </m:r>
                            <m:sSub>
                              <m:sSubPr>
                                <m:ctrlPr>
                                  <w:ins w:id="4178" w:author="Bo Shen" w:date="2023-03-03T18:04:00Z">
                                    <w:rPr>
                                      <w:rFonts w:ascii="Cambria Math" w:hAnsi="Cambria Math" w:cs="Times New Roman"/>
                                      <w:i/>
                                    </w:rPr>
                                  </w:ins>
                                </m:ctrlPr>
                              </m:sSubPr>
                              <m:e>
                                <m:r>
                                  <w:ins w:id="4179" w:author="Bo Shen" w:date="2023-02-27T23:25:00Z">
                                    <w:rPr>
                                      <w:rFonts w:ascii="Cambria Math" w:hAnsi="Cambria Math" w:cs="Times New Roman"/>
                                    </w:rPr>
                                    <m:t>B</m:t>
                                  </w:ins>
                                </m:r>
                              </m:e>
                              <m:sub>
                                <m:r>
                                  <w:ins w:id="4180" w:author="Bo Shen" w:date="2023-03-03T18:04:00Z">
                                    <w:rPr>
                                      <w:rFonts w:ascii="Cambria Math" w:hAnsi="Cambria Math" w:cs="Times New Roman"/>
                                    </w:rPr>
                                    <m:t>R</m:t>
                                  </w:ins>
                                </m:r>
                              </m:sub>
                            </m:sSub>
                            <m:r>
                              <w:ins w:id="4181" w:author="Bo Shen" w:date="2023-02-27T23:25:00Z">
                                <w:rPr>
                                  <w:rFonts w:ascii="Cambria Math" w:hAnsi="Cambria Math" w:cs="Times New Roman"/>
                                </w:rPr>
                                <m:t>)</m:t>
                              </w:ins>
                            </m:r>
                          </m:num>
                          <m:den>
                            <m:sSub>
                              <m:sSubPr>
                                <m:ctrlPr>
                                  <w:ins w:id="4182" w:author="Bo Shen" w:date="2023-02-27T23:25:00Z">
                                    <w:rPr>
                                      <w:rFonts w:ascii="Cambria Math" w:hAnsi="Cambria Math" w:cs="Times New Roman"/>
                                      <w:i/>
                                    </w:rPr>
                                  </w:ins>
                                </m:ctrlPr>
                              </m:sSubPr>
                              <m:e>
                                <m:r>
                                  <w:ins w:id="4183" w:author="Bo Shen" w:date="2023-02-27T23:25:00Z">
                                    <w:rPr>
                                      <w:rFonts w:ascii="Cambria Math" w:hAnsi="Cambria Math" w:cs="Times New Roman"/>
                                    </w:rPr>
                                    <m:t>R</m:t>
                                  </w:ins>
                                </m:r>
                              </m:e>
                              <m:sub>
                                <m:r>
                                  <w:ins w:id="4184" w:author="Bo Shen" w:date="2023-02-27T23:25:00Z">
                                    <w:rPr>
                                      <w:rFonts w:ascii="Cambria Math" w:hAnsi="Cambria Math" w:cs="Times New Roman"/>
                                    </w:rPr>
                                    <m:t>1</m:t>
                                  </w:ins>
                                </m:r>
                              </m:sub>
                            </m:sSub>
                          </m:den>
                        </m:f>
                        <m:r>
                          <w:ins w:id="4185" w:author="Bo Shen" w:date="2023-02-27T23:25:00Z">
                            <w:rPr>
                              <w:rFonts w:ascii="Cambria Math" w:hAnsi="Cambria Math" w:cs="Times New Roman"/>
                            </w:rPr>
                            <m:t>=1+</m:t>
                          </w:ins>
                        </m:r>
                        <m:sSub>
                          <m:sSubPr>
                            <m:ctrlPr>
                              <w:ins w:id="4186" w:author="Bo Shen" w:date="2023-03-03T18:04:00Z">
                                <w:rPr>
                                  <w:rFonts w:ascii="Cambria Math" w:hAnsi="Cambria Math" w:cs="Times New Roman"/>
                                  <w:i/>
                                </w:rPr>
                              </w:ins>
                            </m:ctrlPr>
                          </m:sSubPr>
                          <m:e>
                            <m:r>
                              <w:ins w:id="4187" w:author="Bo Shen" w:date="2023-03-03T18:04:00Z">
                                <w:rPr>
                                  <w:rFonts w:ascii="Cambria Math" w:hAnsi="Cambria Math" w:cs="Times New Roman"/>
                                </w:rPr>
                                <m:t>B</m:t>
                              </w:ins>
                            </m:r>
                          </m:e>
                          <m:sub>
                            <m:r>
                              <w:ins w:id="4188" w:author="Bo Shen" w:date="2023-03-03T18:04:00Z">
                                <w:rPr>
                                  <w:rFonts w:ascii="Cambria Math" w:hAnsi="Cambria Math" w:cs="Times New Roman"/>
                                </w:rPr>
                                <m:t>G</m:t>
                              </w:ins>
                            </m:r>
                          </m:sub>
                        </m:sSub>
                        <m:r>
                          <w:ins w:id="4189" w:author="Bo Shen" w:date="2023-02-27T23:25:00Z">
                            <w:rPr>
                              <w:rFonts w:ascii="Cambria Math" w:hAnsi="Cambria Math" w:cs="Times New Roman"/>
                            </w:rPr>
                            <m:t>-α;</m:t>
                          </w:ins>
                        </m:r>
                      </m:e>
                      <m:e>
                        <m:sSub>
                          <m:sSubPr>
                            <m:ctrlPr>
                              <w:ins w:id="4190" w:author="Bo Shen" w:date="2023-02-27T23:25:00Z">
                                <w:rPr>
                                  <w:rFonts w:ascii="Cambria Math" w:hAnsi="Cambria Math" w:cs="Times New Roman"/>
                                  <w:i/>
                                </w:rPr>
                              </w:ins>
                            </m:ctrlPr>
                          </m:sSubPr>
                          <m:e>
                            <m:r>
                              <w:ins w:id="4191" w:author="Bo Shen" w:date="2023-02-27T23:25:00Z">
                                <w:rPr>
                                  <w:rFonts w:ascii="Cambria Math" w:hAnsi="Cambria Math" w:cs="Times New Roman"/>
                                </w:rPr>
                                <m:t>R</m:t>
                              </w:ins>
                            </m:r>
                          </m:e>
                          <m:sub>
                            <m:r>
                              <w:ins w:id="4192" w:author="Bo Shen" w:date="2023-02-27T23:25:00Z">
                                <w:rPr>
                                  <w:rFonts w:ascii="Cambria Math" w:hAnsi="Cambria Math" w:cs="Times New Roman"/>
                                </w:rPr>
                                <m:t>2</m:t>
                              </w:ins>
                            </m:r>
                          </m:sub>
                        </m:sSub>
                        <m:r>
                          <w:ins w:id="4193" w:author="Bo Shen" w:date="2023-02-27T23:25:00Z">
                            <w:rPr>
                              <w:rFonts w:ascii="Cambria Math" w:hAnsi="Cambria Math" w:cs="Times New Roman"/>
                            </w:rPr>
                            <m:t>+</m:t>
                          </w:ins>
                        </m:r>
                        <m:sSub>
                          <m:sSubPr>
                            <m:ctrlPr>
                              <w:ins w:id="4194" w:author="Bo Shen" w:date="2023-02-27T23:25:00Z">
                                <w:rPr>
                                  <w:rFonts w:ascii="Cambria Math" w:hAnsi="Cambria Math" w:cs="Times New Roman"/>
                                  <w:i/>
                                </w:rPr>
                              </w:ins>
                            </m:ctrlPr>
                          </m:sSubPr>
                          <m:e>
                            <m:r>
                              <w:ins w:id="4195" w:author="Bo Shen" w:date="2023-02-27T23:25:00Z">
                                <w:rPr>
                                  <w:rFonts w:ascii="Cambria Math" w:hAnsi="Cambria Math" w:cs="Times New Roman"/>
                                </w:rPr>
                                <m:t>R</m:t>
                              </w:ins>
                            </m:r>
                          </m:e>
                          <m:sub>
                            <m:r>
                              <w:ins w:id="4196" w:author="Bo Shen" w:date="2023-02-27T23:25:00Z">
                                <w:rPr>
                                  <w:rFonts w:ascii="Cambria Math" w:hAnsi="Cambria Math" w:cs="Times New Roman"/>
                                </w:rPr>
                                <m:t>1</m:t>
                              </w:ins>
                            </m:r>
                          </m:sub>
                        </m:sSub>
                        <m:r>
                          <w:ins w:id="4197" w:author="Bo Shen" w:date="2023-02-27T23:25:00Z">
                            <w:rPr>
                              <w:rFonts w:ascii="Cambria Math" w:hAnsi="Cambria Math" w:cs="Times New Roman"/>
                            </w:rPr>
                            <m:t>+</m:t>
                          </w:ins>
                        </m:r>
                        <m:sSub>
                          <m:sSubPr>
                            <m:ctrlPr>
                              <w:ins w:id="4198" w:author="Bo Shen" w:date="2023-02-27T23:25:00Z">
                                <w:rPr>
                                  <w:rFonts w:ascii="Cambria Math" w:hAnsi="Cambria Math" w:cs="Times New Roman"/>
                                  <w:i/>
                                </w:rPr>
                              </w:ins>
                            </m:ctrlPr>
                          </m:sSubPr>
                          <m:e>
                            <m:r>
                              <w:ins w:id="4199" w:author="Bo Shen" w:date="2023-02-27T23:25:00Z">
                                <w:rPr>
                                  <w:rFonts w:ascii="Cambria Math" w:hAnsi="Cambria Math" w:cs="Times New Roman"/>
                                </w:rPr>
                                <m:t>R</m:t>
                              </w:ins>
                            </m:r>
                          </m:e>
                          <m:sub>
                            <m:r>
                              <w:ins w:id="4200" w:author="Bo Shen" w:date="2023-02-27T23:25:00Z">
                                <w:rPr>
                                  <w:rFonts w:ascii="Cambria Math" w:hAnsi="Cambria Math" w:cs="Times New Roman"/>
                                </w:rPr>
                                <m:t>3</m:t>
                              </w:ins>
                            </m:r>
                          </m:sub>
                        </m:sSub>
                        <m:r>
                          <w:ins w:id="4201" w:author="Bo Shen" w:date="2023-02-27T23:25:00Z">
                            <w:rPr>
                              <w:rFonts w:ascii="Cambria Math" w:hAnsi="Cambria Math" w:cs="Times New Roman"/>
                            </w:rPr>
                            <m:t>-</m:t>
                          </w:ins>
                        </m:r>
                        <m:f>
                          <m:fPr>
                            <m:ctrlPr>
                              <w:ins w:id="4202" w:author="Bo Shen" w:date="2023-02-27T23:25:00Z">
                                <w:rPr>
                                  <w:rFonts w:ascii="Cambria Math" w:hAnsi="Cambria Math" w:cs="Times New Roman"/>
                                  <w:i/>
                                </w:rPr>
                              </w:ins>
                            </m:ctrlPr>
                          </m:fPr>
                          <m:num>
                            <m:sSub>
                              <m:sSubPr>
                                <m:ctrlPr>
                                  <w:ins w:id="4203" w:author="Bo Shen" w:date="2023-02-27T23:25:00Z">
                                    <w:rPr>
                                      <w:rFonts w:ascii="Cambria Math" w:hAnsi="Cambria Math" w:cs="Times New Roman"/>
                                      <w:i/>
                                    </w:rPr>
                                  </w:ins>
                                </m:ctrlPr>
                              </m:sSubPr>
                              <m:e>
                                <m:sSub>
                                  <m:sSubPr>
                                    <m:ctrlPr>
                                      <w:ins w:id="4204" w:author="Bo Shen" w:date="2023-02-27T23:25:00Z">
                                        <w:rPr>
                                          <w:rFonts w:ascii="Cambria Math" w:hAnsi="Cambria Math" w:cs="Times New Roman"/>
                                          <w:i/>
                                        </w:rPr>
                                      </w:ins>
                                    </m:ctrlPr>
                                  </m:sSubPr>
                                  <m:e>
                                    <m:r>
                                      <w:ins w:id="4205" w:author="Bo Shen" w:date="2023-02-27T23:25:00Z">
                                        <w:rPr>
                                          <w:rFonts w:ascii="Cambria Math" w:hAnsi="Cambria Math" w:cs="Times New Roman"/>
                                        </w:rPr>
                                        <m:t>R</m:t>
                                      </w:ins>
                                    </m:r>
                                  </m:e>
                                  <m:sub>
                                    <m:r>
                                      <w:ins w:id="4206" w:author="Bo Shen" w:date="2023-02-27T23:25:00Z">
                                        <w:rPr>
                                          <w:rFonts w:ascii="Cambria Math" w:hAnsi="Cambria Math" w:cs="Times New Roman"/>
                                        </w:rPr>
                                        <m:t>max</m:t>
                                      </w:ins>
                                    </m:r>
                                  </m:sub>
                                </m:sSub>
                                <m:r>
                                  <w:ins w:id="4207" w:author="Bo Shen" w:date="2023-02-27T23:25:00Z">
                                    <w:rPr>
                                      <w:rFonts w:ascii="Cambria Math" w:hAnsi="Cambria Math" w:cs="Times New Roman"/>
                                    </w:rPr>
                                    <m:t>(V</m:t>
                                  </w:ins>
                                </m:r>
                              </m:e>
                              <m:sub>
                                <m:r>
                                  <w:ins w:id="4208" w:author="Bo Shen" w:date="2023-02-27T23:25:00Z">
                                    <w:rPr>
                                      <w:rFonts w:ascii="Cambria Math" w:hAnsi="Cambria Math" w:cs="Times New Roman"/>
                                    </w:rPr>
                                    <m:t>2</m:t>
                                  </w:ins>
                                </m:r>
                              </m:sub>
                            </m:sSub>
                            <m:r>
                              <w:ins w:id="4209" w:author="Bo Shen" w:date="2023-02-27T23:25:00Z">
                                <w:rPr>
                                  <w:rFonts w:ascii="Cambria Math" w:hAnsi="Cambria Math" w:cs="Times New Roman"/>
                                </w:rPr>
                                <m:t>+</m:t>
                              </w:ins>
                            </m:r>
                            <m:sSub>
                              <m:sSubPr>
                                <m:ctrlPr>
                                  <w:ins w:id="4210" w:author="Bo Shen" w:date="2023-03-03T18:04:00Z">
                                    <w:rPr>
                                      <w:rFonts w:ascii="Cambria Math" w:hAnsi="Cambria Math" w:cs="Times New Roman"/>
                                      <w:i/>
                                    </w:rPr>
                                  </w:ins>
                                </m:ctrlPr>
                              </m:sSubPr>
                              <m:e>
                                <m:r>
                                  <w:ins w:id="4211" w:author="Bo Shen" w:date="2023-02-27T23:25:00Z">
                                    <w:rPr>
                                      <w:rFonts w:ascii="Cambria Math" w:hAnsi="Cambria Math" w:cs="Times New Roman"/>
                                    </w:rPr>
                                    <m:t>B</m:t>
                                  </w:ins>
                                </m:r>
                              </m:e>
                              <m:sub>
                                <m:r>
                                  <w:ins w:id="4212" w:author="Bo Shen" w:date="2023-03-03T18:04:00Z">
                                    <w:rPr>
                                      <w:rFonts w:ascii="Cambria Math" w:hAnsi="Cambria Math" w:cs="Times New Roman"/>
                                    </w:rPr>
                                    <m:t>R</m:t>
                                  </w:ins>
                                </m:r>
                              </m:sub>
                            </m:sSub>
                            <m:r>
                              <w:ins w:id="4213" w:author="Bo Shen" w:date="2023-02-27T23:25:00Z">
                                <w:rPr>
                                  <w:rFonts w:ascii="Cambria Math" w:hAnsi="Cambria Math" w:cs="Times New Roman"/>
                                </w:rPr>
                                <m:t>)</m:t>
                              </w:ins>
                            </m:r>
                          </m:num>
                          <m:den>
                            <m:sSub>
                              <m:sSubPr>
                                <m:ctrlPr>
                                  <w:ins w:id="4214" w:author="Bo Shen" w:date="2023-02-27T23:25:00Z">
                                    <w:rPr>
                                      <w:rFonts w:ascii="Cambria Math" w:hAnsi="Cambria Math" w:cs="Times New Roman"/>
                                      <w:i/>
                                    </w:rPr>
                                  </w:ins>
                                </m:ctrlPr>
                              </m:sSubPr>
                              <m:e>
                                <m:r>
                                  <w:ins w:id="4215" w:author="Bo Shen" w:date="2023-02-27T23:25:00Z">
                                    <w:rPr>
                                      <w:rFonts w:ascii="Cambria Math" w:hAnsi="Cambria Math" w:cs="Times New Roman"/>
                                    </w:rPr>
                                    <m:t>R</m:t>
                                  </w:ins>
                                </m:r>
                              </m:e>
                              <m:sub>
                                <m:r>
                                  <w:ins w:id="4216" w:author="Bo Shen" w:date="2023-02-27T23:25:00Z">
                                    <w:rPr>
                                      <w:rFonts w:ascii="Cambria Math" w:hAnsi="Cambria Math" w:cs="Times New Roman"/>
                                    </w:rPr>
                                    <m:t>2</m:t>
                                  </w:ins>
                                </m:r>
                              </m:sub>
                            </m:sSub>
                          </m:den>
                        </m:f>
                        <m:r>
                          <w:ins w:id="4217" w:author="Bo Shen" w:date="2023-02-27T23:25:00Z">
                            <w:rPr>
                              <w:rFonts w:ascii="Cambria Math" w:hAnsi="Cambria Math" w:cs="Times New Roman"/>
                            </w:rPr>
                            <m:t>=1+</m:t>
                          </w:ins>
                        </m:r>
                        <m:sSub>
                          <m:sSubPr>
                            <m:ctrlPr>
                              <w:ins w:id="4218" w:author="Bo Shen" w:date="2023-03-03T18:04:00Z">
                                <w:rPr>
                                  <w:rFonts w:ascii="Cambria Math" w:hAnsi="Cambria Math" w:cs="Times New Roman"/>
                                  <w:i/>
                                </w:rPr>
                              </w:ins>
                            </m:ctrlPr>
                          </m:sSubPr>
                          <m:e>
                            <m:r>
                              <w:ins w:id="4219" w:author="Bo Shen" w:date="2023-03-03T18:04:00Z">
                                <w:rPr>
                                  <w:rFonts w:ascii="Cambria Math" w:hAnsi="Cambria Math" w:cs="Times New Roman"/>
                                </w:rPr>
                                <m:t>B</m:t>
                              </w:ins>
                            </m:r>
                          </m:e>
                          <m:sub>
                            <m:r>
                              <w:ins w:id="4220" w:author="Bo Shen" w:date="2023-03-03T18:04:00Z">
                                <w:rPr>
                                  <w:rFonts w:ascii="Cambria Math" w:hAnsi="Cambria Math" w:cs="Times New Roman"/>
                                </w:rPr>
                                <m:t>G</m:t>
                              </w:ins>
                            </m:r>
                          </m:sub>
                        </m:sSub>
                        <m:r>
                          <w:ins w:id="4221" w:author="Bo Shen" w:date="2023-02-27T23:25:00Z">
                            <w:rPr>
                              <w:rFonts w:ascii="Cambria Math" w:hAnsi="Cambria Math" w:cs="Times New Roman"/>
                            </w:rPr>
                            <m:t>-α;</m:t>
                          </w:ins>
                        </m:r>
                        <m:ctrlPr>
                          <w:ins w:id="4222" w:author="Bo Shen" w:date="2023-02-27T23:25:00Z">
                            <w:rPr>
                              <w:rFonts w:ascii="Cambria Math" w:eastAsia="Cambria Math" w:hAnsi="Cambria Math" w:cs="Cambria Math"/>
                              <w:i/>
                            </w:rPr>
                          </w:ins>
                        </m:ctrlPr>
                      </m:e>
                      <m:e>
                        <m:sSub>
                          <m:sSubPr>
                            <m:ctrlPr>
                              <w:ins w:id="4223" w:author="Bo Shen" w:date="2023-02-27T23:25:00Z">
                                <w:rPr>
                                  <w:rFonts w:ascii="Cambria Math" w:hAnsi="Cambria Math" w:cs="Times New Roman"/>
                                  <w:i/>
                                </w:rPr>
                              </w:ins>
                            </m:ctrlPr>
                          </m:sSubPr>
                          <m:e>
                            <m:r>
                              <w:ins w:id="4224" w:author="Bo Shen" w:date="2023-02-27T23:25:00Z">
                                <w:rPr>
                                  <w:rFonts w:ascii="Cambria Math" w:hAnsi="Cambria Math" w:cs="Times New Roman"/>
                                </w:rPr>
                                <m:t>R</m:t>
                              </w:ins>
                            </m:r>
                          </m:e>
                          <m:sub>
                            <m:r>
                              <w:ins w:id="4225" w:author="Bo Shen" w:date="2023-02-27T23:25:00Z">
                                <w:rPr>
                                  <w:rFonts w:ascii="Cambria Math" w:hAnsi="Cambria Math" w:cs="Times New Roman"/>
                                </w:rPr>
                                <m:t>3</m:t>
                              </w:ins>
                            </m:r>
                          </m:sub>
                        </m:sSub>
                        <m:r>
                          <w:ins w:id="4226" w:author="Bo Shen" w:date="2023-02-27T23:25:00Z">
                            <w:rPr>
                              <w:rFonts w:ascii="Cambria Math" w:hAnsi="Cambria Math" w:cs="Times New Roman"/>
                            </w:rPr>
                            <m:t>+</m:t>
                          </w:ins>
                        </m:r>
                        <m:sSub>
                          <m:sSubPr>
                            <m:ctrlPr>
                              <w:ins w:id="4227" w:author="Bo Shen" w:date="2023-02-27T23:25:00Z">
                                <w:rPr>
                                  <w:rFonts w:ascii="Cambria Math" w:hAnsi="Cambria Math" w:cs="Times New Roman"/>
                                  <w:i/>
                                </w:rPr>
                              </w:ins>
                            </m:ctrlPr>
                          </m:sSubPr>
                          <m:e>
                            <m:r>
                              <w:ins w:id="4228" w:author="Bo Shen" w:date="2023-02-27T23:25:00Z">
                                <w:rPr>
                                  <w:rFonts w:ascii="Cambria Math" w:hAnsi="Cambria Math" w:cs="Times New Roman"/>
                                </w:rPr>
                                <m:t>R</m:t>
                              </w:ins>
                            </m:r>
                          </m:e>
                          <m:sub>
                            <m:r>
                              <w:ins w:id="4229" w:author="Bo Shen" w:date="2023-02-27T23:25:00Z">
                                <w:rPr>
                                  <w:rFonts w:ascii="Cambria Math" w:hAnsi="Cambria Math" w:cs="Times New Roman"/>
                                </w:rPr>
                                <m:t>1</m:t>
                              </w:ins>
                            </m:r>
                          </m:sub>
                        </m:sSub>
                        <m:r>
                          <w:ins w:id="4230" w:author="Bo Shen" w:date="2023-02-27T23:25:00Z">
                            <w:rPr>
                              <w:rFonts w:ascii="Cambria Math" w:hAnsi="Cambria Math" w:cs="Times New Roman"/>
                            </w:rPr>
                            <m:t>+</m:t>
                          </w:ins>
                        </m:r>
                        <m:sSub>
                          <m:sSubPr>
                            <m:ctrlPr>
                              <w:ins w:id="4231" w:author="Bo Shen" w:date="2023-02-27T23:25:00Z">
                                <w:rPr>
                                  <w:rFonts w:ascii="Cambria Math" w:hAnsi="Cambria Math" w:cs="Times New Roman"/>
                                  <w:i/>
                                </w:rPr>
                              </w:ins>
                            </m:ctrlPr>
                          </m:sSubPr>
                          <m:e>
                            <m:r>
                              <w:ins w:id="4232" w:author="Bo Shen" w:date="2023-02-27T23:25:00Z">
                                <w:rPr>
                                  <w:rFonts w:ascii="Cambria Math" w:hAnsi="Cambria Math" w:cs="Times New Roman"/>
                                </w:rPr>
                                <m:t>R</m:t>
                              </w:ins>
                            </m:r>
                          </m:e>
                          <m:sub>
                            <m:r>
                              <w:ins w:id="4233" w:author="Bo Shen" w:date="2023-02-27T23:25:00Z">
                                <w:rPr>
                                  <w:rFonts w:ascii="Cambria Math" w:hAnsi="Cambria Math" w:cs="Times New Roman"/>
                                </w:rPr>
                                <m:t>2</m:t>
                              </w:ins>
                            </m:r>
                          </m:sub>
                        </m:sSub>
                        <m:r>
                          <w:ins w:id="4234" w:author="Bo Shen" w:date="2023-02-27T23:25:00Z">
                            <w:rPr>
                              <w:rFonts w:ascii="Cambria Math" w:hAnsi="Cambria Math" w:cs="Times New Roman"/>
                            </w:rPr>
                            <m:t>-</m:t>
                          </w:ins>
                        </m:r>
                        <m:f>
                          <m:fPr>
                            <m:ctrlPr>
                              <w:ins w:id="4235" w:author="Bo Shen" w:date="2023-02-27T23:25:00Z">
                                <w:rPr>
                                  <w:rFonts w:ascii="Cambria Math" w:hAnsi="Cambria Math" w:cs="Times New Roman"/>
                                  <w:i/>
                                </w:rPr>
                              </w:ins>
                            </m:ctrlPr>
                          </m:fPr>
                          <m:num>
                            <m:sSub>
                              <m:sSubPr>
                                <m:ctrlPr>
                                  <w:ins w:id="4236" w:author="Bo Shen" w:date="2023-02-27T23:25:00Z">
                                    <w:rPr>
                                      <w:rFonts w:ascii="Cambria Math" w:hAnsi="Cambria Math" w:cs="Times New Roman"/>
                                      <w:i/>
                                    </w:rPr>
                                  </w:ins>
                                </m:ctrlPr>
                              </m:sSubPr>
                              <m:e>
                                <m:sSub>
                                  <m:sSubPr>
                                    <m:ctrlPr>
                                      <w:ins w:id="4237" w:author="Bo Shen" w:date="2023-02-27T23:25:00Z">
                                        <w:rPr>
                                          <w:rFonts w:ascii="Cambria Math" w:hAnsi="Cambria Math" w:cs="Times New Roman"/>
                                          <w:i/>
                                        </w:rPr>
                                      </w:ins>
                                    </m:ctrlPr>
                                  </m:sSubPr>
                                  <m:e>
                                    <m:r>
                                      <w:ins w:id="4238" w:author="Bo Shen" w:date="2023-02-27T23:25:00Z">
                                        <w:rPr>
                                          <w:rFonts w:ascii="Cambria Math" w:hAnsi="Cambria Math" w:cs="Times New Roman"/>
                                        </w:rPr>
                                        <m:t>R</m:t>
                                      </w:ins>
                                    </m:r>
                                  </m:e>
                                  <m:sub>
                                    <m:r>
                                      <w:ins w:id="4239" w:author="Bo Shen" w:date="2023-02-27T23:25:00Z">
                                        <w:rPr>
                                          <w:rFonts w:ascii="Cambria Math" w:hAnsi="Cambria Math" w:cs="Times New Roman"/>
                                        </w:rPr>
                                        <m:t>max</m:t>
                                      </w:ins>
                                    </m:r>
                                  </m:sub>
                                </m:sSub>
                                <m:r>
                                  <w:ins w:id="4240" w:author="Bo Shen" w:date="2023-02-27T23:25:00Z">
                                    <w:rPr>
                                      <w:rFonts w:ascii="Cambria Math" w:hAnsi="Cambria Math" w:cs="Times New Roman"/>
                                    </w:rPr>
                                    <m:t>(V</m:t>
                                  </w:ins>
                                </m:r>
                              </m:e>
                              <m:sub>
                                <m:r>
                                  <w:ins w:id="4241" w:author="Bo Shen" w:date="2023-02-27T23:25:00Z">
                                    <w:rPr>
                                      <w:rFonts w:ascii="Cambria Math" w:hAnsi="Cambria Math" w:cs="Times New Roman"/>
                                    </w:rPr>
                                    <m:t>3</m:t>
                                  </w:ins>
                                </m:r>
                              </m:sub>
                            </m:sSub>
                            <m:r>
                              <w:ins w:id="4242" w:author="Bo Shen" w:date="2023-02-27T23:25:00Z">
                                <w:rPr>
                                  <w:rFonts w:ascii="Cambria Math" w:hAnsi="Cambria Math" w:cs="Times New Roman"/>
                                </w:rPr>
                                <m:t>+</m:t>
                              </w:ins>
                            </m:r>
                            <m:sSub>
                              <m:sSubPr>
                                <m:ctrlPr>
                                  <w:ins w:id="4243" w:author="Bo Shen" w:date="2023-03-03T18:04:00Z">
                                    <w:rPr>
                                      <w:rFonts w:ascii="Cambria Math" w:hAnsi="Cambria Math" w:cs="Times New Roman"/>
                                      <w:i/>
                                    </w:rPr>
                                  </w:ins>
                                </m:ctrlPr>
                              </m:sSubPr>
                              <m:e>
                                <m:r>
                                  <w:ins w:id="4244" w:author="Bo Shen" w:date="2023-02-27T23:25:00Z">
                                    <w:rPr>
                                      <w:rFonts w:ascii="Cambria Math" w:hAnsi="Cambria Math" w:cs="Times New Roman"/>
                                    </w:rPr>
                                    <m:t>B</m:t>
                                  </w:ins>
                                </m:r>
                              </m:e>
                              <m:sub>
                                <m:r>
                                  <w:ins w:id="4245" w:author="Bo Shen" w:date="2023-03-03T18:04:00Z">
                                    <w:rPr>
                                      <w:rFonts w:ascii="Cambria Math" w:hAnsi="Cambria Math" w:cs="Times New Roman"/>
                                    </w:rPr>
                                    <m:t>R</m:t>
                                  </w:ins>
                                </m:r>
                              </m:sub>
                            </m:sSub>
                            <m:r>
                              <w:ins w:id="4246" w:author="Bo Shen" w:date="2023-02-27T23:25:00Z">
                                <w:rPr>
                                  <w:rFonts w:ascii="Cambria Math" w:hAnsi="Cambria Math" w:cs="Times New Roman"/>
                                </w:rPr>
                                <m:t>)</m:t>
                              </w:ins>
                            </m:r>
                          </m:num>
                          <m:den>
                            <m:sSub>
                              <m:sSubPr>
                                <m:ctrlPr>
                                  <w:ins w:id="4247" w:author="Bo Shen" w:date="2023-02-27T23:25:00Z">
                                    <w:rPr>
                                      <w:rFonts w:ascii="Cambria Math" w:hAnsi="Cambria Math" w:cs="Times New Roman"/>
                                      <w:i/>
                                    </w:rPr>
                                  </w:ins>
                                </m:ctrlPr>
                              </m:sSubPr>
                              <m:e>
                                <m:r>
                                  <w:ins w:id="4248" w:author="Bo Shen" w:date="2023-02-27T23:25:00Z">
                                    <w:rPr>
                                      <w:rFonts w:ascii="Cambria Math" w:hAnsi="Cambria Math" w:cs="Times New Roman"/>
                                    </w:rPr>
                                    <m:t>R</m:t>
                                  </w:ins>
                                </m:r>
                              </m:e>
                              <m:sub>
                                <m:r>
                                  <w:ins w:id="4249" w:author="Bo Shen" w:date="2023-02-27T23:25:00Z">
                                    <w:rPr>
                                      <w:rFonts w:ascii="Cambria Math" w:hAnsi="Cambria Math" w:cs="Times New Roman"/>
                                    </w:rPr>
                                    <m:t>3</m:t>
                                  </w:ins>
                                </m:r>
                              </m:sub>
                            </m:sSub>
                          </m:den>
                        </m:f>
                        <m:r>
                          <w:ins w:id="4250" w:author="Bo Shen" w:date="2023-02-27T23:25:00Z">
                            <w:rPr>
                              <w:rFonts w:ascii="Cambria Math" w:hAnsi="Cambria Math" w:cs="Times New Roman"/>
                            </w:rPr>
                            <m:t>=1+</m:t>
                          </w:ins>
                        </m:r>
                        <m:sSub>
                          <m:sSubPr>
                            <m:ctrlPr>
                              <w:ins w:id="4251" w:author="Bo Shen" w:date="2023-03-03T18:04:00Z">
                                <w:rPr>
                                  <w:rFonts w:ascii="Cambria Math" w:hAnsi="Cambria Math" w:cs="Times New Roman"/>
                                  <w:i/>
                                </w:rPr>
                              </w:ins>
                            </m:ctrlPr>
                          </m:sSubPr>
                          <m:e>
                            <m:r>
                              <w:ins w:id="4252" w:author="Bo Shen" w:date="2023-03-03T18:04:00Z">
                                <w:rPr>
                                  <w:rFonts w:ascii="Cambria Math" w:hAnsi="Cambria Math" w:cs="Times New Roman"/>
                                </w:rPr>
                                <m:t>B</m:t>
                              </w:ins>
                            </m:r>
                          </m:e>
                          <m:sub>
                            <m:r>
                              <w:ins w:id="4253" w:author="Bo Shen" w:date="2023-03-03T18:04:00Z">
                                <w:rPr>
                                  <w:rFonts w:ascii="Cambria Math" w:hAnsi="Cambria Math" w:cs="Times New Roman"/>
                                </w:rPr>
                                <m:t>G</m:t>
                              </w:ins>
                            </m:r>
                          </m:sub>
                        </m:sSub>
                        <m:r>
                          <w:ins w:id="4254" w:author="Bo Shen" w:date="2023-02-27T23:25:00Z">
                            <w:rPr>
                              <w:rFonts w:ascii="Cambria Math" w:hAnsi="Cambria Math" w:cs="Times New Roman"/>
                            </w:rPr>
                            <m:t>-α.</m:t>
                          </w:ins>
                        </m:r>
                      </m:e>
                    </m:eqArr>
                  </m:e>
                </m:d>
              </m:oMath>
            </m:oMathPara>
          </w:p>
        </w:tc>
        <w:tc>
          <w:tcPr>
            <w:tcW w:w="3117" w:type="dxa"/>
            <w:vAlign w:val="center"/>
          </w:tcPr>
          <w:p w14:paraId="6A7879AF" w14:textId="77777777" w:rsidR="00564B42" w:rsidRDefault="00564B42" w:rsidP="003C386E">
            <w:pPr>
              <w:spacing w:line="480" w:lineRule="auto"/>
              <w:jc w:val="right"/>
              <w:rPr>
                <w:ins w:id="4255" w:author="Bo Shen" w:date="2023-02-27T23:25:00Z"/>
                <w:rFonts w:ascii="Times New Roman" w:hAnsi="Times New Roman" w:cs="Times New Roman"/>
              </w:rPr>
            </w:pPr>
            <w:ins w:id="4256" w:author="Bo Shen" w:date="2023-02-27T23:25:00Z">
              <w:r>
                <w:rPr>
                  <w:rFonts w:ascii="Times New Roman" w:hAnsi="Times New Roman" w:cs="Times New Roman"/>
                </w:rPr>
                <w:t>(19)</w:t>
              </w:r>
            </w:ins>
          </w:p>
          <w:p w14:paraId="2AE10C29" w14:textId="77777777" w:rsidR="00564B42" w:rsidRDefault="00564B42" w:rsidP="003C386E">
            <w:pPr>
              <w:spacing w:line="480" w:lineRule="auto"/>
              <w:jc w:val="right"/>
              <w:rPr>
                <w:ins w:id="4257" w:author="Bo Shen" w:date="2023-02-27T23:25:00Z"/>
                <w:rFonts w:ascii="Times New Roman" w:hAnsi="Times New Roman" w:cs="Times New Roman"/>
              </w:rPr>
            </w:pPr>
            <w:ins w:id="4258" w:author="Bo Shen" w:date="2023-02-27T23:25:00Z">
              <w:r>
                <w:rPr>
                  <w:rFonts w:ascii="Times New Roman" w:hAnsi="Times New Roman" w:cs="Times New Roman"/>
                </w:rPr>
                <w:t>(20)</w:t>
              </w:r>
            </w:ins>
          </w:p>
          <w:p w14:paraId="169C55B7" w14:textId="77777777" w:rsidR="00564B42" w:rsidRDefault="00564B42" w:rsidP="003C386E">
            <w:pPr>
              <w:spacing w:line="480" w:lineRule="auto"/>
              <w:jc w:val="right"/>
              <w:rPr>
                <w:ins w:id="4259" w:author="Bo Shen" w:date="2023-02-27T23:25:00Z"/>
                <w:rFonts w:ascii="Times New Roman" w:hAnsi="Times New Roman" w:cs="Times New Roman"/>
              </w:rPr>
            </w:pPr>
            <w:ins w:id="4260" w:author="Bo Shen" w:date="2023-02-27T23:25:00Z">
              <w:r>
                <w:rPr>
                  <w:rFonts w:ascii="Times New Roman" w:hAnsi="Times New Roman" w:cs="Times New Roman"/>
                </w:rPr>
                <w:t>(21)</w:t>
              </w:r>
            </w:ins>
          </w:p>
        </w:tc>
      </w:tr>
    </w:tbl>
    <w:p w14:paraId="076ADFD0" w14:textId="77777777" w:rsidR="00564B42" w:rsidRDefault="00564B42" w:rsidP="00587587">
      <w:pPr>
        <w:spacing w:line="480" w:lineRule="auto"/>
        <w:jc w:val="both"/>
        <w:rPr>
          <w:ins w:id="4261" w:author="Bo Shen" w:date="2023-02-27T23:25:00Z"/>
          <w:rFonts w:ascii="Times New Roman" w:hAnsi="Times New Roman" w:cs="Times New Roman"/>
        </w:rPr>
      </w:pPr>
    </w:p>
    <w:p w14:paraId="2A18E3B0" w14:textId="77777777" w:rsidR="00564B42" w:rsidRDefault="00564B42" w:rsidP="00587587">
      <w:pPr>
        <w:spacing w:line="480" w:lineRule="auto"/>
        <w:jc w:val="both"/>
        <w:rPr>
          <w:ins w:id="4262" w:author="Bo Shen" w:date="2023-02-27T23:25:00Z"/>
          <w:rFonts w:ascii="Times New Roman" w:hAnsi="Times New Roman" w:cs="Times New Roman"/>
          <w:color w:val="000000" w:themeColor="text1"/>
        </w:rPr>
      </w:pPr>
      <w:ins w:id="4263" w:author="Bo Shen" w:date="2023-02-27T23:25:00Z">
        <w:r>
          <w:rPr>
            <w:rFonts w:ascii="Times New Roman" w:hAnsi="Times New Roman" w:cs="Times New Roman"/>
          </w:rPr>
          <w:t xml:space="preserve">From Eqs. 19-21, we realized that </w:t>
        </w:r>
      </w:ins>
      <m:oMath>
        <m:r>
          <w:ins w:id="4264" w:author="Bo Shen" w:date="2023-02-27T23:25:00Z">
            <w:rPr>
              <w:rFonts w:ascii="Cambria Math" w:hAnsi="Cambria Math" w:cs="Times New Roman"/>
            </w:rPr>
            <m:t>α</m:t>
          </w:ins>
        </m:r>
      </m:oMath>
      <w:ins w:id="4265" w:author="Bo Shen" w:date="2023-02-27T23:25:00Z">
        <w:r>
          <w:rPr>
            <w:rFonts w:ascii="Times New Roman" w:hAnsi="Times New Roman" w:cs="Times New Roman"/>
          </w:rPr>
          <w:t xml:space="preserve"> and </w:t>
        </w:r>
      </w:ins>
      <m:oMath>
        <m:sSub>
          <m:sSubPr>
            <m:ctrlPr>
              <w:ins w:id="4266" w:author="Bo Shen" w:date="2023-03-03T18:04:00Z">
                <w:rPr>
                  <w:rFonts w:ascii="Cambria Math" w:hAnsi="Cambria Math" w:cs="Times New Roman"/>
                  <w:i/>
                </w:rPr>
              </w:ins>
            </m:ctrlPr>
          </m:sSubPr>
          <m:e>
            <m:r>
              <w:ins w:id="4267" w:author="Bo Shen" w:date="2023-03-03T18:04:00Z">
                <w:rPr>
                  <w:rFonts w:ascii="Cambria Math" w:hAnsi="Cambria Math" w:cs="Times New Roman"/>
                </w:rPr>
                <m:t>B</m:t>
              </w:ins>
            </m:r>
          </m:e>
          <m:sub>
            <m:r>
              <w:ins w:id="4268" w:author="Bo Shen" w:date="2023-03-03T18:04:00Z">
                <w:rPr>
                  <w:rFonts w:ascii="Cambria Math" w:hAnsi="Cambria Math" w:cs="Times New Roman"/>
                </w:rPr>
                <m:t>G</m:t>
              </w:ins>
            </m:r>
          </m:sub>
        </m:sSub>
      </m:oMath>
      <w:ins w:id="4269" w:author="Bo Shen" w:date="2023-02-27T23:25:00Z">
        <w:r>
          <w:rPr>
            <w:rFonts w:ascii="Times New Roman" w:hAnsi="Times New Roman" w:cs="Times New Roman"/>
          </w:rPr>
          <w:t xml:space="preserve"> share the same term and cannot be independently identified. Thus, we combined these parameters as one in our model fitting.</w:t>
        </w:r>
      </w:ins>
    </w:p>
    <w:p w14:paraId="17E3A876" w14:textId="77777777" w:rsidR="00564B42" w:rsidRDefault="00564B42" w:rsidP="00587587">
      <w:pPr>
        <w:spacing w:line="480" w:lineRule="auto"/>
        <w:jc w:val="both"/>
        <w:rPr>
          <w:ins w:id="4270" w:author="Bo Shen" w:date="2023-02-27T23:25:00Z"/>
          <w:rFonts w:ascii="Times New Roman" w:hAnsi="Times New Roman" w:cs="Times New Roman"/>
          <w:color w:val="000000" w:themeColor="text1"/>
        </w:rPr>
      </w:pPr>
    </w:p>
    <w:p w14:paraId="13C28253" w14:textId="77777777" w:rsidR="00564B42" w:rsidRDefault="00564B42" w:rsidP="00587587">
      <w:pPr>
        <w:spacing w:line="480" w:lineRule="auto"/>
        <w:jc w:val="both"/>
        <w:rPr>
          <w:ins w:id="4271" w:author="Bo Shen" w:date="2023-02-27T23:25:00Z"/>
          <w:rFonts w:ascii="Times New Roman" w:hAnsi="Times New Roman" w:cs="Times New Roman"/>
          <w:color w:val="000000" w:themeColor="text1"/>
        </w:rPr>
      </w:pPr>
      <w:ins w:id="4272" w:author="Bo Shen" w:date="2023-02-27T23:25:00Z">
        <w:r>
          <w:rPr>
            <w:rFonts w:ascii="Times New Roman" w:hAnsi="Times New Roman" w:cs="Times New Roman"/>
            <w:color w:val="000000" w:themeColor="text1"/>
          </w:rPr>
          <w:t xml:space="preserve">Based on the above analyses, two </w:t>
        </w:r>
        <w:r w:rsidRPr="0060258A">
          <w:rPr>
            <w:rFonts w:ascii="Times New Roman" w:hAnsi="Times New Roman" w:cs="Times New Roman"/>
            <w:color w:val="000000" w:themeColor="text1"/>
          </w:rPr>
          <w:t>free parameter</w:t>
        </w:r>
        <w:r>
          <w:rPr>
            <w:rFonts w:ascii="Times New Roman" w:hAnsi="Times New Roman" w:cs="Times New Roman"/>
            <w:color w:val="000000" w:themeColor="text1"/>
          </w:rPr>
          <w:t>s</w:t>
        </w:r>
        <w:r w:rsidRPr="0060258A">
          <w:rPr>
            <w:rFonts w:ascii="Times New Roman" w:hAnsi="Times New Roman" w:cs="Times New Roman"/>
            <w:color w:val="000000" w:themeColor="text1"/>
          </w:rPr>
          <w:t xml:space="preserve"> </w:t>
        </w:r>
        <w:r>
          <w:rPr>
            <w:rFonts w:ascii="Times New Roman" w:hAnsi="Times New Roman" w:cs="Times New Roman"/>
            <w:color w:val="000000" w:themeColor="text1"/>
          </w:rPr>
          <w:t>were</w:t>
        </w:r>
        <w:r w:rsidRPr="0060258A">
          <w:rPr>
            <w:rFonts w:ascii="Times New Roman" w:hAnsi="Times New Roman" w:cs="Times New Roman"/>
            <w:color w:val="000000" w:themeColor="text1"/>
          </w:rPr>
          <w:t xml:space="preserve"> </w:t>
        </w:r>
        <w:r>
          <w:rPr>
            <w:rFonts w:ascii="Times New Roman" w:hAnsi="Times New Roman" w:cs="Times New Roman"/>
            <w:color w:val="000000" w:themeColor="text1"/>
          </w:rPr>
          <w:t>estimated</w:t>
        </w:r>
        <w:r w:rsidRPr="0060258A">
          <w:rPr>
            <w:rFonts w:ascii="Times New Roman" w:hAnsi="Times New Roman" w:cs="Times New Roman"/>
            <w:color w:val="000000" w:themeColor="text1"/>
          </w:rPr>
          <w:t xml:space="preserve"> for the DNM (Baseline input</w:t>
        </w:r>
        <w:r>
          <w:rPr>
            <w:rFonts w:ascii="Times New Roman" w:hAnsi="Times New Roman" w:cs="Times New Roman"/>
            <w:color w:val="000000" w:themeColor="text1"/>
          </w:rPr>
          <w:t xml:space="preserve"> </w:t>
        </w:r>
      </w:ins>
      <m:oMath>
        <m:r>
          <w:ins w:id="4273" w:author="Bo Shen" w:date="2023-02-27T23:25:00Z">
            <w:rPr>
              <w:rFonts w:ascii="Cambria Math" w:hAnsi="Cambria Math" w:cs="Times New Roman"/>
              <w:color w:val="000000" w:themeColor="text1"/>
            </w:rPr>
            <m:t>B</m:t>
          </w:ins>
        </m:r>
      </m:oMath>
      <w:ins w:id="4274" w:author="Bo Shen" w:date="2023-02-27T23:25:00Z">
        <w:r w:rsidRPr="0060258A">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and the scaling parameter </w:t>
        </w:r>
      </w:ins>
      <m:oMath>
        <m:sSub>
          <m:sSubPr>
            <m:ctrlPr>
              <w:ins w:id="4275" w:author="Bo Shen" w:date="2023-02-27T23:25:00Z">
                <w:rPr>
                  <w:rFonts w:ascii="Cambria Math" w:hAnsi="Cambria Math" w:cs="Times New Roman"/>
                  <w:i/>
                </w:rPr>
              </w:ins>
            </m:ctrlPr>
          </m:sSubPr>
          <m:e>
            <m:r>
              <w:ins w:id="4276" w:author="Bo Shen" w:date="2023-02-27T23:25:00Z">
                <w:rPr>
                  <w:rFonts w:ascii="Cambria Math" w:hAnsi="Cambria Math" w:cs="Times New Roman"/>
                </w:rPr>
                <m:t>R</m:t>
              </w:ins>
            </m:r>
          </m:e>
          <m:sub>
            <m:r>
              <w:ins w:id="4277" w:author="Bo Shen" w:date="2023-02-27T23:25:00Z">
                <w:rPr>
                  <w:rFonts w:ascii="Cambria Math" w:hAnsi="Cambria Math" w:cs="Times New Roman"/>
                </w:rPr>
                <m:t>max</m:t>
              </w:ins>
            </m:r>
          </m:sub>
        </m:sSub>
      </m:oMath>
      <w:ins w:id="4278" w:author="Bo Shen" w:date="2023-02-27T23:25:00Z">
        <w:r w:rsidRPr="0060258A">
          <w:rPr>
            <w:rFonts w:ascii="Times New Roman" w:hAnsi="Times New Roman" w:cs="Times New Roman"/>
            <w:color w:val="000000" w:themeColor="text1"/>
          </w:rPr>
          <w:t xml:space="preserve">). </w:t>
        </w:r>
        <w:r>
          <w:rPr>
            <w:rFonts w:ascii="Times New Roman" w:hAnsi="Times New Roman" w:cs="Times New Roman"/>
            <w:color w:val="000000" w:themeColor="text1"/>
          </w:rPr>
          <w:t>Three</w:t>
        </w:r>
        <w:r w:rsidRPr="0060258A">
          <w:rPr>
            <w:rFonts w:ascii="Times New Roman" w:hAnsi="Times New Roman" w:cs="Times New Roman"/>
            <w:color w:val="000000" w:themeColor="text1"/>
          </w:rPr>
          <w:t xml:space="preserve"> free parameters </w:t>
        </w:r>
        <w:r>
          <w:rPr>
            <w:rFonts w:ascii="Times New Roman" w:hAnsi="Times New Roman" w:cs="Times New Roman"/>
            <w:color w:val="000000" w:themeColor="text1"/>
          </w:rPr>
          <w:t>were</w:t>
        </w:r>
        <w:r w:rsidRPr="0060258A">
          <w:rPr>
            <w:rFonts w:ascii="Times New Roman" w:hAnsi="Times New Roman" w:cs="Times New Roman"/>
            <w:color w:val="000000" w:themeColor="text1"/>
          </w:rPr>
          <w:t xml:space="preserve"> </w:t>
        </w:r>
        <w:r>
          <w:rPr>
            <w:rFonts w:ascii="Times New Roman" w:hAnsi="Times New Roman" w:cs="Times New Roman"/>
            <w:color w:val="000000" w:themeColor="text1"/>
          </w:rPr>
          <w:t>estimated</w:t>
        </w:r>
        <w:r w:rsidRPr="0060258A">
          <w:rPr>
            <w:rFonts w:ascii="Times New Roman" w:hAnsi="Times New Roman" w:cs="Times New Roman"/>
            <w:color w:val="000000" w:themeColor="text1"/>
          </w:rPr>
          <w:t xml:space="preserve"> for</w:t>
        </w:r>
        <w:r>
          <w:rPr>
            <w:rFonts w:ascii="Times New Roman" w:hAnsi="Times New Roman" w:cs="Times New Roman"/>
            <w:color w:val="000000" w:themeColor="text1"/>
          </w:rPr>
          <w:t xml:space="preserve"> the</w:t>
        </w:r>
        <w:r w:rsidRPr="0060258A">
          <w:rPr>
            <w:rFonts w:ascii="Times New Roman" w:hAnsi="Times New Roman" w:cs="Times New Roman"/>
            <w:color w:val="000000" w:themeColor="text1"/>
          </w:rPr>
          <w:t xml:space="preserve"> LDDM (</w:t>
        </w:r>
      </w:ins>
      <m:oMath>
        <m:sSub>
          <m:sSubPr>
            <m:ctrlPr>
              <w:ins w:id="4279" w:author="Bo Shen" w:date="2023-03-03T18:05:00Z">
                <w:rPr>
                  <w:rFonts w:ascii="Cambria Math" w:hAnsi="Cambria Math" w:cs="Times New Roman"/>
                  <w:i/>
                  <w:color w:val="000000" w:themeColor="text1"/>
                </w:rPr>
              </w:ins>
            </m:ctrlPr>
          </m:sSubPr>
          <m:e>
            <m:r>
              <w:ins w:id="4280" w:author="Bo Shen" w:date="2023-02-27T23:25:00Z">
                <w:rPr>
                  <w:rFonts w:ascii="Cambria Math" w:hAnsi="Cambria Math" w:cs="Times New Roman"/>
                  <w:color w:val="000000" w:themeColor="text1"/>
                </w:rPr>
                <m:t>B</m:t>
              </w:ins>
            </m:r>
          </m:e>
          <m:sub>
            <m:r>
              <w:ins w:id="4281" w:author="Bo Shen" w:date="2023-03-03T18:05:00Z">
                <w:rPr>
                  <w:rFonts w:ascii="Cambria Math" w:hAnsi="Cambria Math" w:cs="Times New Roman"/>
                  <w:color w:val="000000" w:themeColor="text1"/>
                </w:rPr>
                <m:t>R</m:t>
              </w:ins>
            </m:r>
          </m:sub>
        </m:sSub>
      </m:oMath>
      <w:ins w:id="4282" w:author="Bo Shen" w:date="2023-02-27T23:25:00Z">
        <w:r w:rsidRPr="00CB4C46">
          <w:rPr>
            <w:rFonts w:ascii="Times New Roman" w:hAnsi="Times New Roman" w:cs="Times New Roman"/>
            <w:iCs/>
            <w:color w:val="000000" w:themeColor="text1"/>
          </w:rPr>
          <w:t xml:space="preserve">, </w:t>
        </w:r>
        <w:r>
          <w:rPr>
            <w:rFonts w:ascii="Times New Roman" w:hAnsi="Times New Roman" w:cs="Times New Roman"/>
            <w:i/>
            <w:color w:val="000000" w:themeColor="text1"/>
          </w:rPr>
          <w:t>S</w:t>
        </w:r>
        <w:r w:rsidRPr="00CB4C46">
          <w:rPr>
            <w:rFonts w:ascii="Times New Roman" w:hAnsi="Times New Roman" w:cs="Times New Roman"/>
            <w:iCs/>
            <w:color w:val="000000" w:themeColor="text1"/>
          </w:rPr>
          <w:t xml:space="preserve">, and </w:t>
        </w:r>
        <w:r w:rsidRPr="00CB4C46">
          <w:rPr>
            <w:rFonts w:ascii="Times New Roman" w:hAnsi="Times New Roman" w:cs="Times New Roman"/>
            <w:iCs/>
            <w:color w:val="000000" w:themeColor="text1"/>
          </w:rPr>
          <w:lastRenderedPageBreak/>
          <w:t xml:space="preserve">a combined parameter </w:t>
        </w:r>
      </w:ins>
      <m:oMath>
        <m:sSub>
          <m:sSubPr>
            <m:ctrlPr>
              <w:ins w:id="4283" w:author="Bo Shen" w:date="2023-03-03T18:05:00Z">
                <w:rPr>
                  <w:rFonts w:ascii="Cambria Math" w:hAnsi="Cambria Math" w:cs="Times New Roman"/>
                  <w:i/>
                  <w:color w:val="000000" w:themeColor="text1"/>
                </w:rPr>
              </w:ins>
            </m:ctrlPr>
          </m:sSubPr>
          <m:e>
            <m:r>
              <w:ins w:id="4284" w:author="Bo Shen" w:date="2023-03-03T18:05:00Z">
                <w:rPr>
                  <w:rFonts w:ascii="Cambria Math" w:hAnsi="Cambria Math" w:cs="Times New Roman"/>
                  <w:color w:val="000000" w:themeColor="text1"/>
                </w:rPr>
                <m:t>B</m:t>
              </w:ins>
            </m:r>
          </m:e>
          <m:sub>
            <m:r>
              <w:ins w:id="4285" w:author="Bo Shen" w:date="2023-03-03T18:05:00Z">
                <w:rPr>
                  <w:rFonts w:ascii="Cambria Math" w:hAnsi="Cambria Math" w:cs="Times New Roman"/>
                  <w:color w:val="000000" w:themeColor="text1"/>
                </w:rPr>
                <m:t>G</m:t>
              </w:ins>
            </m:r>
          </m:sub>
        </m:sSub>
        <m:r>
          <w:ins w:id="4286" w:author="Bo Shen" w:date="2023-02-27T23:25:00Z">
            <w:rPr>
              <w:rFonts w:ascii="Cambria Math" w:hAnsi="Cambria Math" w:cs="Times New Roman"/>
              <w:color w:val="000000" w:themeColor="text1"/>
            </w:rPr>
            <m:t>-α</m:t>
          </w:ins>
        </m:r>
      </m:oMath>
      <w:ins w:id="4287" w:author="Bo Shen" w:date="2023-02-27T23:25:00Z">
        <w:r w:rsidRPr="0060258A">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The </w:t>
        </w:r>
        <w:r w:rsidRPr="0060258A">
          <w:rPr>
            <w:rFonts w:ascii="Times New Roman" w:hAnsi="Times New Roman" w:cs="Times New Roman"/>
            <w:color w:val="000000" w:themeColor="text1"/>
          </w:rPr>
          <w:t>Bayesian adaptive direct search algorithm (BADS</w:t>
        </w:r>
        <w:r w:rsidRPr="0060258A">
          <w:rPr>
            <w:rFonts w:ascii="Times New Roman" w:hAnsi="Times New Roman" w:cs="Times New Roman"/>
            <w:color w:val="000000" w:themeColor="text1"/>
          </w:rPr>
          <w:fldChar w:fldCharType="begin"/>
        </w:r>
        <w:r w:rsidRPr="0060258A">
          <w:rPr>
            <w:rFonts w:ascii="Times New Roman" w:hAnsi="Times New Roman" w:cs="Times New Roman"/>
            <w:color w:val="000000" w:themeColor="text1"/>
          </w:rPr>
          <w:instrText xml:space="preserve"> ADDIN ZOTERO_ITEM CSL_CITATION {"citationID":"kmilfhdu","properties":{"formattedCitation":"\\super 150\\nosupersub{}","plainCitation":"150","dontUpdate":true,"noteIndex":0},"citationItems":[{"id":4048,"uris":["http://zotero.org/users/6345545/items/J5A8AR2D"],"itemData":{"id":4048,"type":"article-journal","abstract":"Computational models in fields such as computational neuroscience are often evaluated via stochastic simulation or numerical approximation. Fitting these models implies a difficult optimization problem over complex, possibly noisy parameter landscapes. Bayesian optimization (BO) has been successfully applied to solving expensive black-box problems in engineering and machine learning. Here we explore whether BO can be applied as a general tool for model fitting. First, we present a novel hybrid BO algorithm, Bayesian adaptive direct search (BADS), that achieves competitive performance with an affordable computational overhead for the running time of typical models. We then perform an extensive benchmark of BADS vs. many common and state-of-the-art nonconvex, derivative-free optimizers, on a set of model-fitting problems with real data and models from six studies in behavioral, cognitive, and computational neuroscience. With default settings, BADS consistently finds comparable or better solutions than other methods, including `vanilla' BO, showing great promise for advanced BO techniques, and BADS in particular, as a general model-fitting tool.","container-title":"arXiv:1705.04405 [q-bio, stat]","note":"arXiv: 1705.04405","source":"arXiv.org","title":"Practical Bayesian Optimization for Model Fitting with Bayesian Adaptive Direct Search","URL":"http://arxiv.org/abs/1705.04405","author":[{"family":"Acerbi","given":"Luigi"},{"family":"Ma","given":"Wei Ji"}],"accessed":{"date-parts":[["2021",4,27]]},"issued":{"date-parts":[["2017",11,2]]}}}],"schema":"https://github.com/citation-style-language/schema/raw/master/csl-citation.json"} </w:instrText>
        </w:r>
        <w:r w:rsidRPr="0060258A">
          <w:rPr>
            <w:rFonts w:ascii="Times New Roman" w:hAnsi="Times New Roman" w:cs="Times New Roman"/>
            <w:color w:val="000000" w:themeColor="text1"/>
          </w:rPr>
          <w:fldChar w:fldCharType="separate"/>
        </w:r>
        <w:r w:rsidRPr="0060258A">
          <w:rPr>
            <w:rFonts w:ascii="Times New Roman" w:hAnsi="Times New Roman" w:cs="Times New Roman"/>
            <w:color w:val="000000" w:themeColor="text1"/>
            <w:vertAlign w:val="superscript"/>
          </w:rPr>
          <w:t xml:space="preserve"> </w:t>
        </w:r>
        <w:r w:rsidRPr="0060258A">
          <w:rPr>
            <w:rFonts w:ascii="Times New Roman" w:hAnsi="Times New Roman" w:cs="Times New Roman"/>
            <w:color w:val="000000" w:themeColor="text1"/>
          </w:rPr>
          <w:fldChar w:fldCharType="end"/>
        </w:r>
        <w:r w:rsidRPr="0060258A">
          <w:rPr>
            <w:rFonts w:ascii="Times New Roman" w:hAnsi="Times New Roman" w:cs="Times New Roman"/>
            <w:noProof/>
            <w:color w:val="000000" w:themeColor="text1"/>
          </w:rPr>
          <w:t>)</w:t>
        </w:r>
        <w:r>
          <w:rPr>
            <w:rFonts w:ascii="Times New Roman" w:hAnsi="Times New Roman" w:cs="Times New Roman"/>
            <w:noProof/>
            <w:color w:val="000000" w:themeColor="text1"/>
          </w:rPr>
          <w:fldChar w:fldCharType="begin"/>
        </w:r>
        <w:r>
          <w:rPr>
            <w:rFonts w:ascii="Times New Roman" w:hAnsi="Times New Roman" w:cs="Times New Roman"/>
            <w:noProof/>
            <w:color w:val="000000" w:themeColor="text1"/>
          </w:rPr>
          <w:instrText xml:space="preserve"> ADDIN ZOTERO_ITEM CSL_CITATION {"citationID":"VVbEj2IN","properties":{"formattedCitation":"(Acerbi &amp; Ma, 2017a, 2017b)","plainCitation":"(Acerbi &amp; Ma, 2017a, 2017b)","noteIndex":0},"citationItems":[{"id":4048,"uris":["http://zotero.org/users/6345545/items/J5A8AR2D"],"itemData":{"id":4048,"type":"article-journal","abstract":"Computational models in fields such as computational neuroscience are often evaluated via stochastic simulation or numerical approximation. Fitting these models implies a difficult optimization problem over complex, possibly noisy parameter landscapes. Bayesian optimization (BO) has been successfully applied to solving expensive black-box problems in engineering and machine learning. Here we explore whether BO can be applied as a general tool for model fitting. First, we present a novel hybrid BO algorithm, Bayesian adaptive direct search (BADS), that achieves competitive performance with an affordable computational overhead for the running time of typical models. We then perform an extensive benchmark of BADS vs. many common and state-of-the-art nonconvex, derivative-free optimizers, on a set of model-fitting problems with real data and models from six studies in behavioral, cognitive, and computational neuroscience. With default settings, BADS consistently finds comparable or better solutions than other methods, including `vanilla' BO, showing great promise for advanced BO techniques, and BADS in particular, as a general model-fitting tool.","container-title":"arXiv:1705.04405 [q-bio, stat]","note":"arXiv: 1705.04405","source":"arXiv.org","title":"Practical Bayesian Optimization for Model Fitting with Bayesian Adaptive Direct Search","URL":"http://arxiv.org/abs/1705.04405","author":[{"family":"Acerbi","given":"Luigi"},{"family":"Ma","given":"Wei Ji"}],"accessed":{"date-parts":[["2021",4,27]]},"issued":{"date-parts":[["2017",11,2]]}}},{"id":5783,"uris":["http://zotero.org/users/6345545/items/I6YSZFV9"],"itemData":{"id":5783,"type":"paper-conference","container-title":"Advances in Neural Information Processing Systems","publisher":"Curran Associates, Inc.","title":"Practical Bayesian Optimization for Model Fitting with Bayesian Adaptive Direct Search","URL":"https://proceedings.neurips.cc/paper/2017/file/df0aab058ce179e4f7ab135ed4e641a9-Paper.pdf","volume":"30","author":[{"family":"Acerbi","given":"Luigi"},{"family":"Ma","given":"Wei Ji"}],"editor":[{"family":"Guyon","given":"I."},{"family":"Luxburg","given":"U. Von"},{"family":"Bengio","given":"S."},{"family":"Wallach","given":"H."},{"family":"Fergus","given":"R."},{"family":"Vishwanathan","given":"S."},{"family":"Garnett","given":"R."}],"issued":{"date-parts":[["2017"]]}}}],"schema":"https://github.com/citation-style-language/schema/raw/master/csl-citation.json"} </w:instrText>
        </w:r>
        <w:r>
          <w:rPr>
            <w:rFonts w:ascii="Times New Roman" w:hAnsi="Times New Roman" w:cs="Times New Roman"/>
            <w:noProof/>
            <w:color w:val="000000" w:themeColor="text1"/>
          </w:rPr>
          <w:fldChar w:fldCharType="separate"/>
        </w:r>
        <w:r>
          <w:rPr>
            <w:rFonts w:ascii="Times New Roman" w:hAnsi="Times New Roman" w:cs="Times New Roman"/>
            <w:color w:val="000000"/>
          </w:rPr>
          <w:t>(Acerbi &amp; Ma, 2017a, 2017b)</w:t>
        </w:r>
        <w:r>
          <w:rPr>
            <w:rFonts w:ascii="Times New Roman" w:hAnsi="Times New Roman" w:cs="Times New Roman"/>
            <w:noProof/>
            <w:color w:val="000000" w:themeColor="text1"/>
          </w:rPr>
          <w:fldChar w:fldCharType="end"/>
        </w:r>
        <w:r w:rsidRPr="0060258A">
          <w:rPr>
            <w:rFonts w:ascii="Times New Roman" w:hAnsi="Times New Roman" w:cs="Times New Roman"/>
            <w:noProof/>
            <w:color w:val="000000" w:themeColor="text1"/>
          </w:rPr>
          <w:t xml:space="preserve"> was implemented </w:t>
        </w:r>
        <w:r w:rsidRPr="0060258A">
          <w:rPr>
            <w:rFonts w:ascii="Times New Roman" w:hAnsi="Times New Roman" w:cs="Times New Roman"/>
            <w:color w:val="000000" w:themeColor="text1"/>
          </w:rPr>
          <w:t xml:space="preserve">to minimize the ordinary squared error between the steady state of the predicted neural firing rates on </w:t>
        </w:r>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bscript"/>
          </w:rPr>
          <w:t>1</w:t>
        </w:r>
        <w:r w:rsidRPr="0060258A">
          <w:rPr>
            <w:rFonts w:ascii="Times New Roman" w:hAnsi="Times New Roman" w:cs="Times New Roman"/>
            <w:color w:val="000000" w:themeColor="text1"/>
          </w:rPr>
          <w:t xml:space="preserve"> and the empirical data. </w:t>
        </w:r>
      </w:ins>
    </w:p>
    <w:p w14:paraId="280E5A42" w14:textId="77777777" w:rsidR="00564B42" w:rsidRDefault="00564B42" w:rsidP="00E24C8A">
      <w:pPr>
        <w:spacing w:line="480" w:lineRule="auto"/>
        <w:jc w:val="both"/>
        <w:rPr>
          <w:rFonts w:ascii="Times New Roman" w:hAnsi="Times New Roman" w:cs="Times New Roman"/>
          <w:color w:val="000000" w:themeColor="text1"/>
        </w:rPr>
      </w:pPr>
    </w:p>
    <w:p w14:paraId="49A960FB" w14:textId="77777777" w:rsidR="00564B42" w:rsidRDefault="00564B42" w:rsidP="00E24C8A">
      <w:pPr>
        <w:spacing w:line="480" w:lineRule="auto"/>
        <w:jc w:val="both"/>
        <w:rPr>
          <w:rFonts w:ascii="Times New Roman" w:hAnsi="Times New Roman" w:cs="Times New Roman"/>
          <w:color w:val="000000" w:themeColor="text1"/>
        </w:rPr>
      </w:pPr>
    </w:p>
    <w:p w14:paraId="01FA5035" w14:textId="77777777" w:rsidR="00564B42" w:rsidRPr="00670826" w:rsidRDefault="00564B42" w:rsidP="008D453F">
      <w:pPr>
        <w:pStyle w:val="Heading4"/>
      </w:pPr>
      <w:r w:rsidRPr="0060258A">
        <w:t>Fit</w:t>
      </w:r>
      <w:ins w:id="4288" w:author="Bo Shen" w:date="2023-02-27T23:06:00Z">
        <w:r>
          <w:t>ting</w:t>
        </w:r>
      </w:ins>
      <w:r w:rsidRPr="0060258A">
        <w:t xml:space="preserve"> the </w:t>
      </w:r>
      <w:r>
        <w:t>RNM</w:t>
      </w:r>
      <w:r w:rsidRPr="0060258A">
        <w:t xml:space="preserve"> to the neural firing rates of normalized value coding</w:t>
      </w:r>
    </w:p>
    <w:p w14:paraId="7AE3BE9E" w14:textId="77777777" w:rsidR="00564B42" w:rsidRDefault="00564B42" w:rsidP="00E24C8A">
      <w:pPr>
        <w:spacing w:line="480" w:lineRule="auto"/>
        <w:jc w:val="both"/>
        <w:rPr>
          <w:rFonts w:ascii="Times New Roman" w:hAnsi="Times New Roman" w:cs="Times New Roman"/>
        </w:rPr>
      </w:pPr>
    </w:p>
    <w:p w14:paraId="0E14AA8A" w14:textId="77777777" w:rsidR="00564B42" w:rsidRDefault="00564B42" w:rsidP="00E24C8A">
      <w:pPr>
        <w:spacing w:line="480" w:lineRule="auto"/>
        <w:jc w:val="both"/>
        <w:rPr>
          <w:rFonts w:ascii="Times New Roman" w:hAnsi="Times New Roman" w:cs="Times New Roman"/>
        </w:rPr>
      </w:pPr>
      <w:r w:rsidRPr="00471E2E">
        <w:rPr>
          <w:rFonts w:ascii="Times New Roman" w:hAnsi="Times New Roman" w:cs="Times New Roman"/>
        </w:rPr>
        <w:t xml:space="preserve">In order to </w:t>
      </w:r>
      <w:r>
        <w:rPr>
          <w:rFonts w:ascii="Times New Roman" w:hAnsi="Times New Roman" w:cs="Times New Roman"/>
        </w:rPr>
        <w:t>quantify the performance of the RNM in predicting normalized value coding, we fit the reduced form of RNM</w:t>
      </w:r>
      <w:ins w:id="4289" w:author="Bo Shen" w:date="2023-02-03T11:46:00Z">
        <w:r>
          <w:rPr>
            <w:rFonts w:ascii="Times New Roman" w:hAnsi="Times New Roman" w:cs="Times New Roman"/>
          </w:rPr>
          <w:t xml:space="preserve"> </w:t>
        </w:r>
      </w:ins>
      <w:r>
        <w:rPr>
          <w:rFonts w:ascii="Times New Roman" w:hAnsi="Times New Roman" w:cs="Times New Roman"/>
        </w:rPr>
        <w:fldChar w:fldCharType="begin"/>
      </w:r>
      <w:r>
        <w:rPr>
          <w:rFonts w:ascii="Times New Roman" w:hAnsi="Times New Roman" w:cs="Times New Roman"/>
        </w:rPr>
        <w:instrText xml:space="preserve"> ADDIN ZOTERO_ITEM CSL_CITATION {"citationID":"scspLWcJ","properties":{"formattedCitation":"(Wong &amp; Wang, 2006)","plainCitation":"(Wong &amp; Wang, 2006)","noteIndex":0},"citationItems":[{"id":52,"uris":["http://zotero.org/users/6345545/items/W5B2KD2G"],"itemData":{"id":52,"type":"article-journal","abstract":"Recent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Neurosci.","language":"en","license":"Copyright © 2006 Society for Neuroscience 0270-6474/06/261314-15$15.00/0","note":"PMID: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(Wong &amp; Wang, 2006)</w:t>
      </w:r>
      <w:r>
        <w:rPr>
          <w:rFonts w:ascii="Times New Roman" w:hAnsi="Times New Roman" w:cs="Times New Roman"/>
        </w:rPr>
        <w:fldChar w:fldCharType="end"/>
      </w:r>
      <w:r>
        <w:rPr>
          <w:rFonts w:ascii="Times New Roman" w:hAnsi="Times New Roman" w:cs="Times New Roman"/>
        </w:rPr>
        <w:t xml:space="preserve"> with 4 free parameters (JN</w:t>
      </w:r>
      <w:r>
        <w:rPr>
          <w:rFonts w:ascii="Times New Roman" w:hAnsi="Times New Roman" w:cs="Times New Roman"/>
          <w:vertAlign w:val="subscript"/>
        </w:rPr>
        <w:t>i</w:t>
      </w:r>
      <w:r w:rsidRPr="00493786">
        <w:rPr>
          <w:rFonts w:ascii="Times New Roman" w:hAnsi="Times New Roman" w:cs="Times New Roman"/>
          <w:vertAlign w:val="subscript"/>
        </w:rPr>
        <w:t>,</w:t>
      </w:r>
      <w:r>
        <w:rPr>
          <w:rFonts w:ascii="Times New Roman" w:hAnsi="Times New Roman" w:cs="Times New Roman"/>
          <w:vertAlign w:val="subscript"/>
        </w:rPr>
        <w:t>i,i</w:t>
      </w:r>
      <w:r>
        <w:rPr>
          <w:rFonts w:ascii="Times New Roman" w:hAnsi="Times New Roman" w:cs="Times New Roman"/>
        </w:rPr>
        <w:t>, JN</w:t>
      </w:r>
      <w:r>
        <w:rPr>
          <w:rFonts w:ascii="Times New Roman" w:hAnsi="Times New Roman" w:cs="Times New Roman"/>
          <w:vertAlign w:val="subscript"/>
        </w:rPr>
        <w:t>i</w:t>
      </w:r>
      <w:r w:rsidRPr="00493786">
        <w:rPr>
          <w:rFonts w:ascii="Times New Roman" w:hAnsi="Times New Roman" w:cs="Times New Roman"/>
          <w:vertAlign w:val="subscript"/>
        </w:rPr>
        <w:t>,</w:t>
      </w:r>
      <w:r>
        <w:rPr>
          <w:rFonts w:ascii="Times New Roman" w:hAnsi="Times New Roman" w:cs="Times New Roman"/>
          <w:vertAlign w:val="subscript"/>
        </w:rPr>
        <w:t>j,k(i≠j≠k)</w:t>
      </w:r>
      <w:r>
        <w:rPr>
          <w:rFonts w:ascii="Times New Roman" w:hAnsi="Times New Roman" w:cs="Times New Roman"/>
        </w:rPr>
        <w:t>, I</w:t>
      </w:r>
      <w:r>
        <w:rPr>
          <w:rFonts w:ascii="Times New Roman" w:hAnsi="Times New Roman" w:cs="Times New Roman"/>
        </w:rPr>
        <w:softHyphen/>
      </w:r>
      <w:r w:rsidRPr="009D2E8F">
        <w:rPr>
          <w:rFonts w:ascii="Times New Roman" w:hAnsi="Times New Roman" w:cs="Times New Roman"/>
          <w:vertAlign w:val="subscript"/>
        </w:rPr>
        <w:t>0</w:t>
      </w:r>
      <w:r>
        <w:rPr>
          <w:rFonts w:ascii="Times New Roman" w:hAnsi="Times New Roman" w:cs="Times New Roman"/>
        </w:rPr>
        <w:t xml:space="preserve">, and a scaling parameter </w:t>
      </w:r>
      <w:r w:rsidRPr="009D2E8F">
        <w:rPr>
          <w:rFonts w:ascii="Times New Roman" w:hAnsi="Times New Roman" w:cs="Times New Roman"/>
          <w:i/>
        </w:rPr>
        <w:t>S</w:t>
      </w:r>
      <w:r w:rsidRPr="00051FD1">
        <w:rPr>
          <w:rFonts w:ascii="Times New Roman" w:hAnsi="Times New Roman" w:cs="Times New Roman"/>
        </w:rPr>
        <w:t xml:space="preserve"> applied to the predicted</w:t>
      </w:r>
      <w:r>
        <w:rPr>
          <w:rFonts w:ascii="Times New Roman" w:hAnsi="Times New Roman" w:cs="Times New Roman"/>
        </w:rPr>
        <w:t xml:space="preserve"> neural firing rates) to a normalized value coding dataset (</w:t>
      </w:r>
      <w:del w:id="4290" w:author="Bo Shen" w:date="2023-02-03T11:49:00Z">
        <w:r w:rsidDel="002A4AE4">
          <w:rPr>
            <w:rFonts w:ascii="Times New Roman" w:hAnsi="Times New Roman" w:cs="Times New Roman"/>
          </w:rPr>
          <w:delText xml:space="preserve">the </w:delText>
        </w:r>
      </w:del>
      <w:r w:rsidRPr="00336480">
        <w:rPr>
          <w:rFonts w:ascii="Times New Roman" w:hAnsi="Times New Roman" w:cs="Times New Roman"/>
        </w:rPr>
        <w:t>Fig. 4</w:t>
      </w:r>
      <w:r>
        <w:rPr>
          <w:rFonts w:ascii="Times New Roman" w:hAnsi="Times New Roman" w:cs="Times New Roman"/>
        </w:rPr>
        <w:t xml:space="preserve"> in </w:t>
      </w:r>
      <w:del w:id="4291" w:author="Bo Shen" w:date="2023-02-03T11:46:00Z">
        <w:r w:rsidDel="00515022">
          <w:rPr>
            <w:rFonts w:ascii="Times New Roman" w:hAnsi="Times New Roman" w:cs="Times New Roman"/>
          </w:rPr>
          <w:delText>Louie et al., 2011)</w:delText>
        </w:r>
      </w:del>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{"citationID":"mulhiLSF","properties":{"formattedCitation":"(Louie et al., 2011)","plainCitation":"(Louie et al., 2011)","dontUpdate":true,"noteIndex":0},"citationItems":[{"id":342,"uris":["http://zotero.org/users/6345545/items/FIVLPZPC"],"itemData":{"id":342,"type":"article-journal","container-title":"Journal of Neuroscience","DOI":"10.1523/JNEUROSCI.1237-11.2011","ISSN":"0270-6474, 1529-2401","issue":"29","journalAbbreviation":"Journal of Neuroscience","language":"en","page":"10627-10639","source":"DOI.org (Crossref)","title":"Reward Value-Based Gain Control: Divisive Normalization in Parietal Cortex","title-short":"Reward Value-Based Gain Control","volume":"31","author":[{"family":"Louie","given":"Kenway"},{"family":"Grattan","given":"L. E."},{"family":"Glimcher","given":"P. W."}],"issued":{"date-parts":[["2011",7,20]]}}}],"schema":"https://github.com/citation-style-language/schema/raw/master/csl-citation.json"} </w:instrText>
      </w:r>
      <w:r>
        <w:rPr>
          <w:rFonts w:ascii="Times New Roman" w:hAnsi="Times New Roman" w:cs="Times New Roman"/>
          <w:color w:val="000000" w:themeColor="text1"/>
        </w:rPr>
        <w:fldChar w:fldCharType="separate"/>
      </w:r>
      <w:del w:id="4292" w:author="Bo Shen" w:date="2023-02-03T11:46:00Z">
        <w:r w:rsidDel="00515022">
          <w:rPr>
            <w:rFonts w:ascii="Times New Roman" w:hAnsi="Times New Roman" w:cs="Times New Roman"/>
            <w:color w:val="000000"/>
          </w:rPr>
          <w:delText>(</w:delText>
        </w:r>
      </w:del>
      <w:r>
        <w:rPr>
          <w:rFonts w:ascii="Times New Roman" w:hAnsi="Times New Roman" w:cs="Times New Roman"/>
          <w:color w:val="000000"/>
        </w:rPr>
        <w:t>Louie et al., 2011)</w:t>
      </w:r>
      <w:r>
        <w:rPr>
          <w:rFonts w:ascii="Times New Roman" w:hAnsi="Times New Roman" w:cs="Times New Roman"/>
          <w:color w:val="000000" w:themeColor="text1"/>
        </w:rPr>
        <w:fldChar w:fldCharType="end"/>
      </w:r>
      <w:r>
        <w:rPr>
          <w:rFonts w:ascii="Times New Roman" w:hAnsi="Times New Roman" w:cs="Times New Roman"/>
        </w:rPr>
        <w:t>. Other parameters are set the same as reported in the original paper</w:t>
      </w:r>
      <w:ins w:id="4293" w:author="Bo Shen" w:date="2023-02-03T11:47:00Z">
        <w:r>
          <w:rPr>
            <w:rFonts w:ascii="Times New Roman" w:hAnsi="Times New Roman" w:cs="Times New Roman"/>
          </w:rPr>
          <w:t xml:space="preserve"> </w:t>
        </w:r>
      </w:ins>
      <w:r>
        <w:rPr>
          <w:rFonts w:ascii="Times New Roman" w:hAnsi="Times New Roman" w:cs="Times New Roman"/>
        </w:rPr>
        <w:fldChar w:fldCharType="begin"/>
      </w:r>
      <w:r>
        <w:rPr>
          <w:rFonts w:ascii="Times New Roman" w:hAnsi="Times New Roman" w:cs="Times New Roman"/>
        </w:rPr>
        <w:instrText xml:space="preserve"> ADDIN ZOTERO_ITEM CSL_CITATION {"citationID":"HcVmeDqY","properties":{"formattedCitation":"(Wong &amp; Wang, 2006)","plainCitation":"(Wong &amp; Wang, 2006)","noteIndex":0},"citationItems":[{"id":52,"uris":["http://zotero.org/users/6345545/items/W5B2KD2G"],"itemData":{"id":52,"type":"article-journal","abstract":"Recent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Neurosci.","language":"en","license":"Copyright © 2006 Society for Neuroscience 0270-6474/06/261314-15$15.00/0","note":"PMID: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(Wong &amp; Wang, 2006)</w:t>
      </w:r>
      <w:r>
        <w:rPr>
          <w:rFonts w:ascii="Times New Roman" w:hAnsi="Times New Roman" w:cs="Times New Roman"/>
        </w:rPr>
        <w:fldChar w:fldCharType="end"/>
      </w:r>
      <w:r>
        <w:rPr>
          <w:rFonts w:ascii="Times New Roman" w:hAnsi="Times New Roman" w:cs="Times New Roman"/>
        </w:rPr>
        <w:t xml:space="preserve">, except that the noise term </w:t>
      </w:r>
      <m:oMath>
        <m:r>
          <w:rPr>
            <w:rFonts w:ascii="Cambria Math" w:hAnsi="Cambria Math" w:cs="Times New Roman"/>
          </w:rPr>
          <m:t>σ</m:t>
        </m:r>
      </m:oMath>
      <w:r>
        <w:rPr>
          <w:rFonts w:ascii="Times New Roman" w:hAnsi="Times New Roman" w:cs="Times New Roman"/>
        </w:rPr>
        <w:t xml:space="preserve"> is set as zero. The RNM is expanded to a trinary choice circuit, with three selective populations wired together based on the same rules specified in the original paper</w:t>
      </w:r>
      <w:ins w:id="4294" w:author="Bo Shen" w:date="2023-02-03T11:47:00Z">
        <w:r>
          <w:rPr>
            <w:rFonts w:ascii="Times New Roman" w:hAnsi="Times New Roman" w:cs="Times New Roman"/>
          </w:rPr>
          <w:t xml:space="preserve"> </w:t>
        </w:r>
      </w:ins>
      <w:r>
        <w:rPr>
          <w:rFonts w:ascii="Times New Roman" w:hAnsi="Times New Roman" w:cs="Times New Roman"/>
        </w:rPr>
        <w:fldChar w:fldCharType="begin"/>
      </w:r>
      <w:r>
        <w:rPr>
          <w:rFonts w:ascii="Times New Roman" w:hAnsi="Times New Roman" w:cs="Times New Roman"/>
        </w:rPr>
        <w:instrText xml:space="preserve"> ADDIN ZOTERO_ITEM CSL_CITATION {"citationID":"MhoiGeQg","properties":{"formattedCitation":"(Wong &amp; Wang, 2006)","plainCitation":"(Wong &amp; Wang, 2006)","noteIndex":0},"citationItems":[{"id":52,"uris":["http://zotero.org/users/6345545/items/W5B2KD2G"],"itemData":{"id":52,"type":"article-journal","abstract":"Recent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Neurosci.","language":"en","license":"Copyright © 2006 Society for Neuroscience 0270-6474/06/261314-15$15.00/0","note":"PMID: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(Wong &amp; Wang, 2006)</w:t>
      </w:r>
      <w:r>
        <w:rPr>
          <w:rFonts w:ascii="Times New Roman" w:hAnsi="Times New Roman" w:cs="Times New Roman"/>
        </w:rPr>
        <w:fldChar w:fldCharType="end"/>
      </w:r>
      <w:r>
        <w:rPr>
          <w:rFonts w:ascii="Times New Roman" w:hAnsi="Times New Roman" w:cs="Times New Roman"/>
        </w:rPr>
        <w:t xml:space="preserve">. We study the predicted neural activity on the pool 1 that </w:t>
      </w:r>
      <w:del w:id="4295" w:author="Bo Shen" w:date="2023-02-03T11:47:00Z">
        <w:r w:rsidDel="002A4AE4">
          <w:rPr>
            <w:rFonts w:ascii="Times New Roman" w:hAnsi="Times New Roman" w:cs="Times New Roman"/>
          </w:rPr>
          <w:delText>receiving</w:delText>
        </w:r>
      </w:del>
      <w:ins w:id="4296" w:author="Bo Shen" w:date="2023-02-03T11:47:00Z">
        <w:r>
          <w:rPr>
            <w:rFonts w:ascii="Times New Roman" w:hAnsi="Times New Roman" w:cs="Times New Roman"/>
          </w:rPr>
          <w:t>receives</w:t>
        </w:r>
      </w:ins>
      <w:r>
        <w:rPr>
          <w:rFonts w:ascii="Times New Roman" w:hAnsi="Times New Roman" w:cs="Times New Roman"/>
        </w:rPr>
        <w:t xml:space="preserve"> direct input from </w:t>
      </w:r>
      <w:r w:rsidRPr="00CF2DB5">
        <w:rPr>
          <w:rFonts w:ascii="Times New Roman" w:hAnsi="Times New Roman" w:cs="Times New Roman"/>
          <w:i/>
        </w:rPr>
        <w:t>V</w:t>
      </w:r>
      <w:r w:rsidRPr="00CF2DB5">
        <w:rPr>
          <w:rFonts w:ascii="Times New Roman" w:hAnsi="Times New Roman" w:cs="Times New Roman"/>
          <w:i/>
          <w:vertAlign w:val="subscript"/>
        </w:rPr>
        <w:t>1</w:t>
      </w:r>
      <w:r>
        <w:rPr>
          <w:rFonts w:ascii="Times New Roman" w:hAnsi="Times New Roman" w:cs="Times New Roman"/>
        </w:rPr>
        <w:t xml:space="preserve"> and </w:t>
      </w:r>
      <w:del w:id="4297" w:author="Bo Shen" w:date="2023-02-03T11:47:00Z">
        <w:r w:rsidDel="002A4AE4">
          <w:rPr>
            <w:rFonts w:ascii="Times New Roman" w:hAnsi="Times New Roman" w:cs="Times New Roman"/>
          </w:rPr>
          <w:delText xml:space="preserve">too </w:delText>
        </w:r>
      </w:del>
      <w:r>
        <w:rPr>
          <w:rFonts w:ascii="Times New Roman" w:hAnsi="Times New Roman" w:cs="Times New Roman"/>
        </w:rPr>
        <w:t xml:space="preserve">investigate how the activity of pool 1 changes with the values of contextual inputs </w:t>
      </w:r>
      <w:r w:rsidRPr="00CF2DB5">
        <w:rPr>
          <w:rFonts w:ascii="Times New Roman" w:hAnsi="Times New Roman" w:cs="Times New Roman"/>
          <w:i/>
        </w:rPr>
        <w:t>V</w:t>
      </w:r>
      <w:r w:rsidRPr="00CF2DB5">
        <w:rPr>
          <w:rFonts w:ascii="Times New Roman" w:hAnsi="Times New Roman" w:cs="Times New Roman"/>
          <w:i/>
          <w:vertAlign w:val="subscript"/>
        </w:rPr>
        <w:t>2</w:t>
      </w:r>
      <w:r>
        <w:rPr>
          <w:rFonts w:ascii="Times New Roman" w:hAnsi="Times New Roman" w:cs="Times New Roman"/>
        </w:rPr>
        <w:t xml:space="preserve"> and </w:t>
      </w:r>
      <w:r w:rsidRPr="00CF2DB5">
        <w:rPr>
          <w:rFonts w:ascii="Times New Roman" w:hAnsi="Times New Roman" w:cs="Times New Roman"/>
          <w:i/>
        </w:rPr>
        <w:t>V</w:t>
      </w:r>
      <w:r w:rsidRPr="00CF2DB5">
        <w:rPr>
          <w:rFonts w:ascii="Times New Roman" w:hAnsi="Times New Roman" w:cs="Times New Roman"/>
          <w:i/>
          <w:vertAlign w:val="subscript"/>
        </w:rPr>
        <w:t>3</w:t>
      </w:r>
      <w:r>
        <w:rPr>
          <w:rFonts w:ascii="Times New Roman" w:hAnsi="Times New Roman" w:cs="Times New Roman"/>
        </w:rPr>
        <w:t xml:space="preserve">. </w:t>
      </w:r>
      <w:ins w:id="4298" w:author="Bo Shen" w:date="2023-02-27T23:07:00Z">
        <w:r>
          <w:rPr>
            <w:rFonts w:ascii="Times New Roman" w:hAnsi="Times New Roman" w:cs="Times New Roman"/>
          </w:rPr>
          <w:t xml:space="preserve">The </w:t>
        </w:r>
      </w:ins>
      <w:r>
        <w:rPr>
          <w:rFonts w:ascii="Times New Roman" w:hAnsi="Times New Roman" w:cs="Times New Roman"/>
        </w:rPr>
        <w:t>BADS algorithm</w:t>
      </w:r>
      <w:ins w:id="4299" w:author="Bo Shen" w:date="2023-02-27T23:22:00Z">
        <w:r>
          <w:rPr>
            <w:rFonts w:ascii="Times New Roman" w:hAnsi="Times New Roman" w:cs="Times New Roman"/>
          </w:rPr>
          <w:t xml:space="preserve"> </w:t>
        </w:r>
      </w:ins>
      <w:del w:id="4300" w:author="Bo Shen" w:date="2023-02-27T23:22:00Z">
        <w:r w:rsidDel="00B7254C">
          <w:rPr>
            <w:rFonts w:ascii="Times New Roman" w:hAnsi="Times New Roman" w:cs="Times New Roman"/>
          </w:rPr>
          <w:fldChar w:fldCharType="begin"/>
        </w:r>
        <w:r w:rsidDel="00B7254C">
          <w:rPr>
            <w:rFonts w:ascii="Times New Roman" w:hAnsi="Times New Roman" w:cs="Times New Roman"/>
          </w:rPr>
          <w:delInstrText xml:space="preserve"> ADDIN ZOTERO_ITEM CSL_CITATION {"citationID":"pveTkZdA","properties":{"formattedCitation":"(Acerbi &amp; Ma, 2017a)","plainCitation":"(Acerbi &amp; Ma, 2017a)","noteIndex":0},"citationItems":[{"id":5783,"uris":["http://zotero.org/users/6345545/items/I6YSZFV9"],"itemData":{"id":5783,"type":"paper-conference","container-title":"Advances in Neural Information Processing Systems","publisher":"Curran Associates, Inc.","title":"Practical Bayesian Optimization for Model Fitting with Bayesian Adaptive Direct Search","URL":"https://proceedings.neurips.cc/paper/2017/file/df0aab058ce179e4f7ab135ed4e641a9-Paper.pdf","volume":"30","author":[{"family":"Acerbi","given":"Luigi"},{"family":"Ma","given":"Wei Ji"}],"editor":[{"family":"Guyon","given":"I."},{"family":"Luxburg","given":"U. Von"},{"family":"Bengio","given":"S."},{"family":"Wallach","given":"H."},{"family":"Fergus","given":"R."},{"family":"Vishwanathan","given":"S."},{"family":"Garnett","given":"R."}],"issued":{"date-parts":[["2017"]]}}}],"schema":"https://github.com/citation-style-language/schema/raw/master/csl-citation.json"} </w:delInstrText>
        </w:r>
        <w:r w:rsidDel="00B7254C">
          <w:rPr>
            <w:rFonts w:ascii="Times New Roman" w:hAnsi="Times New Roman" w:cs="Times New Roman"/>
          </w:rPr>
          <w:fldChar w:fldCharType="separate"/>
        </w:r>
        <w:r w:rsidDel="00B7254C">
          <w:rPr>
            <w:rFonts w:ascii="Times New Roman" w:hAnsi="Times New Roman" w:cs="Times New Roman"/>
          </w:rPr>
          <w:delText>(Acerbi &amp; Ma, 2017a)</w:delText>
        </w:r>
        <w:r w:rsidDel="00B7254C">
          <w:rPr>
            <w:rFonts w:ascii="Times New Roman" w:hAnsi="Times New Roman" w:cs="Times New Roman"/>
          </w:rPr>
          <w:fldChar w:fldCharType="end"/>
        </w:r>
        <w:r w:rsidDel="00B7254C">
          <w:rPr>
            <w:rFonts w:ascii="Times New Roman" w:hAnsi="Times New Roman" w:cs="Times New Roman"/>
          </w:rPr>
          <w:delText xml:space="preserve"> </w:delText>
        </w:r>
      </w:del>
      <w:del w:id="4301" w:author="Bo Shen" w:date="2023-02-03T11:48:00Z">
        <w:r w:rsidDel="002A4AE4">
          <w:rPr>
            <w:rFonts w:ascii="Times New Roman" w:hAnsi="Times New Roman" w:cs="Times New Roman"/>
            <w:noProof/>
          </w:rPr>
          <w:delText xml:space="preserve">is </w:delText>
        </w:r>
      </w:del>
      <w:ins w:id="4302" w:author="Bo Shen" w:date="2023-02-03T11:48:00Z">
        <w:r>
          <w:rPr>
            <w:rFonts w:ascii="Times New Roman" w:hAnsi="Times New Roman" w:cs="Times New Roman"/>
            <w:noProof/>
          </w:rPr>
          <w:t xml:space="preserve">was </w:t>
        </w:r>
      </w:ins>
      <w:r>
        <w:rPr>
          <w:rFonts w:ascii="Times New Roman" w:hAnsi="Times New Roman" w:cs="Times New Roman"/>
          <w:noProof/>
        </w:rPr>
        <w:t xml:space="preserve">used </w:t>
      </w:r>
      <w:r>
        <w:rPr>
          <w:rFonts w:ascii="Times New Roman" w:hAnsi="Times New Roman" w:cs="Times New Roman"/>
        </w:rPr>
        <w:t xml:space="preserve">to minimize the </w:t>
      </w:r>
      <w:del w:id="4303" w:author="Bo Shen" w:date="2023-02-03T11:48:00Z">
        <w:r w:rsidDel="002A4AE4">
          <w:rPr>
            <w:rFonts w:ascii="Times New Roman" w:hAnsi="Times New Roman" w:cs="Times New Roman"/>
          </w:rPr>
          <w:delText xml:space="preserve">ordinary </w:delText>
        </w:r>
      </w:del>
      <w:ins w:id="4304" w:author="Bo Shen" w:date="2023-02-03T11:48:00Z">
        <w:r>
          <w:rPr>
            <w:rFonts w:ascii="Times New Roman" w:hAnsi="Times New Roman" w:cs="Times New Roman"/>
          </w:rPr>
          <w:t xml:space="preserve">mean </w:t>
        </w:r>
      </w:ins>
      <w:r>
        <w:rPr>
          <w:rFonts w:ascii="Times New Roman" w:hAnsi="Times New Roman" w:cs="Times New Roman"/>
        </w:rPr>
        <w:t xml:space="preserve">squared error between the predicted neural firing rates of pool 1 and the empirical neural firing rates data reported in </w:t>
      </w:r>
      <w:del w:id="4305" w:author="Bo Shen" w:date="2023-02-03T11:49:00Z">
        <w:r w:rsidDel="002A4AE4">
          <w:rPr>
            <w:rFonts w:ascii="Times New Roman" w:hAnsi="Times New Roman" w:cs="Times New Roman"/>
          </w:rPr>
          <w:delText xml:space="preserve">the </w:delText>
        </w:r>
      </w:del>
      <w:r>
        <w:rPr>
          <w:rFonts w:ascii="Times New Roman" w:hAnsi="Times New Roman" w:cs="Times New Roman"/>
        </w:rPr>
        <w:t>Fig. 4 of Louie et al., 2011. The best</w:t>
      </w:r>
      <w:ins w:id="4306" w:author="Bo Shen" w:date="2023-02-03T11:49:00Z">
        <w:r>
          <w:rPr>
            <w:rFonts w:ascii="Times New Roman" w:hAnsi="Times New Roman" w:cs="Times New Roman"/>
          </w:rPr>
          <w:t>-</w:t>
        </w:r>
      </w:ins>
      <w:del w:id="4307" w:author="Bo Shen" w:date="2023-02-03T11:49:00Z">
        <w:r w:rsidDel="002A4AE4">
          <w:rPr>
            <w:rFonts w:ascii="Times New Roman" w:hAnsi="Times New Roman" w:cs="Times New Roman"/>
          </w:rPr>
          <w:delText xml:space="preserve"> </w:delText>
        </w:r>
      </w:del>
      <w:r>
        <w:rPr>
          <w:rFonts w:ascii="Times New Roman" w:hAnsi="Times New Roman" w:cs="Times New Roman"/>
        </w:rPr>
        <w:t xml:space="preserve">fitting result </w:t>
      </w:r>
      <w:del w:id="4308" w:author="Bo Shen" w:date="2023-02-03T11:49:00Z">
        <w:r w:rsidDel="002A4AE4">
          <w:rPr>
            <w:rFonts w:ascii="Times New Roman" w:hAnsi="Times New Roman" w:cs="Times New Roman"/>
          </w:rPr>
          <w:delText>show</w:delText>
        </w:r>
      </w:del>
      <w:ins w:id="4309" w:author="Bo Shen" w:date="2023-02-03T11:49:00Z">
        <w:r>
          <w:rPr>
            <w:rFonts w:ascii="Times New Roman" w:hAnsi="Times New Roman" w:cs="Times New Roman"/>
          </w:rPr>
          <w:t>shows</w:t>
        </w:r>
      </w:ins>
      <w:r>
        <w:rPr>
          <w:rFonts w:ascii="Times New Roman" w:hAnsi="Times New Roman" w:cs="Times New Roman"/>
        </w:rPr>
        <w:t xml:space="preserve"> that the RNM explains 89.2% of the variance, </w:t>
      </w:r>
      <w:del w:id="4310" w:author="Bo Shen" w:date="2023-02-03T11:49:00Z">
        <w:r w:rsidDel="002A4AE4">
          <w:rPr>
            <w:rFonts w:ascii="Times New Roman" w:hAnsi="Times New Roman" w:cs="Times New Roman"/>
          </w:rPr>
          <w:delText xml:space="preserve">much </w:delText>
        </w:r>
      </w:del>
      <w:r>
        <w:rPr>
          <w:rFonts w:ascii="Times New Roman" w:hAnsi="Times New Roman" w:cs="Times New Roman"/>
        </w:rPr>
        <w:t>worse than the DNM and LDDM we reported in the main text (Best</w:t>
      </w:r>
      <w:ins w:id="4311" w:author="Bo Shen" w:date="2023-02-03T11:49:00Z">
        <w:r>
          <w:rPr>
            <w:rFonts w:ascii="Times New Roman" w:hAnsi="Times New Roman" w:cs="Times New Roman"/>
          </w:rPr>
          <w:t>-</w:t>
        </w:r>
      </w:ins>
      <w:del w:id="4312" w:author="Bo Shen" w:date="2023-02-03T11:49:00Z">
        <w:r w:rsidDel="002A4AE4">
          <w:rPr>
            <w:rFonts w:ascii="Times New Roman" w:hAnsi="Times New Roman" w:cs="Times New Roman"/>
          </w:rPr>
          <w:delText xml:space="preserve"> </w:delText>
        </w:r>
      </w:del>
      <w:r>
        <w:rPr>
          <w:rFonts w:ascii="Times New Roman" w:hAnsi="Times New Roman" w:cs="Times New Roman"/>
        </w:rPr>
        <w:t xml:space="preserve">fitting parameters: </w:t>
      </w:r>
      <m:oMath>
        <m:r>
          <w:rPr>
            <w:rFonts w:ascii="Cambria Math" w:hAnsi="Cambria Math" w:cs="Times New Roman"/>
          </w:rPr>
          <m:t>J</m:t>
        </m:r>
        <m:sSub>
          <m:sSubPr>
            <m:ctrlPr>
              <w:ins w:id="4313" w:author="Bo Shen" w:date="2023-02-03T11:50:00Z">
                <w:rPr>
                  <w:rFonts w:ascii="Cambria Math" w:hAnsi="Cambria Math" w:cs="Times New Roman"/>
                  <w:i/>
                </w:rPr>
              </w:ins>
            </m:ctrlPr>
          </m:sSubPr>
          <m:e>
            <m:r>
              <w:rPr>
                <w:rFonts w:ascii="Cambria Math" w:hAnsi="Cambria Math" w:cs="Times New Roman"/>
              </w:rPr>
              <m:t>N</m:t>
            </m:r>
          </m:e>
          <m:sub>
            <m:r>
              <w:rPr>
                <w:rFonts w:ascii="Cambria Math" w:hAnsi="Cambria Math" w:cs="Times New Roman"/>
                <w:vertAlign w:val="subscript"/>
              </w:rPr>
              <m:t>i</m:t>
            </m:r>
            <m:r>
              <w:ins w:id="4314" w:author="Bo Shen" w:date="2023-02-03T11:50:00Z">
                <w:rPr>
                  <w:rFonts w:ascii="Cambria Math" w:hAnsi="Cambria Math" w:cs="Times New Roman"/>
                  <w:vertAlign w:val="subscript"/>
                </w:rPr>
                <m:t>,i,i</m:t>
              </w:ins>
            </m:r>
          </m:sub>
        </m:sSub>
        <m:r>
          <w:del w:id="4315" w:author="Bo Shen" w:date="2023-02-03T11:50:00Z">
            <w:rPr>
              <w:rFonts w:ascii="Cambria Math" w:hAnsi="Cambria Math" w:cs="Times New Roman"/>
              <w:vertAlign w:val="subscript"/>
            </w:rPr>
            <m:t>,i,i</m:t>
          </w:del>
        </m:r>
      </m:oMath>
      <w:r>
        <w:rPr>
          <w:rFonts w:ascii="Times New Roman" w:hAnsi="Times New Roman" w:cs="Times New Roman"/>
        </w:rPr>
        <w:t xml:space="preserve"> = .0055, </w:t>
      </w:r>
      <m:oMath>
        <m:r>
          <w:rPr>
            <w:rFonts w:ascii="Cambria Math" w:hAnsi="Cambria Math" w:cs="Times New Roman"/>
          </w:rPr>
          <m:t>J</m:t>
        </m:r>
        <m:sSub>
          <m:sSubPr>
            <m:ctrlPr>
              <w:ins w:id="4316" w:author="Bo Shen" w:date="2023-02-03T11:50:00Z">
                <w:rPr>
                  <w:rFonts w:ascii="Cambria Math" w:hAnsi="Cambria Math" w:cs="Times New Roman"/>
                  <w:i/>
                </w:rPr>
              </w:ins>
            </m:ctrlPr>
          </m:sSubPr>
          <m:e>
            <m:r>
              <w:rPr>
                <w:rFonts w:ascii="Cambria Math" w:hAnsi="Cambria Math" w:cs="Times New Roman"/>
              </w:rPr>
              <m:t>N</m:t>
            </m:r>
          </m:e>
          <m:sub>
            <m:r>
              <w:ins w:id="4317" w:author="Bo Shen" w:date="2023-02-03T11:51:00Z">
                <w:rPr>
                  <w:rFonts w:ascii="Cambria Math" w:hAnsi="Cambria Math" w:cs="Times New Roman"/>
                  <w:vertAlign w:val="subscript"/>
                </w:rPr>
                <m:t>i,j,k</m:t>
              </w:ins>
            </m:r>
            <m:d>
              <m:dPr>
                <m:ctrlPr>
                  <w:ins w:id="4318" w:author="Bo Shen" w:date="2023-02-03T11:51:00Z">
                    <w:rPr>
                      <w:rFonts w:ascii="Cambria Math" w:hAnsi="Cambria Math" w:cs="Times New Roman"/>
                      <w:i/>
                      <w:vertAlign w:val="subscript"/>
                    </w:rPr>
                  </w:ins>
                </m:ctrlPr>
              </m:dPr>
              <m:e>
                <m:r>
                  <w:ins w:id="4319" w:author="Bo Shen" w:date="2023-02-03T11:51:00Z">
                    <w:rPr>
                      <w:rFonts w:ascii="Cambria Math" w:hAnsi="Cambria Math" w:cs="Times New Roman"/>
                      <w:vertAlign w:val="subscript"/>
                    </w:rPr>
                    <m:t>i≠j, i≠k</m:t>
                  </w:ins>
                </m:r>
              </m:e>
            </m:d>
          </m:sub>
        </m:sSub>
      </m:oMath>
      <w:r>
        <w:rPr>
          <w:rFonts w:ascii="Times New Roman" w:hAnsi="Times New Roman" w:cs="Times New Roman"/>
        </w:rPr>
        <w:t xml:space="preserve"> = .0861, </w:t>
      </w:r>
      <m:oMath>
        <m:r>
          <w:rPr>
            <w:rFonts w:ascii="Cambria Math" w:hAnsi="Cambria Math" w:cs="Times New Roman"/>
          </w:rPr>
          <m:t>I</m:t>
        </m:r>
        <m:sSub>
          <m:sSubPr>
            <m:ctrlPr>
              <w:ins w:id="4320" w:author="Bo Shen" w:date="2023-02-03T11:51:00Z">
                <w:rPr>
                  <w:rFonts w:ascii="Cambria Math" w:hAnsi="Cambria Math" w:cs="Times New Roman"/>
                  <w:i/>
                </w:rPr>
              </w:ins>
            </m:ctrlPr>
          </m:sSubPr>
          <m:e>
            <m:r>
              <m:rPr>
                <m:sty m:val="p"/>
              </m:rPr>
              <w:rPr>
                <w:rFonts w:ascii="Cambria Math" w:hAnsi="Cambria Math" w:cs="Times New Roman"/>
                <w:rPrChange w:id="4321" w:author="Bo Shen" w:date="2023-02-03T11:51:00Z">
                  <w:rPr>
                    <w:rFonts w:ascii="Times New Roman" w:hAnsi="Times New Roman" w:cs="Times New Roman"/>
                  </w:rPr>
                </w:rPrChange>
              </w:rPr>
              <w:softHyphen/>
            </m:r>
          </m:e>
          <m:sub>
            <m:r>
              <w:rPr>
                <w:rFonts w:ascii="Cambria Math" w:hAnsi="Cambria Math" w:cs="Times New Roman"/>
                <w:vertAlign w:val="subscript"/>
              </w:rPr>
              <m:t>0</m:t>
            </m:r>
          </m:sub>
        </m:sSub>
      </m:oMath>
      <w:r>
        <w:rPr>
          <w:rFonts w:ascii="Times New Roman" w:hAnsi="Times New Roman" w:cs="Times New Roman"/>
        </w:rPr>
        <w:t xml:space="preserve"> = .3511, </w:t>
      </w:r>
      <w:r w:rsidRPr="0089068E">
        <w:rPr>
          <w:rFonts w:ascii="Times New Roman" w:hAnsi="Times New Roman" w:cs="Times New Roman"/>
          <w:i/>
        </w:rPr>
        <w:t>S</w:t>
      </w:r>
      <w:r>
        <w:rPr>
          <w:rFonts w:ascii="Times New Roman" w:hAnsi="Times New Roman" w:cs="Times New Roman"/>
        </w:rPr>
        <w:t xml:space="preserve"> = 1.074).</w:t>
      </w:r>
    </w:p>
    <w:p w14:paraId="49DF3358" w14:textId="77777777" w:rsidR="00564B42" w:rsidRDefault="00564B42" w:rsidP="00E24C8A">
      <w:pPr>
        <w:spacing w:line="480" w:lineRule="auto"/>
        <w:jc w:val="both"/>
        <w:rPr>
          <w:rFonts w:ascii="Times New Roman" w:hAnsi="Times New Roman" w:cs="Times New Roman"/>
          <w:color w:val="000000" w:themeColor="text1"/>
        </w:rPr>
      </w:pPr>
    </w:p>
    <w:p w14:paraId="12C18E30" w14:textId="77777777" w:rsidR="00564B42" w:rsidRPr="0060258A" w:rsidRDefault="00564B42" w:rsidP="00E24C8A">
      <w:pPr>
        <w:spacing w:line="480" w:lineRule="auto"/>
        <w:jc w:val="both"/>
        <w:rPr>
          <w:rFonts w:ascii="Times New Roman" w:hAnsi="Times New Roman" w:cs="Times New Roman"/>
          <w:color w:val="000000" w:themeColor="text1"/>
        </w:rPr>
      </w:pPr>
    </w:p>
    <w:p w14:paraId="26788B66" w14:textId="77777777" w:rsidR="00564B42" w:rsidRPr="0060258A" w:rsidRDefault="00564B42" w:rsidP="008D453F">
      <w:pPr>
        <w:pStyle w:val="Heading4"/>
      </w:pPr>
      <w:r w:rsidRPr="0060258A">
        <w:lastRenderedPageBreak/>
        <w:t>Fit</w:t>
      </w:r>
      <w:ins w:id="4322" w:author="Bo Shen" w:date="2023-02-27T23:07:00Z">
        <w:r>
          <w:t>ting</w:t>
        </w:r>
      </w:ins>
      <w:r w:rsidRPr="0060258A">
        <w:t xml:space="preserve"> the LDDM to empirical behavioral data</w:t>
      </w:r>
    </w:p>
    <w:p w14:paraId="7988983A" w14:textId="77777777" w:rsidR="00564B42" w:rsidRPr="0060258A" w:rsidRDefault="00564B42" w:rsidP="00E24C8A">
      <w:pPr>
        <w:spacing w:line="480" w:lineRule="auto"/>
        <w:jc w:val="both"/>
        <w:rPr>
          <w:rFonts w:ascii="Times New Roman" w:hAnsi="Times New Roman" w:cs="Times New Roman"/>
          <w:i/>
          <w:color w:val="000000" w:themeColor="text1"/>
        </w:rPr>
      </w:pPr>
    </w:p>
    <w:p w14:paraId="0844D08D" w14:textId="77777777" w:rsidR="00564B42" w:rsidRPr="0060258A" w:rsidRDefault="00564B42" w:rsidP="00E24C8A">
      <w:pPr>
        <w:spacing w:line="480" w:lineRule="auto"/>
        <w:jc w:val="both"/>
        <w:rPr>
          <w:rFonts w:ascii="Times New Roman" w:hAnsi="Times New Roman" w:cs="Times New Roman"/>
          <w:color w:val="000000" w:themeColor="text1"/>
        </w:rPr>
      </w:pPr>
      <w:r w:rsidRPr="0060258A">
        <w:rPr>
          <w:rFonts w:ascii="Times New Roman" w:hAnsi="Times New Roman" w:cs="Times New Roman"/>
          <w:color w:val="000000" w:themeColor="text1"/>
        </w:rPr>
        <w:t>The LDDM with seven free parameters (the weights of self-excitation (</w:t>
      </w:r>
      <m:oMath>
        <m:r>
          <w:rPr>
            <w:rFonts w:ascii="Cambria Math" w:hAnsi="Cambria Math" w:cs="Times New Roman"/>
            <w:color w:val="000000" w:themeColor="text1"/>
          </w:rPr>
          <m:t>α</m:t>
        </m:r>
      </m:oMath>
      <w:r w:rsidRPr="0060258A">
        <w:rPr>
          <w:rFonts w:ascii="Times New Roman" w:hAnsi="Times New Roman" w:cs="Times New Roman"/>
          <w:color w:val="000000" w:themeColor="text1"/>
        </w:rPr>
        <w:t>) and disinhibition (</w:t>
      </w:r>
      <m:oMath>
        <m:r>
          <w:rPr>
            <w:rFonts w:ascii="Cambria Math" w:hAnsi="Cambria Math" w:cs="Times New Roman"/>
            <w:color w:val="000000" w:themeColor="text1"/>
          </w:rPr>
          <m:t>β</m:t>
        </m:r>
      </m:oMath>
      <w:r w:rsidRPr="0060258A">
        <w:rPr>
          <w:rFonts w:ascii="Times New Roman" w:hAnsi="Times New Roman" w:cs="Times New Roman"/>
          <w:color w:val="000000" w:themeColor="text1"/>
        </w:rPr>
        <w:t>), the variance of Gaussian white noise in the Ornstein-Uhlenbeck process (</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σ</m:t>
            </m:r>
          </m:e>
          <m:sup>
            <m:r>
              <w:rPr>
                <w:rFonts w:ascii="Cambria Math" w:hAnsi="Cambria Math" w:cs="Times New Roman"/>
                <w:color w:val="000000" w:themeColor="text1"/>
              </w:rPr>
              <m:t>2</m:t>
            </m:r>
          </m:sup>
        </m:sSup>
      </m:oMath>
      <w:r w:rsidRPr="0060258A">
        <w:rPr>
          <w:rFonts w:ascii="Times New Roman" w:hAnsi="Times New Roman" w:cs="Times New Roman"/>
          <w:color w:val="000000" w:themeColor="text1"/>
        </w:rPr>
        <w:t>), the scaling parameter of input (</w:t>
      </w:r>
      <w:r w:rsidRPr="0060258A">
        <w:rPr>
          <w:rFonts w:ascii="Times New Roman" w:hAnsi="Times New Roman" w:cs="Times New Roman"/>
          <w:i/>
          <w:color w:val="000000" w:themeColor="text1"/>
        </w:rPr>
        <w:t>S</w:t>
      </w:r>
      <w:r w:rsidRPr="0060258A">
        <w:rPr>
          <w:rFonts w:ascii="Times New Roman" w:hAnsi="Times New Roman" w:cs="Times New Roman"/>
          <w:color w:val="000000" w:themeColor="text1"/>
        </w:rPr>
        <w:t xml:space="preserve">), and time constants </w:t>
      </w:r>
      <w:r w:rsidRPr="0060258A">
        <w:rPr>
          <w:rFonts w:ascii="Times New Roman" w:hAnsi="Times New Roman" w:cs="Times New Roman"/>
          <w:color w:val="000000" w:themeColor="text1"/>
          <w:lang w:eastAsia="zh-TW"/>
        </w:rPr>
        <w:t xml:space="preserve">for three types of units </w:t>
      </w:r>
      <m:oMath>
        <m:sSub>
          <m:sSubPr>
            <m:ctrlPr>
              <w:rPr>
                <w:rFonts w:ascii="Cambria Math" w:hAnsi="Cambria Math" w:cs="Times New Roman"/>
                <w:i/>
                <w:color w:val="000000" w:themeColor="text1"/>
                <w:lang w:eastAsia="zh-TW"/>
              </w:rPr>
            </m:ctrlPr>
          </m:sSubPr>
          <m:e>
            <m:r>
              <w:rPr>
                <w:rFonts w:ascii="Cambria Math" w:hAnsi="Cambria Math" w:cs="Times New Roman"/>
                <w:color w:val="000000" w:themeColor="text1"/>
                <w:lang w:eastAsia="zh-TW"/>
              </w:rPr>
              <m:t>τ</m:t>
            </m:r>
          </m:e>
          <m:sub>
            <m:r>
              <w:rPr>
                <w:rFonts w:ascii="Cambria Math" w:hAnsi="Cambria Math" w:cs="Times New Roman"/>
                <w:color w:val="000000" w:themeColor="text1"/>
                <w:lang w:eastAsia="zh-TW"/>
              </w:rPr>
              <m:t>R</m:t>
            </m:r>
          </m:sub>
        </m:sSub>
      </m:oMath>
      <w:r w:rsidRPr="0060258A">
        <w:rPr>
          <w:rFonts w:ascii="Times New Roman" w:hAnsi="Times New Roman" w:cs="Times New Roman"/>
          <w:color w:val="000000" w:themeColor="text1"/>
          <w:lang w:eastAsia="zh-TW"/>
        </w:rPr>
        <w:t xml:space="preserve">,  </w:t>
      </w:r>
      <m:oMath>
        <m:sSub>
          <m:sSubPr>
            <m:ctrlPr>
              <w:rPr>
                <w:rFonts w:ascii="Cambria Math" w:hAnsi="Cambria Math" w:cs="Times New Roman"/>
                <w:i/>
                <w:color w:val="000000" w:themeColor="text1"/>
                <w:lang w:eastAsia="zh-TW"/>
              </w:rPr>
            </m:ctrlPr>
          </m:sSubPr>
          <m:e>
            <m:r>
              <w:rPr>
                <w:rFonts w:ascii="Cambria Math" w:hAnsi="Cambria Math" w:cs="Times New Roman"/>
                <w:color w:val="000000" w:themeColor="text1"/>
                <w:lang w:eastAsia="zh-TW"/>
              </w:rPr>
              <m:t>τ</m:t>
            </m:r>
          </m:e>
          <m:sub>
            <m:r>
              <w:rPr>
                <w:rFonts w:ascii="Cambria Math" w:hAnsi="Cambria Math" w:cs="Times New Roman"/>
                <w:color w:val="000000" w:themeColor="text1"/>
                <w:lang w:eastAsia="zh-TW"/>
              </w:rPr>
              <m:t>G</m:t>
            </m:r>
          </m:sub>
        </m:sSub>
      </m:oMath>
      <w:r w:rsidRPr="0060258A">
        <w:rPr>
          <w:rFonts w:ascii="Times New Roman" w:hAnsi="Times New Roman" w:cs="Times New Roman"/>
          <w:color w:val="000000" w:themeColor="text1"/>
          <w:lang w:eastAsia="zh-TW"/>
        </w:rPr>
        <w:t xml:space="preserve">,  and </w:t>
      </w:r>
      <m:oMath>
        <m:sSub>
          <m:sSubPr>
            <m:ctrlPr>
              <w:rPr>
                <w:rFonts w:ascii="Cambria Math" w:hAnsi="Cambria Math" w:cs="Times New Roman"/>
                <w:i/>
                <w:color w:val="000000" w:themeColor="text1"/>
                <w:lang w:eastAsia="zh-TW"/>
              </w:rPr>
            </m:ctrlPr>
          </m:sSubPr>
          <m:e>
            <m:r>
              <w:rPr>
                <w:rFonts w:ascii="Cambria Math" w:hAnsi="Cambria Math" w:cs="Times New Roman"/>
                <w:color w:val="000000" w:themeColor="text1"/>
                <w:lang w:eastAsia="zh-TW"/>
              </w:rPr>
              <m:t>τ</m:t>
            </m:r>
          </m:e>
          <m:sub>
            <m:r>
              <w:rPr>
                <w:rFonts w:ascii="Cambria Math" w:hAnsi="Cambria Math" w:cs="Times New Roman"/>
                <w:color w:val="000000" w:themeColor="text1"/>
                <w:lang w:eastAsia="zh-TW"/>
              </w:rPr>
              <m:t>D</m:t>
            </m:r>
          </m:sub>
        </m:sSub>
      </m:oMath>
      <w:r w:rsidRPr="0060258A">
        <w:rPr>
          <w:rFonts w:ascii="Times New Roman" w:hAnsi="Times New Roman" w:cs="Times New Roman"/>
          <w:color w:val="000000" w:themeColor="text1"/>
        </w:rPr>
        <w:t>) was fit to choice behavior (RT and choice accuracy) in a classic perceptual decision-making dataset</w:t>
      </w:r>
      <w:ins w:id="4323" w:author="Bo Shen" w:date="2023-02-03T11:51: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{"citationID":"PLWrMBBS","properties":{"formattedCitation":"(Roitman &amp; Shadlen, 2002)","plainCitation":"(Roitman &amp; Shadlen, 2002)","noteIndex":0},"citationItems":[{"id":375,"uris":["http://zotero.org/users/6345545/items/AA8WYIGZ"],"itemData":{"id":375,"type":"article-journal","container-title":"The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(Roitman &amp; Shadlen, 2002)</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w:t>
      </w:r>
      <m:oMath>
        <m:sSub>
          <m:sSubPr>
            <m:ctrlPr>
              <w:ins w:id="4324" w:author="Bo Shen" w:date="2023-03-03T18:08:00Z">
                <w:rPr>
                  <w:rFonts w:ascii="Cambria Math" w:hAnsi="Cambria Math" w:cs="Times New Roman"/>
                  <w:i/>
                  <w:color w:val="000000" w:themeColor="text1"/>
                </w:rPr>
              </w:ins>
            </m:ctrlPr>
          </m:sSubPr>
          <m:e>
            <m:r>
              <w:ins w:id="4325" w:author="Bo Shen" w:date="2023-03-03T18:08:00Z">
                <w:rPr>
                  <w:rFonts w:ascii="Cambria Math" w:hAnsi="Cambria Math" w:cs="Times New Roman"/>
                  <w:color w:val="000000" w:themeColor="text1"/>
                </w:rPr>
                <m:t>B</m:t>
              </w:ins>
            </m:r>
          </m:e>
          <m:sub>
            <m:r>
              <w:ins w:id="4326" w:author="Bo Shen" w:date="2023-03-03T18:08:00Z">
                <w:rPr>
                  <w:rFonts w:ascii="Cambria Math" w:hAnsi="Cambria Math" w:cs="Times New Roman"/>
                  <w:color w:val="000000" w:themeColor="text1"/>
                </w:rPr>
                <m:t>R</m:t>
              </w:ins>
            </m:r>
          </m:sub>
        </m:sSub>
      </m:oMath>
      <w:ins w:id="4327" w:author="Bo Shen" w:date="2023-03-03T18:08:00Z">
        <w:r>
          <w:rPr>
            <w:rFonts w:ascii="Times New Roman" w:hAnsi="Times New Roman" w:cs="Times New Roman"/>
            <w:color w:val="000000" w:themeColor="text1"/>
          </w:rPr>
          <w:t xml:space="preserve"> was set to zero since any positive values will </w:t>
        </w:r>
      </w:ins>
      <w:ins w:id="4328" w:author="Bo Shen" w:date="2023-03-03T18:09:00Z">
        <w:r>
          <w:rPr>
            <w:rFonts w:ascii="Times New Roman" w:hAnsi="Times New Roman" w:cs="Times New Roman"/>
            <w:color w:val="000000" w:themeColor="text1"/>
          </w:rPr>
          <w:t>worsen</w:t>
        </w:r>
      </w:ins>
      <w:ins w:id="4329" w:author="Bo Shen" w:date="2023-03-03T18:08:00Z">
        <w:r>
          <w:rPr>
            <w:rFonts w:ascii="Times New Roman" w:hAnsi="Times New Roman" w:cs="Times New Roman"/>
            <w:color w:val="000000" w:themeColor="text1"/>
          </w:rPr>
          <w:t xml:space="preserve"> the accuracy performance. </w:t>
        </w:r>
      </w:ins>
      <m:oMath>
        <m:sSub>
          <m:sSubPr>
            <m:ctrlPr>
              <w:ins w:id="4330" w:author="Bo Shen" w:date="2023-03-03T18:09:00Z">
                <w:rPr>
                  <w:rFonts w:ascii="Cambria Math" w:hAnsi="Cambria Math" w:cs="Times New Roman"/>
                  <w:i/>
                  <w:color w:val="000000" w:themeColor="text1"/>
                </w:rPr>
              </w:ins>
            </m:ctrlPr>
          </m:sSubPr>
          <m:e>
            <m:r>
              <w:ins w:id="4331" w:author="Bo Shen" w:date="2023-03-03T18:09:00Z">
                <w:rPr>
                  <w:rFonts w:ascii="Cambria Math" w:hAnsi="Cambria Math" w:cs="Times New Roman"/>
                  <w:color w:val="000000" w:themeColor="text1"/>
                </w:rPr>
                <m:t>B</m:t>
              </w:ins>
            </m:r>
          </m:e>
          <m:sub>
            <m:r>
              <w:ins w:id="4332" w:author="Bo Shen" w:date="2023-03-03T18:09:00Z">
                <w:rPr>
                  <w:rFonts w:ascii="Cambria Math" w:hAnsi="Cambria Math" w:cs="Times New Roman"/>
                  <w:color w:val="000000" w:themeColor="text1"/>
                </w:rPr>
                <m:t>G</m:t>
              </w:ins>
            </m:r>
          </m:sub>
        </m:sSub>
      </m:oMath>
      <w:ins w:id="4333" w:author="Bo Shen" w:date="2023-03-03T18:09:00Z">
        <w:r>
          <w:rPr>
            <w:rFonts w:ascii="Times New Roman" w:hAnsi="Times New Roman" w:cs="Times New Roman"/>
            <w:color w:val="000000" w:themeColor="text1"/>
          </w:rPr>
          <w:t xml:space="preserve"> was </w:t>
        </w:r>
      </w:ins>
      <w:ins w:id="4334" w:author="Bo Shen" w:date="2023-03-03T18:10:00Z">
        <w:r>
          <w:rPr>
            <w:rFonts w:ascii="Times New Roman" w:hAnsi="Times New Roman" w:cs="Times New Roman"/>
            <w:color w:val="000000" w:themeColor="text1"/>
          </w:rPr>
          <w:t>fixed</w:t>
        </w:r>
      </w:ins>
      <w:ins w:id="4335" w:author="Bo Shen" w:date="2023-03-03T18:09:00Z">
        <w:r>
          <w:rPr>
            <w:rFonts w:ascii="Times New Roman" w:hAnsi="Times New Roman" w:cs="Times New Roman"/>
            <w:color w:val="000000" w:themeColor="text1"/>
          </w:rPr>
          <w:t xml:space="preserve"> as zero since it shows high </w:t>
        </w:r>
      </w:ins>
      <w:ins w:id="4336" w:author="Bo Shen" w:date="2023-03-03T18:10:00Z">
        <w:r>
          <w:rPr>
            <w:rFonts w:ascii="Times New Roman" w:hAnsi="Times New Roman" w:cs="Times New Roman"/>
            <w:color w:val="000000" w:themeColor="text1"/>
          </w:rPr>
          <w:t xml:space="preserve">collinearity with </w:t>
        </w:r>
      </w:ins>
      <m:oMath>
        <m:r>
          <w:ins w:id="4337" w:author="Bo Shen" w:date="2023-03-03T18:10:00Z">
            <w:rPr>
              <w:rFonts w:ascii="Cambria Math" w:hAnsi="Cambria Math" w:cs="Times New Roman"/>
              <w:color w:val="000000" w:themeColor="text1"/>
            </w:rPr>
            <m:t>α</m:t>
          </w:ins>
        </m:r>
      </m:oMath>
      <w:ins w:id="4338" w:author="Bo Shen" w:date="2023-03-03T18:10:00Z">
        <w:r>
          <w:rPr>
            <w:rFonts w:ascii="Times New Roman" w:hAnsi="Times New Roman" w:cs="Times New Roman"/>
            <w:color w:val="000000" w:themeColor="text1"/>
          </w:rPr>
          <w:t xml:space="preserve"> (</w:t>
        </w:r>
        <w:r w:rsidRPr="002B1E93">
          <w:rPr>
            <w:rFonts w:ascii="Times New Roman" w:hAnsi="Times New Roman" w:cs="Times New Roman"/>
            <w:b/>
            <w:bCs/>
            <w:color w:val="000000" w:themeColor="text1"/>
            <w:rPrChange w:id="4339" w:author="Bo Shen" w:date="2023-03-03T18:10:00Z">
              <w:rPr>
                <w:rFonts w:ascii="Times New Roman" w:hAnsi="Times New Roman" w:cs="Times New Roman"/>
                <w:color w:val="000000" w:themeColor="text1"/>
              </w:rPr>
            </w:rPrChange>
          </w:rPr>
          <w:t>Fig. 6-figure supplement 3</w:t>
        </w:r>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We employed the commonly used quantile maximum likelihood estimation (QMLE) method</w:t>
      </w:r>
      <w:ins w:id="4340" w:author="Bo Shen" w:date="2023-02-03T11:51: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{"citationID":"ACK0z4kj","properties":{"formattedCitation":"(Heathcote et al., 2002; Ratcliff &amp; McKoon, 2007)","plainCitation":"(Heathcote et al., 2002; Ratcliff &amp; McKoon, 2007)","noteIndex":0},"citationItems":[{"id":3847,"uris":["http://zotero.org/users/6345545/items/X6XXR2QC"],"itemData":{"id":3847,"type":"article-journal","abstract":"Queen’s University, Kingston, Ontario, Canada We introduce and evaluate via a Monte Carlo study a robust new estimation technique that fits distribution functions to grouped response time (RT) data, where the grouping is determined by sample quantiles. The new estimator, quantile maximum likelihood (QML), is more efficient and less biased than the best alternative estimation technique when fitting the commonly used ex-Gaussian distribution. Limitations of the Monte Carlo results are discussed and guidance provided for the practical application of the new technique. Because QML estimation can be computationally costly, we make fast open source code for fitting available that can be easily modified","container-title":"Psychonomic Bulletin &amp; Review","DOI":"10.3758/BF03196299","ISSN":"1531-5320","issue":"2","journalAbbreviation":"Psychonomic Bulletin &amp; Review","language":"en","page":"394-401","source":"Springer Link","title":"Quantile maximum likelihood estimation of response time distributions","volume":"9","author":[{"family":"Heathcote","given":"Andrew"},{"family":"Brown","given":"Scott"},{"family":"Mewhort","given":"D. J. K."}],"issued":{"date-parts":[["2002",6,1]]}}},{"id":70,"uris":["http://zotero.org/users/6345545/items/V9KT6JDC"],"itemData":{"id":70,"type":"article-journal","abstract":"The diffusion decision model allows detailed explanations of behavior in two-choice discrimination tasks. In this article, the model is reviewed to show how it translates behavioral data—accuracy, mean response times, and response time distributions—into components of cognitive processing. Three experiments are used to illustrate experimental manipulations of three components: stimulus difficulty affects the quality of information on which a decision is based; instructions emphasizing either speed or accuracy affect the criterial amounts of information that a subject requires before initiating a response; and the relative proportions of the two stimuli affect biases in drift rate and starting point. The experiments also illustrate the strong constraints that ensure the model is empirically testable and potentially falsifiable. The broad range of applications of the model is also reviewed, including research in the domains of aging and neurophysiology.","container-title":"Neural Computation","DOI":"10.1162/neco.2008.12-06-420","ISSN":"0899-7667","issue":"4","journalAbbreviation":"Neural Computation","page":"873-922","source":"mitpressjournals.org (Atypon)","title":"The Diffusion Decision Model: Theory and Data for Two-Choice Decision Tasks","title-short":"The Diffusion Decision Model","volume":"20","author":[{"family":"Ratcliff","given":"Roger"},{"family":"McKoon","given":"Gail"}],"issued":{"date-parts":[["2007",12,17]]}}}],"schema":"https://github.com/citation-style-language/schema/raw/master/csl-citation.json"}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rPr>
        <w:t>(Heathcote et al., 2002; Ratcliff &amp; McKoon, 2007)</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The rationale of QMLE is to minimize the differences between the predicted data and the empirical data on the proportion of number of trials located in each RT bin. Choice accuracy was implicitly estimated because the algorithm accounts for the proportion of number of trials between correct and error trials. Nine quantiles (from .1 to .9 with .1 of step size) were used resulting in ten RT bins, with correct and error trials accounted for separately at each coherence level. Because the LDDM has no closed-form analytic expression for the RT distribution, we evaluated the prediction by Monte Carlo simulations (10240 repetitions for each input coherence). In each simulated trial, the initial values of </w:t>
      </w:r>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bscript"/>
        </w:rPr>
        <w:t>1</w:t>
      </w:r>
      <w:r w:rsidRPr="0060258A">
        <w:rPr>
          <w:rFonts w:ascii="Times New Roman" w:hAnsi="Times New Roman" w:cs="Times New Roman"/>
          <w:color w:val="000000" w:themeColor="text1"/>
        </w:rPr>
        <w:t xml:space="preserve"> and </w:t>
      </w:r>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bscript"/>
        </w:rPr>
        <w:t>2</w:t>
      </w:r>
      <w:r w:rsidRPr="0060258A">
        <w:rPr>
          <w:rFonts w:ascii="Times New Roman" w:hAnsi="Times New Roman" w:cs="Times New Roman"/>
          <w:color w:val="000000" w:themeColor="text1"/>
        </w:rPr>
        <w:t xml:space="preserve"> activities were set as 32 Hz to be comparable to empirical data</w:t>
      </w:r>
      <w:ins w:id="4341" w:author="Bo Shen" w:date="2023-02-03T11:51: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{"citationID":"YYgtw7UL","properties":{"formattedCitation":"(Churchland et al., 2008; Roitman &amp; Shadlen, 2002)","plainCitation":"(Churchland et al., 2008; Roitman &amp; Shadlen, 2002)","noteIndex":0},"citationItems":[{"id":372,"uris":["http://zotero.org/users/6345545/items/CUJ2PP3B"],"itemData":{"id":372,"type":"article-journal","container-title":"Nature Neuroscience","DOI":"10.1038/nn.2123","ISSN":"1097-6256, 1546-1726","issue":"6","journalAbbreviation":"Nat Neurosci","language":"en","page":"693-702","source":"DOI.org (Crossref)","title":"Decision-making with multiple alternatives","volume":"11","author":[{"family":"Churchland","given":"Anne K"},{"family":"Kiani","given":"Roozbeh"},{"family":"Shadlen","given":"Michael N."}],"issued":{"date-parts":[["2008",6]]}}},{"id":375,"uris":["http://zotero.org/users/6345545/items/AA8WYIGZ"],"itemData":{"id":375,"type":"article-journal","container-title":"The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(Churchland et al., 2008; Roitman &amp; Shadlen, 2002)</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Visual stimulus (motion) inputs were defined as </w:t>
      </w:r>
      <w:r w:rsidRPr="0060258A">
        <w:rPr>
          <w:rFonts w:ascii="Times New Roman" w:hAnsi="Times New Roman" w:cs="Times New Roman"/>
          <w:i/>
          <w:color w:val="000000" w:themeColor="text1"/>
        </w:rPr>
        <w:t>S</w:t>
      </w:r>
      <w:r w:rsidRPr="0060258A">
        <w:rPr>
          <w:rFonts w:ascii="Times New Roman" w:hAnsi="Times New Roman" w:cs="Times New Roman"/>
          <w:color w:val="000000" w:themeColor="text1"/>
        </w:rPr>
        <w:t xml:space="preserve">*(1+c’) and </w:t>
      </w:r>
      <w:r w:rsidRPr="0060258A">
        <w:rPr>
          <w:rFonts w:ascii="Times New Roman" w:hAnsi="Times New Roman" w:cs="Times New Roman"/>
          <w:i/>
          <w:color w:val="000000" w:themeColor="text1"/>
        </w:rPr>
        <w:t>S</w:t>
      </w:r>
      <w:r w:rsidRPr="0060258A">
        <w:rPr>
          <w:rFonts w:ascii="Times New Roman" w:hAnsi="Times New Roman" w:cs="Times New Roman"/>
          <w:color w:val="000000" w:themeColor="text1"/>
        </w:rPr>
        <w:t xml:space="preserve">*(1-c’) for </w:t>
      </w:r>
      <w:r w:rsidRPr="0060258A">
        <w:rPr>
          <w:rFonts w:ascii="Times New Roman" w:hAnsi="Times New Roman" w:cs="Times New Roman"/>
          <w:i/>
          <w:color w:val="000000" w:themeColor="text1"/>
        </w:rPr>
        <w:t>V</w:t>
      </w:r>
      <w:r w:rsidRPr="0060258A">
        <w:rPr>
          <w:rFonts w:ascii="Times New Roman" w:hAnsi="Times New Roman" w:cs="Times New Roman"/>
          <w:i/>
          <w:color w:val="000000" w:themeColor="text1"/>
          <w:vertAlign w:val="subscript"/>
        </w:rPr>
        <w:t>1</w:t>
      </w:r>
      <w:r w:rsidRPr="0060258A">
        <w:rPr>
          <w:rFonts w:ascii="Times New Roman" w:hAnsi="Times New Roman" w:cs="Times New Roman"/>
          <w:color w:val="000000" w:themeColor="text1"/>
        </w:rPr>
        <w:t xml:space="preserve"> and </w:t>
      </w:r>
      <w:r w:rsidRPr="0060258A">
        <w:rPr>
          <w:rFonts w:ascii="Times New Roman" w:hAnsi="Times New Roman" w:cs="Times New Roman"/>
          <w:i/>
          <w:color w:val="000000" w:themeColor="text1"/>
        </w:rPr>
        <w:t>V</w:t>
      </w:r>
      <w:r w:rsidRPr="0060258A">
        <w:rPr>
          <w:rFonts w:ascii="Times New Roman" w:hAnsi="Times New Roman" w:cs="Times New Roman"/>
          <w:i/>
          <w:color w:val="000000" w:themeColor="text1"/>
          <w:vertAlign w:val="subscript"/>
        </w:rPr>
        <w:t>2</w:t>
      </w:r>
      <w:r w:rsidRPr="0060258A">
        <w:rPr>
          <w:rFonts w:ascii="Times New Roman" w:hAnsi="Times New Roman" w:cs="Times New Roman"/>
          <w:color w:val="000000" w:themeColor="text1"/>
        </w:rPr>
        <w:t xml:space="preserve">, where the free parameter </w:t>
      </w:r>
      <w:r w:rsidRPr="0060258A">
        <w:rPr>
          <w:rFonts w:ascii="Times New Roman" w:hAnsi="Times New Roman" w:cs="Times New Roman"/>
          <w:i/>
          <w:color w:val="000000" w:themeColor="text1"/>
        </w:rPr>
        <w:t>S</w:t>
      </w:r>
      <w:r w:rsidRPr="0060258A">
        <w:rPr>
          <w:rFonts w:ascii="Times New Roman" w:hAnsi="Times New Roman" w:cs="Times New Roman"/>
          <w:color w:val="000000" w:themeColor="text1"/>
        </w:rPr>
        <w:t xml:space="preserve"> models input scaling and the coherence c’ replicated values in the original experiment (0, 3.2, 6.4, 12.8, 25.6, and 51.2 %)</w:t>
      </w:r>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{"citationID":"Npgo2Vxs","properties":{"formattedCitation":"(Roitman &amp; Shadlen, 2002)","plainCitation":"(Roitman &amp; Shadlen, 2002)","noteIndex":0},"citationItems":[{"id":375,"uris":["http://zotero.org/users/6345545/items/AA8WYIGZ"],"itemData":{"id":375,"type":"article-journal","container-title":"The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(Roitman &amp; Shadlen, 2002)</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At visual stimulus onset, a gap period (90 ms) was implemented in order to capture the commonly observed initial dip in empirical firing rates</w:t>
      </w:r>
      <w:ins w:id="4342" w:author="Bo Shen" w:date="2023-02-03T11:52: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{"citationID":"1HNUS2zU","properties":{"formattedCitation":"(Roitman &amp; Shadlen, 2002)","plainCitation":"(Roitman &amp; Shadlen, 2002)","noteIndex":0},"citationItems":[{"id":375,"uris":["http://zotero.org/users/6345545/items/AA8WYIGZ"],"itemData":{"id":375,"type":"article-journal","container-title":"The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(Roitman &amp; Shadlen, 2002)</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Gated disinhibition was activated along </w:t>
      </w:r>
      <w:r w:rsidRPr="0060258A">
        <w:rPr>
          <w:rFonts w:ascii="Times New Roman" w:hAnsi="Times New Roman" w:cs="Times New Roman"/>
          <w:color w:val="000000" w:themeColor="text1"/>
        </w:rPr>
        <w:lastRenderedPageBreak/>
        <w:t xml:space="preserve">with inputs after the gap. A decision was reached when either of the </w:t>
      </w:r>
      <w:r w:rsidRPr="0060258A">
        <w:rPr>
          <w:rFonts w:ascii="Times New Roman" w:hAnsi="Times New Roman" w:cs="Times New Roman"/>
          <w:i/>
          <w:color w:val="000000" w:themeColor="text1"/>
        </w:rPr>
        <w:t>R</w:t>
      </w:r>
      <w:r w:rsidRPr="0060258A">
        <w:rPr>
          <w:rFonts w:ascii="Times New Roman" w:hAnsi="Times New Roman" w:cs="Times New Roman"/>
          <w:color w:val="000000" w:themeColor="text1"/>
        </w:rPr>
        <w:t xml:space="preserve"> unit activities reached a decision threshold of 70 Hz, the biological threshold observed in the empirical data</w:t>
      </w:r>
      <w:ins w:id="4343" w:author="Bo Shen" w:date="2023-02-02T18:16: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{"citationID":"ULZAVznw","properties":{"formattedCitation":"(Roitman &amp; Shadlen, 2002)","plainCitation":"(Roitman &amp; Shadlen, 2002)","noteIndex":0},"citationItems":[{"id":375,"uris":["http://zotero.org/users/6345545/items/AA8WYIGZ"],"itemData":{"id":375,"type":"article-journal","container-title":"The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(Roitman &amp; Shadlen, 2002)</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30 ms was added to the RT of threshold hitting to capture the delay in the down-streaming motor execution. After the decision, the input values</w:t>
      </w:r>
      <w:ins w:id="4344" w:author="Bo Shen" w:date="2023-02-02T18:17:00Z">
        <w:r>
          <w:rPr>
            <w:rFonts w:ascii="Times New Roman" w:hAnsi="Times New Roman" w:cs="Times New Roman"/>
            <w:color w:val="000000" w:themeColor="text1"/>
          </w:rPr>
          <w:t xml:space="preserve">, </w:t>
        </w:r>
      </w:ins>
      <w:del w:id="4345" w:author="Bo Shen" w:date="2023-02-02T18:17:00Z">
        <w:r w:rsidRPr="0060258A" w:rsidDel="0001053E">
          <w:rPr>
            <w:rFonts w:ascii="Times New Roman" w:hAnsi="Times New Roman" w:cs="Times New Roman"/>
            <w:color w:val="000000" w:themeColor="text1"/>
          </w:rPr>
          <w:delText xml:space="preserve">, </w:delText>
        </w:r>
      </w:del>
      <m:oMath>
        <m:r>
          <w:del w:id="4346" w:author="Bo Shen" w:date="2023-02-02T18:17:00Z">
            <w:rPr>
              <w:rFonts w:ascii="Cambria Math" w:hAnsi="Cambria Math" w:cs="Times New Roman"/>
              <w:color w:val="000000" w:themeColor="text1"/>
            </w:rPr>
            <m:t>self-excitation</m:t>
          </w:del>
        </m:r>
      </m:oMath>
      <w:ins w:id="4347" w:author="Bo Shen" w:date="2023-02-02T18:17:00Z">
        <w:r>
          <w:rPr>
            <w:rFonts w:ascii="Times New Roman" w:hAnsi="Times New Roman" w:cs="Times New Roman"/>
            <w:color w:val="000000" w:themeColor="text1"/>
          </w:rPr>
          <w:t>α</w:t>
        </w:r>
      </w:ins>
      <w:r w:rsidRPr="0060258A">
        <w:rPr>
          <w:rFonts w:ascii="Times New Roman" w:hAnsi="Times New Roman" w:cs="Times New Roman"/>
          <w:color w:val="000000" w:themeColor="text1"/>
        </w:rPr>
        <w:t xml:space="preserve">, and </w:t>
      </w:r>
      <m:oMath>
        <m:r>
          <w:ins w:id="4348" w:author="Bo Shen" w:date="2023-02-02T18:17:00Z">
            <w:rPr>
              <w:rFonts w:ascii="Cambria Math" w:hAnsi="Cambria Math" w:cs="Times New Roman"/>
              <w:color w:val="000000" w:themeColor="text1"/>
            </w:rPr>
            <m:t>β</m:t>
          </w:ins>
        </m:r>
      </m:oMath>
      <w:ins w:id="4349" w:author="Bo Shen" w:date="2023-02-02T18:17:00Z">
        <w:r>
          <w:rPr>
            <w:rFonts w:ascii="Times New Roman" w:hAnsi="Times New Roman" w:cs="Times New Roman"/>
            <w:color w:val="000000" w:themeColor="text1"/>
          </w:rPr>
          <w:t xml:space="preserve"> </w:t>
        </w:r>
      </w:ins>
      <w:del w:id="4350" w:author="Bo Shen" w:date="2023-02-02T18:17:00Z">
        <w:r w:rsidRPr="0060258A" w:rsidDel="0001053E">
          <w:rPr>
            <w:rFonts w:ascii="Times New Roman" w:hAnsi="Times New Roman" w:cs="Times New Roman"/>
            <w:color w:val="000000" w:themeColor="text1"/>
          </w:rPr>
          <w:delText xml:space="preserve">disinhibition </w:delText>
        </w:r>
      </w:del>
      <w:r w:rsidRPr="0060258A">
        <w:rPr>
          <w:rFonts w:ascii="Times New Roman" w:hAnsi="Times New Roman" w:cs="Times New Roman"/>
          <w:color w:val="000000" w:themeColor="text1"/>
        </w:rPr>
        <w:t xml:space="preserve">were reset to zero. The negative loglikelihood (nLL) of QMLE was minimized using </w:t>
      </w:r>
      <w:r>
        <w:rPr>
          <w:rFonts w:ascii="Times New Roman" w:hAnsi="Times New Roman" w:cs="Times New Roman"/>
          <w:color w:val="000000" w:themeColor="text1"/>
        </w:rPr>
        <w:t>BADS</w:t>
      </w:r>
      <w:r w:rsidRPr="0060258A">
        <w:rPr>
          <w:rFonts w:ascii="Times New Roman" w:hAnsi="Times New Roman" w:cs="Times New Roman"/>
          <w:color w:val="000000" w:themeColor="text1"/>
        </w:rPr>
        <w:t xml:space="preserve"> algorithm in Matlab</w:t>
      </w:r>
      <w:ins w:id="4351" w:author="Bo Shen" w:date="2023-02-02T18:19:00Z">
        <w:r>
          <w:rPr>
            <w:rFonts w:ascii="Times New Roman" w:hAnsi="Times New Roman" w:cs="Times New Roman"/>
            <w:color w:val="000000" w:themeColor="text1"/>
          </w:rPr>
          <w:t xml:space="preserve"> </w:t>
        </w:r>
      </w:ins>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{"citationID":"tvtMj4hv","properties":{"formattedCitation":"(Acerbi &amp; Ma, 2017a)","plainCitation":"(Acerbi &amp; Ma, 2017a)","noteIndex":0},"citationItems":[{"id":5783,"uris":["http://zotero.org/users/6345545/items/I6YSZFV9"],"itemData":{"id":5783,"type":"paper-conference","container-title":"Advances in Neural Information Processing Systems","publisher":"Curran Associates, Inc.","title":"Practical Bayesian Optimization for Model Fitting with Bayesian Adaptive Direct Search","URL":"https://proceedings.neurips.cc/paper/2017/file/df0aab058ce179e4f7ab135ed4e641a9-Paper.pdf","volume":"30","author":[{"family":"Acerbi","given":"Luigi"},{"family":"Ma","given":"Wei Ji"}],"editor":[{"family":"Guyon","given":"I."},{"family":"Luxburg","given":"U. Von"},{"family":"Bengio","given":"S."},{"family":"Wallach","given":"H."},{"family":"Fergus","given":"R."},{"family":"Vishwanathan","given":"S."},{"family":"Garnett","given":"R."}],"issued":{"date-parts":[["2017"]]}}}],"schema":"https://github.com/citation-style-language/schema/raw/master/csl-citation.json"} </w:instrText>
      </w:r>
      <w:r>
        <w:rPr>
          <w:rFonts w:ascii="Times New Roman" w:hAnsi="Times New Roman" w:cs="Times New Roman"/>
          <w:color w:val="000000" w:themeColor="text1"/>
        </w:rPr>
        <w:fldChar w:fldCharType="separate"/>
      </w:r>
      <w:r>
        <w:rPr>
          <w:rFonts w:ascii="Times New Roman" w:hAnsi="Times New Roman" w:cs="Times New Roman"/>
          <w:color w:val="000000"/>
        </w:rPr>
        <w:t>(Acerbi &amp; Ma, 2017a)</w:t>
      </w:r>
      <w:r>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The estimation was conducted using GPU (NVIDIA Tesla V100) parallel computation on a high-performance cluster (NYU Langone), with 160 chains of random initial parameter values to prevent local minima. The chain with the smallest nLL in its fitting result was selected as the </w:t>
      </w:r>
      <w:del w:id="4352" w:author="Bo Shen" w:date="2023-02-03T11:52:00Z">
        <w:r w:rsidRPr="0060258A" w:rsidDel="00D22270">
          <w:rPr>
            <w:rFonts w:ascii="Times New Roman" w:hAnsi="Times New Roman" w:cs="Times New Roman"/>
            <w:color w:val="000000" w:themeColor="text1"/>
          </w:rPr>
          <w:delText>best fitting</w:delText>
        </w:r>
      </w:del>
      <w:ins w:id="4353" w:author="Bo Shen" w:date="2023-02-03T11:52:00Z">
        <w:r>
          <w:rPr>
            <w:rFonts w:ascii="Times New Roman" w:hAnsi="Times New Roman" w:cs="Times New Roman"/>
            <w:color w:val="000000" w:themeColor="text1"/>
          </w:rPr>
          <w:t>best-fitting</w:t>
        </w:r>
      </w:ins>
      <w:r w:rsidRPr="0060258A">
        <w:rPr>
          <w:rFonts w:ascii="Times New Roman" w:hAnsi="Times New Roman" w:cs="Times New Roman"/>
          <w:color w:val="000000" w:themeColor="text1"/>
        </w:rPr>
        <w:t xml:space="preserve"> result.</w:t>
      </w:r>
    </w:p>
    <w:p w14:paraId="53015EDA" w14:textId="77777777" w:rsidR="00564B42" w:rsidRPr="0060258A" w:rsidRDefault="00564B42" w:rsidP="00E24C8A">
      <w:pPr>
        <w:spacing w:line="480" w:lineRule="auto"/>
        <w:jc w:val="both"/>
        <w:rPr>
          <w:rFonts w:ascii="Times New Roman" w:hAnsi="Times New Roman" w:cs="Times New Roman"/>
          <w:color w:val="000000" w:themeColor="text1"/>
        </w:rPr>
      </w:pPr>
    </w:p>
    <w:p w14:paraId="76A0C2C9" w14:textId="77777777" w:rsidR="00564B42" w:rsidRPr="0060258A" w:rsidRDefault="00564B42" w:rsidP="00E24C8A">
      <w:pPr>
        <w:spacing w:line="480" w:lineRule="auto"/>
        <w:jc w:val="both"/>
        <w:rPr>
          <w:rFonts w:ascii="Times New Roman" w:hAnsi="Times New Roman" w:cs="Times New Roman"/>
          <w:color w:val="000000" w:themeColor="text1"/>
        </w:rPr>
      </w:pPr>
      <w:r w:rsidRPr="0060258A">
        <w:rPr>
          <w:rFonts w:ascii="Times New Roman" w:hAnsi="Times New Roman" w:cs="Times New Roman"/>
          <w:color w:val="000000" w:themeColor="text1"/>
        </w:rPr>
        <w:t>The visualization of the predicted RT distribution (</w:t>
      </w:r>
      <w:r w:rsidRPr="0060258A">
        <w:rPr>
          <w:rFonts w:ascii="Times New Roman" w:hAnsi="Times New Roman" w:cs="Times New Roman"/>
          <w:b/>
          <w:color w:val="000000" w:themeColor="text1"/>
        </w:rPr>
        <w:t>Fig. 6A</w:t>
      </w:r>
      <w:r w:rsidRPr="0060258A">
        <w:rPr>
          <w:rFonts w:ascii="Times New Roman" w:hAnsi="Times New Roman" w:cs="Times New Roman"/>
          <w:color w:val="000000" w:themeColor="text1"/>
        </w:rPr>
        <w:t>) was calculated based on 60 evenly distributed RT bins, with correct and error trials calculated separately under each coherence. The predicted neural dynamics (</w:t>
      </w:r>
      <w:r w:rsidRPr="0060258A">
        <w:rPr>
          <w:rFonts w:ascii="Times New Roman" w:hAnsi="Times New Roman" w:cs="Times New Roman"/>
          <w:b/>
          <w:color w:val="000000" w:themeColor="text1"/>
        </w:rPr>
        <w:t>Fig. 6D</w:t>
      </w:r>
      <w:r w:rsidRPr="0060258A">
        <w:rPr>
          <w:rFonts w:ascii="Times New Roman" w:hAnsi="Times New Roman" w:cs="Times New Roman"/>
          <w:color w:val="000000" w:themeColor="text1"/>
        </w:rPr>
        <w:t xml:space="preserve">) were generated using the model best fit to behavior. </w:t>
      </w:r>
      <w:r w:rsidRPr="0060258A">
        <w:rPr>
          <w:rFonts w:ascii="Times New Roman" w:hAnsi="Times New Roman" w:cs="Times New Roman"/>
          <w:i/>
          <w:color w:val="000000" w:themeColor="text1"/>
        </w:rPr>
        <w:t>R</w:t>
      </w:r>
      <w:r w:rsidRPr="0060258A">
        <w:rPr>
          <w:rFonts w:ascii="Times New Roman" w:hAnsi="Times New Roman" w:cs="Times New Roman"/>
          <w:color w:val="000000" w:themeColor="text1"/>
        </w:rPr>
        <w:t xml:space="preserve"> unit activities were aggregated across correct trials, segregated by units associated with the chosen </w:t>
      </w:r>
      <w:del w:id="4354" w:author="Bo Shen" w:date="2023-02-03T11:52:00Z">
        <w:r w:rsidRPr="0060258A" w:rsidDel="00506562">
          <w:rPr>
            <w:rFonts w:ascii="Times New Roman" w:hAnsi="Times New Roman" w:cs="Times New Roman"/>
            <w:color w:val="000000" w:themeColor="text1"/>
          </w:rPr>
          <w:delText>side and unchosen side</w:delText>
        </w:r>
      </w:del>
      <w:ins w:id="4355" w:author="Bo Shen" w:date="2023-02-03T11:52:00Z">
        <w:r>
          <w:rPr>
            <w:rFonts w:ascii="Times New Roman" w:hAnsi="Times New Roman" w:cs="Times New Roman"/>
            <w:color w:val="000000" w:themeColor="text1"/>
          </w:rPr>
          <w:t>and unchosen sides</w:t>
        </w:r>
      </w:ins>
      <w:r w:rsidRPr="0060258A">
        <w:rPr>
          <w:rFonts w:ascii="Times New Roman" w:hAnsi="Times New Roman" w:cs="Times New Roman"/>
          <w:color w:val="000000" w:themeColor="text1"/>
        </w:rPr>
        <w:t>. As in the original experiment data visualization</w:t>
      </w:r>
      <w:ins w:id="4356" w:author="Bo Shen" w:date="2023-02-03T11:52: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{"citationID":"Q7L6Onmv","properties":{"formattedCitation":"(Roitman &amp; Shadlen, 2002)","plainCitation":"(Roitman &amp; Shadlen, 2002)","noteIndex":0},"citationItems":[{"id":375,"uris":["http://zotero.org/users/6345545/items/AA8WYIGZ"],"itemData":{"id":375,"type":"article-journal","container-title":"The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(Roitman &amp; Shadlen, 2002)</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activity early in trials was aligned to stimulus onset and data within 100 ms of boundary crossing were omitted to reduce the impact of decision dynamics on visualizing </w:t>
      </w:r>
      <w:del w:id="4357" w:author="Bo Shen" w:date="2023-02-03T11:52:00Z">
        <w:r w:rsidRPr="0060258A" w:rsidDel="00506562">
          <w:rPr>
            <w:rFonts w:ascii="Times New Roman" w:hAnsi="Times New Roman" w:cs="Times New Roman"/>
            <w:color w:val="000000" w:themeColor="text1"/>
          </w:rPr>
          <w:delText>early stage</w:delText>
        </w:r>
      </w:del>
      <w:ins w:id="4358" w:author="Bo Shen" w:date="2023-02-03T11:52:00Z">
        <w:r>
          <w:rPr>
            <w:rFonts w:ascii="Times New Roman" w:hAnsi="Times New Roman" w:cs="Times New Roman"/>
            <w:color w:val="000000" w:themeColor="text1"/>
          </w:rPr>
          <w:t>early-stage</w:t>
        </w:r>
      </w:ins>
      <w:r w:rsidRPr="0060258A">
        <w:rPr>
          <w:rFonts w:ascii="Times New Roman" w:hAnsi="Times New Roman" w:cs="Times New Roman"/>
          <w:color w:val="000000" w:themeColor="text1"/>
        </w:rPr>
        <w:t xml:space="preserve"> ramping dynamics. Early activity traces were cut off at the median value of RT for each coherence level to ensure that the average trace was based on at least half of the trials. Activity late in trials was aligned to the time of </w:t>
      </w:r>
      <w:ins w:id="4359" w:author="Bo Shen" w:date="2023-02-03T11:52:00Z">
        <w:r>
          <w:rPr>
            <w:rFonts w:ascii="Times New Roman" w:hAnsi="Times New Roman" w:cs="Times New Roman"/>
            <w:color w:val="000000" w:themeColor="text1"/>
          </w:rPr>
          <w:t xml:space="preserve">the </w:t>
        </w:r>
      </w:ins>
      <w:r w:rsidRPr="0060258A">
        <w:rPr>
          <w:rFonts w:ascii="Times New Roman" w:hAnsi="Times New Roman" w:cs="Times New Roman"/>
          <w:color w:val="000000" w:themeColor="text1"/>
        </w:rPr>
        <w:t>decision, and data within 200 ms of stimulus onset was omitted.</w:t>
      </w:r>
    </w:p>
    <w:p w14:paraId="105D80F3" w14:textId="77777777" w:rsidR="00564B42" w:rsidRDefault="00564B42" w:rsidP="00E24C8A">
      <w:pPr>
        <w:spacing w:line="480" w:lineRule="auto"/>
        <w:jc w:val="both"/>
        <w:rPr>
          <w:rFonts w:ascii="Times New Roman" w:hAnsi="Times New Roman" w:cs="Times New Roman"/>
          <w:color w:val="000000" w:themeColor="text1"/>
        </w:rPr>
      </w:pPr>
    </w:p>
    <w:p w14:paraId="6E289B5A" w14:textId="77777777" w:rsidR="00564B42" w:rsidRPr="0060258A" w:rsidRDefault="00564B42" w:rsidP="00E24C8A">
      <w:pPr>
        <w:spacing w:line="480" w:lineRule="auto"/>
        <w:jc w:val="both"/>
        <w:rPr>
          <w:rFonts w:ascii="Times New Roman" w:hAnsi="Times New Roman" w:cs="Times New Roman"/>
          <w:color w:val="000000" w:themeColor="text1"/>
        </w:rPr>
      </w:pPr>
    </w:p>
    <w:p w14:paraId="26DCCAED" w14:textId="77777777" w:rsidR="00564B42" w:rsidRPr="009F6C6A" w:rsidRDefault="00564B42" w:rsidP="008D453F">
      <w:pPr>
        <w:pStyle w:val="Heading4"/>
      </w:pPr>
      <w:bookmarkStart w:id="4360" w:name="_Toc101170400"/>
      <w:r w:rsidRPr="009F6C6A">
        <w:lastRenderedPageBreak/>
        <w:t>Fit</w:t>
      </w:r>
      <w:ins w:id="4361" w:author="Bo Shen" w:date="2023-02-27T23:08:00Z">
        <w:r>
          <w:t>ting</w:t>
        </w:r>
      </w:ins>
      <w:r w:rsidRPr="009F6C6A">
        <w:t xml:space="preserve"> the RNM to </w:t>
      </w:r>
      <w:bookmarkEnd w:id="4360"/>
      <w:r w:rsidRPr="0060258A">
        <w:t>empirical behavioral data</w:t>
      </w:r>
    </w:p>
    <w:p w14:paraId="7F61AA0E" w14:textId="77777777" w:rsidR="00564B42" w:rsidRDefault="00564B42" w:rsidP="00E24C8A">
      <w:pPr>
        <w:spacing w:line="480" w:lineRule="auto"/>
        <w:jc w:val="both"/>
        <w:rPr>
          <w:rFonts w:ascii="Times New Roman" w:hAnsi="Times New Roman" w:cs="Times New Roman"/>
          <w:b/>
        </w:rPr>
      </w:pPr>
    </w:p>
    <w:p w14:paraId="60C5D19F" w14:textId="77777777" w:rsidR="00564B42" w:rsidRDefault="00564B42" w:rsidP="00E24C8A">
      <w:pPr>
        <w:spacing w:line="480" w:lineRule="auto"/>
        <w:jc w:val="both"/>
        <w:rPr>
          <w:rFonts w:ascii="Times New Roman" w:hAnsi="Times New Roman" w:cs="Times New Roman"/>
        </w:rPr>
      </w:pPr>
      <w:r w:rsidRPr="00B333A0">
        <w:rPr>
          <w:rFonts w:ascii="Times New Roman" w:hAnsi="Times New Roman" w:cs="Times New Roman"/>
        </w:rPr>
        <w:t>In order to compare the model performance in predicting choice behaviors, we fit the original RNM to the classical perceptual decision dataset</w:t>
      </w:r>
      <w:ins w:id="4362" w:author="Bo Shen" w:date="2023-01-31T12:36:00Z">
        <w:r>
          <w:rPr>
            <w:rFonts w:ascii="Times New Roman" w:hAnsi="Times New Roman" w:cs="Times New Roman"/>
          </w:rPr>
          <w:t xml:space="preserve"> </w:t>
        </w:r>
      </w:ins>
      <w:r>
        <w:rPr>
          <w:rFonts w:ascii="Times New Roman" w:hAnsi="Times New Roman" w:cs="Times New Roman"/>
        </w:rPr>
        <w:fldChar w:fldCharType="begin"/>
      </w:r>
      <w:r>
        <w:rPr>
          <w:rFonts w:ascii="Times New Roman" w:hAnsi="Times New Roman" w:cs="Times New Roman"/>
        </w:rPr>
        <w:instrText xml:space="preserve"> ADDIN ZOTERO_ITEM CSL_CITATION {"citationID":"Zf3AF5ZX","properties":{"formattedCitation":"(Roitman &amp; Shadlen, 2002)","plainCitation":"(Roitman &amp; Shadlen, 2002)","noteIndex":0},"citationItems":[{"id":375,"uris":["http://zotero.org/users/6345545/items/AA8WYIGZ"],"itemData":{"id":375,"type":"article-journal","container-title":"The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(Roitman &amp; Shadlen, 2002)</w:t>
      </w:r>
      <w:r>
        <w:rPr>
          <w:rFonts w:ascii="Times New Roman" w:hAnsi="Times New Roman" w:cs="Times New Roman"/>
        </w:rPr>
        <w:fldChar w:fldCharType="end"/>
      </w:r>
      <w:r w:rsidRPr="00B333A0">
        <w:rPr>
          <w:rFonts w:ascii="Times New Roman" w:hAnsi="Times New Roman" w:cs="Times New Roman"/>
        </w:rPr>
        <w:t>.</w:t>
      </w:r>
      <w:r>
        <w:rPr>
          <w:rFonts w:ascii="Times New Roman" w:hAnsi="Times New Roman" w:cs="Times New Roman"/>
        </w:rPr>
        <w:t xml:space="preserve"> We used the reduced form of the RNM</w:t>
      </w:r>
      <w:ins w:id="4363" w:author="Bo Shen" w:date="2023-01-31T12:36:00Z">
        <w:r>
          <w:rPr>
            <w:rFonts w:ascii="Times New Roman" w:hAnsi="Times New Roman" w:cs="Times New Roman"/>
          </w:rPr>
          <w:t xml:space="preserve"> </w:t>
        </w:r>
      </w:ins>
      <w:r>
        <w:rPr>
          <w:rFonts w:ascii="Times New Roman" w:hAnsi="Times New Roman" w:cs="Times New Roman"/>
        </w:rPr>
        <w:fldChar w:fldCharType="begin"/>
      </w:r>
      <w:r>
        <w:rPr>
          <w:rFonts w:ascii="Times New Roman" w:hAnsi="Times New Roman" w:cs="Times New Roman"/>
        </w:rPr>
        <w:instrText xml:space="preserve"> ADDIN ZOTERO_ITEM CSL_CITATION {"citationID":"aRnfxaBW","properties":{"formattedCitation":"(Wong &amp; Wang, 2006)","plainCitation":"(Wong &amp; Wang, 2006)","noteIndex":0},"citationItems":[{"id":52,"uris":["http://zotero.org/users/6345545/items/W5B2KD2G"],"itemData":{"id":52,"type":"article-journal","abstract":"Recent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Neurosci.","language":"en","license":"Copyright © 2006 Society for Neuroscience 0270-6474/06/261314-15$15.00/0","note":"PMID: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(Wong &amp; Wang, 2006)</w:t>
      </w:r>
      <w:r>
        <w:rPr>
          <w:rFonts w:ascii="Times New Roman" w:hAnsi="Times New Roman" w:cs="Times New Roman"/>
        </w:rPr>
        <w:fldChar w:fldCharType="end"/>
      </w:r>
      <w:r>
        <w:rPr>
          <w:rFonts w:ascii="Times New Roman" w:hAnsi="Times New Roman" w:cs="Times New Roman"/>
        </w:rPr>
        <w:t xml:space="preserve">. We set eight parameters in the reduced model (see the Appendix in its original paper) as free parameters to fit: </w:t>
      </w:r>
      <w:r>
        <w:rPr>
          <w:rFonts w:ascii="Times New Roman" w:hAnsi="Times New Roman" w:cs="Times New Roman"/>
          <w:lang w:eastAsia="zh-TW"/>
        </w:rPr>
        <w:t>self-excitatory</w:t>
      </w:r>
      <w:r w:rsidRPr="003025E8">
        <w:rPr>
          <w:rFonts w:ascii="Times New Roman" w:hAnsi="Times New Roman" w:cs="Times New Roman"/>
        </w:rPr>
        <w:t xml:space="preserve"> coupling </w:t>
      </w:r>
      <w:r w:rsidRPr="003025E8">
        <w:rPr>
          <w:rFonts w:ascii="Times New Roman" w:hAnsi="Times New Roman" w:cs="Times New Roman"/>
          <w:lang w:eastAsia="zh-TW"/>
        </w:rPr>
        <w:t>weights</w:t>
      </w:r>
      <w:r>
        <w:rPr>
          <w:rFonts w:ascii="Times New Roman" w:hAnsi="Times New Roman" w:cs="Times New Roman"/>
          <w:lang w:eastAsia="zh-TW"/>
        </w:rPr>
        <w:t xml:space="preserve"> </w:t>
      </w:r>
      <m:oMath>
        <m:r>
          <w:rPr>
            <w:rFonts w:ascii="Cambria Math" w:hAnsi="Cambria Math" w:cs="Times New Roman"/>
            <w:lang w:eastAsia="zh-TW"/>
          </w:rPr>
          <m:t>J</m:t>
        </m:r>
        <m:sSub>
          <m:sSubPr>
            <m:ctrlPr>
              <w:rPr>
                <w:rFonts w:ascii="Cambria Math" w:hAnsi="Cambria Math" w:cs="Times New Roman"/>
                <w:i/>
                <w:lang w:eastAsia="zh-TW"/>
              </w:rPr>
            </m:ctrlPr>
          </m:sSubPr>
          <m:e>
            <m:r>
              <w:rPr>
                <w:rFonts w:ascii="Cambria Math" w:hAnsi="Cambria Math" w:cs="Times New Roman"/>
                <w:lang w:eastAsia="zh-TW"/>
              </w:rPr>
              <m:t>N</m:t>
            </m:r>
          </m:e>
          <m:sub>
            <m:r>
              <w:rPr>
                <w:rFonts w:ascii="Cambria Math" w:hAnsi="Cambria Math" w:cs="Times New Roman"/>
                <w:lang w:eastAsia="zh-TW"/>
              </w:rPr>
              <m:t>1,1</m:t>
            </m:r>
          </m:sub>
        </m:sSub>
        <m:r>
          <w:rPr>
            <w:rFonts w:ascii="Cambria Math" w:hAnsi="Cambria Math" w:cs="Times New Roman"/>
            <w:lang w:eastAsia="zh-TW"/>
          </w:rPr>
          <m:t>=J</m:t>
        </m:r>
        <m:sSub>
          <m:sSubPr>
            <m:ctrlPr>
              <w:rPr>
                <w:rFonts w:ascii="Cambria Math" w:hAnsi="Cambria Math" w:cs="Times New Roman"/>
                <w:i/>
                <w:lang w:eastAsia="zh-TW"/>
              </w:rPr>
            </m:ctrlPr>
          </m:sSubPr>
          <m:e>
            <m:r>
              <w:rPr>
                <w:rFonts w:ascii="Cambria Math" w:hAnsi="Cambria Math" w:cs="Times New Roman"/>
                <w:lang w:eastAsia="zh-TW"/>
              </w:rPr>
              <m:t>N</m:t>
            </m:r>
          </m:e>
          <m:sub>
            <m:r>
              <w:rPr>
                <w:rFonts w:ascii="Cambria Math" w:hAnsi="Cambria Math" w:cs="Times New Roman"/>
                <w:lang w:eastAsia="zh-TW"/>
              </w:rPr>
              <m:t>2,2</m:t>
            </m:r>
          </m:sub>
        </m:sSub>
      </m:oMath>
      <w:r>
        <w:rPr>
          <w:rFonts w:ascii="Times New Roman" w:hAnsi="Times New Roman" w:cs="Times New Roman"/>
        </w:rPr>
        <w:t xml:space="preserve">, mutual inhibitory coupling weights </w:t>
      </w:r>
      <m:oMath>
        <m:r>
          <w:rPr>
            <w:rFonts w:ascii="Cambria Math" w:hAnsi="Cambria Math" w:cs="Times New Roman"/>
            <w:lang w:eastAsia="zh-TW"/>
          </w:rPr>
          <m:t>J</m:t>
        </m:r>
        <m:sSub>
          <m:sSubPr>
            <m:ctrlPr>
              <w:rPr>
                <w:rFonts w:ascii="Cambria Math" w:hAnsi="Cambria Math" w:cs="Times New Roman"/>
                <w:i/>
                <w:lang w:eastAsia="zh-TW"/>
              </w:rPr>
            </m:ctrlPr>
          </m:sSubPr>
          <m:e>
            <m:r>
              <w:rPr>
                <w:rFonts w:ascii="Cambria Math" w:hAnsi="Cambria Math" w:cs="Times New Roman"/>
                <w:lang w:eastAsia="zh-TW"/>
              </w:rPr>
              <m:t>N</m:t>
            </m:r>
          </m:e>
          <m:sub>
            <m:r>
              <w:rPr>
                <w:rFonts w:ascii="Cambria Math" w:hAnsi="Cambria Math" w:cs="Times New Roman"/>
                <w:lang w:eastAsia="zh-TW"/>
              </w:rPr>
              <m:t>1,2</m:t>
            </m:r>
          </m:sub>
        </m:sSub>
        <m:r>
          <w:rPr>
            <w:rFonts w:ascii="Cambria Math" w:hAnsi="Cambria Math" w:cs="Times New Roman"/>
            <w:lang w:eastAsia="zh-TW"/>
          </w:rPr>
          <m:t>=J</m:t>
        </m:r>
        <m:sSub>
          <m:sSubPr>
            <m:ctrlPr>
              <w:rPr>
                <w:rFonts w:ascii="Cambria Math" w:hAnsi="Cambria Math" w:cs="Times New Roman"/>
                <w:i/>
                <w:lang w:eastAsia="zh-TW"/>
              </w:rPr>
            </m:ctrlPr>
          </m:sSubPr>
          <m:e>
            <m:r>
              <w:rPr>
                <w:rFonts w:ascii="Cambria Math" w:hAnsi="Cambria Math" w:cs="Times New Roman"/>
                <w:lang w:eastAsia="zh-TW"/>
              </w:rPr>
              <m:t>N</m:t>
            </m:r>
          </m:e>
          <m:sub>
            <m:r>
              <w:rPr>
                <w:rFonts w:ascii="Cambria Math" w:hAnsi="Cambria Math" w:cs="Times New Roman"/>
                <w:lang w:eastAsia="zh-TW"/>
              </w:rPr>
              <m:t>2,1</m:t>
            </m:r>
          </m:sub>
        </m:sSub>
      </m:oMath>
      <w:r w:rsidRPr="001A1418">
        <w:rPr>
          <w:rFonts w:ascii="Times New Roman" w:hAnsi="Times New Roman" w:cs="Times New Roman"/>
          <w:lang w:eastAsia="zh-TW"/>
        </w:rPr>
        <w:t>,</w:t>
      </w:r>
      <w:r w:rsidRPr="001A1418">
        <w:rPr>
          <w:rFonts w:ascii="Times New Roman" w:hAnsi="Times New Roman" w:cs="Times New Roman"/>
        </w:rPr>
        <w:t xml:space="preserve"> </w:t>
      </w:r>
      <w:r w:rsidRPr="001A1418">
        <w:rPr>
          <w:rFonts w:ascii="Times New Roman" w:hAnsi="Times New Roman" w:cs="Times New Roman"/>
          <w:lang w:eastAsia="zh-TW"/>
        </w:rPr>
        <w:t xml:space="preserve">non-selective input </w:t>
      </w:r>
      <m:oMath>
        <m:sSub>
          <m:sSubPr>
            <m:ctrlPr>
              <w:rPr>
                <w:rFonts w:ascii="Cambria Math" w:hAnsi="Cambria Math" w:cs="Times New Roman"/>
                <w:i/>
                <w:lang w:eastAsia="zh-TW"/>
              </w:rPr>
            </m:ctrlPr>
          </m:sSubPr>
          <m:e>
            <m:r>
              <w:rPr>
                <w:rFonts w:ascii="Cambria Math" w:hAnsi="Cambria Math" w:cs="Times New Roman"/>
                <w:lang w:eastAsia="zh-TW"/>
              </w:rPr>
              <m:t>I</m:t>
            </m:r>
          </m:e>
          <m:sub>
            <m:r>
              <w:rPr>
                <w:rFonts w:ascii="Cambria Math" w:hAnsi="Cambria Math" w:cs="Times New Roman"/>
                <w:lang w:eastAsia="zh-TW"/>
              </w:rPr>
              <m:t>0</m:t>
            </m:r>
          </m:sub>
        </m:sSub>
      </m:oMath>
      <w:r w:rsidRPr="001A1418">
        <w:rPr>
          <w:rFonts w:ascii="Times New Roman" w:hAnsi="Times New Roman" w:cs="Times New Roman"/>
          <w:lang w:eastAsia="zh-TW"/>
        </w:rPr>
        <w:t xml:space="preserve">, noise amplitude of OU process </w:t>
      </w:r>
      <m:oMath>
        <m:sSub>
          <m:sSubPr>
            <m:ctrlPr>
              <w:rPr>
                <w:rFonts w:ascii="Cambria Math" w:hAnsi="Cambria Math" w:cs="Times New Roman"/>
                <w:i/>
                <w:lang w:eastAsia="zh-TW"/>
              </w:rPr>
            </m:ctrlPr>
          </m:sSubPr>
          <m:e>
            <m:r>
              <w:rPr>
                <w:rFonts w:ascii="Cambria Math" w:hAnsi="Cambria Math" w:cs="Times New Roman"/>
                <w:lang w:eastAsia="zh-TW"/>
              </w:rPr>
              <m:t>σ</m:t>
            </m:r>
          </m:e>
          <m:sub>
            <m:r>
              <w:rPr>
                <w:rFonts w:ascii="Cambria Math" w:hAnsi="Cambria Math" w:cs="Times New Roman"/>
                <w:lang w:eastAsia="zh-TW"/>
              </w:rPr>
              <m:t>noise</m:t>
            </m:r>
          </m:sub>
        </m:sSub>
      </m:oMath>
      <w:r w:rsidRPr="001A1418">
        <w:rPr>
          <w:rFonts w:ascii="Times New Roman" w:hAnsi="Times New Roman" w:cs="Times New Roman"/>
          <w:lang w:eastAsia="zh-TW"/>
        </w:rPr>
        <w:t xml:space="preserve">, input scale </w:t>
      </w:r>
      <m:oMath>
        <m:sSub>
          <m:sSubPr>
            <m:ctrlPr>
              <w:rPr>
                <w:rFonts w:ascii="Cambria Math" w:hAnsi="Cambria Math" w:cs="Times New Roman"/>
                <w:i/>
                <w:lang w:eastAsia="zh-TW"/>
              </w:rPr>
            </m:ctrlPr>
          </m:sSubPr>
          <m:e>
            <m:r>
              <w:rPr>
                <w:rFonts w:ascii="Cambria Math" w:hAnsi="Cambria Math" w:cs="Times New Roman"/>
                <w:lang w:eastAsia="zh-TW"/>
              </w:rPr>
              <m:t>μ</m:t>
            </m:r>
          </m:e>
          <m:sub>
            <m:r>
              <w:rPr>
                <w:rFonts w:ascii="Cambria Math" w:hAnsi="Cambria Math" w:cs="Times New Roman"/>
                <w:lang w:eastAsia="zh-TW"/>
              </w:rPr>
              <m:t>0</m:t>
            </m:r>
          </m:sub>
        </m:sSub>
      </m:oMath>
      <w:r w:rsidRPr="001A1418">
        <w:rPr>
          <w:rFonts w:ascii="Times New Roman" w:hAnsi="Times New Roman" w:cs="Times New Roman"/>
          <w:lang w:eastAsia="zh-TW"/>
        </w:rPr>
        <w:t>,</w:t>
      </w:r>
      <w:r>
        <w:rPr>
          <w:rFonts w:ascii="Times New Roman" w:hAnsi="Times New Roman" w:cs="Times New Roman"/>
          <w:lang w:eastAsia="zh-TW"/>
        </w:rPr>
        <w:t xml:space="preserve"> synaptic kinetic parameter</w:t>
      </w:r>
      <w:del w:id="4364" w:author="Bo Shen" w:date="2023-02-02T19:13:00Z">
        <w:r w:rsidRPr="001A1418" w:rsidDel="00812748">
          <w:rPr>
            <w:rFonts w:ascii="Times New Roman" w:hAnsi="Times New Roman" w:cs="Times New Roman"/>
            <w:lang w:eastAsia="zh-TW"/>
          </w:rPr>
          <w:delText xml:space="preserve"> </w:delText>
        </w:r>
      </w:del>
      <w:r>
        <w:rPr>
          <w:rFonts w:ascii="Times New Roman" w:hAnsi="Times New Roman" w:cs="Times New Roman"/>
          <w:lang w:eastAsia="zh-TW"/>
        </w:rPr>
        <w:t xml:space="preserve"> </w:t>
      </w:r>
      <m:oMath>
        <m:r>
          <w:rPr>
            <w:rFonts w:ascii="Cambria Math" w:hAnsi="Cambria Math" w:cs="Times New Roman"/>
          </w:rPr>
          <m:t>γ</m:t>
        </m:r>
      </m:oMath>
      <w:r>
        <w:rPr>
          <w:rFonts w:ascii="Times New Roman" w:hAnsi="Times New Roman" w:cs="Times New Roman"/>
        </w:rPr>
        <w:t xml:space="preserve">, initial value </w:t>
      </w:r>
      <m:oMath>
        <m:sSub>
          <m:sSubPr>
            <m:ctrlPr>
              <w:rPr>
                <w:rFonts w:ascii="Cambria Math" w:hAnsi="Cambria Math" w:cs="Times New Roman"/>
                <w:i/>
                <w:lang w:eastAsia="zh-TW"/>
              </w:rPr>
            </m:ctrlPr>
          </m:sSubPr>
          <m:e>
            <m:r>
              <w:rPr>
                <w:rFonts w:ascii="Cambria Math" w:hAnsi="Cambria Math" w:cs="Times New Roman"/>
                <w:lang w:eastAsia="zh-TW"/>
              </w:rPr>
              <m:t>H</m:t>
            </m:r>
          </m:e>
          <m:sub>
            <m:r>
              <w:rPr>
                <w:rFonts w:ascii="Cambria Math" w:hAnsi="Cambria Math" w:cs="Times New Roman"/>
                <w:lang w:eastAsia="zh-TW"/>
              </w:rPr>
              <m:t>0</m:t>
            </m:r>
          </m:sub>
        </m:sSub>
      </m:oMath>
      <w:r>
        <w:rPr>
          <w:rFonts w:ascii="Times New Roman" w:hAnsi="Times New Roman" w:cs="Times New Roman"/>
        </w:rPr>
        <w:t xml:space="preserve">,  </w:t>
      </w:r>
      <w:r w:rsidRPr="001A1418">
        <w:rPr>
          <w:rFonts w:ascii="Times New Roman" w:hAnsi="Times New Roman" w:cs="Times New Roman"/>
          <w:lang w:eastAsia="zh-TW"/>
        </w:rPr>
        <w:t xml:space="preserve">and time constant </w:t>
      </w:r>
      <m:oMath>
        <m:sSub>
          <m:sSubPr>
            <m:ctrlPr>
              <w:rPr>
                <w:rFonts w:ascii="Cambria Math" w:hAnsi="Cambria Math" w:cs="Times New Roman"/>
                <w:i/>
                <w:lang w:eastAsia="zh-TW"/>
              </w:rPr>
            </m:ctrlPr>
          </m:sSubPr>
          <m:e>
            <m:r>
              <w:rPr>
                <w:rFonts w:ascii="Cambria Math" w:hAnsi="Cambria Math" w:cs="Times New Roman"/>
                <w:lang w:eastAsia="zh-TW"/>
              </w:rPr>
              <m:t>τ</m:t>
            </m:r>
          </m:e>
          <m:sub>
            <m:r>
              <w:rPr>
                <w:rFonts w:ascii="Cambria Math" w:hAnsi="Cambria Math" w:cs="Times New Roman"/>
                <w:lang w:eastAsia="zh-TW"/>
              </w:rPr>
              <m:t>S</m:t>
            </m:r>
          </m:sub>
        </m:sSub>
      </m:oMath>
      <w:r w:rsidRPr="001A1418">
        <w:rPr>
          <w:rFonts w:ascii="Times New Roman" w:hAnsi="Times New Roman" w:cs="Times New Roman"/>
          <w:lang w:eastAsia="zh-TW"/>
        </w:rPr>
        <w:t xml:space="preserve">. </w:t>
      </w:r>
      <w:r>
        <w:rPr>
          <w:rFonts w:ascii="Times New Roman" w:hAnsi="Times New Roman" w:cs="Times New Roman"/>
        </w:rPr>
        <w:t xml:space="preserve">The other parameters that describing the input-output relationship of a single cell were set as the same in the paper: </w:t>
      </w:r>
      <w:r w:rsidRPr="00F53EB1">
        <w:rPr>
          <w:rFonts w:ascii="Times New Roman" w:hAnsi="Times New Roman" w:cs="Times New Roman" w:hint="eastAsia"/>
          <w:i/>
        </w:rPr>
        <w:t>a</w:t>
      </w:r>
      <w:r w:rsidRPr="00B7639C">
        <w:rPr>
          <w:rFonts w:ascii="Times New Roman" w:hAnsi="Times New Roman" w:cs="Times New Roman" w:hint="eastAsia"/>
        </w:rPr>
        <w:t xml:space="preserve"> </w:t>
      </w:r>
      <w:r>
        <w:rPr>
          <w:rFonts w:ascii="Times New Roman" w:hAnsi="Times New Roman" w:cs="Times New Roman"/>
        </w:rPr>
        <w:t xml:space="preserve">= </w:t>
      </w:r>
      <w:r w:rsidRPr="00B7639C">
        <w:rPr>
          <w:rFonts w:ascii="Times New Roman" w:hAnsi="Times New Roman" w:cs="Times New Roman" w:hint="eastAsia"/>
        </w:rPr>
        <w:t>270</w:t>
      </w:r>
      <w:r>
        <w:rPr>
          <w:rFonts w:ascii="Times New Roman" w:hAnsi="Times New Roman" w:cs="Times New Roman"/>
        </w:rPr>
        <w:t xml:space="preserve"> </w:t>
      </w:r>
      <w:r w:rsidRPr="00B7639C">
        <w:rPr>
          <w:rFonts w:ascii="Times New Roman" w:hAnsi="Times New Roman" w:cs="Times New Roman" w:hint="eastAsia"/>
        </w:rPr>
        <w:t>(VnC)</w:t>
      </w:r>
      <w:r w:rsidRPr="00734D89">
        <w:rPr>
          <w:rFonts w:ascii="Times New Roman" w:hAnsi="Times New Roman" w:cs="Times New Roman"/>
          <w:vertAlign w:val="superscript"/>
        </w:rPr>
        <w:t>-</w:t>
      </w:r>
      <w:r w:rsidRPr="00734D89">
        <w:rPr>
          <w:rFonts w:ascii="Times New Roman" w:hAnsi="Times New Roman" w:cs="Times New Roman" w:hint="eastAsia"/>
          <w:vertAlign w:val="superscript"/>
        </w:rPr>
        <w:t>1</w:t>
      </w:r>
      <w:r w:rsidRPr="00B7639C">
        <w:rPr>
          <w:rFonts w:ascii="Times New Roman" w:hAnsi="Times New Roman" w:cs="Times New Roman" w:hint="eastAsia"/>
        </w:rPr>
        <w:t xml:space="preserve">, </w:t>
      </w:r>
      <w:r w:rsidRPr="00F53EB1">
        <w:rPr>
          <w:rFonts w:ascii="Times New Roman" w:hAnsi="Times New Roman" w:cs="Times New Roman" w:hint="eastAsia"/>
          <w:i/>
        </w:rPr>
        <w:t>b</w:t>
      </w:r>
      <w:r w:rsidRPr="00B7639C">
        <w:rPr>
          <w:rFonts w:ascii="Times New Roman" w:hAnsi="Times New Roman" w:cs="Times New Roman" w:hint="eastAsia"/>
        </w:rPr>
        <w:t xml:space="preserve"> </w:t>
      </w:r>
      <w:r>
        <w:rPr>
          <w:rFonts w:ascii="Times New Roman" w:hAnsi="Times New Roman" w:cs="Times New Roman"/>
        </w:rPr>
        <w:t xml:space="preserve">= </w:t>
      </w:r>
      <w:r w:rsidRPr="00B7639C">
        <w:rPr>
          <w:rFonts w:ascii="Times New Roman" w:hAnsi="Times New Roman" w:cs="Times New Roman" w:hint="eastAsia"/>
        </w:rPr>
        <w:t>108</w:t>
      </w:r>
      <w:r>
        <w:rPr>
          <w:rFonts w:ascii="Times New Roman" w:hAnsi="Times New Roman" w:cs="Times New Roman"/>
        </w:rPr>
        <w:t xml:space="preserve"> </w:t>
      </w:r>
      <w:r w:rsidRPr="00B7639C">
        <w:rPr>
          <w:rFonts w:ascii="Times New Roman" w:hAnsi="Times New Roman" w:cs="Times New Roman" w:hint="eastAsia"/>
        </w:rPr>
        <w:t>Hz,</w:t>
      </w:r>
      <w:r>
        <w:rPr>
          <w:rFonts w:ascii="Times New Roman" w:hAnsi="Times New Roman" w:cs="Times New Roman"/>
        </w:rPr>
        <w:t xml:space="preserve"> </w:t>
      </w:r>
      <w:r w:rsidRPr="00F53EB1">
        <w:rPr>
          <w:rFonts w:ascii="Times New Roman" w:hAnsi="Times New Roman" w:cs="Times New Roman" w:hint="eastAsia"/>
          <w:i/>
        </w:rPr>
        <w:t>d</w:t>
      </w:r>
      <w:r w:rsidRPr="00B7639C">
        <w:rPr>
          <w:rFonts w:ascii="Times New Roman" w:hAnsi="Times New Roman" w:cs="Times New Roman" w:hint="eastAsia"/>
        </w:rPr>
        <w:t xml:space="preserve"> </w:t>
      </w:r>
      <w:r>
        <w:rPr>
          <w:rFonts w:ascii="Times New Roman" w:hAnsi="Times New Roman" w:cs="Times New Roman"/>
        </w:rPr>
        <w:t xml:space="preserve">= </w:t>
      </w:r>
      <w:r w:rsidRPr="00B7639C">
        <w:rPr>
          <w:rFonts w:ascii="Times New Roman" w:hAnsi="Times New Roman" w:cs="Times New Roman" w:hint="eastAsia"/>
        </w:rPr>
        <w:t>0.154</w:t>
      </w:r>
      <w:r>
        <w:rPr>
          <w:rFonts w:ascii="Times New Roman" w:hAnsi="Times New Roman" w:cs="Times New Roman"/>
        </w:rPr>
        <w:t xml:space="preserve"> </w:t>
      </w:r>
      <w:r w:rsidRPr="00B7639C">
        <w:rPr>
          <w:rFonts w:ascii="Times New Roman" w:hAnsi="Times New Roman" w:cs="Times New Roman" w:hint="eastAsia"/>
        </w:rPr>
        <w:t>s</w:t>
      </w:r>
      <w:r>
        <w:rPr>
          <w:rFonts w:ascii="Times New Roman" w:hAnsi="Times New Roman" w:cs="Times New Roman"/>
        </w:rPr>
        <w:t xml:space="preserve">. The time constant for the AMPA receptor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AMPA</m:t>
            </m:r>
          </m:sub>
        </m:sSub>
      </m:oMath>
      <w:r>
        <w:rPr>
          <w:rFonts w:ascii="Times New Roman" w:hAnsi="Times New Roman" w:cs="Times New Roman"/>
        </w:rPr>
        <w:t xml:space="preserve"> </w:t>
      </w:r>
      <w:ins w:id="4365" w:author="Bo Shen" w:date="2023-02-27T23:08:00Z">
        <w:r>
          <w:rPr>
            <w:rFonts w:ascii="Times New Roman" w:hAnsi="Times New Roman" w:cs="Times New Roman"/>
          </w:rPr>
          <w:t>wa</w:t>
        </w:r>
      </w:ins>
      <w:del w:id="4366" w:author="Bo Shen" w:date="2023-02-27T23:08:00Z">
        <w:r w:rsidDel="0054336D">
          <w:rPr>
            <w:rFonts w:ascii="Times New Roman" w:hAnsi="Times New Roman" w:cs="Times New Roman"/>
          </w:rPr>
          <w:delText>i</w:delText>
        </w:r>
      </w:del>
      <w:r>
        <w:rPr>
          <w:rFonts w:ascii="Times New Roman" w:hAnsi="Times New Roman" w:cs="Times New Roman"/>
        </w:rPr>
        <w:t xml:space="preserve">s fixed as 2 ms. </w:t>
      </w:r>
      <w:ins w:id="4367" w:author="Bo Shen" w:date="2023-02-03T11:08:00Z">
        <w:r>
          <w:rPr>
            <w:rFonts w:ascii="Times New Roman" w:hAnsi="Times New Roman" w:cs="Times New Roman"/>
          </w:rPr>
          <w:t>The task setting</w:t>
        </w:r>
      </w:ins>
      <w:ins w:id="4368" w:author="Bo Shen" w:date="2023-03-03T18:12:00Z">
        <w:r>
          <w:rPr>
            <w:rFonts w:ascii="Times New Roman" w:hAnsi="Times New Roman" w:cs="Times New Roman"/>
          </w:rPr>
          <w:t>, non-decision time</w:t>
        </w:r>
      </w:ins>
      <w:ins w:id="4369" w:author="Bo Shen" w:date="2023-02-03T11:08:00Z">
        <w:r>
          <w:rPr>
            <w:rFonts w:ascii="Times New Roman" w:hAnsi="Times New Roman" w:cs="Times New Roman"/>
          </w:rPr>
          <w:t xml:space="preserve"> </w:t>
        </w:r>
      </w:ins>
      <w:ins w:id="4370" w:author="Bo Shen" w:date="2023-03-03T18:12:00Z">
        <w:r>
          <w:rPr>
            <w:rFonts w:ascii="Times New Roman" w:hAnsi="Times New Roman" w:cs="Times New Roman"/>
          </w:rPr>
          <w:t>(</w:t>
        </w:r>
      </w:ins>
      <w:ins w:id="4371" w:author="Bo Shen" w:date="2023-03-03T18:13:00Z">
        <w:r>
          <w:rPr>
            <w:rFonts w:ascii="Times New Roman" w:hAnsi="Times New Roman" w:cs="Times New Roman"/>
          </w:rPr>
          <w:t>90 ms delay after stimulus onset and 30 ms delay before saccade</w:t>
        </w:r>
      </w:ins>
      <w:ins w:id="4372" w:author="Bo Shen" w:date="2023-03-03T18:12:00Z">
        <w:r>
          <w:rPr>
            <w:rFonts w:ascii="Times New Roman" w:hAnsi="Times New Roman" w:cs="Times New Roman"/>
          </w:rPr>
          <w:t xml:space="preserve">), </w:t>
        </w:r>
      </w:ins>
      <w:ins w:id="4373" w:author="Bo Shen" w:date="2023-02-03T11:08:00Z">
        <w:r>
          <w:rPr>
            <w:rFonts w:ascii="Times New Roman" w:hAnsi="Times New Roman" w:cs="Times New Roman"/>
          </w:rPr>
          <w:t>and t</w:t>
        </w:r>
      </w:ins>
      <w:del w:id="4374" w:author="Bo Shen" w:date="2023-02-03T11:08:00Z">
        <w:r w:rsidDel="00956ED8">
          <w:rPr>
            <w:rFonts w:ascii="Times New Roman" w:hAnsi="Times New Roman" w:cs="Times New Roman"/>
          </w:rPr>
          <w:delText>T</w:delText>
        </w:r>
      </w:del>
      <w:proofErr w:type="gramStart"/>
      <w:r>
        <w:rPr>
          <w:rFonts w:ascii="Times New Roman" w:hAnsi="Times New Roman" w:cs="Times New Roman"/>
        </w:rPr>
        <w:t>he</w:t>
      </w:r>
      <w:proofErr w:type="gramEnd"/>
      <w:r>
        <w:rPr>
          <w:rFonts w:ascii="Times New Roman" w:hAnsi="Times New Roman" w:cs="Times New Roman"/>
        </w:rPr>
        <w:t xml:space="preserve"> optimization used </w:t>
      </w:r>
      <w:del w:id="4375" w:author="Bo Shen" w:date="2023-02-03T11:08:00Z">
        <w:r w:rsidDel="00956ED8">
          <w:rPr>
            <w:rFonts w:ascii="Times New Roman" w:hAnsi="Times New Roman" w:cs="Times New Roman"/>
          </w:rPr>
          <w:delText>is</w:delText>
        </w:r>
      </w:del>
      <w:ins w:id="4376" w:author="Bo Shen" w:date="2023-02-03T13:09:00Z">
        <w:r>
          <w:rPr>
            <w:rFonts w:ascii="Times New Roman" w:hAnsi="Times New Roman" w:cs="Times New Roman"/>
          </w:rPr>
          <w:t>were kept</w:t>
        </w:r>
      </w:ins>
      <w:r>
        <w:rPr>
          <w:rFonts w:ascii="Times New Roman" w:hAnsi="Times New Roman" w:cs="Times New Roman"/>
        </w:rPr>
        <w:t xml:space="preserve"> the same as </w:t>
      </w:r>
      <w:ins w:id="4377" w:author="Bo Shen" w:date="2023-02-03T13:09:00Z">
        <w:r>
          <w:rPr>
            <w:rFonts w:ascii="Times New Roman" w:hAnsi="Times New Roman" w:cs="Times New Roman"/>
          </w:rPr>
          <w:t xml:space="preserve">in </w:t>
        </w:r>
      </w:ins>
      <w:r>
        <w:rPr>
          <w:rFonts w:ascii="Times New Roman" w:hAnsi="Times New Roman" w:cs="Times New Roman"/>
        </w:rPr>
        <w:t xml:space="preserve">fitting the LDDM (see above). </w:t>
      </w:r>
      <w:del w:id="4378" w:author="Bo Shen" w:date="2023-02-03T11:08:00Z">
        <w:r w:rsidDel="00956ED8">
          <w:rPr>
            <w:rFonts w:ascii="Times New Roman" w:hAnsi="Times New Roman" w:cs="Times New Roman"/>
          </w:rPr>
          <w:delText>Time</w:delText>
        </w:r>
      </w:del>
      <w:ins w:id="4379" w:author="Bo Shen" w:date="2023-02-03T11:08:00Z">
        <w:r>
          <w:rPr>
            <w:rFonts w:ascii="Times New Roman" w:hAnsi="Times New Roman" w:cs="Times New Roman"/>
          </w:rPr>
          <w:t>The time</w:t>
        </w:r>
      </w:ins>
      <w:r>
        <w:rPr>
          <w:rFonts w:ascii="Times New Roman" w:hAnsi="Times New Roman" w:cs="Times New Roman"/>
        </w:rPr>
        <w:t xml:space="preserve"> step </w:t>
      </w:r>
      <w:r w:rsidRPr="00563E7C">
        <w:rPr>
          <w:rFonts w:ascii="Times New Roman" w:hAnsi="Times New Roman" w:cs="Times New Roman"/>
          <w:i/>
        </w:rPr>
        <w:t>dt</w:t>
      </w:r>
      <w:r>
        <w:rPr>
          <w:rFonts w:ascii="Times New Roman" w:hAnsi="Times New Roman" w:cs="Times New Roman"/>
        </w:rPr>
        <w:t xml:space="preserve"> was set as .001 s. </w:t>
      </w:r>
      <w:del w:id="4380" w:author="Bo Shen" w:date="2023-02-03T13:08:00Z">
        <w:r w:rsidDel="00233F2F">
          <w:rPr>
            <w:rFonts w:ascii="Times New Roman" w:hAnsi="Times New Roman" w:cs="Times New Roman"/>
          </w:rPr>
          <w:delText xml:space="preserve">In the </w:delText>
        </w:r>
      </w:del>
      <w:del w:id="4381" w:author="Bo Shen" w:date="2023-02-03T11:08:00Z">
        <w:r w:rsidDel="00956ED8">
          <w:rPr>
            <w:rFonts w:ascii="Times New Roman" w:hAnsi="Times New Roman" w:cs="Times New Roman"/>
          </w:rPr>
          <w:delText>best fitting</w:delText>
        </w:r>
      </w:del>
      <w:del w:id="4382" w:author="Bo Shen" w:date="2023-02-03T13:08:00Z">
        <w:r w:rsidDel="00233F2F">
          <w:rPr>
            <w:rFonts w:ascii="Times New Roman" w:hAnsi="Times New Roman" w:cs="Times New Roman"/>
          </w:rPr>
          <w:delText xml:space="preserve"> results, most of the best-fitting parameters are close to the values selected in the original paper (</w:delText>
        </w:r>
      </w:del>
      <m:oMath>
        <m:r>
          <w:del w:id="4383" w:author="Bo Shen" w:date="2023-02-03T13:08:00Z">
            <w:rPr>
              <w:rFonts w:ascii="Cambria Math" w:hAnsi="Cambria Math" w:cs="Times New Roman"/>
              <w:lang w:eastAsia="zh-TW"/>
            </w:rPr>
            <m:t>J</m:t>
          </w:del>
        </m:r>
        <m:sSub>
          <m:sSubPr>
            <m:ctrlPr>
              <w:del w:id="4384" w:author="Bo Shen" w:date="2023-02-03T13:08:00Z">
                <w:rPr>
                  <w:rFonts w:ascii="Cambria Math" w:hAnsi="Cambria Math" w:cs="Times New Roman"/>
                  <w:i/>
                  <w:lang w:eastAsia="zh-TW"/>
                </w:rPr>
              </w:del>
            </m:ctrlPr>
          </m:sSubPr>
          <m:e>
            <m:r>
              <w:del w:id="4385" w:author="Bo Shen" w:date="2023-02-03T13:08:00Z">
                <w:rPr>
                  <w:rFonts w:ascii="Cambria Math" w:hAnsi="Cambria Math" w:cs="Times New Roman"/>
                  <w:lang w:eastAsia="zh-TW"/>
                </w:rPr>
                <m:t>N</m:t>
              </w:del>
            </m:r>
          </m:e>
          <m:sub>
            <m:r>
              <w:del w:id="4386" w:author="Bo Shen" w:date="2023-02-03T13:08:00Z">
                <w:rPr>
                  <w:rFonts w:ascii="Cambria Math" w:hAnsi="Cambria Math" w:cs="Times New Roman"/>
                  <w:lang w:eastAsia="zh-TW"/>
                </w:rPr>
                <m:t>1,1</m:t>
              </w:del>
            </m:r>
          </m:sub>
        </m:sSub>
        <m:r>
          <w:del w:id="4387" w:author="Bo Shen" w:date="2023-02-03T13:08:00Z">
            <w:rPr>
              <w:rFonts w:ascii="Cambria Math" w:hAnsi="Cambria Math" w:cs="Times New Roman"/>
              <w:lang w:eastAsia="zh-TW"/>
            </w:rPr>
            <m:t>=J</m:t>
          </w:del>
        </m:r>
        <m:sSub>
          <m:sSubPr>
            <m:ctrlPr>
              <w:del w:id="4388" w:author="Bo Shen" w:date="2023-02-03T13:08:00Z">
                <w:rPr>
                  <w:rFonts w:ascii="Cambria Math" w:hAnsi="Cambria Math" w:cs="Times New Roman"/>
                  <w:i/>
                  <w:lang w:eastAsia="zh-TW"/>
                </w:rPr>
              </w:del>
            </m:ctrlPr>
          </m:sSubPr>
          <m:e>
            <m:r>
              <w:del w:id="4389" w:author="Bo Shen" w:date="2023-02-03T13:08:00Z">
                <w:rPr>
                  <w:rFonts w:ascii="Cambria Math" w:hAnsi="Cambria Math" w:cs="Times New Roman"/>
                  <w:lang w:eastAsia="zh-TW"/>
                </w:rPr>
                <m:t>N</m:t>
              </w:del>
            </m:r>
          </m:e>
          <m:sub>
            <m:r>
              <w:del w:id="4390" w:author="Bo Shen" w:date="2023-02-03T13:08:00Z">
                <w:rPr>
                  <w:rFonts w:ascii="Cambria Math" w:hAnsi="Cambria Math" w:cs="Times New Roman"/>
                  <w:lang w:eastAsia="zh-TW"/>
                </w:rPr>
                <m:t>2,2</m:t>
              </w:del>
            </m:r>
          </m:sub>
        </m:sSub>
        <m:r>
          <w:del w:id="4391" w:author="Bo Shen" w:date="2023-02-03T13:08:00Z">
            <w:rPr>
              <w:rFonts w:ascii="Cambria Math" w:hAnsi="Cambria Math" w:cs="Times New Roman"/>
              <w:lang w:eastAsia="zh-TW"/>
            </w:rPr>
            <m:t>=.2632</m:t>
          </w:del>
        </m:r>
      </m:oMath>
      <w:del w:id="4392" w:author="Bo Shen" w:date="2023-02-03T13:08:00Z">
        <w:r w:rsidRPr="00BB3093" w:rsidDel="00233F2F">
          <w:rPr>
            <w:rFonts w:ascii="Times New Roman" w:hAnsi="Times New Roman" w:cs="Times New Roman"/>
            <w:lang w:eastAsia="zh-TW"/>
          </w:rPr>
          <w:delText xml:space="preserve">, </w:delText>
        </w:r>
      </w:del>
      <m:oMath>
        <m:r>
          <w:del w:id="4393" w:author="Bo Shen" w:date="2023-02-03T13:08:00Z">
            <w:rPr>
              <w:rFonts w:ascii="Cambria Math" w:hAnsi="Cambria Math" w:cs="Times New Roman"/>
              <w:lang w:eastAsia="zh-TW"/>
            </w:rPr>
            <m:t>J</m:t>
          </w:del>
        </m:r>
        <m:sSub>
          <m:sSubPr>
            <m:ctrlPr>
              <w:del w:id="4394" w:author="Bo Shen" w:date="2023-02-03T13:08:00Z">
                <w:rPr>
                  <w:rFonts w:ascii="Cambria Math" w:hAnsi="Cambria Math" w:cs="Times New Roman"/>
                  <w:i/>
                  <w:lang w:eastAsia="zh-TW"/>
                </w:rPr>
              </w:del>
            </m:ctrlPr>
          </m:sSubPr>
          <m:e>
            <m:r>
              <w:del w:id="4395" w:author="Bo Shen" w:date="2023-02-03T13:08:00Z">
                <w:rPr>
                  <w:rFonts w:ascii="Cambria Math" w:hAnsi="Cambria Math" w:cs="Times New Roman"/>
                  <w:lang w:eastAsia="zh-TW"/>
                </w:rPr>
                <m:t>N</m:t>
              </w:del>
            </m:r>
          </m:e>
          <m:sub>
            <m:r>
              <w:del w:id="4396" w:author="Bo Shen" w:date="2023-02-03T13:08:00Z">
                <w:rPr>
                  <w:rFonts w:ascii="Cambria Math" w:hAnsi="Cambria Math" w:cs="Times New Roman"/>
                  <w:lang w:eastAsia="zh-TW"/>
                </w:rPr>
                <m:t>1,2</m:t>
              </w:del>
            </m:r>
          </m:sub>
        </m:sSub>
        <m:r>
          <w:del w:id="4397" w:author="Bo Shen" w:date="2023-02-03T13:08:00Z">
            <w:rPr>
              <w:rFonts w:ascii="Cambria Math" w:hAnsi="Cambria Math" w:cs="Times New Roman"/>
              <w:lang w:eastAsia="zh-TW"/>
            </w:rPr>
            <m:t>=J</m:t>
          </w:del>
        </m:r>
        <m:sSub>
          <m:sSubPr>
            <m:ctrlPr>
              <w:del w:id="4398" w:author="Bo Shen" w:date="2023-02-03T13:08:00Z">
                <w:rPr>
                  <w:rFonts w:ascii="Cambria Math" w:hAnsi="Cambria Math" w:cs="Times New Roman"/>
                  <w:i/>
                  <w:lang w:eastAsia="zh-TW"/>
                </w:rPr>
              </w:del>
            </m:ctrlPr>
          </m:sSubPr>
          <m:e>
            <m:r>
              <w:del w:id="4399" w:author="Bo Shen" w:date="2023-02-03T13:08:00Z">
                <w:rPr>
                  <w:rFonts w:ascii="Cambria Math" w:hAnsi="Cambria Math" w:cs="Times New Roman"/>
                  <w:lang w:eastAsia="zh-TW"/>
                </w:rPr>
                <m:t>N</m:t>
              </w:del>
            </m:r>
          </m:e>
          <m:sub>
            <m:r>
              <w:del w:id="4400" w:author="Bo Shen" w:date="2023-02-03T13:08:00Z">
                <w:rPr>
                  <w:rFonts w:ascii="Cambria Math" w:hAnsi="Cambria Math" w:cs="Times New Roman"/>
                  <w:lang w:eastAsia="zh-TW"/>
                </w:rPr>
                <m:t>2,1</m:t>
              </w:del>
            </m:r>
          </m:sub>
        </m:sSub>
        <m:r>
          <w:del w:id="4401" w:author="Bo Shen" w:date="2023-02-03T13:08:00Z">
            <w:rPr>
              <w:rFonts w:ascii="Cambria Math" w:hAnsi="Cambria Math" w:cs="Times New Roman"/>
              <w:lang w:eastAsia="zh-TW"/>
            </w:rPr>
            <m:t>=.0224</m:t>
          </w:del>
        </m:r>
      </m:oMath>
      <w:del w:id="4402" w:author="Bo Shen" w:date="2023-02-03T13:08:00Z">
        <w:r w:rsidRPr="00BB3093" w:rsidDel="00233F2F">
          <w:rPr>
            <w:rFonts w:ascii="Times New Roman" w:hAnsi="Times New Roman" w:cs="Times New Roman"/>
            <w:lang w:eastAsia="zh-TW"/>
          </w:rPr>
          <w:delText xml:space="preserve">, </w:delText>
        </w:r>
      </w:del>
      <m:oMath>
        <m:sSub>
          <m:sSubPr>
            <m:ctrlPr>
              <w:del w:id="4403" w:author="Bo Shen" w:date="2023-02-03T13:08:00Z">
                <w:rPr>
                  <w:rFonts w:ascii="Cambria Math" w:hAnsi="Cambria Math" w:cs="Times New Roman"/>
                  <w:i/>
                  <w:lang w:eastAsia="zh-TW"/>
                </w:rPr>
              </w:del>
            </m:ctrlPr>
          </m:sSubPr>
          <m:e>
            <m:r>
              <w:del w:id="4404" w:author="Bo Shen" w:date="2023-02-03T13:08:00Z">
                <w:rPr>
                  <w:rFonts w:ascii="Cambria Math" w:hAnsi="Cambria Math" w:cs="Times New Roman"/>
                  <w:lang w:eastAsia="zh-TW"/>
                </w:rPr>
                <m:t>I</m:t>
              </w:del>
            </m:r>
          </m:e>
          <m:sub>
            <m:r>
              <w:del w:id="4405" w:author="Bo Shen" w:date="2023-02-03T13:08:00Z">
                <w:rPr>
                  <w:rFonts w:ascii="Cambria Math" w:hAnsi="Cambria Math" w:cs="Times New Roman"/>
                  <w:lang w:eastAsia="zh-TW"/>
                </w:rPr>
                <m:t>0</m:t>
              </w:del>
            </m:r>
          </m:sub>
        </m:sSub>
        <m:r>
          <w:del w:id="4406" w:author="Bo Shen" w:date="2023-02-03T13:08:00Z">
            <w:rPr>
              <w:rFonts w:ascii="Cambria Math" w:hAnsi="Cambria Math" w:cs="Times New Roman"/>
              <w:lang w:eastAsia="zh-TW"/>
            </w:rPr>
            <m:t>=.2647</m:t>
          </w:del>
        </m:r>
      </m:oMath>
      <w:del w:id="4407" w:author="Bo Shen" w:date="2023-02-03T13:08:00Z">
        <w:r w:rsidRPr="00BB3093" w:rsidDel="00233F2F">
          <w:rPr>
            <w:rFonts w:ascii="Times New Roman" w:hAnsi="Times New Roman" w:cs="Times New Roman"/>
            <w:lang w:eastAsia="zh-TW"/>
          </w:rPr>
          <w:delText xml:space="preserve">, </w:delText>
        </w:r>
      </w:del>
      <m:oMath>
        <m:sSub>
          <m:sSubPr>
            <m:ctrlPr>
              <w:del w:id="4408" w:author="Bo Shen" w:date="2023-02-03T13:08:00Z">
                <w:rPr>
                  <w:rFonts w:ascii="Cambria Math" w:hAnsi="Cambria Math" w:cs="Times New Roman"/>
                  <w:i/>
                  <w:lang w:eastAsia="zh-TW"/>
                </w:rPr>
              </w:del>
            </m:ctrlPr>
          </m:sSubPr>
          <m:e>
            <m:r>
              <w:del w:id="4409" w:author="Bo Shen" w:date="2023-02-03T13:08:00Z">
                <w:rPr>
                  <w:rFonts w:ascii="Cambria Math" w:hAnsi="Cambria Math" w:cs="Times New Roman"/>
                  <w:lang w:eastAsia="zh-TW"/>
                </w:rPr>
                <m:t>σ</m:t>
              </w:del>
            </m:r>
          </m:e>
          <m:sub>
            <m:r>
              <w:del w:id="4410" w:author="Bo Shen" w:date="2023-02-03T13:08:00Z">
                <w:rPr>
                  <w:rFonts w:ascii="Cambria Math" w:hAnsi="Cambria Math" w:cs="Times New Roman"/>
                  <w:lang w:eastAsia="zh-TW"/>
                </w:rPr>
                <m:t>noise</m:t>
              </w:del>
            </m:r>
          </m:sub>
        </m:sSub>
        <m:r>
          <w:del w:id="4411" w:author="Bo Shen" w:date="2023-02-03T13:08:00Z">
            <w:rPr>
              <w:rFonts w:ascii="Cambria Math" w:hAnsi="Cambria Math" w:cs="Times New Roman"/>
              <w:lang w:eastAsia="zh-TW"/>
            </w:rPr>
            <m:t>=.0709</m:t>
          </w:del>
        </m:r>
      </m:oMath>
      <w:del w:id="4412" w:author="Bo Shen" w:date="2023-02-03T13:08:00Z">
        <w:r w:rsidRPr="00BB3093" w:rsidDel="00233F2F">
          <w:rPr>
            <w:rFonts w:ascii="Times New Roman" w:hAnsi="Times New Roman" w:cs="Times New Roman"/>
            <w:lang w:eastAsia="zh-TW"/>
          </w:rPr>
          <w:delText xml:space="preserve">, </w:delText>
        </w:r>
      </w:del>
      <m:oMath>
        <m:sSub>
          <m:sSubPr>
            <m:ctrlPr>
              <w:del w:id="4413" w:author="Bo Shen" w:date="2023-02-03T13:08:00Z">
                <w:rPr>
                  <w:rFonts w:ascii="Cambria Math" w:hAnsi="Cambria Math" w:cs="Times New Roman"/>
                  <w:i/>
                  <w:lang w:eastAsia="zh-TW"/>
                </w:rPr>
              </w:del>
            </m:ctrlPr>
          </m:sSubPr>
          <m:e>
            <m:r>
              <w:del w:id="4414" w:author="Bo Shen" w:date="2023-02-03T13:08:00Z">
                <w:rPr>
                  <w:rFonts w:ascii="Cambria Math" w:hAnsi="Cambria Math" w:cs="Times New Roman"/>
                  <w:lang w:eastAsia="zh-TW"/>
                </w:rPr>
                <m:t>μ</m:t>
              </w:del>
            </m:r>
          </m:e>
          <m:sub>
            <m:r>
              <w:del w:id="4415" w:author="Bo Shen" w:date="2023-02-03T13:08:00Z">
                <w:rPr>
                  <w:rFonts w:ascii="Cambria Math" w:hAnsi="Cambria Math" w:cs="Times New Roman"/>
                  <w:lang w:eastAsia="zh-TW"/>
                </w:rPr>
                <m:t>0</m:t>
              </w:del>
            </m:r>
          </m:sub>
        </m:sSub>
        <m:r>
          <w:del w:id="4416" w:author="Bo Shen" w:date="2023-02-03T13:08:00Z">
            <w:rPr>
              <w:rFonts w:ascii="Cambria Math" w:hAnsi="Cambria Math" w:cs="Times New Roman"/>
              <w:lang w:eastAsia="zh-TW"/>
            </w:rPr>
            <m:t>=55.63</m:t>
          </w:del>
        </m:r>
      </m:oMath>
      <w:del w:id="4417" w:author="Bo Shen" w:date="2023-02-03T13:08:00Z">
        <w:r w:rsidRPr="00BB3093" w:rsidDel="00233F2F">
          <w:rPr>
            <w:rFonts w:ascii="Times New Roman" w:hAnsi="Times New Roman" w:cs="Times New Roman"/>
            <w:lang w:eastAsia="zh-TW"/>
          </w:rPr>
          <w:delText xml:space="preserve">, </w:delText>
        </w:r>
      </w:del>
      <m:oMath>
        <m:r>
          <w:del w:id="4418" w:author="Bo Shen" w:date="2023-02-03T13:08:00Z">
            <w:rPr>
              <w:rFonts w:ascii="Cambria Math" w:hAnsi="Cambria Math" w:cs="Times New Roman"/>
            </w:rPr>
            <m:t>γ=.5887</m:t>
          </w:del>
        </m:r>
      </m:oMath>
      <w:del w:id="4419" w:author="Bo Shen" w:date="2023-02-03T13:08:00Z">
        <w:r w:rsidDel="00233F2F">
          <w:rPr>
            <w:rFonts w:ascii="Times New Roman" w:hAnsi="Times New Roman" w:cs="Times New Roman"/>
            <w:lang w:eastAsia="zh-TW"/>
          </w:rPr>
          <w:delText xml:space="preserve">, </w:delText>
        </w:r>
      </w:del>
      <m:oMath>
        <m:sSub>
          <m:sSubPr>
            <m:ctrlPr>
              <w:del w:id="4420" w:author="Bo Shen" w:date="2023-02-03T13:08:00Z">
                <w:rPr>
                  <w:rFonts w:ascii="Cambria Math" w:hAnsi="Cambria Math" w:cs="Times New Roman"/>
                  <w:i/>
                  <w:lang w:eastAsia="zh-TW"/>
                </w:rPr>
              </w:del>
            </m:ctrlPr>
          </m:sSubPr>
          <m:e>
            <m:r>
              <w:del w:id="4421" w:author="Bo Shen" w:date="2023-02-03T13:08:00Z">
                <w:rPr>
                  <w:rFonts w:ascii="Cambria Math" w:hAnsi="Cambria Math" w:cs="Times New Roman"/>
                  <w:lang w:eastAsia="zh-TW"/>
                </w:rPr>
                <m:t>H</m:t>
              </w:del>
            </m:r>
          </m:e>
          <m:sub>
            <m:r>
              <w:del w:id="4422" w:author="Bo Shen" w:date="2023-02-03T13:08:00Z">
                <w:rPr>
                  <w:rFonts w:ascii="Cambria Math" w:hAnsi="Cambria Math" w:cs="Times New Roman"/>
                  <w:lang w:eastAsia="zh-TW"/>
                </w:rPr>
                <m:t>0</m:t>
              </w:del>
            </m:r>
          </m:sub>
        </m:sSub>
        <m:r>
          <w:del w:id="4423" w:author="Bo Shen" w:date="2023-02-03T13:08:00Z">
            <w:rPr>
              <w:rFonts w:ascii="Cambria Math" w:hAnsi="Cambria Math" w:cs="Times New Roman"/>
              <w:lang w:eastAsia="zh-TW"/>
            </w:rPr>
            <m:t>=2.622</m:t>
          </w:del>
        </m:r>
      </m:oMath>
      <w:del w:id="4424" w:author="Bo Shen" w:date="2023-02-03T13:08:00Z">
        <w:r w:rsidDel="00233F2F">
          <w:rPr>
            <w:rFonts w:ascii="Times New Roman" w:hAnsi="Times New Roman" w:cs="Times New Roman"/>
            <w:lang w:eastAsia="zh-TW"/>
          </w:rPr>
          <w:delText xml:space="preserve">, </w:delText>
        </w:r>
        <w:r w:rsidRPr="00BB3093" w:rsidDel="00233F2F">
          <w:rPr>
            <w:rFonts w:ascii="Times New Roman" w:hAnsi="Times New Roman" w:cs="Times New Roman"/>
            <w:lang w:eastAsia="zh-TW"/>
          </w:rPr>
          <w:delText xml:space="preserve">and </w:delText>
        </w:r>
      </w:del>
      <m:oMath>
        <m:sSub>
          <m:sSubPr>
            <m:ctrlPr>
              <w:del w:id="4425" w:author="Bo Shen" w:date="2023-02-03T13:08:00Z">
                <w:rPr>
                  <w:rFonts w:ascii="Cambria Math" w:hAnsi="Cambria Math" w:cs="Times New Roman"/>
                  <w:i/>
                  <w:lang w:eastAsia="zh-TW"/>
                </w:rPr>
              </w:del>
            </m:ctrlPr>
          </m:sSubPr>
          <m:e>
            <m:r>
              <w:del w:id="4426" w:author="Bo Shen" w:date="2023-02-03T13:08:00Z">
                <w:rPr>
                  <w:rFonts w:ascii="Cambria Math" w:hAnsi="Cambria Math" w:cs="Times New Roman"/>
                  <w:lang w:eastAsia="zh-TW"/>
                </w:rPr>
                <m:t>τ</m:t>
              </w:del>
            </m:r>
          </m:e>
          <m:sub>
            <m:r>
              <w:del w:id="4427" w:author="Bo Shen" w:date="2023-02-03T13:08:00Z">
                <w:rPr>
                  <w:rFonts w:ascii="Cambria Math" w:hAnsi="Cambria Math" w:cs="Times New Roman"/>
                  <w:lang w:eastAsia="zh-TW"/>
                </w:rPr>
                <m:t>S</m:t>
              </w:del>
            </m:r>
          </m:sub>
        </m:sSub>
        <m:r>
          <w:del w:id="4428" w:author="Bo Shen" w:date="2023-02-03T13:08:00Z">
            <w:rPr>
              <w:rFonts w:ascii="Cambria Math" w:hAnsi="Cambria Math" w:cs="Times New Roman"/>
              <w:lang w:eastAsia="zh-TW"/>
            </w:rPr>
            <m:t>=.1672</m:t>
          </w:del>
        </m:r>
      </m:oMath>
      <w:del w:id="4429" w:author="Bo Shen" w:date="2023-02-03T13:08:00Z">
        <w:r w:rsidDel="00233F2F">
          <w:rPr>
            <w:rFonts w:ascii="Times New Roman" w:hAnsi="Times New Roman" w:cs="Times New Roman"/>
          </w:rPr>
          <w:delText>).</w:delText>
        </w:r>
      </w:del>
    </w:p>
    <w:p w14:paraId="2007A864" w14:textId="77777777" w:rsidR="00564B42" w:rsidRDefault="00564B42" w:rsidP="00E24C8A">
      <w:pPr>
        <w:spacing w:line="480" w:lineRule="auto"/>
        <w:jc w:val="both"/>
        <w:rPr>
          <w:rFonts w:ascii="Times New Roman" w:hAnsi="Times New Roman" w:cs="Times New Roman"/>
          <w:color w:val="000000" w:themeColor="text1"/>
        </w:rPr>
      </w:pPr>
    </w:p>
    <w:p w14:paraId="60D3BFD2" w14:textId="77777777" w:rsidR="00564B42" w:rsidRDefault="00564B42" w:rsidP="00E24C8A">
      <w:pPr>
        <w:spacing w:line="480" w:lineRule="auto"/>
        <w:jc w:val="both"/>
        <w:rPr>
          <w:rFonts w:ascii="Times New Roman" w:hAnsi="Times New Roman" w:cs="Times New Roman"/>
          <w:color w:val="000000" w:themeColor="text1"/>
        </w:rPr>
      </w:pPr>
    </w:p>
    <w:p w14:paraId="3672BDAC" w14:textId="77777777" w:rsidR="00564B42" w:rsidRPr="009F6C6A" w:rsidRDefault="00564B42" w:rsidP="008D453F">
      <w:pPr>
        <w:pStyle w:val="Heading4"/>
        <w:rPr>
          <w:ins w:id="4430" w:author="Bo Shen" w:date="2023-02-03T11:53:00Z"/>
        </w:rPr>
      </w:pPr>
      <w:ins w:id="4431" w:author="Bo Shen" w:date="2023-02-03T11:53:00Z">
        <w:r w:rsidRPr="009F6C6A">
          <w:t>Fit</w:t>
        </w:r>
      </w:ins>
      <w:ins w:id="4432" w:author="Bo Shen" w:date="2023-02-27T23:08:00Z">
        <w:r>
          <w:t>ting</w:t>
        </w:r>
      </w:ins>
      <w:ins w:id="4433" w:author="Bo Shen" w:date="2023-02-03T11:53:00Z">
        <w:r w:rsidRPr="009F6C6A">
          <w:t xml:space="preserve"> the </w:t>
        </w:r>
        <w:r>
          <w:t>LCA</w:t>
        </w:r>
        <w:r w:rsidRPr="009F6C6A">
          <w:t xml:space="preserve"> to </w:t>
        </w:r>
        <w:r w:rsidRPr="0060258A">
          <w:t>empirical behavioral data</w:t>
        </w:r>
      </w:ins>
    </w:p>
    <w:p w14:paraId="6AE335EA" w14:textId="77777777" w:rsidR="00564B42" w:rsidRDefault="00564B42" w:rsidP="00E24C8A">
      <w:pPr>
        <w:spacing w:line="480" w:lineRule="auto"/>
        <w:jc w:val="both"/>
        <w:rPr>
          <w:ins w:id="4434" w:author="Bo Shen" w:date="2023-02-03T12:55:00Z"/>
          <w:rFonts w:ascii="Times New Roman" w:hAnsi="Times New Roman" w:cs="Times New Roman"/>
          <w:color w:val="000000" w:themeColor="text1"/>
        </w:rPr>
      </w:pPr>
    </w:p>
    <w:p w14:paraId="29984852" w14:textId="77777777" w:rsidR="00564B42" w:rsidRDefault="00564B42" w:rsidP="00E24C8A">
      <w:pPr>
        <w:spacing w:line="480" w:lineRule="auto"/>
        <w:jc w:val="both"/>
        <w:rPr>
          <w:ins w:id="4435" w:author="Bo Shen" w:date="2023-02-03T12:29:00Z"/>
          <w:rFonts w:ascii="Times New Roman" w:hAnsi="Times New Roman" w:cs="Times New Roman"/>
        </w:rPr>
      </w:pPr>
      <w:ins w:id="4436" w:author="Bo Shen" w:date="2023-02-03T11:53:00Z">
        <w:r>
          <w:rPr>
            <w:rFonts w:ascii="Times New Roman" w:hAnsi="Times New Roman" w:cs="Times New Roman"/>
            <w:color w:val="000000" w:themeColor="text1"/>
          </w:rPr>
          <w:t xml:space="preserve">Another </w:t>
        </w:r>
      </w:ins>
      <w:ins w:id="4437" w:author="Bo Shen" w:date="2023-02-03T12:25:00Z">
        <w:r>
          <w:rPr>
            <w:rFonts w:ascii="Times New Roman" w:hAnsi="Times New Roman" w:cs="Times New Roman"/>
            <w:color w:val="000000" w:themeColor="text1"/>
          </w:rPr>
          <w:t>widely acknowledged</w:t>
        </w:r>
      </w:ins>
      <w:ins w:id="4438" w:author="Bo Shen" w:date="2023-02-03T11:53:00Z">
        <w:r>
          <w:rPr>
            <w:rFonts w:ascii="Times New Roman" w:hAnsi="Times New Roman" w:cs="Times New Roman"/>
            <w:color w:val="000000" w:themeColor="text1"/>
          </w:rPr>
          <w:t xml:space="preserve"> decision circuit model – the leaky competi</w:t>
        </w:r>
      </w:ins>
      <w:ins w:id="4439" w:author="Bo Shen" w:date="2023-02-03T11:54:00Z">
        <w:r>
          <w:rPr>
            <w:rFonts w:ascii="Times New Roman" w:hAnsi="Times New Roman" w:cs="Times New Roman"/>
            <w:color w:val="000000" w:themeColor="text1"/>
          </w:rPr>
          <w:t>ng</w:t>
        </w:r>
      </w:ins>
      <w:ins w:id="4440" w:author="Bo Shen" w:date="2023-02-03T11:53:00Z">
        <w:r>
          <w:rPr>
            <w:rFonts w:ascii="Times New Roman" w:hAnsi="Times New Roman" w:cs="Times New Roman"/>
            <w:color w:val="000000" w:themeColor="text1"/>
          </w:rPr>
          <w:t xml:space="preserve"> accumulator model </w:t>
        </w:r>
      </w:ins>
      <w:ins w:id="4441" w:author="Bo Shen" w:date="2023-02-03T12:25:00Z">
        <w:r>
          <w:rPr>
            <w:rFonts w:ascii="Times New Roman" w:hAnsi="Times New Roman" w:cs="Times New Roman"/>
            <w:color w:val="000000" w:themeColor="text1"/>
          </w:rPr>
          <w:t>(LCA)</w:t>
        </w:r>
      </w:ins>
      <w:ins w:id="4442" w:author="Bo Shen" w:date="2023-02-03T12:26:00Z">
        <w:r>
          <w:rPr>
            <w:rFonts w:ascii="Times New Roman" w:hAnsi="Times New Roman" w:cs="Times New Roman"/>
            <w:color w:val="000000" w:themeColor="text1"/>
          </w:rPr>
          <w:t xml:space="preserve"> </w:t>
        </w:r>
      </w:ins>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{"citationID":"UbM2MqF9","properties":{"formattedCitation":"(Usher &amp; McClelland, 2001)","plainCitation":"(Usher &amp; McClelland, 2001)","noteIndex":0},"citationItems":[{"id":643,"uris":["http://zotero.org/users/6345545/items/BP2UISTR"],"itemData":{"id":643,"type":"article-journal","container-title":"Psychological Review","DOI":"10.1037/0033-295X.108.3.550","ISSN":"1939-1471, 0033-295X","issue":"3","journalAbbreviation":"Psychological Review","language":"en","page":"550-592","source":"DOI.org (Crossref)","title":"The time course of perceptual choice: The leaky, competing accumulator model.","title-short":"The time course of perceptual choice","volume":"108","author":[{"family":"Usher","given":"Marius"},{"family":"McClelland","given":"James L."}],"issued":{"date-parts":[["2001"]]}}}],"schema":"https://github.com/citation-style-language/schema/raw/master/csl-citation.json"} </w:instrText>
      </w:r>
      <w:r>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(Usher &amp; McClelland, 2001)</w:t>
      </w:r>
      <w:r>
        <w:rPr>
          <w:rFonts w:ascii="Times New Roman" w:hAnsi="Times New Roman" w:cs="Times New Roman"/>
          <w:color w:val="000000" w:themeColor="text1"/>
        </w:rPr>
        <w:fldChar w:fldCharType="end"/>
      </w:r>
      <w:ins w:id="4443" w:author="Bo Shen" w:date="2023-02-03T12:26:00Z">
        <w:r>
          <w:rPr>
            <w:rFonts w:ascii="Times New Roman" w:hAnsi="Times New Roman" w:cs="Times New Roman"/>
            <w:color w:val="000000" w:themeColor="text1"/>
          </w:rPr>
          <w:t xml:space="preserve"> was fit to the behavioral data </w:t>
        </w:r>
        <w:r>
          <w:rPr>
            <w:rFonts w:ascii="Times New Roman" w:hAnsi="Times New Roman" w:cs="Times New Roman"/>
          </w:rPr>
          <w:fldChar w:fldCharType="begin"/>
        </w:r>
      </w:ins>
      <w:r>
        <w:rPr>
          <w:rFonts w:ascii="Times New Roman" w:hAnsi="Times New Roman" w:cs="Times New Roman"/>
        </w:rPr>
        <w:instrText xml:space="preserve"> ADDIN ZOTERO_ITEM CSL_CITATION {"citationID":"0vv6TMHw","properties":{"formattedCitation":"(Roitman &amp; Shadlen, 2002)","plainCitation":"(Roitman &amp; Shadlen, 2002)","noteIndex":0},"citationItems":[{"id":375,"uris":["http://zotero.org/users/6345545/items/AA8WYIGZ"],"itemData":{"id":375,"type":"article-journal","container-title":"The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N."}],"issued":{"date-parts":[["2002",11,1]]}}}],"schema":"https://github.com/citation-style-language/schema/raw/master/csl-citation.json"} </w:instrText>
      </w:r>
      <w:ins w:id="4444" w:author="Bo Shen" w:date="2023-02-03T12:26:00Z">
        <w:r>
          <w:rPr>
            <w:rFonts w:ascii="Times New Roman" w:hAnsi="Times New Roman" w:cs="Times New Roman"/>
          </w:rPr>
          <w:fldChar w:fldCharType="separate"/>
        </w:r>
        <w:r>
          <w:rPr>
            <w:rFonts w:ascii="Times New Roman" w:hAnsi="Times New Roman" w:cs="Times New Roman"/>
          </w:rPr>
          <w:t>(Roitman &amp; Shadlen, 2002)</w:t>
        </w:r>
        <w:r>
          <w:rPr>
            <w:rFonts w:ascii="Times New Roman" w:hAnsi="Times New Roman" w:cs="Times New Roman"/>
          </w:rPr>
          <w:fldChar w:fldCharType="end"/>
        </w:r>
        <w:r w:rsidRPr="00B333A0">
          <w:rPr>
            <w:rFonts w:ascii="Times New Roman" w:hAnsi="Times New Roman" w:cs="Times New Roman"/>
          </w:rPr>
          <w:t>.</w:t>
        </w:r>
      </w:ins>
      <w:ins w:id="4445" w:author="Bo Shen" w:date="2023-02-03T12:27:00Z">
        <w:r>
          <w:rPr>
            <w:rFonts w:ascii="Times New Roman" w:hAnsi="Times New Roman" w:cs="Times New Roman"/>
          </w:rPr>
          <w:t xml:space="preserve"> The</w:t>
        </w:r>
      </w:ins>
      <w:ins w:id="4446" w:author="Bo Shen" w:date="2023-02-03T12:28:00Z">
        <w:r>
          <w:rPr>
            <w:rFonts w:ascii="Times New Roman" w:hAnsi="Times New Roman" w:cs="Times New Roman"/>
          </w:rPr>
          <w:t xml:space="preserve"> dynamics of </w:t>
        </w:r>
      </w:ins>
      <w:ins w:id="4447" w:author="Bo Shen" w:date="2023-02-03T12:29:00Z">
        <w:r>
          <w:rPr>
            <w:rFonts w:ascii="Times New Roman" w:hAnsi="Times New Roman" w:cs="Times New Roman"/>
          </w:rPr>
          <w:t xml:space="preserve">the two nodes in the </w:t>
        </w:r>
      </w:ins>
      <w:ins w:id="4448" w:author="Bo Shen" w:date="2023-02-03T12:28:00Z">
        <w:r>
          <w:rPr>
            <w:rFonts w:ascii="Times New Roman" w:hAnsi="Times New Roman" w:cs="Times New Roman"/>
          </w:rPr>
          <w:t>LCA can be described using the following differential equations</w:t>
        </w:r>
      </w:ins>
      <w:ins w:id="4449" w:author="Bo Shen" w:date="2023-02-03T12:41:00Z">
        <w:r>
          <w:rPr>
            <w:rFonts w:ascii="Times New Roman" w:hAnsi="Times New Roman" w:cs="Times New Roman"/>
          </w:rPr>
          <w:t xml:space="preserve"> (Eq. </w:t>
        </w:r>
      </w:ins>
      <w:ins w:id="4450" w:author="Bo Shen" w:date="2023-02-27T16:35:00Z">
        <w:r>
          <w:rPr>
            <w:rFonts w:ascii="Times New Roman" w:hAnsi="Times New Roman" w:cs="Times New Roman"/>
          </w:rPr>
          <w:t>22</w:t>
        </w:r>
      </w:ins>
      <w:ins w:id="4451" w:author="Bo Shen" w:date="2023-02-03T12:41:00Z">
        <w:r>
          <w:rPr>
            <w:rFonts w:ascii="Times New Roman" w:hAnsi="Times New Roman" w:cs="Times New Roman"/>
          </w:rPr>
          <w:t>).</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4452" w:author="Bo Shen" w:date="2023-02-03T12:41:00Z">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1620"/>
        <w:gridCol w:w="4613"/>
        <w:gridCol w:w="3117"/>
        <w:tblGridChange w:id="4453">
          <w:tblGrid>
            <w:gridCol w:w="2065"/>
            <w:gridCol w:w="4168"/>
            <w:gridCol w:w="3117"/>
          </w:tblGrid>
        </w:tblGridChange>
      </w:tblGrid>
      <w:tr w:rsidR="00564B42" w14:paraId="68E06A5A" w14:textId="77777777" w:rsidTr="00011B9B">
        <w:trPr>
          <w:ins w:id="4454" w:author="Bo Shen" w:date="2023-02-03T12:30:00Z"/>
        </w:trPr>
        <w:tc>
          <w:tcPr>
            <w:tcW w:w="1620" w:type="dxa"/>
            <w:tcPrChange w:id="4455" w:author="Bo Shen" w:date="2023-02-03T12:41:00Z">
              <w:tcPr>
                <w:tcW w:w="2065" w:type="dxa"/>
              </w:tcPr>
            </w:tcPrChange>
          </w:tcPr>
          <w:p w14:paraId="521B446F" w14:textId="77777777" w:rsidR="00564B42" w:rsidRDefault="00564B42" w:rsidP="0020720A">
            <w:pPr>
              <w:spacing w:line="480" w:lineRule="auto"/>
              <w:jc w:val="both"/>
              <w:rPr>
                <w:ins w:id="4456" w:author="Bo Shen" w:date="2023-02-03T12:30:00Z"/>
                <w:rFonts w:ascii="Times New Roman" w:hAnsi="Times New Roman" w:cs="Times New Roman"/>
              </w:rPr>
            </w:pPr>
          </w:p>
        </w:tc>
        <w:tc>
          <w:tcPr>
            <w:tcW w:w="4613" w:type="dxa"/>
            <w:tcPrChange w:id="4457" w:author="Bo Shen" w:date="2023-02-03T12:41:00Z">
              <w:tcPr>
                <w:tcW w:w="4168" w:type="dxa"/>
              </w:tcPr>
            </w:tcPrChange>
          </w:tcPr>
          <w:p w14:paraId="7B1D3D92" w14:textId="77777777" w:rsidR="00564B42" w:rsidRPr="00481F27" w:rsidRDefault="00564B42" w:rsidP="0020720A">
            <w:pPr>
              <w:spacing w:line="480" w:lineRule="auto"/>
              <w:jc w:val="both"/>
              <w:rPr>
                <w:ins w:id="4458" w:author="Bo Shen" w:date="2023-02-03T12:30:00Z"/>
                <w:rFonts w:ascii="Times New Roman" w:hAnsi="Times New Roman" w:cs="Times New Roman"/>
              </w:rPr>
            </w:pPr>
            <m:oMathPara>
              <m:oMathParaPr>
                <m:jc m:val="left"/>
              </m:oMathParaPr>
              <m:oMath>
                <m:r>
                  <w:ins w:id="4459" w:author="Bo Shen" w:date="2023-02-03T12:38:00Z">
                    <w:rPr>
                      <w:rFonts w:ascii="Cambria Math" w:hAnsi="Cambria Math" w:cs="Times New Roman"/>
                    </w:rPr>
                    <m:t>d</m:t>
                  </w:ins>
                </m:r>
                <m:sSub>
                  <m:sSubPr>
                    <m:ctrlPr>
                      <w:ins w:id="4460" w:author="Bo Shen" w:date="2023-02-03T12:38:00Z">
                        <w:rPr>
                          <w:rFonts w:ascii="Cambria Math" w:hAnsi="Cambria Math" w:cs="Times New Roman"/>
                          <w:i/>
                        </w:rPr>
                      </w:ins>
                    </m:ctrlPr>
                  </m:sSubPr>
                  <m:e>
                    <m:r>
                      <w:ins w:id="4461" w:author="Bo Shen" w:date="2023-02-03T12:38:00Z">
                        <w:rPr>
                          <w:rFonts w:ascii="Cambria Math" w:hAnsi="Cambria Math" w:cs="Times New Roman"/>
                        </w:rPr>
                        <m:t>x</m:t>
                      </w:ins>
                    </m:r>
                  </m:e>
                  <m:sub>
                    <m:r>
                      <w:ins w:id="4462" w:author="Bo Shen" w:date="2023-02-03T12:38:00Z">
                        <w:rPr>
                          <w:rFonts w:ascii="Cambria Math" w:hAnsi="Cambria Math" w:cs="Times New Roman"/>
                        </w:rPr>
                        <m:t>i</m:t>
                      </w:ins>
                    </m:r>
                  </m:sub>
                </m:sSub>
                <m:r>
                  <w:ins w:id="4463" w:author="Bo Shen" w:date="2023-02-03T12:38:00Z">
                    <w:rPr>
                      <w:rFonts w:ascii="Cambria Math" w:hAnsi="Cambria Math" w:cs="Times New Roman"/>
                    </w:rPr>
                    <m:t>=</m:t>
                  </w:ins>
                </m:r>
                <m:d>
                  <m:dPr>
                    <m:ctrlPr>
                      <w:ins w:id="4464" w:author="Bo Shen" w:date="2023-02-03T12:38:00Z">
                        <w:rPr>
                          <w:rFonts w:ascii="Cambria Math" w:hAnsi="Cambria Math" w:cs="Times New Roman"/>
                          <w:i/>
                        </w:rPr>
                      </w:ins>
                    </m:ctrlPr>
                  </m:dPr>
                  <m:e>
                    <m:sSub>
                      <m:sSubPr>
                        <m:ctrlPr>
                          <w:ins w:id="4465" w:author="Bo Shen" w:date="2023-02-03T12:39:00Z">
                            <w:rPr>
                              <w:rFonts w:ascii="Cambria Math" w:hAnsi="Cambria Math" w:cs="Times New Roman"/>
                              <w:i/>
                            </w:rPr>
                          </w:ins>
                        </m:ctrlPr>
                      </m:sSubPr>
                      <m:e>
                        <m:r>
                          <w:ins w:id="4466" w:author="Bo Shen" w:date="2023-02-03T12:39:00Z">
                            <w:rPr>
                              <w:rFonts w:ascii="Cambria Math" w:hAnsi="Cambria Math" w:cs="Times New Roman"/>
                            </w:rPr>
                            <m:t>ρ</m:t>
                          </w:ins>
                        </m:r>
                      </m:e>
                      <m:sub>
                        <m:r>
                          <w:ins w:id="4467" w:author="Bo Shen" w:date="2023-02-03T12:39:00Z">
                            <w:rPr>
                              <w:rFonts w:ascii="Cambria Math" w:hAnsi="Cambria Math" w:cs="Times New Roman"/>
                            </w:rPr>
                            <m:t>i</m:t>
                          </w:ins>
                        </m:r>
                      </m:sub>
                    </m:sSub>
                    <m:r>
                      <w:ins w:id="4468" w:author="Bo Shen" w:date="2023-02-03T12:39:00Z">
                        <w:rPr>
                          <w:rFonts w:ascii="Cambria Math" w:hAnsi="Cambria Math" w:cs="Times New Roman"/>
                        </w:rPr>
                        <m:t>-k</m:t>
                      </w:ins>
                    </m:r>
                    <m:sSub>
                      <m:sSubPr>
                        <m:ctrlPr>
                          <w:ins w:id="4469" w:author="Bo Shen" w:date="2023-02-03T12:39:00Z">
                            <w:rPr>
                              <w:rFonts w:ascii="Cambria Math" w:hAnsi="Cambria Math" w:cs="Times New Roman"/>
                              <w:i/>
                            </w:rPr>
                          </w:ins>
                        </m:ctrlPr>
                      </m:sSubPr>
                      <m:e>
                        <m:r>
                          <w:ins w:id="4470" w:author="Bo Shen" w:date="2023-02-03T12:39:00Z">
                            <w:rPr>
                              <w:rFonts w:ascii="Cambria Math" w:hAnsi="Cambria Math" w:cs="Times New Roman"/>
                            </w:rPr>
                            <m:t>x</m:t>
                          </w:ins>
                        </m:r>
                      </m:e>
                      <m:sub>
                        <m:r>
                          <w:ins w:id="4471" w:author="Bo Shen" w:date="2023-02-03T12:39:00Z">
                            <w:rPr>
                              <w:rFonts w:ascii="Cambria Math" w:hAnsi="Cambria Math" w:cs="Times New Roman"/>
                            </w:rPr>
                            <m:t>i</m:t>
                          </w:ins>
                        </m:r>
                      </m:sub>
                    </m:sSub>
                    <m:r>
                      <w:ins w:id="4472" w:author="Bo Shen" w:date="2023-02-03T12:39:00Z">
                        <w:rPr>
                          <w:rFonts w:ascii="Cambria Math" w:hAnsi="Cambria Math" w:cs="Times New Roman"/>
                        </w:rPr>
                        <m:t>-β</m:t>
                      </w:ins>
                    </m:r>
                    <m:nary>
                      <m:naryPr>
                        <m:chr m:val="∑"/>
                        <m:limLoc m:val="subSup"/>
                        <m:supHide m:val="1"/>
                        <m:ctrlPr>
                          <w:ins w:id="4473" w:author="Bo Shen" w:date="2023-02-03T12:39:00Z">
                            <w:rPr>
                              <w:rFonts w:ascii="Cambria Math" w:hAnsi="Cambria Math" w:cs="Times New Roman"/>
                              <w:i/>
                            </w:rPr>
                          </w:ins>
                        </m:ctrlPr>
                      </m:naryPr>
                      <m:sub>
                        <m:r>
                          <w:ins w:id="4474" w:author="Bo Shen" w:date="2023-02-03T12:39:00Z">
                            <w:rPr>
                              <w:rFonts w:ascii="Cambria Math" w:hAnsi="Cambria Math" w:cs="Times New Roman"/>
                            </w:rPr>
                            <m:t>j≠i</m:t>
                          </w:ins>
                        </m:r>
                      </m:sub>
                      <m:sup/>
                      <m:e>
                        <m:sSub>
                          <m:sSubPr>
                            <m:ctrlPr>
                              <w:ins w:id="4475" w:author="Bo Shen" w:date="2023-02-03T12:39:00Z">
                                <w:rPr>
                                  <w:rFonts w:ascii="Cambria Math" w:hAnsi="Cambria Math" w:cs="Times New Roman"/>
                                  <w:i/>
                                </w:rPr>
                              </w:ins>
                            </m:ctrlPr>
                          </m:sSubPr>
                          <m:e>
                            <m:r>
                              <w:ins w:id="4476" w:author="Bo Shen" w:date="2023-02-03T12:39:00Z">
                                <w:rPr>
                                  <w:rFonts w:ascii="Cambria Math" w:hAnsi="Cambria Math" w:cs="Times New Roman"/>
                                </w:rPr>
                                <m:t>x</m:t>
                              </w:ins>
                            </m:r>
                          </m:e>
                          <m:sub>
                            <m:r>
                              <w:ins w:id="4477" w:author="Bo Shen" w:date="2023-02-03T12:39:00Z">
                                <w:rPr>
                                  <w:rFonts w:ascii="Cambria Math" w:hAnsi="Cambria Math" w:cs="Times New Roman"/>
                                </w:rPr>
                                <m:t>j</m:t>
                              </w:ins>
                            </m:r>
                          </m:sub>
                        </m:sSub>
                      </m:e>
                    </m:nary>
                  </m:e>
                </m:d>
                <m:f>
                  <m:fPr>
                    <m:ctrlPr>
                      <w:ins w:id="4478" w:author="Bo Shen" w:date="2023-02-03T12:40:00Z">
                        <w:rPr>
                          <w:rFonts w:ascii="Cambria Math" w:hAnsi="Cambria Math" w:cs="Times New Roman"/>
                          <w:i/>
                        </w:rPr>
                      </w:ins>
                    </m:ctrlPr>
                  </m:fPr>
                  <m:num>
                    <m:r>
                      <w:ins w:id="4479" w:author="Bo Shen" w:date="2023-02-03T12:40:00Z">
                        <w:rPr>
                          <w:rFonts w:ascii="Cambria Math" w:hAnsi="Cambria Math" w:cs="Times New Roman"/>
                        </w:rPr>
                        <m:t>dt</m:t>
                      </w:ins>
                    </m:r>
                  </m:num>
                  <m:den>
                    <m:r>
                      <w:ins w:id="4480" w:author="Bo Shen" w:date="2023-02-03T12:40:00Z">
                        <w:rPr>
                          <w:rFonts w:ascii="Cambria Math" w:hAnsi="Cambria Math" w:cs="Times New Roman"/>
                        </w:rPr>
                        <m:t>τ</m:t>
                      </w:ins>
                    </m:r>
                  </m:den>
                </m:f>
                <m:r>
                  <w:ins w:id="4481" w:author="Bo Shen" w:date="2023-02-03T12:40:00Z">
                    <w:rPr>
                      <w:rFonts w:ascii="Cambria Math" w:hAnsi="Cambria Math" w:cs="Times New Roman"/>
                    </w:rPr>
                    <m:t xml:space="preserve"> +</m:t>
                  </w:ins>
                </m:r>
                <m:sSub>
                  <m:sSubPr>
                    <m:ctrlPr>
                      <w:ins w:id="4482" w:author="Bo Shen" w:date="2023-02-03T12:41:00Z">
                        <w:rPr>
                          <w:rFonts w:ascii="Cambria Math" w:hAnsi="Cambria Math" w:cs="Times New Roman"/>
                          <w:i/>
                        </w:rPr>
                      </w:ins>
                    </m:ctrlPr>
                  </m:sSubPr>
                  <m:e>
                    <m:r>
                      <w:ins w:id="4483" w:author="Bo Shen" w:date="2023-02-03T12:41:00Z">
                        <w:rPr>
                          <w:rFonts w:ascii="Cambria Math" w:hAnsi="Cambria Math" w:cs="Times New Roman"/>
                        </w:rPr>
                        <m:t>ξ</m:t>
                      </w:ins>
                    </m:r>
                  </m:e>
                  <m:sub>
                    <m:r>
                      <w:ins w:id="4484" w:author="Bo Shen" w:date="2023-02-03T12:41:00Z">
                        <w:rPr>
                          <w:rFonts w:ascii="Cambria Math" w:hAnsi="Cambria Math" w:cs="Times New Roman"/>
                        </w:rPr>
                        <m:t>i</m:t>
                      </w:ins>
                    </m:r>
                  </m:sub>
                </m:sSub>
                <m:rad>
                  <m:radPr>
                    <m:degHide m:val="1"/>
                    <m:ctrlPr>
                      <w:ins w:id="4485" w:author="Bo Shen" w:date="2023-02-03T12:41:00Z">
                        <w:rPr>
                          <w:rFonts w:ascii="Cambria Math" w:hAnsi="Cambria Math" w:cs="Times New Roman"/>
                          <w:i/>
                        </w:rPr>
                      </w:ins>
                    </m:ctrlPr>
                  </m:radPr>
                  <m:deg/>
                  <m:e>
                    <m:f>
                      <m:fPr>
                        <m:ctrlPr>
                          <w:ins w:id="4486" w:author="Bo Shen" w:date="2023-02-03T12:41:00Z">
                            <w:rPr>
                              <w:rFonts w:ascii="Cambria Math" w:hAnsi="Cambria Math" w:cs="Times New Roman"/>
                              <w:i/>
                            </w:rPr>
                          </w:ins>
                        </m:ctrlPr>
                      </m:fPr>
                      <m:num>
                        <m:r>
                          <w:ins w:id="4487" w:author="Bo Shen" w:date="2023-02-03T12:41:00Z">
                            <w:rPr>
                              <w:rFonts w:ascii="Cambria Math" w:hAnsi="Cambria Math" w:cs="Times New Roman"/>
                            </w:rPr>
                            <m:t>dt</m:t>
                          </w:ins>
                        </m:r>
                      </m:num>
                      <m:den>
                        <m:r>
                          <w:ins w:id="4488" w:author="Bo Shen" w:date="2023-02-03T12:41:00Z">
                            <w:rPr>
                              <w:rFonts w:ascii="Cambria Math" w:hAnsi="Cambria Math" w:cs="Times New Roman"/>
                            </w:rPr>
                            <m:t>τ</m:t>
                          </w:ins>
                        </m:r>
                      </m:den>
                    </m:f>
                  </m:e>
                </m:rad>
                <m:r>
                  <w:ins w:id="4489" w:author="Bo Shen" w:date="2023-02-03T12:40:00Z">
                    <w:rPr>
                      <w:rFonts w:ascii="Cambria Math" w:hAnsi="Cambria Math" w:cs="Times New Roman"/>
                    </w:rPr>
                    <m:t xml:space="preserve"> </m:t>
                  </w:ins>
                </m:r>
              </m:oMath>
            </m:oMathPara>
          </w:p>
        </w:tc>
        <w:tc>
          <w:tcPr>
            <w:tcW w:w="3117" w:type="dxa"/>
            <w:vAlign w:val="center"/>
            <w:tcPrChange w:id="4490" w:author="Bo Shen" w:date="2023-02-03T12:41:00Z">
              <w:tcPr>
                <w:tcW w:w="3117" w:type="dxa"/>
                <w:vAlign w:val="center"/>
              </w:tcPr>
            </w:tcPrChange>
          </w:tcPr>
          <w:p w14:paraId="2BD015C8" w14:textId="77777777" w:rsidR="00564B42" w:rsidRDefault="00564B42">
            <w:pPr>
              <w:spacing w:line="480" w:lineRule="auto"/>
              <w:jc w:val="right"/>
              <w:rPr>
                <w:ins w:id="4491" w:author="Bo Shen" w:date="2023-02-03T12:30:00Z"/>
                <w:rFonts w:ascii="Times New Roman" w:hAnsi="Times New Roman" w:cs="Times New Roman"/>
              </w:rPr>
              <w:pPrChange w:id="4492" w:author="Bo Shen" w:date="2023-02-03T12:55:00Z">
                <w:pPr>
                  <w:spacing w:line="480" w:lineRule="auto"/>
                  <w:jc w:val="both"/>
                </w:pPr>
              </w:pPrChange>
            </w:pPr>
            <w:ins w:id="4493" w:author="Bo Shen" w:date="2023-02-03T12:30:00Z">
              <w:r>
                <w:rPr>
                  <w:rFonts w:ascii="Times New Roman" w:hAnsi="Times New Roman" w:cs="Times New Roman"/>
                </w:rPr>
                <w:t>(</w:t>
              </w:r>
            </w:ins>
            <w:ins w:id="4494" w:author="Bo Shen" w:date="2023-02-27T16:35:00Z">
              <w:r>
                <w:rPr>
                  <w:rFonts w:ascii="Times New Roman" w:hAnsi="Times New Roman" w:cs="Times New Roman"/>
                </w:rPr>
                <w:t>22</w:t>
              </w:r>
            </w:ins>
            <w:ins w:id="4495" w:author="Bo Shen" w:date="2023-02-03T12:30:00Z">
              <w:r>
                <w:rPr>
                  <w:rFonts w:ascii="Times New Roman" w:hAnsi="Times New Roman" w:cs="Times New Roman"/>
                </w:rPr>
                <w:t>)</w:t>
              </w:r>
            </w:ins>
          </w:p>
        </w:tc>
      </w:tr>
    </w:tbl>
    <w:p w14:paraId="045CF097" w14:textId="77777777" w:rsidR="00564B42" w:rsidRDefault="00564B42" w:rsidP="00E24C8A">
      <w:pPr>
        <w:spacing w:line="480" w:lineRule="auto"/>
        <w:jc w:val="both"/>
        <w:rPr>
          <w:ins w:id="4496" w:author="Bo Shen" w:date="2023-02-03T12:28:00Z"/>
          <w:rFonts w:ascii="Times New Roman" w:hAnsi="Times New Roman" w:cs="Times New Roman"/>
        </w:rPr>
      </w:pPr>
    </w:p>
    <w:p w14:paraId="7C8687ED" w14:textId="77777777" w:rsidR="00564B42" w:rsidRDefault="00564B42" w:rsidP="00E24C8A">
      <w:pPr>
        <w:spacing w:line="480" w:lineRule="auto"/>
        <w:jc w:val="both"/>
        <w:rPr>
          <w:ins w:id="4497" w:author="Bo Shen" w:date="2023-02-03T12:54:00Z"/>
          <w:rFonts w:ascii="Times New Roman" w:hAnsi="Times New Roman" w:cs="Times New Roman"/>
        </w:rPr>
      </w:pPr>
      <w:ins w:id="4498" w:author="Bo Shen" w:date="2023-02-03T12:27:00Z">
        <w:r>
          <w:rPr>
            <w:rFonts w:ascii="Times New Roman" w:hAnsi="Times New Roman" w:cs="Times New Roman"/>
          </w:rPr>
          <w:t xml:space="preserve"> </w:t>
        </w:r>
      </w:ins>
      <w:ins w:id="4499" w:author="Bo Shen" w:date="2023-02-03T12:42:00Z">
        <w:r>
          <w:rPr>
            <w:rFonts w:ascii="Times New Roman" w:hAnsi="Times New Roman" w:cs="Times New Roman"/>
          </w:rPr>
          <w:t xml:space="preserve">where </w:t>
        </w:r>
      </w:ins>
      <m:oMath>
        <m:sSub>
          <m:sSubPr>
            <m:ctrlPr>
              <w:ins w:id="4500" w:author="Bo Shen" w:date="2023-02-03T12:42:00Z">
                <w:rPr>
                  <w:rFonts w:ascii="Cambria Math" w:hAnsi="Cambria Math" w:cs="Times New Roman"/>
                  <w:i/>
                </w:rPr>
              </w:ins>
            </m:ctrlPr>
          </m:sSubPr>
          <m:e>
            <m:r>
              <w:ins w:id="4501" w:author="Bo Shen" w:date="2023-02-03T12:42:00Z">
                <w:rPr>
                  <w:rFonts w:ascii="Cambria Math" w:hAnsi="Cambria Math" w:cs="Times New Roman"/>
                </w:rPr>
                <m:t>x</m:t>
              </w:ins>
            </m:r>
          </m:e>
          <m:sub>
            <m:r>
              <w:ins w:id="4502" w:author="Bo Shen" w:date="2023-02-03T12:42:00Z">
                <w:rPr>
                  <w:rFonts w:ascii="Cambria Math" w:hAnsi="Cambria Math" w:cs="Times New Roman"/>
                </w:rPr>
                <m:t>i</m:t>
              </w:ins>
            </m:r>
          </m:sub>
        </m:sSub>
      </m:oMath>
      <w:ins w:id="4503" w:author="Bo Shen" w:date="2023-02-03T12:42:00Z">
        <w:r>
          <w:rPr>
            <w:rFonts w:ascii="Times New Roman" w:hAnsi="Times New Roman" w:cs="Times New Roman"/>
          </w:rPr>
          <w:t xml:space="preserve"> (</w:t>
        </w:r>
      </w:ins>
      <m:oMath>
        <m:r>
          <w:ins w:id="4504" w:author="Bo Shen" w:date="2023-02-03T12:42:00Z">
            <w:rPr>
              <w:rFonts w:ascii="Cambria Math" w:hAnsi="Cambria Math" w:cs="Times New Roman"/>
            </w:rPr>
            <m:t>i=1 and 2</m:t>
          </w:ins>
        </m:r>
      </m:oMath>
      <w:ins w:id="4505" w:author="Bo Shen" w:date="2023-02-03T12:42:00Z">
        <w:r>
          <w:rPr>
            <w:rFonts w:ascii="Times New Roman" w:hAnsi="Times New Roman" w:cs="Times New Roman"/>
          </w:rPr>
          <w:t>) indicates the activit</w:t>
        </w:r>
      </w:ins>
      <w:ins w:id="4506" w:author="Bo Shen" w:date="2023-02-03T12:43:00Z">
        <w:r>
          <w:rPr>
            <w:rFonts w:ascii="Times New Roman" w:hAnsi="Times New Roman" w:cs="Times New Roman"/>
          </w:rPr>
          <w:t>y</w:t>
        </w:r>
      </w:ins>
      <w:ins w:id="4507" w:author="Bo Shen" w:date="2023-02-03T12:42:00Z">
        <w:r>
          <w:rPr>
            <w:rFonts w:ascii="Times New Roman" w:hAnsi="Times New Roman" w:cs="Times New Roman"/>
          </w:rPr>
          <w:t xml:space="preserve"> </w:t>
        </w:r>
      </w:ins>
      <w:ins w:id="4508" w:author="Bo Shen" w:date="2023-02-03T12:43:00Z">
        <w:r>
          <w:rPr>
            <w:rFonts w:ascii="Times New Roman" w:hAnsi="Times New Roman" w:cs="Times New Roman"/>
          </w:rPr>
          <w:t>of each node;</w:t>
        </w:r>
      </w:ins>
      <w:ins w:id="4509" w:author="Bo Shen" w:date="2023-02-03T12:53:00Z">
        <w:r>
          <w:rPr>
            <w:rFonts w:ascii="Times New Roman" w:hAnsi="Times New Roman" w:cs="Times New Roman"/>
          </w:rPr>
          <w:t xml:space="preserve"> </w:t>
        </w:r>
      </w:ins>
      <m:oMath>
        <m:sSub>
          <m:sSubPr>
            <m:ctrlPr>
              <w:ins w:id="4510" w:author="Bo Shen" w:date="2023-02-03T12:53:00Z">
                <w:rPr>
                  <w:rFonts w:ascii="Cambria Math" w:hAnsi="Cambria Math" w:cs="Times New Roman"/>
                  <w:i/>
                </w:rPr>
              </w:ins>
            </m:ctrlPr>
          </m:sSubPr>
          <m:e>
            <m:r>
              <w:ins w:id="4511" w:author="Bo Shen" w:date="2023-02-03T12:53:00Z">
                <w:rPr>
                  <w:rFonts w:ascii="Cambria Math" w:hAnsi="Cambria Math" w:cs="Times New Roman"/>
                </w:rPr>
                <m:t>ρ</m:t>
              </w:ins>
            </m:r>
          </m:e>
          <m:sub>
            <m:r>
              <w:ins w:id="4512" w:author="Bo Shen" w:date="2023-02-03T12:53:00Z">
                <w:rPr>
                  <w:rFonts w:ascii="Cambria Math" w:hAnsi="Cambria Math" w:cs="Times New Roman"/>
                </w:rPr>
                <m:t>i</m:t>
              </w:ins>
            </m:r>
          </m:sub>
        </m:sSub>
      </m:oMath>
      <w:ins w:id="4513" w:author="Bo Shen" w:date="2023-02-03T12:53:00Z">
        <w:r>
          <w:rPr>
            <w:rFonts w:ascii="Times New Roman" w:hAnsi="Times New Roman" w:cs="Times New Roman"/>
          </w:rPr>
          <w:t xml:space="preserve"> indicates the excitatory input value to each node;</w:t>
        </w:r>
      </w:ins>
      <w:ins w:id="4514" w:author="Bo Shen" w:date="2023-02-03T12:43:00Z">
        <w:r>
          <w:rPr>
            <w:rFonts w:ascii="Times New Roman" w:hAnsi="Times New Roman" w:cs="Times New Roman"/>
          </w:rPr>
          <w:t xml:space="preserve"> </w:t>
        </w:r>
      </w:ins>
      <m:oMath>
        <m:r>
          <w:ins w:id="4515" w:author="Bo Shen" w:date="2023-02-03T12:43:00Z">
            <w:rPr>
              <w:rFonts w:ascii="Cambria Math" w:hAnsi="Cambria Math" w:cs="Times New Roman"/>
            </w:rPr>
            <m:t>k</m:t>
          </w:ins>
        </m:r>
      </m:oMath>
      <w:ins w:id="4516" w:author="Bo Shen" w:date="2023-02-03T12:43:00Z">
        <w:r>
          <w:rPr>
            <w:rFonts w:ascii="Times New Roman" w:hAnsi="Times New Roman" w:cs="Times New Roman"/>
          </w:rPr>
          <w:t xml:space="preserve"> indicates the </w:t>
        </w:r>
      </w:ins>
      <w:ins w:id="4517" w:author="Bo Shen" w:date="2023-02-03T12:44:00Z">
        <w:r>
          <w:rPr>
            <w:rFonts w:ascii="Times New Roman" w:hAnsi="Times New Roman" w:cs="Times New Roman"/>
          </w:rPr>
          <w:t xml:space="preserve">net </w:t>
        </w:r>
      </w:ins>
      <w:ins w:id="4518" w:author="Bo Shen" w:date="2023-02-03T12:45:00Z">
        <w:r>
          <w:rPr>
            <w:rFonts w:ascii="Times New Roman" w:hAnsi="Times New Roman" w:cs="Times New Roman"/>
          </w:rPr>
          <w:t>leakage</w:t>
        </w:r>
      </w:ins>
      <w:ins w:id="4519" w:author="Bo Shen" w:date="2023-02-03T12:44:00Z">
        <w:r>
          <w:rPr>
            <w:rFonts w:ascii="Times New Roman" w:hAnsi="Times New Roman" w:cs="Times New Roman"/>
          </w:rPr>
          <w:t xml:space="preserve"> on each node after </w:t>
        </w:r>
      </w:ins>
      <w:ins w:id="4520" w:author="Bo Shen" w:date="2023-02-03T12:48:00Z">
        <w:r>
          <w:rPr>
            <w:rFonts w:ascii="Times New Roman" w:hAnsi="Times New Roman" w:cs="Times New Roman"/>
          </w:rPr>
          <w:t>the</w:t>
        </w:r>
      </w:ins>
      <w:ins w:id="4521" w:author="Bo Shen" w:date="2023-02-03T12:49:00Z">
        <w:r>
          <w:rPr>
            <w:rFonts w:ascii="Times New Roman" w:hAnsi="Times New Roman" w:cs="Times New Roman"/>
          </w:rPr>
          <w:t xml:space="preserve"> </w:t>
        </w:r>
      </w:ins>
      <w:ins w:id="4522" w:author="Bo Shen" w:date="2023-02-03T12:48:00Z">
        <w:r>
          <w:rPr>
            <w:rFonts w:ascii="Times New Roman" w:hAnsi="Times New Roman" w:cs="Times New Roman"/>
          </w:rPr>
          <w:t>cance</w:t>
        </w:r>
      </w:ins>
      <w:ins w:id="4523" w:author="Bo Shen" w:date="2023-02-03T12:49:00Z">
        <w:r>
          <w:rPr>
            <w:rFonts w:ascii="Times New Roman" w:hAnsi="Times New Roman" w:cs="Times New Roman"/>
          </w:rPr>
          <w:t>llation</w:t>
        </w:r>
      </w:ins>
      <w:ins w:id="4524" w:author="Bo Shen" w:date="2023-02-03T12:48:00Z">
        <w:r>
          <w:rPr>
            <w:rFonts w:ascii="Times New Roman" w:hAnsi="Times New Roman" w:cs="Times New Roman"/>
          </w:rPr>
          <w:t xml:space="preserve"> </w:t>
        </w:r>
      </w:ins>
      <w:ins w:id="4525" w:author="Bo Shen" w:date="2023-02-03T12:49:00Z">
        <w:r>
          <w:rPr>
            <w:rFonts w:ascii="Times New Roman" w:hAnsi="Times New Roman" w:cs="Times New Roman"/>
          </w:rPr>
          <w:t>of</w:t>
        </w:r>
      </w:ins>
      <w:ins w:id="4526" w:author="Bo Shen" w:date="2023-02-03T12:48:00Z">
        <w:r>
          <w:rPr>
            <w:rFonts w:ascii="Times New Roman" w:hAnsi="Times New Roman" w:cs="Times New Roman"/>
          </w:rPr>
          <w:t xml:space="preserve"> </w:t>
        </w:r>
      </w:ins>
      <w:ins w:id="4527" w:author="Bo Shen" w:date="2023-02-03T12:46:00Z">
        <w:r>
          <w:rPr>
            <w:rFonts w:ascii="Times New Roman" w:hAnsi="Times New Roman" w:cs="Times New Roman"/>
          </w:rPr>
          <w:t>recurrent excitation;</w:t>
        </w:r>
      </w:ins>
      <w:ins w:id="4528" w:author="Bo Shen" w:date="2023-02-03T12:50:00Z">
        <w:r>
          <w:rPr>
            <w:rFonts w:ascii="Times New Roman" w:hAnsi="Times New Roman" w:cs="Times New Roman"/>
          </w:rPr>
          <w:t xml:space="preserve"> </w:t>
        </w:r>
      </w:ins>
      <m:oMath>
        <m:r>
          <w:ins w:id="4529" w:author="Bo Shen" w:date="2023-02-03T12:50:00Z">
            <w:rPr>
              <w:rFonts w:ascii="Cambria Math" w:hAnsi="Cambria Math" w:cs="Times New Roman"/>
            </w:rPr>
            <m:t>β</m:t>
          </w:ins>
        </m:r>
      </m:oMath>
      <w:ins w:id="4530" w:author="Bo Shen" w:date="2023-02-03T12:46:00Z">
        <w:r>
          <w:rPr>
            <w:rFonts w:ascii="Times New Roman" w:hAnsi="Times New Roman" w:cs="Times New Roman"/>
          </w:rPr>
          <w:t xml:space="preserve"> </w:t>
        </w:r>
      </w:ins>
      <w:ins w:id="4531" w:author="Bo Shen" w:date="2023-02-03T12:50:00Z">
        <w:r>
          <w:rPr>
            <w:rFonts w:ascii="Times New Roman" w:hAnsi="Times New Roman" w:cs="Times New Roman"/>
          </w:rPr>
          <w:t>weighs</w:t>
        </w:r>
      </w:ins>
      <w:ins w:id="4532" w:author="Bo Shen" w:date="2023-02-03T12:49:00Z">
        <w:r>
          <w:rPr>
            <w:rFonts w:ascii="Times New Roman" w:hAnsi="Times New Roman" w:cs="Times New Roman"/>
          </w:rPr>
          <w:t xml:space="preserve"> the </w:t>
        </w:r>
      </w:ins>
      <w:ins w:id="4533" w:author="Bo Shen" w:date="2023-02-03T12:50:00Z">
        <w:r>
          <w:rPr>
            <w:rFonts w:ascii="Times New Roman" w:hAnsi="Times New Roman" w:cs="Times New Roman"/>
          </w:rPr>
          <w:t>mutual</w:t>
        </w:r>
      </w:ins>
      <w:ins w:id="4534" w:author="Bo Shen" w:date="2023-02-03T12:49:00Z">
        <w:r>
          <w:rPr>
            <w:rFonts w:ascii="Times New Roman" w:hAnsi="Times New Roman" w:cs="Times New Roman"/>
          </w:rPr>
          <w:t xml:space="preserve"> inhibition </w:t>
        </w:r>
      </w:ins>
      <w:ins w:id="4535" w:author="Bo Shen" w:date="2023-02-03T12:50:00Z">
        <w:r>
          <w:rPr>
            <w:rFonts w:ascii="Times New Roman" w:hAnsi="Times New Roman" w:cs="Times New Roman"/>
          </w:rPr>
          <w:t xml:space="preserve">strength </w:t>
        </w:r>
      </w:ins>
      <w:ins w:id="4536" w:author="Bo Shen" w:date="2023-02-03T12:49:00Z">
        <w:r>
          <w:rPr>
            <w:rFonts w:ascii="Times New Roman" w:hAnsi="Times New Roman" w:cs="Times New Roman"/>
          </w:rPr>
          <w:t xml:space="preserve">from </w:t>
        </w:r>
      </w:ins>
      <w:ins w:id="4537" w:author="Bo Shen" w:date="2023-02-03T12:50:00Z">
        <w:r>
          <w:rPr>
            <w:rFonts w:ascii="Times New Roman" w:hAnsi="Times New Roman" w:cs="Times New Roman"/>
          </w:rPr>
          <w:t xml:space="preserve">the </w:t>
        </w:r>
      </w:ins>
      <w:ins w:id="4538" w:author="Bo Shen" w:date="2023-02-03T12:49:00Z">
        <w:r>
          <w:rPr>
            <w:rFonts w:ascii="Times New Roman" w:hAnsi="Times New Roman" w:cs="Times New Roman"/>
          </w:rPr>
          <w:t>other nodes</w:t>
        </w:r>
      </w:ins>
      <w:ins w:id="4539" w:author="Bo Shen" w:date="2023-02-03T12:50:00Z">
        <w:r>
          <w:rPr>
            <w:rFonts w:ascii="Times New Roman" w:hAnsi="Times New Roman" w:cs="Times New Roman"/>
          </w:rPr>
          <w:t>;</w:t>
        </w:r>
      </w:ins>
      <w:ins w:id="4540" w:author="Bo Shen" w:date="2023-02-03T12:52:00Z">
        <w:r>
          <w:rPr>
            <w:rFonts w:ascii="Times New Roman" w:hAnsi="Times New Roman" w:cs="Times New Roman"/>
          </w:rPr>
          <w:t xml:space="preserve"> </w:t>
        </w:r>
      </w:ins>
      <m:oMath>
        <m:sSub>
          <m:sSubPr>
            <m:ctrlPr>
              <w:ins w:id="4541" w:author="Bo Shen" w:date="2023-02-03T12:52:00Z">
                <w:rPr>
                  <w:rFonts w:ascii="Cambria Math" w:hAnsi="Cambria Math" w:cs="Times New Roman"/>
                  <w:i/>
                </w:rPr>
              </w:ins>
            </m:ctrlPr>
          </m:sSubPr>
          <m:e>
            <m:r>
              <w:ins w:id="4542" w:author="Bo Shen" w:date="2023-02-03T12:52:00Z">
                <w:rPr>
                  <w:rFonts w:ascii="Cambria Math" w:hAnsi="Cambria Math" w:cs="Times New Roman"/>
                </w:rPr>
                <m:t>ξ</m:t>
              </w:ins>
            </m:r>
          </m:e>
          <m:sub>
            <m:r>
              <w:ins w:id="4543" w:author="Bo Shen" w:date="2023-02-03T12:52:00Z">
                <w:rPr>
                  <w:rFonts w:ascii="Cambria Math" w:hAnsi="Cambria Math" w:cs="Times New Roman"/>
                </w:rPr>
                <m:t>i</m:t>
              </w:ins>
            </m:r>
          </m:sub>
        </m:sSub>
      </m:oMath>
      <w:ins w:id="4544" w:author="Bo Shen" w:date="2023-02-03T12:50:00Z">
        <w:r>
          <w:rPr>
            <w:rFonts w:ascii="Times New Roman" w:hAnsi="Times New Roman" w:cs="Times New Roman"/>
          </w:rPr>
          <w:t xml:space="preserve"> </w:t>
        </w:r>
      </w:ins>
      <w:ins w:id="4545" w:author="Bo Shen" w:date="2023-02-03T12:52:00Z">
        <w:r>
          <w:rPr>
            <w:rFonts w:ascii="Times New Roman" w:hAnsi="Times New Roman" w:cs="Times New Roman"/>
          </w:rPr>
          <w:t xml:space="preserve">is a Gaussian random noise on each node with a standard deviation of </w:t>
        </w:r>
      </w:ins>
      <m:oMath>
        <m:r>
          <w:ins w:id="4546" w:author="Bo Shen" w:date="2023-02-03T12:52:00Z">
            <w:rPr>
              <w:rFonts w:ascii="Cambria Math" w:hAnsi="Cambria Math" w:cs="Times New Roman"/>
            </w:rPr>
            <m:t>σ</m:t>
          </w:ins>
        </m:r>
      </m:oMath>
      <w:ins w:id="4547" w:author="Bo Shen" w:date="2023-02-03T12:53:00Z">
        <w:r>
          <w:rPr>
            <w:rFonts w:ascii="Times New Roman" w:hAnsi="Times New Roman" w:cs="Times New Roman"/>
          </w:rPr>
          <w:t>.</w:t>
        </w:r>
      </w:ins>
      <w:ins w:id="4548" w:author="Bo Shen" w:date="2023-02-03T12:49:00Z">
        <w:r>
          <w:rPr>
            <w:rFonts w:ascii="Times New Roman" w:hAnsi="Times New Roman" w:cs="Times New Roman"/>
          </w:rPr>
          <w:t xml:space="preserve"> </w:t>
        </w:r>
      </w:ins>
    </w:p>
    <w:p w14:paraId="50197C58" w14:textId="77777777" w:rsidR="00564B42" w:rsidRDefault="00564B42" w:rsidP="00E24C8A">
      <w:pPr>
        <w:spacing w:line="480" w:lineRule="auto"/>
        <w:jc w:val="both"/>
        <w:rPr>
          <w:ins w:id="4549" w:author="Bo Shen" w:date="2023-02-03T12:54:00Z"/>
          <w:rFonts w:ascii="Times New Roman" w:hAnsi="Times New Roman" w:cs="Times New Roman"/>
        </w:rPr>
      </w:pPr>
    </w:p>
    <w:p w14:paraId="7CC40F83" w14:textId="77777777" w:rsidR="00564B42" w:rsidRDefault="00564B42" w:rsidP="00E24C8A">
      <w:pPr>
        <w:spacing w:line="480" w:lineRule="auto"/>
        <w:jc w:val="both"/>
        <w:rPr>
          <w:ins w:id="4550" w:author="Bo Shen" w:date="2023-02-03T12:58:00Z"/>
          <w:rFonts w:ascii="Times New Roman" w:hAnsi="Times New Roman" w:cs="Times New Roman"/>
        </w:rPr>
      </w:pPr>
      <w:ins w:id="4551" w:author="Bo Shen" w:date="2023-02-03T13:00:00Z">
        <w:r>
          <w:rPr>
            <w:rFonts w:ascii="Times New Roman" w:hAnsi="Times New Roman" w:cs="Times New Roman"/>
          </w:rPr>
          <w:t xml:space="preserve">The input values </w:t>
        </w:r>
      </w:ins>
      <m:oMath>
        <m:sSub>
          <m:sSubPr>
            <m:ctrlPr>
              <w:ins w:id="4552" w:author="Bo Shen" w:date="2023-02-03T13:00:00Z">
                <w:rPr>
                  <w:rFonts w:ascii="Cambria Math" w:hAnsi="Cambria Math" w:cs="Times New Roman"/>
                  <w:i/>
                </w:rPr>
              </w:ins>
            </m:ctrlPr>
          </m:sSubPr>
          <m:e>
            <m:r>
              <w:ins w:id="4553" w:author="Bo Shen" w:date="2023-02-03T13:00:00Z">
                <w:rPr>
                  <w:rFonts w:ascii="Cambria Math" w:hAnsi="Cambria Math" w:cs="Times New Roman"/>
                </w:rPr>
                <m:t>ρ</m:t>
              </w:ins>
            </m:r>
          </m:e>
          <m:sub>
            <m:r>
              <w:ins w:id="4554" w:author="Bo Shen" w:date="2023-02-03T13:00:00Z">
                <w:rPr>
                  <w:rFonts w:ascii="Cambria Math" w:hAnsi="Cambria Math" w:cs="Times New Roman"/>
                </w:rPr>
                <m:t>i</m:t>
              </w:ins>
            </m:r>
          </m:sub>
        </m:sSub>
      </m:oMath>
      <w:ins w:id="4555" w:author="Bo Shen" w:date="2023-02-03T13:00:00Z">
        <w:r>
          <w:rPr>
            <w:rFonts w:ascii="Times New Roman" w:hAnsi="Times New Roman" w:cs="Times New Roman"/>
          </w:rPr>
          <w:t xml:space="preserve"> were set as 1+c’ for </w:t>
        </w:r>
      </w:ins>
      <w:ins w:id="4556" w:author="Bo Shen" w:date="2023-03-07T11:35:00Z">
        <w:r>
          <w:rPr>
            <w:rFonts w:ascii="Times New Roman" w:hAnsi="Times New Roman" w:cs="Times New Roman"/>
          </w:rPr>
          <w:t>O</w:t>
        </w:r>
      </w:ins>
      <w:ins w:id="4557" w:author="Bo Shen" w:date="2023-02-03T13:00:00Z">
        <w:r>
          <w:rPr>
            <w:rFonts w:ascii="Times New Roman" w:hAnsi="Times New Roman" w:cs="Times New Roman"/>
          </w:rPr>
          <w:t xml:space="preserve">ption 1 and 1-c’ for </w:t>
        </w:r>
      </w:ins>
      <w:ins w:id="4558" w:author="Bo Shen" w:date="2023-03-07T11:35:00Z">
        <w:r>
          <w:rPr>
            <w:rFonts w:ascii="Times New Roman" w:hAnsi="Times New Roman" w:cs="Times New Roman"/>
          </w:rPr>
          <w:t>O</w:t>
        </w:r>
      </w:ins>
      <w:ins w:id="4559" w:author="Bo Shen" w:date="2023-02-03T13:00:00Z">
        <w:r>
          <w:rPr>
            <w:rFonts w:ascii="Times New Roman" w:hAnsi="Times New Roman" w:cs="Times New Roman"/>
          </w:rPr>
          <w:t xml:space="preserve">ption 2, with c’ changing over 0 to .512. We fitted the threshold as a free parameter. In that way, the time constant </w:t>
        </w:r>
      </w:ins>
      <m:oMath>
        <m:r>
          <w:ins w:id="4560" w:author="Bo Shen" w:date="2023-02-03T13:00:00Z">
            <w:rPr>
              <w:rFonts w:ascii="Cambria Math" w:hAnsi="Cambria Math" w:cs="Times New Roman"/>
            </w:rPr>
            <m:t>τ</m:t>
          </w:ins>
        </m:r>
      </m:oMath>
      <w:ins w:id="4561" w:author="Bo Shen" w:date="2023-02-03T13:00:00Z">
        <w:r>
          <w:rPr>
            <w:rFonts w:ascii="Times New Roman" w:hAnsi="Times New Roman" w:cs="Times New Roman"/>
          </w:rPr>
          <w:t xml:space="preserve"> can be </w:t>
        </w:r>
      </w:ins>
      <w:ins w:id="4562" w:author="Bo Shen" w:date="2023-02-03T13:01:00Z">
        <w:r>
          <w:rPr>
            <w:rFonts w:ascii="Times New Roman" w:hAnsi="Times New Roman" w:cs="Times New Roman"/>
          </w:rPr>
          <w:t>taken</w:t>
        </w:r>
      </w:ins>
      <w:ins w:id="4563" w:author="Bo Shen" w:date="2023-02-03T13:00:00Z">
        <w:r>
          <w:rPr>
            <w:rFonts w:ascii="Times New Roman" w:hAnsi="Times New Roman" w:cs="Times New Roman"/>
          </w:rPr>
          <w:t xml:space="preserve"> as an arbitrary value</w:t>
        </w:r>
      </w:ins>
      <w:ins w:id="4564" w:author="Bo Shen" w:date="2023-02-03T13:01:00Z">
        <w:r>
          <w:rPr>
            <w:rFonts w:ascii="Times New Roman" w:hAnsi="Times New Roman" w:cs="Times New Roman"/>
          </w:rPr>
          <w:t xml:space="preserve"> (100 ms</w:t>
        </w:r>
      </w:ins>
      <w:ins w:id="4565" w:author="Bo Shen" w:date="2023-02-03T13:02:00Z">
        <w:r>
          <w:rPr>
            <w:rFonts w:ascii="Times New Roman" w:hAnsi="Times New Roman" w:cs="Times New Roman"/>
          </w:rPr>
          <w:t xml:space="preserve"> used in our case</w:t>
        </w:r>
      </w:ins>
      <w:ins w:id="4566" w:author="Bo Shen" w:date="2023-02-03T13:01:00Z">
        <w:r>
          <w:rPr>
            <w:rFonts w:ascii="Times New Roman" w:hAnsi="Times New Roman" w:cs="Times New Roman"/>
          </w:rPr>
          <w:t>)</w:t>
        </w:r>
      </w:ins>
      <w:ins w:id="4567" w:author="Bo Shen" w:date="2023-02-03T13:00:00Z">
        <w:r>
          <w:rPr>
            <w:rFonts w:ascii="Times New Roman" w:hAnsi="Times New Roman" w:cs="Times New Roman"/>
          </w:rPr>
          <w:t xml:space="preserve"> since it was not independent fro</w:t>
        </w:r>
      </w:ins>
      <w:ins w:id="4568" w:author="Bo Shen" w:date="2023-02-03T13:01:00Z">
        <w:r>
          <w:rPr>
            <w:rFonts w:ascii="Times New Roman" w:hAnsi="Times New Roman" w:cs="Times New Roman"/>
          </w:rPr>
          <w:t>m the threshold.</w:t>
        </w:r>
      </w:ins>
      <w:ins w:id="4569" w:author="Bo Shen" w:date="2023-02-03T13:00:00Z">
        <w:r>
          <w:rPr>
            <w:rFonts w:ascii="Times New Roman" w:hAnsi="Times New Roman" w:cs="Times New Roman"/>
          </w:rPr>
          <w:t xml:space="preserve"> </w:t>
        </w:r>
      </w:ins>
      <w:ins w:id="4570" w:author="Bo Shen" w:date="2023-02-03T13:02:00Z">
        <w:r>
          <w:rPr>
            <w:rFonts w:ascii="Times New Roman" w:hAnsi="Times New Roman" w:cs="Times New Roman"/>
          </w:rPr>
          <w:t xml:space="preserve">Other than the parameters we mentioned above, </w:t>
        </w:r>
      </w:ins>
      <w:ins w:id="4571" w:author="Bo Shen" w:date="2023-03-03T18:14:00Z">
        <w:r>
          <w:rPr>
            <w:rFonts w:ascii="Times New Roman" w:hAnsi="Times New Roman" w:cs="Times New Roman"/>
          </w:rPr>
          <w:t xml:space="preserve">non-decision time </w:t>
        </w:r>
      </w:ins>
      <m:oMath>
        <m:sSub>
          <m:sSubPr>
            <m:ctrlPr>
              <w:ins w:id="4572" w:author="Bo Shen" w:date="2023-02-03T13:03:00Z">
                <w:rPr>
                  <w:rFonts w:ascii="Cambria Math" w:hAnsi="Cambria Math" w:cs="Times New Roman"/>
                  <w:i/>
                </w:rPr>
              </w:ins>
            </m:ctrlPr>
          </m:sSubPr>
          <m:e>
            <m:r>
              <w:ins w:id="4573" w:author="Bo Shen" w:date="2023-02-03T13:03:00Z">
                <w:rPr>
                  <w:rFonts w:ascii="Cambria Math" w:hAnsi="Cambria Math" w:cs="Times New Roman"/>
                </w:rPr>
                <m:t>T</m:t>
              </w:ins>
            </m:r>
          </m:e>
          <m:sub>
            <m:r>
              <w:ins w:id="4574" w:author="Bo Shen" w:date="2023-02-03T13:03:00Z">
                <w:rPr>
                  <w:rFonts w:ascii="Cambria Math" w:hAnsi="Cambria Math" w:cs="Times New Roman"/>
                </w:rPr>
                <m:t>0</m:t>
              </w:ins>
            </m:r>
          </m:sub>
        </m:sSub>
      </m:oMath>
      <w:ins w:id="4575" w:author="Bo Shen" w:date="2023-02-03T13:03:00Z">
        <w:r>
          <w:rPr>
            <w:rFonts w:ascii="Times New Roman" w:hAnsi="Times New Roman" w:cs="Times New Roman"/>
          </w:rPr>
          <w:t xml:space="preserve"> was </w:t>
        </w:r>
      </w:ins>
      <w:ins w:id="4576" w:author="Bo Shen" w:date="2023-03-03T18:14:00Z">
        <w:r>
          <w:rPr>
            <w:rFonts w:ascii="Times New Roman" w:hAnsi="Times New Roman" w:cs="Times New Roman"/>
          </w:rPr>
          <w:t>fixed</w:t>
        </w:r>
      </w:ins>
      <w:ins w:id="4577" w:author="Bo Shen" w:date="2023-02-03T13:03:00Z">
        <w:r>
          <w:rPr>
            <w:rFonts w:ascii="Times New Roman" w:hAnsi="Times New Roman" w:cs="Times New Roman"/>
          </w:rPr>
          <w:t xml:space="preserve"> as </w:t>
        </w:r>
      </w:ins>
      <w:ins w:id="4578" w:author="Bo Shen" w:date="2023-03-03T18:14:00Z">
        <w:r>
          <w:rPr>
            <w:rFonts w:ascii="Times New Roman" w:hAnsi="Times New Roman" w:cs="Times New Roman"/>
          </w:rPr>
          <w:t>120 ms</w:t>
        </w:r>
      </w:ins>
      <w:ins w:id="4579" w:author="Bo Shen" w:date="2023-03-03T18:15:00Z">
        <w:r>
          <w:rPr>
            <w:rFonts w:ascii="Times New Roman" w:hAnsi="Times New Roman" w:cs="Times New Roman"/>
          </w:rPr>
          <w:t xml:space="preserve">, sharing the same assumption with the other two models based on the empirical observed delays after stimulus onset </w:t>
        </w:r>
      </w:ins>
      <w:ins w:id="4580" w:author="Bo Shen" w:date="2023-03-03T18:16:00Z">
        <w:r>
          <w:rPr>
            <w:rFonts w:ascii="Times New Roman" w:hAnsi="Times New Roman" w:cs="Times New Roman"/>
          </w:rPr>
          <w:t xml:space="preserve">(90 ms) </w:t>
        </w:r>
      </w:ins>
      <w:ins w:id="4581" w:author="Bo Shen" w:date="2023-03-03T18:15:00Z">
        <w:r>
          <w:rPr>
            <w:rFonts w:ascii="Times New Roman" w:hAnsi="Times New Roman" w:cs="Times New Roman"/>
          </w:rPr>
          <w:t>and before saccade</w:t>
        </w:r>
      </w:ins>
      <w:ins w:id="4582" w:author="Bo Shen" w:date="2023-03-03T18:16:00Z">
        <w:r>
          <w:rPr>
            <w:rFonts w:ascii="Times New Roman" w:hAnsi="Times New Roman" w:cs="Times New Roman"/>
          </w:rPr>
          <w:t xml:space="preserve"> (30 ms)</w:t>
        </w:r>
      </w:ins>
      <w:ins w:id="4583" w:author="Bo Shen" w:date="2023-02-03T13:04:00Z">
        <w:r>
          <w:rPr>
            <w:rFonts w:ascii="Times New Roman" w:hAnsi="Times New Roman" w:cs="Times New Roman"/>
          </w:rPr>
          <w:t xml:space="preserve">. That </w:t>
        </w:r>
      </w:ins>
      <w:ins w:id="4584" w:author="Bo Shen" w:date="2023-02-03T13:05:00Z">
        <w:r>
          <w:rPr>
            <w:rFonts w:ascii="Times New Roman" w:hAnsi="Times New Roman" w:cs="Times New Roman"/>
          </w:rPr>
          <w:t>gives</w:t>
        </w:r>
      </w:ins>
      <w:ins w:id="4585" w:author="Bo Shen" w:date="2023-02-03T13:04:00Z">
        <w:r>
          <w:rPr>
            <w:rFonts w:ascii="Times New Roman" w:hAnsi="Times New Roman" w:cs="Times New Roman"/>
          </w:rPr>
          <w:t xml:space="preserve"> in total</w:t>
        </w:r>
      </w:ins>
      <w:ins w:id="4586" w:author="Bo Shen" w:date="2023-02-03T12:27:00Z">
        <w:r>
          <w:rPr>
            <w:rFonts w:ascii="Times New Roman" w:hAnsi="Times New Roman" w:cs="Times New Roman"/>
          </w:rPr>
          <w:t xml:space="preserve"> </w:t>
        </w:r>
      </w:ins>
      <w:ins w:id="4587" w:author="Bo Shen" w:date="2023-03-03T18:16:00Z">
        <w:r>
          <w:rPr>
            <w:rFonts w:ascii="Times New Roman" w:hAnsi="Times New Roman" w:cs="Times New Roman"/>
          </w:rPr>
          <w:t>four</w:t>
        </w:r>
      </w:ins>
      <w:ins w:id="4588" w:author="Bo Shen" w:date="2023-02-03T12:27:00Z">
        <w:r>
          <w:rPr>
            <w:rFonts w:ascii="Times New Roman" w:hAnsi="Times New Roman" w:cs="Times New Roman"/>
          </w:rPr>
          <w:t xml:space="preserve"> free parameters</w:t>
        </w:r>
      </w:ins>
      <w:ins w:id="4589" w:author="Bo Shen" w:date="2023-02-03T13:04:00Z">
        <w:r>
          <w:rPr>
            <w:rFonts w:ascii="Times New Roman" w:hAnsi="Times New Roman" w:cs="Times New Roman"/>
          </w:rPr>
          <w:t xml:space="preserve"> </w:t>
        </w:r>
      </w:ins>
      <w:ins w:id="4590" w:author="Bo Shen" w:date="2023-02-03T13:05:00Z">
        <w:r>
          <w:rPr>
            <w:rFonts w:ascii="Times New Roman" w:hAnsi="Times New Roman" w:cs="Times New Roman"/>
          </w:rPr>
          <w:t>to estimate</w:t>
        </w:r>
      </w:ins>
      <w:ins w:id="4591" w:author="Bo Shen" w:date="2023-02-03T12:55:00Z">
        <w:r>
          <w:rPr>
            <w:rFonts w:ascii="Times New Roman" w:hAnsi="Times New Roman" w:cs="Times New Roman"/>
          </w:rPr>
          <w:t xml:space="preserve"> </w:t>
        </w:r>
      </w:ins>
      <m:oMath>
        <m:r>
          <w:ins w:id="4592" w:author="Bo Shen" w:date="2023-02-03T12:55:00Z">
            <w:rPr>
              <w:rFonts w:ascii="Cambria Math" w:hAnsi="Cambria Math" w:cs="Times New Roman"/>
            </w:rPr>
            <m:t>k</m:t>
          </w:ins>
        </m:r>
      </m:oMath>
      <w:ins w:id="4593" w:author="Bo Shen" w:date="2023-02-03T12:56:00Z">
        <w:r>
          <w:rPr>
            <w:rFonts w:ascii="Times New Roman" w:hAnsi="Times New Roman" w:cs="Times New Roman"/>
          </w:rPr>
          <w:t xml:space="preserve">, </w:t>
        </w:r>
      </w:ins>
      <m:oMath>
        <m:r>
          <w:ins w:id="4594" w:author="Bo Shen" w:date="2023-02-03T12:56:00Z">
            <w:rPr>
              <w:rFonts w:ascii="Cambria Math" w:hAnsi="Cambria Math" w:cs="Times New Roman"/>
            </w:rPr>
            <m:t>β</m:t>
          </w:ins>
        </m:r>
      </m:oMath>
      <w:ins w:id="4595" w:author="Bo Shen" w:date="2023-02-03T12:56:00Z">
        <w:r>
          <w:rPr>
            <w:rFonts w:ascii="Times New Roman" w:hAnsi="Times New Roman" w:cs="Times New Roman"/>
          </w:rPr>
          <w:t xml:space="preserve">, </w:t>
        </w:r>
      </w:ins>
      <m:oMath>
        <m:r>
          <w:ins w:id="4596" w:author="Bo Shen" w:date="2023-02-03T12:56:00Z">
            <w:rPr>
              <w:rFonts w:ascii="Cambria Math" w:hAnsi="Cambria Math" w:cs="Times New Roman"/>
            </w:rPr>
            <m:t>σ</m:t>
          </w:ins>
        </m:r>
      </m:oMath>
      <w:ins w:id="4597" w:author="Bo Shen" w:date="2023-02-03T13:05:00Z">
        <w:r>
          <w:rPr>
            <w:rFonts w:ascii="Times New Roman" w:hAnsi="Times New Roman" w:cs="Times New Roman"/>
          </w:rPr>
          <w:t>,</w:t>
        </w:r>
      </w:ins>
      <w:ins w:id="4598" w:author="Bo Shen" w:date="2023-03-03T18:16:00Z">
        <w:r>
          <w:rPr>
            <w:rFonts w:ascii="Times New Roman" w:hAnsi="Times New Roman" w:cs="Times New Roman"/>
          </w:rPr>
          <w:t xml:space="preserve"> and</w:t>
        </w:r>
      </w:ins>
      <w:ins w:id="4599" w:author="Bo Shen" w:date="2023-02-03T13:05:00Z">
        <w:r>
          <w:rPr>
            <w:rFonts w:ascii="Times New Roman" w:hAnsi="Times New Roman" w:cs="Times New Roman"/>
          </w:rPr>
          <w:t xml:space="preserve"> </w:t>
        </w:r>
      </w:ins>
      <m:oMath>
        <m:r>
          <w:ins w:id="4600" w:author="Bo Shen" w:date="2023-02-03T13:05:00Z">
            <w:rPr>
              <w:rFonts w:ascii="Cambria Math" w:hAnsi="Cambria Math" w:cs="Times New Roman"/>
            </w:rPr>
            <m:t>threshold</m:t>
          </w:ins>
        </m:r>
      </m:oMath>
      <w:ins w:id="4601" w:author="Bo Shen" w:date="2023-02-03T13:04:00Z">
        <w:r>
          <w:rPr>
            <w:rFonts w:ascii="Times New Roman" w:hAnsi="Times New Roman" w:cs="Times New Roman"/>
          </w:rPr>
          <w:t>.</w:t>
        </w:r>
      </w:ins>
      <w:ins w:id="4602" w:author="Bo Shen" w:date="2023-02-03T13:05:00Z">
        <w:r>
          <w:rPr>
            <w:rFonts w:ascii="Times New Roman" w:hAnsi="Times New Roman" w:cs="Times New Roman"/>
          </w:rPr>
          <w:t xml:space="preserve"> Since the scale of the </w:t>
        </w:r>
      </w:ins>
      <w:ins w:id="4603" w:author="Bo Shen" w:date="2023-02-03T13:06:00Z">
        <w:r>
          <w:rPr>
            <w:rFonts w:ascii="Times New Roman" w:hAnsi="Times New Roman" w:cs="Times New Roman"/>
          </w:rPr>
          <w:t>activities is arbitrarily defined,</w:t>
        </w:r>
      </w:ins>
      <w:ins w:id="4604" w:author="Bo Shen" w:date="2023-02-03T12:55:00Z">
        <w:r>
          <w:rPr>
            <w:rFonts w:ascii="Times New Roman" w:hAnsi="Times New Roman" w:cs="Times New Roman"/>
          </w:rPr>
          <w:t xml:space="preserve"> </w:t>
        </w:r>
      </w:ins>
      <w:ins w:id="4605" w:author="Bo Shen" w:date="2023-02-03T13:06:00Z">
        <w:r>
          <w:rPr>
            <w:rFonts w:ascii="Times New Roman" w:hAnsi="Times New Roman" w:cs="Times New Roman"/>
          </w:rPr>
          <w:t xml:space="preserve">it would need rescaling when </w:t>
        </w:r>
      </w:ins>
      <w:ins w:id="4606" w:author="Bo Shen" w:date="2023-02-03T13:07:00Z">
        <w:r>
          <w:rPr>
            <w:rFonts w:ascii="Times New Roman" w:hAnsi="Times New Roman" w:cs="Times New Roman"/>
          </w:rPr>
          <w:t>compared</w:t>
        </w:r>
      </w:ins>
      <w:ins w:id="4607" w:author="Bo Shen" w:date="2023-02-03T13:06:00Z">
        <w:r>
          <w:rPr>
            <w:rFonts w:ascii="Times New Roman" w:hAnsi="Times New Roman" w:cs="Times New Roman"/>
          </w:rPr>
          <w:t xml:space="preserve"> to the empirical data</w:t>
        </w:r>
      </w:ins>
      <w:ins w:id="4608" w:author="Bo Shen" w:date="2023-02-03T13:07:00Z">
        <w:r>
          <w:rPr>
            <w:rFonts w:ascii="Times New Roman" w:hAnsi="Times New Roman" w:cs="Times New Roman"/>
          </w:rPr>
          <w:t xml:space="preserve"> of mean firing rates in</w:t>
        </w:r>
      </w:ins>
      <w:ins w:id="4609" w:author="Bo Shen" w:date="2023-02-03T13:08:00Z">
        <w:r>
          <w:rPr>
            <w:rFonts w:ascii="Times New Roman" w:hAnsi="Times New Roman" w:cs="Times New Roman"/>
          </w:rPr>
          <w:t xml:space="preserve"> the unit of</w:t>
        </w:r>
      </w:ins>
      <w:ins w:id="4610" w:author="Bo Shen" w:date="2023-02-03T13:07:00Z">
        <w:r>
          <w:rPr>
            <w:rFonts w:ascii="Times New Roman" w:hAnsi="Times New Roman" w:cs="Times New Roman"/>
          </w:rPr>
          <w:t xml:space="preserve"> Hz</w:t>
        </w:r>
      </w:ins>
      <w:ins w:id="4611" w:author="Bo Shen" w:date="2023-02-03T13:06:00Z">
        <w:r>
          <w:rPr>
            <w:rFonts w:ascii="Times New Roman" w:hAnsi="Times New Roman" w:cs="Times New Roman"/>
          </w:rPr>
          <w:t>.</w:t>
        </w:r>
      </w:ins>
      <w:ins w:id="4612" w:author="Bo Shen" w:date="2023-02-03T13:09:00Z">
        <w:r>
          <w:rPr>
            <w:rFonts w:ascii="Times New Roman" w:hAnsi="Times New Roman" w:cs="Times New Roman"/>
          </w:rPr>
          <w:t xml:space="preserve"> The task setting and the optimization used were kept the same as in fitting the LDDM (see above). The time step </w:t>
        </w:r>
        <w:r w:rsidRPr="00563E7C">
          <w:rPr>
            <w:rFonts w:ascii="Times New Roman" w:hAnsi="Times New Roman" w:cs="Times New Roman"/>
            <w:i/>
          </w:rPr>
          <w:t>dt</w:t>
        </w:r>
        <w:r>
          <w:rPr>
            <w:rFonts w:ascii="Times New Roman" w:hAnsi="Times New Roman" w:cs="Times New Roman"/>
          </w:rPr>
          <w:t xml:space="preserve"> was set as .001 s.</w:t>
        </w:r>
      </w:ins>
    </w:p>
    <w:p w14:paraId="089402BD" w14:textId="77777777" w:rsidR="00564B42" w:rsidRDefault="00564B42" w:rsidP="00E24C8A">
      <w:pPr>
        <w:spacing w:line="480" w:lineRule="auto"/>
        <w:jc w:val="both"/>
        <w:rPr>
          <w:rFonts w:ascii="Times New Roman" w:hAnsi="Times New Roman" w:cs="Times New Roman"/>
          <w:color w:val="000000" w:themeColor="text1"/>
        </w:rPr>
      </w:pPr>
    </w:p>
    <w:p w14:paraId="3139C0BD" w14:textId="77777777" w:rsidR="00564B42" w:rsidRDefault="00564B42" w:rsidP="00E24C8A">
      <w:pPr>
        <w:spacing w:line="480" w:lineRule="auto"/>
        <w:jc w:val="both"/>
        <w:rPr>
          <w:rFonts w:ascii="Times New Roman" w:hAnsi="Times New Roman" w:cs="Times New Roman"/>
          <w:color w:val="000000" w:themeColor="text1"/>
        </w:rPr>
      </w:pPr>
    </w:p>
    <w:p w14:paraId="0FA3CF5B" w14:textId="77777777" w:rsidR="00564B42" w:rsidRPr="00EC6C76" w:rsidRDefault="00564B42" w:rsidP="008D453F">
      <w:pPr>
        <w:pStyle w:val="Heading4"/>
      </w:pPr>
      <w:r w:rsidRPr="00EC6C76">
        <w:t xml:space="preserve">Analysis </w:t>
      </w:r>
      <w:del w:id="4613" w:author="Bo Shen" w:date="2023-02-27T23:08:00Z">
        <w:r w:rsidRPr="00EC6C76" w:rsidDel="0054336D">
          <w:delText xml:space="preserve">for </w:delText>
        </w:r>
      </w:del>
      <w:ins w:id="4614" w:author="Bo Shen" w:date="2023-02-27T23:08:00Z">
        <w:r>
          <w:t>of</w:t>
        </w:r>
        <w:r w:rsidRPr="00EC6C76">
          <w:t xml:space="preserve"> </w:t>
        </w:r>
      </w:ins>
      <w:r w:rsidRPr="00EC6C76">
        <w:t>persistent activity</w:t>
      </w:r>
    </w:p>
    <w:p w14:paraId="1A568E7B" w14:textId="77777777" w:rsidR="00564B42" w:rsidRPr="009E494C" w:rsidRDefault="00564B42" w:rsidP="00E24C8A">
      <w:pPr>
        <w:spacing w:line="480" w:lineRule="auto"/>
        <w:jc w:val="both"/>
        <w:rPr>
          <w:rFonts w:ascii="Times New Roman" w:hAnsi="Times New Roman" w:cs="Times New Roman"/>
          <w:b/>
        </w:rPr>
      </w:pPr>
    </w:p>
    <w:p w14:paraId="05A4D5E9" w14:textId="77777777" w:rsidR="00564B42" w:rsidRDefault="00564B42" w:rsidP="00E24C8A">
      <w:pPr>
        <w:spacing w:line="480" w:lineRule="auto"/>
        <w:jc w:val="both"/>
        <w:rPr>
          <w:rFonts w:ascii="Times New Roman" w:hAnsi="Times New Roman" w:cs="Times New Roman"/>
        </w:rPr>
      </w:pPr>
      <w:r>
        <w:rPr>
          <w:rFonts w:ascii="Times New Roman" w:hAnsi="Times New Roman" w:cs="Times New Roman"/>
        </w:rPr>
        <w:t xml:space="preserve">We showed in </w:t>
      </w:r>
      <w:ins w:id="4615" w:author="Bo Shen" w:date="2023-02-27T23:08:00Z">
        <w:r w:rsidRPr="0054336D">
          <w:rPr>
            <w:rFonts w:ascii="Times New Roman" w:hAnsi="Times New Roman" w:cs="Times New Roman"/>
            <w:i/>
            <w:iCs/>
            <w:rPrChange w:id="4616" w:author="Bo Shen" w:date="2023-02-27T23:08:00Z">
              <w:rPr>
                <w:rFonts w:ascii="Times New Roman" w:hAnsi="Times New Roman" w:cs="Times New Roman"/>
              </w:rPr>
            </w:rPrChange>
          </w:rPr>
          <w:t>R</w:t>
        </w:r>
      </w:ins>
      <w:del w:id="4617" w:author="Bo Shen" w:date="2023-02-27T23:08:00Z">
        <w:r w:rsidRPr="0054336D" w:rsidDel="0054336D">
          <w:rPr>
            <w:rFonts w:ascii="Times New Roman" w:hAnsi="Times New Roman" w:cs="Times New Roman"/>
            <w:i/>
            <w:iCs/>
            <w:rPrChange w:id="4618" w:author="Bo Shen" w:date="2023-02-27T23:08:00Z">
              <w:rPr>
                <w:rFonts w:ascii="Times New Roman" w:hAnsi="Times New Roman" w:cs="Times New Roman"/>
              </w:rPr>
            </w:rPrChange>
          </w:rPr>
          <w:delText>r</w:delText>
        </w:r>
      </w:del>
      <w:r w:rsidRPr="0054336D">
        <w:rPr>
          <w:rFonts w:ascii="Times New Roman" w:hAnsi="Times New Roman" w:cs="Times New Roman"/>
          <w:i/>
          <w:iCs/>
          <w:rPrChange w:id="4619" w:author="Bo Shen" w:date="2023-02-27T23:08:00Z">
            <w:rPr>
              <w:rFonts w:ascii="Times New Roman" w:hAnsi="Times New Roman" w:cs="Times New Roman"/>
            </w:rPr>
          </w:rPrChange>
        </w:rPr>
        <w:t>esults</w:t>
      </w:r>
      <w:r>
        <w:rPr>
          <w:rFonts w:ascii="Times New Roman" w:hAnsi="Times New Roman" w:cs="Times New Roman"/>
        </w:rPr>
        <w:t xml:space="preserve"> that the LDDM with recurrent excitation predicts persistent activity that maintains input information during delay intervals. Here we provide mathematical analysis of the LDDM differential equations to examine the properties and genesis of this persistent activity. In </w:t>
      </w:r>
      <w:r>
        <w:rPr>
          <w:rFonts w:ascii="Times New Roman" w:hAnsi="Times New Roman" w:cs="Times New Roman"/>
        </w:rPr>
        <w:lastRenderedPageBreak/>
        <w:t xml:space="preserve">addition to examining the property of the system with symmetric </w:t>
      </w:r>
      <w:del w:id="4620" w:author="Bo Shen" w:date="2023-02-03T12:22:00Z">
        <w:r w:rsidDel="007F42AA">
          <w:rPr>
            <w:rFonts w:ascii="Times New Roman" w:hAnsi="Times New Roman" w:cs="Times New Roman"/>
          </w:rPr>
          <w:delText>gain control</w:delText>
        </w:r>
      </w:del>
      <w:ins w:id="4621" w:author="Bo Shen" w:date="2023-02-03T12:22:00Z">
        <w:r>
          <w:rPr>
            <w:rFonts w:ascii="Times New Roman" w:hAnsi="Times New Roman" w:cs="Times New Roman"/>
          </w:rPr>
          <w:t>gain-control</w:t>
        </w:r>
      </w:ins>
      <w:r>
        <w:rPr>
          <w:rFonts w:ascii="Times New Roman" w:hAnsi="Times New Roman" w:cs="Times New Roman"/>
        </w:rPr>
        <w:t xml:space="preserve"> weights (</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ii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ij(i</m:t>
            </m:r>
            <m:r>
              <w:rPr>
                <w:rFonts w:ascii="Cambria Math" w:hAnsi="Cambria Math" w:cs="Times New Roman" w:hint="eastAsia"/>
              </w:rPr>
              <m:t>≠</m:t>
            </m:r>
            <m:r>
              <w:rPr>
                <w:rFonts w:ascii="Cambria Math" w:hAnsi="Cambria Math" w:cs="Times New Roman"/>
              </w:rPr>
              <m:t>j)</m:t>
            </m:r>
          </m:sub>
        </m:sSub>
      </m:oMath>
      <w:r>
        <w:rPr>
          <w:rFonts w:ascii="Times New Roman" w:hAnsi="Times New Roman" w:cs="Times New Roman"/>
        </w:rPr>
        <w:t>), we expanded our analysis to allow the gain-control weights to be asymmetric; this allows us to examine the robustness of LDDM properties to asymmetric weights.</w:t>
      </w:r>
    </w:p>
    <w:p w14:paraId="1FAEFB3A" w14:textId="77777777" w:rsidR="00564B42" w:rsidRDefault="00564B42" w:rsidP="00E24C8A">
      <w:pPr>
        <w:spacing w:line="480" w:lineRule="auto"/>
        <w:jc w:val="both"/>
        <w:rPr>
          <w:rFonts w:ascii="Times New Roman" w:hAnsi="Times New Roman" w:cs="Times New Roman"/>
        </w:rPr>
      </w:pPr>
    </w:p>
    <w:p w14:paraId="16E8A0A9" w14:textId="77777777" w:rsidR="00564B42" w:rsidRDefault="00564B42" w:rsidP="00E24C8A">
      <w:pPr>
        <w:spacing w:line="480" w:lineRule="auto"/>
        <w:jc w:val="both"/>
        <w:rPr>
          <w:rFonts w:ascii="Times New Roman" w:hAnsi="Times New Roman" w:cs="Times New Roman"/>
        </w:rPr>
      </w:pPr>
      <w:r>
        <w:rPr>
          <w:rFonts w:ascii="Times New Roman" w:hAnsi="Times New Roman" w:cs="Times New Roman"/>
        </w:rPr>
        <w:t>Equilibrium states of the differential equations (</w:t>
      </w:r>
      <w:r w:rsidRPr="003E3894">
        <w:rPr>
          <w:rFonts w:ascii="Times New Roman" w:hAnsi="Times New Roman" w:cs="Times New Roman"/>
          <w:bCs/>
          <w:rPrChange w:id="4622" w:author="Bo Shen" w:date="2023-02-27T16:41:00Z">
            <w:rPr>
              <w:rFonts w:ascii="Times New Roman" w:hAnsi="Times New Roman" w:cs="Times New Roman"/>
              <w:b/>
            </w:rPr>
          </w:rPrChange>
        </w:rPr>
        <w:t>Eqs. 1-3</w:t>
      </w:r>
      <w:r>
        <w:rPr>
          <w:rFonts w:ascii="Times New Roman" w:hAnsi="Times New Roman" w:cs="Times New Roman"/>
        </w:rPr>
        <w:t xml:space="preserve">) after </w:t>
      </w:r>
      <w:ins w:id="4623" w:author="Bo Shen" w:date="2023-02-03T11:39:00Z">
        <w:r>
          <w:rPr>
            <w:rFonts w:ascii="Times New Roman" w:hAnsi="Times New Roman" w:cs="Times New Roman"/>
          </w:rPr>
          <w:t xml:space="preserve">the </w:t>
        </w:r>
      </w:ins>
      <w:r>
        <w:rPr>
          <w:rFonts w:ascii="Times New Roman" w:hAnsi="Times New Roman" w:cs="Times New Roman"/>
        </w:rPr>
        <w:t>withdrawal of inputs were considered. The gain control weigh</w:t>
      </w:r>
      <w:ins w:id="4624" w:author="Bo Shen" w:date="2023-02-03T11:39:00Z">
        <w:r>
          <w:rPr>
            <w:rFonts w:ascii="Times New Roman" w:hAnsi="Times New Roman" w:cs="Times New Roman"/>
          </w:rPr>
          <w:t>t</w:t>
        </w:r>
      </w:ins>
      <w:r>
        <w:rPr>
          <w:rFonts w:ascii="Times New Roman" w:hAnsi="Times New Roman" w:cs="Times New Roman"/>
        </w:rPr>
        <w:t xml:space="preserve">s </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ij</m:t>
            </m:r>
          </m:sub>
        </m:sSub>
      </m:oMath>
      <w:r>
        <w:rPr>
          <w:rFonts w:ascii="Times New Roman" w:hAnsi="Times New Roman" w:cs="Times New Roman"/>
        </w:rPr>
        <w:t xml:space="preserve"> were split into two parts, with the local-option weight denoted as </w:t>
      </w:r>
      <m:oMath>
        <m:r>
          <w:rPr>
            <w:rFonts w:ascii="Cambria Math" w:hAnsi="Cambria Math" w:cs="Times New Roman"/>
          </w:rPr>
          <m:t>w</m:t>
        </m:r>
      </m:oMath>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ii</m:t>
            </m:r>
          </m:sub>
        </m:sSub>
        <m:r>
          <w:rPr>
            <w:rFonts w:ascii="Cambria Math" w:hAnsi="Cambria Math" w:cs="Times New Roman"/>
          </w:rPr>
          <m:t>=w</m:t>
        </m:r>
      </m:oMath>
      <w:r>
        <w:rPr>
          <w:rFonts w:ascii="Times New Roman" w:hAnsi="Times New Roman" w:cs="Times New Roman"/>
        </w:rPr>
        <w:t xml:space="preserve">) and the cross-option weight denoted as </w:t>
      </w:r>
      <m:oMath>
        <m:r>
          <w:rPr>
            <w:rFonts w:ascii="Cambria Math" w:hAnsi="Cambria Math" w:cs="Times New Roman"/>
          </w:rPr>
          <m:t xml:space="preserve">v </m:t>
        </m:r>
      </m:oMath>
      <w:r>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ij</m:t>
            </m:r>
            <m:d>
              <m:dPr>
                <m:ctrlPr>
                  <w:rPr>
                    <w:rFonts w:ascii="Cambria Math" w:hAnsi="Cambria Math" w:cs="Times New Roman"/>
                    <w:i/>
                  </w:rPr>
                </m:ctrlPr>
              </m:dPr>
              <m:e>
                <m:r>
                  <w:rPr>
                    <w:rFonts w:ascii="Cambria Math" w:hAnsi="Cambria Math" w:cs="Times New Roman"/>
                  </w:rPr>
                  <m:t>i</m:t>
                </m:r>
                <m:r>
                  <w:rPr>
                    <w:rFonts w:ascii="Cambria Math" w:hAnsi="Cambria Math" w:cs="Times New Roman" w:hint="eastAsia"/>
                  </w:rPr>
                  <m:t>≠</m:t>
                </m:r>
                <m:r>
                  <w:rPr>
                    <w:rFonts w:ascii="Cambria Math" w:hAnsi="Cambria Math" w:cs="Times New Roman" w:hint="eastAsia"/>
                  </w:rPr>
                  <m:t>j</m:t>
                </m:r>
              </m:e>
            </m:d>
          </m:sub>
        </m:sSub>
        <m:r>
          <w:rPr>
            <w:rFonts w:ascii="Cambria Math" w:hAnsi="Cambria Math" w:cs="Times New Roman"/>
          </w:rPr>
          <m:t>=v</m:t>
        </m:r>
      </m:oMath>
      <w:r>
        <w:rPr>
          <w:rFonts w:ascii="Times New Roman" w:hAnsi="Times New Roman" w:cs="Times New Roman"/>
        </w:rPr>
        <w:t>). The input values were set to zero and local disinhibition was assumed inactive (</w:t>
      </w:r>
      <m:oMath>
        <m:r>
          <w:rPr>
            <w:rFonts w:ascii="Cambria Math" w:hAnsi="Cambria Math" w:cs="Times New Roman"/>
          </w:rPr>
          <m:t>β=0</m:t>
        </m:r>
      </m:oMath>
      <w:r>
        <w:rPr>
          <w:rFonts w:ascii="Times New Roman" w:hAnsi="Times New Roman" w:cs="Times New Roman"/>
        </w:rPr>
        <w:t xml:space="preserve">). Equilibria of the system were solved by taking the intersection of the steady states of all units, i.e., when </w:t>
      </w:r>
      <m:oMath>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r>
          <w:rPr>
            <w:rFonts w:ascii="Cambria Math" w:hAnsi="Cambria Math" w:cs="Times New Roman"/>
          </w:rPr>
          <m:t>/dt</m:t>
        </m:r>
      </m:oMath>
      <w:r>
        <w:rPr>
          <w:rFonts w:ascii="Times New Roman" w:hAnsi="Times New Roman" w:cs="Times New Roman"/>
        </w:rPr>
        <w:t xml:space="preserve">, </w:t>
      </w:r>
      <m:oMath>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i</m:t>
            </m:r>
          </m:sub>
        </m:sSub>
        <m:r>
          <w:rPr>
            <w:rFonts w:ascii="Cambria Math" w:hAnsi="Cambria Math" w:cs="Times New Roman"/>
          </w:rPr>
          <m:t>/dt</m:t>
        </m:r>
      </m:oMath>
      <w:r>
        <w:rPr>
          <w:rFonts w:ascii="Times New Roman" w:hAnsi="Times New Roman" w:cs="Times New Roman"/>
        </w:rPr>
        <w:t xml:space="preserve">, and </w:t>
      </w:r>
      <m:oMath>
        <m:r>
          <w:rPr>
            <w:rFonts w:ascii="Cambria Math" w:hAnsi="Cambria Math" w:cs="Times New Roman"/>
          </w:rPr>
          <m:t>d</m:t>
        </m:r>
        <m:sSub>
          <m:sSubPr>
            <m:ctrlPr>
              <w:rPr>
                <w:rFonts w:ascii="Cambria Math" w:hAnsi="Cambria Math" w:cs="Times New Roman"/>
                <w:i/>
              </w:rPr>
            </m:ctrlPr>
          </m:sSubPr>
          <m:e>
            <m:r>
              <w:ins w:id="4625" w:author="Bo Shen" w:date="2023-02-03T11:40:00Z">
                <w:rPr>
                  <w:rFonts w:ascii="Cambria Math" w:hAnsi="Cambria Math" w:cs="Times New Roman"/>
                </w:rPr>
                <m:t>D</m:t>
              </w:ins>
            </m:r>
            <m:r>
              <w:del w:id="4626" w:author="Bo Shen" w:date="2023-02-03T11:40:00Z">
                <w:rPr>
                  <w:rFonts w:ascii="Cambria Math" w:hAnsi="Cambria Math" w:cs="Times New Roman"/>
                </w:rPr>
                <m:t>I</m:t>
              </w:del>
            </m:r>
          </m:e>
          <m:sub>
            <m:r>
              <w:rPr>
                <w:rFonts w:ascii="Cambria Math" w:hAnsi="Cambria Math" w:cs="Times New Roman"/>
              </w:rPr>
              <m:t>i</m:t>
            </m:r>
          </m:sub>
        </m:sSub>
        <m:r>
          <w:rPr>
            <w:rFonts w:ascii="Cambria Math" w:hAnsi="Cambria Math" w:cs="Times New Roman"/>
          </w:rPr>
          <m:t>/dt</m:t>
        </m:r>
      </m:oMath>
      <w:r>
        <w:rPr>
          <w:rFonts w:ascii="Times New Roman" w:hAnsi="Times New Roman" w:cs="Times New Roman"/>
        </w:rPr>
        <w:t xml:space="preserve"> all equal to 0. When the input terms are set to zero, the solution degrades from </w:t>
      </w:r>
      <w:r w:rsidRPr="00B15567">
        <w:rPr>
          <w:rFonts w:ascii="Times New Roman" w:hAnsi="Times New Roman" w:cs="Times New Roman"/>
          <w:bCs/>
          <w:rPrChange w:id="4627" w:author="Bo Shen" w:date="2023-02-27T16:35:00Z">
            <w:rPr>
              <w:rFonts w:ascii="Times New Roman" w:hAnsi="Times New Roman" w:cs="Times New Roman"/>
              <w:b/>
            </w:rPr>
          </w:rPrChange>
        </w:rPr>
        <w:t xml:space="preserve">Eq. </w:t>
      </w:r>
      <w:del w:id="4628" w:author="Bo Shen" w:date="2023-02-27T16:47:00Z">
        <w:r w:rsidRPr="00B15567" w:rsidDel="00A821D4">
          <w:rPr>
            <w:rFonts w:ascii="Times New Roman" w:hAnsi="Times New Roman" w:cs="Times New Roman"/>
            <w:bCs/>
            <w:rPrChange w:id="4629" w:author="Bo Shen" w:date="2023-02-27T16:35:00Z">
              <w:rPr>
                <w:rFonts w:ascii="Times New Roman" w:hAnsi="Times New Roman" w:cs="Times New Roman"/>
                <w:b/>
              </w:rPr>
            </w:rPrChange>
          </w:rPr>
          <w:delText>10</w:delText>
        </w:r>
        <w:r w:rsidDel="00A821D4">
          <w:rPr>
            <w:rFonts w:ascii="Times New Roman" w:hAnsi="Times New Roman" w:cs="Times New Roman"/>
          </w:rPr>
          <w:delText xml:space="preserve"> </w:delText>
        </w:r>
      </w:del>
      <w:ins w:id="4630" w:author="Bo Shen" w:date="2023-02-27T16:47:00Z">
        <w:r>
          <w:rPr>
            <w:rFonts w:ascii="Times New Roman" w:hAnsi="Times New Roman" w:cs="Times New Roman"/>
            <w:bCs/>
          </w:rPr>
          <w:t>5</w:t>
        </w:r>
        <w:r>
          <w:rPr>
            <w:rFonts w:ascii="Times New Roman" w:hAnsi="Times New Roman" w:cs="Times New Roman"/>
          </w:rPr>
          <w:t xml:space="preserve"> </w:t>
        </w:r>
      </w:ins>
      <w:r>
        <w:rPr>
          <w:rFonts w:ascii="Times New Roman" w:hAnsi="Times New Roman" w:cs="Times New Roman"/>
        </w:rPr>
        <w:t xml:space="preserve">to </w:t>
      </w:r>
      <w:r w:rsidRPr="00B15567">
        <w:rPr>
          <w:rFonts w:ascii="Times New Roman" w:hAnsi="Times New Roman" w:cs="Times New Roman"/>
          <w:bCs/>
          <w:rPrChange w:id="4631" w:author="Bo Shen" w:date="2023-02-27T16:35:00Z">
            <w:rPr>
              <w:rFonts w:ascii="Times New Roman" w:hAnsi="Times New Roman" w:cs="Times New Roman"/>
              <w:b/>
            </w:rPr>
          </w:rPrChange>
        </w:rPr>
        <w:t xml:space="preserve">Eq. </w:t>
      </w:r>
      <w:del w:id="4632" w:author="Bo Shen" w:date="2023-02-27T16:35:00Z">
        <w:r w:rsidRPr="00B15567" w:rsidDel="00B15567">
          <w:rPr>
            <w:rFonts w:ascii="Times New Roman" w:hAnsi="Times New Roman" w:cs="Times New Roman"/>
            <w:bCs/>
            <w:rPrChange w:id="4633" w:author="Bo Shen" w:date="2023-02-27T16:35:00Z">
              <w:rPr>
                <w:rFonts w:ascii="Times New Roman" w:hAnsi="Times New Roman" w:cs="Times New Roman"/>
                <w:b/>
              </w:rPr>
            </w:rPrChange>
          </w:rPr>
          <w:delText>14</w:delText>
        </w:r>
        <w:r w:rsidRPr="00B15567" w:rsidDel="00B15567">
          <w:rPr>
            <w:rFonts w:ascii="Times New Roman" w:hAnsi="Times New Roman" w:cs="Times New Roman"/>
            <w:bCs/>
          </w:rPr>
          <w:delText xml:space="preserve"> </w:delText>
        </w:r>
      </w:del>
      <w:ins w:id="4634" w:author="Bo Shen" w:date="2023-02-27T16:35:00Z">
        <w:r w:rsidRPr="00B15567">
          <w:rPr>
            <w:rFonts w:ascii="Times New Roman" w:hAnsi="Times New Roman" w:cs="Times New Roman"/>
            <w:bCs/>
            <w:rPrChange w:id="4635" w:author="Bo Shen" w:date="2023-02-27T16:35:00Z">
              <w:rPr>
                <w:rFonts w:ascii="Times New Roman" w:hAnsi="Times New Roman" w:cs="Times New Roman"/>
                <w:b/>
              </w:rPr>
            </w:rPrChange>
          </w:rPr>
          <w:t>23</w:t>
        </w:r>
        <w:r w:rsidRPr="00B15567">
          <w:rPr>
            <w:rFonts w:ascii="Times New Roman" w:hAnsi="Times New Roman" w:cs="Times New Roman"/>
            <w:bCs/>
          </w:rPr>
          <w:t xml:space="preserve"> </w:t>
        </w:r>
      </w:ins>
      <w:r>
        <w:rPr>
          <w:rFonts w:ascii="Times New Roman" w:hAnsi="Times New Roman" w:cs="Times New Roman"/>
        </w:rPr>
        <w:t xml:space="preserve">as a linear form, </w:t>
      </w:r>
    </w:p>
    <w:p w14:paraId="75683CE5" w14:textId="77777777" w:rsidR="00564B42" w:rsidRDefault="00564B42" w:rsidP="00E24C8A">
      <w:pPr>
        <w:spacing w:line="480" w:lineRule="auto"/>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4230"/>
        <w:gridCol w:w="2420"/>
      </w:tblGrid>
      <w:tr w:rsidR="00564B42" w:rsidRPr="008835A5" w14:paraId="3B568BF3" w14:textId="77777777" w:rsidTr="00007227">
        <w:tc>
          <w:tcPr>
            <w:tcW w:w="2700" w:type="dxa"/>
            <w:vAlign w:val="center"/>
          </w:tcPr>
          <w:p w14:paraId="3AF524AA" w14:textId="77777777" w:rsidR="00564B42" w:rsidRDefault="00564B42" w:rsidP="00007227">
            <w:pPr>
              <w:spacing w:line="480" w:lineRule="auto"/>
              <w:jc w:val="both"/>
              <w:rPr>
                <w:rFonts w:ascii="Times New Roman" w:hAnsi="Times New Roman" w:cs="Times New Roman"/>
              </w:rPr>
            </w:pPr>
          </w:p>
          <w:p w14:paraId="698C50D1" w14:textId="77777777" w:rsidR="00564B42" w:rsidRDefault="00564B42" w:rsidP="00007227">
            <w:pPr>
              <w:spacing w:line="480" w:lineRule="auto"/>
              <w:jc w:val="both"/>
              <w:rPr>
                <w:rFonts w:ascii="Times New Roman" w:hAnsi="Times New Roman" w:cs="Times New Roman"/>
              </w:rPr>
            </w:pPr>
          </w:p>
        </w:tc>
        <w:tc>
          <w:tcPr>
            <w:tcW w:w="4230" w:type="dxa"/>
            <w:vAlign w:val="center"/>
          </w:tcPr>
          <w:p w14:paraId="47055192" w14:textId="77777777" w:rsidR="00564B42" w:rsidRPr="00026C08" w:rsidRDefault="00564B42" w:rsidP="00007227">
            <w:pPr>
              <w:spacing w:line="480" w:lineRule="auto"/>
              <w:jc w:val="both"/>
              <w:rPr>
                <w:rFonts w:ascii="Times New Roman" w:hAnsi="Times New Roman" w:cs="Times New Roman"/>
                <w:iCs/>
              </w:rPr>
            </w:pPr>
            <m:oMathPara>
              <m:oMath>
                <m:r>
                  <w:rPr>
                    <w:rFonts w:ascii="Cambria Math" w:hAnsi="Cambria Math" w:cs="Times New Roman"/>
                    <w:color w:val="000000" w:themeColor="text1"/>
                  </w:rPr>
                  <m:t>w</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i</m:t>
                    </m:r>
                  </m:sub>
                  <m:sup>
                    <m:r>
                      <w:rPr>
                        <w:rFonts w:ascii="Cambria Math" w:hAnsi="Cambria Math" w:cs="Times New Roman"/>
                        <w:color w:val="000000" w:themeColor="text1"/>
                      </w:rPr>
                      <m:t>*</m:t>
                    </m:r>
                  </m:sup>
                </m:sSubSup>
                <m:r>
                  <w:rPr>
                    <w:rFonts w:ascii="Cambria Math" w:hAnsi="Cambria Math" w:cs="Times New Roman"/>
                    <w:color w:val="000000" w:themeColor="text1"/>
                  </w:rPr>
                  <m:t>+v</m:t>
                </m:r>
                <m:nary>
                  <m:naryPr>
                    <m:chr m:val="∑"/>
                    <m:limLoc m:val="subSup"/>
                    <m:supHide m:val="1"/>
                    <m:ctrlPr>
                      <w:rPr>
                        <w:rFonts w:ascii="Cambria Math" w:hAnsi="Cambria Math" w:cs="Times New Roman"/>
                        <w:i/>
                        <w:color w:val="000000" w:themeColor="text1"/>
                      </w:rPr>
                    </m:ctrlPr>
                  </m:naryPr>
                  <m:sub>
                    <m:r>
                      <w:rPr>
                        <w:rFonts w:ascii="Cambria Math" w:hAnsi="Cambria Math" w:cs="Times New Roman"/>
                        <w:color w:val="000000" w:themeColor="text1"/>
                      </w:rPr>
                      <m:t>i</m:t>
                    </m:r>
                    <m:r>
                      <w:rPr>
                        <w:rFonts w:ascii="Cambria Math" w:hAnsi="Cambria Math" w:cs="Times New Roman" w:hint="eastAsia"/>
                        <w:color w:val="000000" w:themeColor="text1"/>
                      </w:rPr>
                      <m:t>≠</m:t>
                    </m:r>
                    <m:r>
                      <w:rPr>
                        <w:rFonts w:ascii="Cambria Math" w:hAnsi="Cambria Math" w:cs="Times New Roman" w:hint="eastAsia"/>
                        <w:color w:val="000000" w:themeColor="text1"/>
                      </w:rPr>
                      <m:t>j</m:t>
                    </m:r>
                  </m:sub>
                  <m:sup/>
                  <m:e>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j</m:t>
                        </m:r>
                      </m:sub>
                      <m:sup>
                        <m:r>
                          <w:rPr>
                            <w:rFonts w:ascii="Cambria Math" w:hAnsi="Cambria Math" w:cs="Times New Roman"/>
                            <w:color w:val="000000" w:themeColor="text1"/>
                          </w:rPr>
                          <m:t>*</m:t>
                        </m:r>
                      </m:sup>
                    </m:sSubSup>
                  </m:e>
                </m:nary>
                <m:r>
                  <w:rPr>
                    <w:rFonts w:ascii="Cambria Math" w:hAnsi="Cambria Math" w:cs="Times New Roman"/>
                    <w:color w:val="000000" w:themeColor="text1"/>
                  </w:rPr>
                  <m:t>=α-1</m:t>
                </m:r>
                <m:r>
                  <w:ins w:id="4636" w:author="Bo Shen" w:date="2023-02-03T11:40:00Z">
                    <w:rPr>
                      <w:rFonts w:ascii="Cambria Math" w:hAnsi="Cambria Math" w:cs="Times New Roman"/>
                      <w:color w:val="000000" w:themeColor="text1"/>
                    </w:rPr>
                    <m:t>-</m:t>
                  </w:ins>
                </m:r>
                <m:sSub>
                  <m:sSubPr>
                    <m:ctrlPr>
                      <w:ins w:id="4637" w:author="Bo Shen" w:date="2023-03-03T18:17:00Z">
                        <w:rPr>
                          <w:rFonts w:ascii="Cambria Math" w:hAnsi="Cambria Math" w:cs="Times New Roman"/>
                          <w:i/>
                          <w:color w:val="000000" w:themeColor="text1"/>
                        </w:rPr>
                      </w:ins>
                    </m:ctrlPr>
                  </m:sSubPr>
                  <m:e>
                    <m:r>
                      <w:ins w:id="4638" w:author="Bo Shen" w:date="2023-03-03T18:17:00Z">
                        <w:rPr>
                          <w:rFonts w:ascii="Cambria Math" w:hAnsi="Cambria Math" w:cs="Times New Roman"/>
                          <w:color w:val="000000" w:themeColor="text1"/>
                        </w:rPr>
                        <m:t>B</m:t>
                      </w:ins>
                    </m:r>
                  </m:e>
                  <m:sub>
                    <m:r>
                      <w:ins w:id="4639" w:author="Bo Shen" w:date="2023-03-03T18:17:00Z">
                        <w:rPr>
                          <w:rFonts w:ascii="Cambria Math" w:hAnsi="Cambria Math" w:cs="Times New Roman"/>
                          <w:color w:val="000000" w:themeColor="text1"/>
                        </w:rPr>
                        <m:t>G</m:t>
                      </w:ins>
                    </m:r>
                  </m:sub>
                </m:sSub>
              </m:oMath>
            </m:oMathPara>
          </w:p>
        </w:tc>
        <w:tc>
          <w:tcPr>
            <w:tcW w:w="2420" w:type="dxa"/>
            <w:vAlign w:val="center"/>
          </w:tcPr>
          <w:p w14:paraId="32171A3E" w14:textId="77777777" w:rsidR="00564B42" w:rsidRPr="008835A5" w:rsidRDefault="00564B42" w:rsidP="00007227">
            <w:pPr>
              <w:pStyle w:val="Caption"/>
              <w:jc w:val="right"/>
              <w:rPr>
                <w:rFonts w:ascii="Times New Roman" w:hAnsi="Times New Roman" w:cs="Times New Roman"/>
                <w:i w:val="0"/>
                <w:color w:val="000000" w:themeColor="text1"/>
                <w:sz w:val="24"/>
                <w:szCs w:val="24"/>
              </w:rPr>
            </w:pPr>
            <w:bookmarkStart w:id="4640" w:name="_Ref60753772"/>
            <w:r w:rsidRPr="00AB0D47">
              <w:rPr>
                <w:rFonts w:ascii="Times New Roman" w:hAnsi="Times New Roman" w:cs="Times New Roman"/>
                <w:i w:val="0"/>
                <w:color w:val="000000" w:themeColor="text1"/>
                <w:sz w:val="24"/>
                <w:szCs w:val="24"/>
              </w:rPr>
              <w:t>(</w:t>
            </w:r>
            <w:del w:id="4641" w:author="Bo Shen" w:date="2023-02-27T16:35:00Z">
              <w:r w:rsidRPr="00AB0D47" w:rsidDel="00B15567">
                <w:rPr>
                  <w:rFonts w:ascii="Times New Roman" w:hAnsi="Times New Roman" w:cs="Times New Roman"/>
                  <w:i w:val="0"/>
                  <w:color w:val="000000" w:themeColor="text1"/>
                  <w:sz w:val="24"/>
                  <w:szCs w:val="24"/>
                </w:rPr>
                <w:fldChar w:fldCharType="begin"/>
              </w:r>
              <w:r w:rsidRPr="00AB0D47" w:rsidDel="00B15567">
                <w:rPr>
                  <w:rFonts w:ascii="Times New Roman" w:hAnsi="Times New Roman" w:cs="Times New Roman"/>
                  <w:i w:val="0"/>
                  <w:color w:val="000000" w:themeColor="text1"/>
                  <w:sz w:val="24"/>
                  <w:szCs w:val="24"/>
                </w:rPr>
                <w:delInstrText xml:space="preserve"> SEQ Equation \* ARABIC </w:delInstrText>
              </w:r>
              <w:r w:rsidRPr="00AB0D47" w:rsidDel="00B15567">
                <w:rPr>
                  <w:rFonts w:ascii="Times New Roman" w:hAnsi="Times New Roman" w:cs="Times New Roman"/>
                  <w:i w:val="0"/>
                  <w:color w:val="000000" w:themeColor="text1"/>
                  <w:sz w:val="24"/>
                  <w:szCs w:val="24"/>
                </w:rPr>
                <w:fldChar w:fldCharType="separate"/>
              </w:r>
              <w:r w:rsidDel="00B15567">
                <w:rPr>
                  <w:rFonts w:ascii="Times New Roman" w:hAnsi="Times New Roman" w:cs="Times New Roman"/>
                  <w:i w:val="0"/>
                  <w:noProof/>
                  <w:color w:val="000000" w:themeColor="text1"/>
                  <w:sz w:val="24"/>
                  <w:szCs w:val="24"/>
                </w:rPr>
                <w:delText>14</w:delText>
              </w:r>
              <w:r w:rsidRPr="00AB0D47" w:rsidDel="00B15567">
                <w:rPr>
                  <w:rFonts w:ascii="Times New Roman" w:hAnsi="Times New Roman" w:cs="Times New Roman"/>
                  <w:i w:val="0"/>
                  <w:color w:val="000000" w:themeColor="text1"/>
                  <w:sz w:val="24"/>
                  <w:szCs w:val="24"/>
                </w:rPr>
                <w:fldChar w:fldCharType="end"/>
              </w:r>
            </w:del>
            <w:bookmarkEnd w:id="4640"/>
            <w:ins w:id="4642" w:author="Bo Shen" w:date="2023-02-27T16:35:00Z">
              <w:r>
                <w:rPr>
                  <w:rFonts w:ascii="Times New Roman" w:hAnsi="Times New Roman" w:cs="Times New Roman"/>
                  <w:i w:val="0"/>
                  <w:color w:val="000000" w:themeColor="text1"/>
                  <w:sz w:val="24"/>
                  <w:szCs w:val="24"/>
                </w:rPr>
                <w:t>23</w:t>
              </w:r>
            </w:ins>
            <w:r w:rsidRPr="008835A5">
              <w:rPr>
                <w:rFonts w:ascii="Times New Roman" w:hAnsi="Times New Roman" w:cs="Times New Roman"/>
                <w:i w:val="0"/>
                <w:color w:val="000000" w:themeColor="text1"/>
                <w:sz w:val="24"/>
                <w:szCs w:val="24"/>
              </w:rPr>
              <w:t>)</w:t>
            </w:r>
          </w:p>
        </w:tc>
      </w:tr>
    </w:tbl>
    <w:p w14:paraId="0243B170" w14:textId="77777777" w:rsidR="00564B42" w:rsidRDefault="00564B42" w:rsidP="00E24C8A">
      <w:pPr>
        <w:spacing w:line="480" w:lineRule="auto"/>
        <w:jc w:val="both"/>
        <w:rPr>
          <w:rFonts w:ascii="Times New Roman" w:hAnsi="Times New Roman" w:cs="Times New Roman"/>
        </w:rPr>
      </w:pPr>
      <w:r>
        <w:rPr>
          <w:rFonts w:ascii="Times New Roman" w:hAnsi="Times New Roman" w:cs="Times New Roman"/>
        </w:rPr>
        <w:t xml:space="preserve">For a binary choice system, the solution of </w:t>
      </w:r>
      <w:r w:rsidRPr="00B15567">
        <w:rPr>
          <w:rFonts w:ascii="Times New Roman" w:hAnsi="Times New Roman" w:cs="Times New Roman"/>
          <w:bCs/>
          <w:rPrChange w:id="4643" w:author="Bo Shen" w:date="2023-02-27T16:36:00Z">
            <w:rPr>
              <w:rFonts w:ascii="Times New Roman" w:hAnsi="Times New Roman" w:cs="Times New Roman"/>
              <w:b/>
            </w:rPr>
          </w:rPrChange>
        </w:rPr>
        <w:t xml:space="preserve">Eq. </w:t>
      </w:r>
      <w:del w:id="4644" w:author="Bo Shen" w:date="2023-02-27T16:36:00Z">
        <w:r w:rsidRPr="00B15567" w:rsidDel="00B15567">
          <w:rPr>
            <w:rFonts w:ascii="Times New Roman" w:hAnsi="Times New Roman" w:cs="Times New Roman"/>
            <w:bCs/>
            <w:rPrChange w:id="4645" w:author="Bo Shen" w:date="2023-02-27T16:36:00Z">
              <w:rPr>
                <w:rFonts w:ascii="Times New Roman" w:hAnsi="Times New Roman" w:cs="Times New Roman"/>
                <w:b/>
              </w:rPr>
            </w:rPrChange>
          </w:rPr>
          <w:delText>14</w:delText>
        </w:r>
        <w:r w:rsidRPr="00B15567" w:rsidDel="00B15567">
          <w:rPr>
            <w:rFonts w:ascii="Times New Roman" w:hAnsi="Times New Roman" w:cs="Times New Roman"/>
            <w:bCs/>
          </w:rPr>
          <w:delText xml:space="preserve"> </w:delText>
        </w:r>
      </w:del>
      <w:ins w:id="4646" w:author="Bo Shen" w:date="2023-02-27T16:36:00Z">
        <w:r w:rsidRPr="00B15567">
          <w:rPr>
            <w:rFonts w:ascii="Times New Roman" w:hAnsi="Times New Roman" w:cs="Times New Roman"/>
            <w:bCs/>
            <w:rPrChange w:id="4647" w:author="Bo Shen" w:date="2023-02-27T16:36:00Z">
              <w:rPr>
                <w:rFonts w:ascii="Times New Roman" w:hAnsi="Times New Roman" w:cs="Times New Roman"/>
                <w:b/>
              </w:rPr>
            </w:rPrChange>
          </w:rPr>
          <w:t>23</w:t>
        </w:r>
        <w:r>
          <w:rPr>
            <w:rFonts w:ascii="Times New Roman" w:hAnsi="Times New Roman" w:cs="Times New Roman"/>
          </w:rPr>
          <w:t xml:space="preserve"> </w:t>
        </w:r>
      </w:ins>
      <w:r>
        <w:rPr>
          <w:rFonts w:ascii="Times New Roman" w:hAnsi="Times New Roman" w:cs="Times New Roman"/>
        </w:rPr>
        <w:t>is denoted in linear algebra as:</w:t>
      </w:r>
    </w:p>
    <w:p w14:paraId="79FAC617" w14:textId="77777777" w:rsidR="00564B42" w:rsidRPr="001D6F35" w:rsidRDefault="00564B42" w:rsidP="00E24C8A">
      <w:pPr>
        <w:spacing w:line="480" w:lineRule="auto"/>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4230"/>
        <w:gridCol w:w="2420"/>
      </w:tblGrid>
      <w:tr w:rsidR="00564B42" w:rsidRPr="008835A5" w14:paraId="36F28B70" w14:textId="77777777" w:rsidTr="00007227">
        <w:tc>
          <w:tcPr>
            <w:tcW w:w="2700" w:type="dxa"/>
            <w:vAlign w:val="center"/>
          </w:tcPr>
          <w:p w14:paraId="248E473D" w14:textId="77777777" w:rsidR="00564B42" w:rsidRDefault="00564B42" w:rsidP="00007227">
            <w:pPr>
              <w:spacing w:line="480" w:lineRule="auto"/>
              <w:jc w:val="both"/>
              <w:rPr>
                <w:rFonts w:ascii="Times New Roman" w:hAnsi="Times New Roman" w:cs="Times New Roman"/>
              </w:rPr>
            </w:pPr>
          </w:p>
          <w:p w14:paraId="014FA257" w14:textId="77777777" w:rsidR="00564B42" w:rsidRDefault="00564B42" w:rsidP="00007227">
            <w:pPr>
              <w:spacing w:line="480" w:lineRule="auto"/>
              <w:jc w:val="both"/>
              <w:rPr>
                <w:rFonts w:ascii="Times New Roman" w:hAnsi="Times New Roman" w:cs="Times New Roman"/>
              </w:rPr>
            </w:pPr>
          </w:p>
        </w:tc>
        <w:tc>
          <w:tcPr>
            <w:tcW w:w="4230" w:type="dxa"/>
            <w:vAlign w:val="center"/>
          </w:tcPr>
          <w:p w14:paraId="67139967" w14:textId="77777777" w:rsidR="00564B42" w:rsidRPr="00026C08" w:rsidRDefault="00000000" w:rsidP="00007227">
            <w:pPr>
              <w:spacing w:line="480" w:lineRule="auto"/>
              <w:jc w:val="both"/>
              <w:rPr>
                <w:rFonts w:ascii="Times New Roman" w:hAnsi="Times New Roman" w:cs="Times New Roman"/>
                <w:iCs/>
              </w:rPr>
            </w:pPr>
            <m:oMathPara>
              <m:oMath>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r>
                            <w:rPr>
                              <w:rFonts w:ascii="Cambria Math" w:hAnsi="Cambria Math" w:cs="Times New Roman"/>
                            </w:rPr>
                            <m:t>w</m:t>
                          </m:r>
                        </m:e>
                        <m:e>
                          <m:r>
                            <w:rPr>
                              <w:rFonts w:ascii="Cambria Math" w:hAnsi="Cambria Math" w:cs="Times New Roman"/>
                            </w:rPr>
                            <m:t>v</m:t>
                          </m:r>
                        </m:e>
                      </m:mr>
                      <m:mr>
                        <m:e>
                          <m:r>
                            <w:rPr>
                              <w:rFonts w:ascii="Cambria Math" w:hAnsi="Cambria Math" w:cs="Times New Roman"/>
                            </w:rPr>
                            <m:t>v</m:t>
                          </m:r>
                        </m:e>
                        <m:e>
                          <m:r>
                            <w:rPr>
                              <w:rFonts w:ascii="Cambria Math" w:hAnsi="Cambria Math" w:cs="Times New Roman"/>
                            </w:rPr>
                            <m:t>w</m:t>
                          </m:r>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1</m:t>
                              </m:r>
                            </m:sub>
                            <m:sup>
                              <m:r>
                                <w:rPr>
                                  <w:rFonts w:ascii="Cambria Math" w:hAnsi="Cambria Math" w:cs="Times New Roman"/>
                                </w:rPr>
                                <m:t>*</m:t>
                              </m:r>
                            </m:sup>
                          </m:sSubSup>
                        </m:e>
                      </m:mr>
                      <m:mr>
                        <m:e>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2</m:t>
                              </m:r>
                            </m:sub>
                            <m:sup>
                              <m:r>
                                <w:rPr>
                                  <w:rFonts w:ascii="Cambria Math" w:hAnsi="Cambria Math" w:cs="Times New Roman"/>
                                </w:rPr>
                                <m:t>*</m:t>
                              </m:r>
                            </m:sup>
                          </m:sSubSup>
                        </m:e>
                      </m:mr>
                    </m:m>
                  </m:e>
                </m:d>
                <m:r>
                  <w:rPr>
                    <w:rFonts w:ascii="Cambria Math" w:hAnsi="Cambria Math" w:cs="Times New Roman"/>
                  </w:rPr>
                  <m:t>=</m:t>
                </m:r>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r>
                            <w:rPr>
                              <w:rFonts w:ascii="Cambria Math" w:hAnsi="Cambria Math" w:cs="Times New Roman"/>
                            </w:rPr>
                            <m:t>α-1</m:t>
                          </m:r>
                          <m:r>
                            <w:ins w:id="4648" w:author="Bo Shen" w:date="2023-02-03T11:41:00Z">
                              <w:rPr>
                                <w:rFonts w:ascii="Cambria Math" w:hAnsi="Cambria Math" w:cs="Times New Roman"/>
                              </w:rPr>
                              <m:t>-</m:t>
                            </w:ins>
                          </m:r>
                          <m:sSub>
                            <m:sSubPr>
                              <m:ctrlPr>
                                <w:ins w:id="4649" w:author="Bo Shen" w:date="2023-03-03T18:17:00Z">
                                  <w:rPr>
                                    <w:rFonts w:ascii="Cambria Math" w:hAnsi="Cambria Math" w:cs="Times New Roman"/>
                                    <w:i/>
                                  </w:rPr>
                                </w:ins>
                              </m:ctrlPr>
                            </m:sSubPr>
                            <m:e>
                              <m:r>
                                <w:ins w:id="4650" w:author="Bo Shen" w:date="2023-03-03T18:17:00Z">
                                  <w:rPr>
                                    <w:rFonts w:ascii="Cambria Math" w:hAnsi="Cambria Math" w:cs="Times New Roman"/>
                                  </w:rPr>
                                  <m:t>B</m:t>
                                </w:ins>
                              </m:r>
                            </m:e>
                            <m:sub>
                              <m:r>
                                <w:ins w:id="4651" w:author="Bo Shen" w:date="2023-03-03T18:17:00Z">
                                  <w:rPr>
                                    <w:rFonts w:ascii="Cambria Math" w:hAnsi="Cambria Math" w:cs="Times New Roman"/>
                                  </w:rPr>
                                  <m:t>G</m:t>
                                </w:ins>
                              </m:r>
                            </m:sub>
                          </m:sSub>
                        </m:e>
                      </m:mr>
                      <m:mr>
                        <m:e>
                          <m:r>
                            <w:rPr>
                              <w:rFonts w:ascii="Cambria Math" w:hAnsi="Cambria Math" w:cs="Times New Roman"/>
                            </w:rPr>
                            <m:t>α-1</m:t>
                          </m:r>
                          <m:r>
                            <w:ins w:id="4652" w:author="Bo Shen" w:date="2023-02-03T11:41:00Z">
                              <w:rPr>
                                <w:rFonts w:ascii="Cambria Math" w:hAnsi="Cambria Math" w:cs="Times New Roman"/>
                              </w:rPr>
                              <m:t>-</m:t>
                            </w:ins>
                          </m:r>
                          <m:sSub>
                            <m:sSubPr>
                              <m:ctrlPr>
                                <w:ins w:id="4653" w:author="Bo Shen" w:date="2023-03-03T18:18:00Z">
                                  <w:rPr>
                                    <w:rFonts w:ascii="Cambria Math" w:hAnsi="Cambria Math" w:cs="Times New Roman"/>
                                    <w:i/>
                                  </w:rPr>
                                </w:ins>
                              </m:ctrlPr>
                            </m:sSubPr>
                            <m:e>
                              <m:r>
                                <w:ins w:id="4654" w:author="Bo Shen" w:date="2023-03-03T18:18:00Z">
                                  <w:rPr>
                                    <w:rFonts w:ascii="Cambria Math" w:hAnsi="Cambria Math" w:cs="Times New Roman"/>
                                  </w:rPr>
                                  <m:t>B</m:t>
                                </w:ins>
                              </m:r>
                            </m:e>
                            <m:sub>
                              <m:r>
                                <w:ins w:id="4655" w:author="Bo Shen" w:date="2023-03-03T18:18:00Z">
                                  <w:rPr>
                                    <w:rFonts w:ascii="Cambria Math" w:hAnsi="Cambria Math" w:cs="Times New Roman"/>
                                  </w:rPr>
                                  <m:t>G</m:t>
                                </w:ins>
                              </m:r>
                            </m:sub>
                          </m:sSub>
                        </m:e>
                      </m:mr>
                    </m:m>
                  </m:e>
                </m:d>
              </m:oMath>
            </m:oMathPara>
          </w:p>
        </w:tc>
        <w:tc>
          <w:tcPr>
            <w:tcW w:w="2420" w:type="dxa"/>
            <w:vAlign w:val="center"/>
          </w:tcPr>
          <w:p w14:paraId="75F0EE4A" w14:textId="77777777" w:rsidR="00564B42" w:rsidRPr="008835A5" w:rsidRDefault="00564B42" w:rsidP="00007227">
            <w:pPr>
              <w:pStyle w:val="Caption"/>
              <w:jc w:val="right"/>
              <w:rPr>
                <w:rFonts w:ascii="Times New Roman" w:hAnsi="Times New Roman" w:cs="Times New Roman"/>
                <w:i w:val="0"/>
                <w:color w:val="000000" w:themeColor="text1"/>
                <w:sz w:val="24"/>
                <w:szCs w:val="24"/>
              </w:rPr>
            </w:pPr>
            <w:bookmarkStart w:id="4656" w:name="_Ref70511831"/>
            <w:r w:rsidRPr="00AB0D47">
              <w:rPr>
                <w:rFonts w:ascii="Times New Roman" w:hAnsi="Times New Roman" w:cs="Times New Roman"/>
                <w:i w:val="0"/>
                <w:color w:val="000000" w:themeColor="text1"/>
                <w:sz w:val="24"/>
                <w:szCs w:val="24"/>
              </w:rPr>
              <w:t>(</w:t>
            </w:r>
            <w:del w:id="4657" w:author="Bo Shen" w:date="2023-02-27T16:36:00Z">
              <w:r w:rsidRPr="00AB0D47" w:rsidDel="00B15567">
                <w:rPr>
                  <w:rFonts w:ascii="Times New Roman" w:hAnsi="Times New Roman" w:cs="Times New Roman"/>
                  <w:i w:val="0"/>
                  <w:color w:val="000000" w:themeColor="text1"/>
                  <w:sz w:val="24"/>
                  <w:szCs w:val="24"/>
                </w:rPr>
                <w:fldChar w:fldCharType="begin"/>
              </w:r>
              <w:r w:rsidRPr="00AB0D47" w:rsidDel="00B15567">
                <w:rPr>
                  <w:rFonts w:ascii="Times New Roman" w:hAnsi="Times New Roman" w:cs="Times New Roman"/>
                  <w:i w:val="0"/>
                  <w:color w:val="000000" w:themeColor="text1"/>
                  <w:sz w:val="24"/>
                  <w:szCs w:val="24"/>
                </w:rPr>
                <w:delInstrText xml:space="preserve"> SEQ Equation \* ARABIC </w:delInstrText>
              </w:r>
              <w:r w:rsidRPr="00AB0D47" w:rsidDel="00B15567">
                <w:rPr>
                  <w:rFonts w:ascii="Times New Roman" w:hAnsi="Times New Roman" w:cs="Times New Roman"/>
                  <w:i w:val="0"/>
                  <w:color w:val="000000" w:themeColor="text1"/>
                  <w:sz w:val="24"/>
                  <w:szCs w:val="24"/>
                </w:rPr>
                <w:fldChar w:fldCharType="separate"/>
              </w:r>
              <w:r w:rsidDel="00B15567">
                <w:rPr>
                  <w:rFonts w:ascii="Times New Roman" w:hAnsi="Times New Roman" w:cs="Times New Roman"/>
                  <w:i w:val="0"/>
                  <w:noProof/>
                  <w:color w:val="000000" w:themeColor="text1"/>
                  <w:sz w:val="24"/>
                  <w:szCs w:val="24"/>
                </w:rPr>
                <w:delText>15</w:delText>
              </w:r>
              <w:r w:rsidRPr="00AB0D47" w:rsidDel="00B15567">
                <w:rPr>
                  <w:rFonts w:ascii="Times New Roman" w:hAnsi="Times New Roman" w:cs="Times New Roman"/>
                  <w:i w:val="0"/>
                  <w:color w:val="000000" w:themeColor="text1"/>
                  <w:sz w:val="24"/>
                  <w:szCs w:val="24"/>
                </w:rPr>
                <w:fldChar w:fldCharType="end"/>
              </w:r>
            </w:del>
            <w:bookmarkEnd w:id="4656"/>
            <w:ins w:id="4658" w:author="Bo Shen" w:date="2023-02-27T16:36:00Z">
              <w:r>
                <w:rPr>
                  <w:rFonts w:ascii="Times New Roman" w:hAnsi="Times New Roman" w:cs="Times New Roman"/>
                  <w:i w:val="0"/>
                  <w:color w:val="000000" w:themeColor="text1"/>
                  <w:sz w:val="24"/>
                  <w:szCs w:val="24"/>
                </w:rPr>
                <w:t>24</w:t>
              </w:r>
            </w:ins>
            <w:r w:rsidRPr="008835A5">
              <w:rPr>
                <w:rFonts w:ascii="Times New Roman" w:hAnsi="Times New Roman" w:cs="Times New Roman"/>
                <w:i w:val="0"/>
                <w:color w:val="000000" w:themeColor="text1"/>
                <w:sz w:val="24"/>
                <w:szCs w:val="24"/>
              </w:rPr>
              <w:t>)</w:t>
            </w:r>
          </w:p>
        </w:tc>
      </w:tr>
    </w:tbl>
    <w:p w14:paraId="11DC1996" w14:textId="77777777" w:rsidR="00564B42" w:rsidRDefault="00564B42" w:rsidP="00E24C8A">
      <w:pPr>
        <w:spacing w:line="480" w:lineRule="auto"/>
        <w:jc w:val="both"/>
        <w:rPr>
          <w:rFonts w:ascii="Times New Roman" w:hAnsi="Times New Roman" w:cs="Times New Roman"/>
        </w:rPr>
      </w:pPr>
      <w:r>
        <w:rPr>
          <w:rFonts w:ascii="Times New Roman" w:hAnsi="Times New Roman" w:cs="Times New Roman"/>
        </w:rPr>
        <w:t>The solutions of the equations depend on the value of</w:t>
      </w:r>
      <w:ins w:id="4659" w:author="Bo Shen" w:date="2023-02-03T13:15:00Z">
        <w:r>
          <w:rPr>
            <w:rFonts w:ascii="Times New Roman" w:hAnsi="Times New Roman" w:cs="Times New Roman"/>
          </w:rPr>
          <w:t xml:space="preserve"> recurrent excitation</w:t>
        </w:r>
      </w:ins>
      <w:r>
        <w:rPr>
          <w:rFonts w:ascii="Times New Roman" w:hAnsi="Times New Roman" w:cs="Times New Roman"/>
        </w:rPr>
        <w:t xml:space="preserve"> </w:t>
      </w:r>
      <m:oMath>
        <m:r>
          <w:rPr>
            <w:rFonts w:ascii="Cambria Math" w:hAnsi="Cambria Math" w:cs="Times New Roman"/>
          </w:rPr>
          <m:t>α</m:t>
        </m:r>
      </m:oMath>
      <w:ins w:id="4660" w:author="Bo Shen" w:date="2023-02-03T13:14:00Z">
        <w:r>
          <w:rPr>
            <w:rFonts w:ascii="Times New Roman" w:hAnsi="Times New Roman" w:cs="Times New Roman"/>
          </w:rPr>
          <w:t xml:space="preserve"> and </w:t>
        </w:r>
      </w:ins>
      <w:ins w:id="4661" w:author="Bo Shen" w:date="2023-02-03T13:15:00Z">
        <w:r>
          <w:rPr>
            <w:rFonts w:ascii="Times New Roman" w:hAnsi="Times New Roman" w:cs="Times New Roman"/>
          </w:rPr>
          <w:t xml:space="preserve">baseline gain control </w:t>
        </w:r>
      </w:ins>
      <m:oMath>
        <m:sSub>
          <m:sSubPr>
            <m:ctrlPr>
              <w:ins w:id="4662" w:author="Bo Shen" w:date="2023-03-03T18:18:00Z">
                <w:rPr>
                  <w:rFonts w:ascii="Cambria Math" w:hAnsi="Cambria Math" w:cs="Times New Roman"/>
                  <w:i/>
                </w:rPr>
              </w:ins>
            </m:ctrlPr>
          </m:sSubPr>
          <m:e>
            <m:r>
              <w:ins w:id="4663" w:author="Bo Shen" w:date="2023-03-03T18:18:00Z">
                <w:rPr>
                  <w:rFonts w:ascii="Cambria Math" w:hAnsi="Cambria Math" w:cs="Times New Roman"/>
                </w:rPr>
                <m:t>B</m:t>
              </w:ins>
            </m:r>
          </m:e>
          <m:sub>
            <m:r>
              <w:ins w:id="4664" w:author="Bo Shen" w:date="2023-03-03T18:18:00Z">
                <w:rPr>
                  <w:rFonts w:ascii="Cambria Math" w:hAnsi="Cambria Math" w:cs="Times New Roman"/>
                </w:rPr>
                <m:t>G</m:t>
              </w:ins>
            </m:r>
          </m:sub>
        </m:sSub>
      </m:oMath>
      <w:r>
        <w:rPr>
          <w:rFonts w:ascii="Times New Roman" w:hAnsi="Times New Roman" w:cs="Times New Roman"/>
        </w:rPr>
        <w:t xml:space="preserve">. When </w:t>
      </w:r>
      <m:oMath>
        <m:r>
          <w:rPr>
            <w:rFonts w:ascii="Cambria Math" w:hAnsi="Cambria Math" w:cs="Times New Roman"/>
          </w:rPr>
          <m:t>α≤1</m:t>
        </m:r>
        <m:r>
          <w:ins w:id="4665" w:author="Bo Shen" w:date="2023-02-03T11:41:00Z">
            <w:rPr>
              <w:rFonts w:ascii="Cambria Math" w:hAnsi="Cambria Math" w:cs="Times New Roman"/>
            </w:rPr>
            <m:t>+</m:t>
          </w:ins>
        </m:r>
        <m:sSub>
          <m:sSubPr>
            <m:ctrlPr>
              <w:ins w:id="4666" w:author="Bo Shen" w:date="2023-03-03T18:18:00Z">
                <w:rPr>
                  <w:rFonts w:ascii="Cambria Math" w:hAnsi="Cambria Math" w:cs="Times New Roman"/>
                  <w:i/>
                </w:rPr>
              </w:ins>
            </m:ctrlPr>
          </m:sSubPr>
          <m:e>
            <m:r>
              <w:ins w:id="4667" w:author="Bo Shen" w:date="2023-03-03T18:18:00Z">
                <w:rPr>
                  <w:rFonts w:ascii="Cambria Math" w:hAnsi="Cambria Math" w:cs="Times New Roman"/>
                </w:rPr>
                <m:t>B</m:t>
              </w:ins>
            </m:r>
          </m:e>
          <m:sub>
            <m:r>
              <w:ins w:id="4668" w:author="Bo Shen" w:date="2023-03-03T18:18:00Z">
                <w:rPr>
                  <w:rFonts w:ascii="Cambria Math" w:hAnsi="Cambria Math" w:cs="Times New Roman"/>
                </w:rPr>
                <m:t>G</m:t>
              </w:ins>
            </m:r>
          </m:sub>
        </m:sSub>
      </m:oMath>
      <w:r>
        <w:rPr>
          <w:rFonts w:ascii="Times New Roman" w:hAnsi="Times New Roman" w:cs="Times New Roman"/>
        </w:rPr>
        <w:t>, the equations do not provide a positive solution. This explains why the system without recurrent excitation (</w:t>
      </w:r>
      <m:oMath>
        <m:r>
          <w:rPr>
            <w:rFonts w:ascii="Cambria Math" w:hAnsi="Cambria Math" w:cs="Times New Roman"/>
          </w:rPr>
          <m:t>α=0</m:t>
        </m:r>
      </m:oMath>
      <w:r>
        <w:rPr>
          <w:rFonts w:ascii="Times New Roman" w:hAnsi="Times New Roman" w:cs="Times New Roman"/>
        </w:rPr>
        <w:t xml:space="preserve">) cannot generate persistent activity. When </w:t>
      </w:r>
      <m:oMath>
        <m:r>
          <w:rPr>
            <w:rFonts w:ascii="Cambria Math" w:hAnsi="Cambria Math" w:cs="Times New Roman"/>
          </w:rPr>
          <m:t>α&gt;1</m:t>
        </m:r>
        <m:r>
          <w:ins w:id="4669" w:author="Bo Shen" w:date="2023-02-03T11:41:00Z">
            <w:rPr>
              <w:rFonts w:ascii="Cambria Math" w:hAnsi="Cambria Math" w:cs="Times New Roman"/>
            </w:rPr>
            <m:t>+</m:t>
          </w:ins>
        </m:r>
        <m:sSub>
          <m:sSubPr>
            <m:ctrlPr>
              <w:ins w:id="4670" w:author="Bo Shen" w:date="2023-03-03T18:18:00Z">
                <w:rPr>
                  <w:rFonts w:ascii="Cambria Math" w:hAnsi="Cambria Math" w:cs="Times New Roman"/>
                  <w:i/>
                </w:rPr>
              </w:ins>
            </m:ctrlPr>
          </m:sSubPr>
          <m:e>
            <m:r>
              <w:ins w:id="4671" w:author="Bo Shen" w:date="2023-03-03T18:18:00Z">
                <w:rPr>
                  <w:rFonts w:ascii="Cambria Math" w:hAnsi="Cambria Math" w:cs="Times New Roman"/>
                </w:rPr>
                <m:t>B</m:t>
              </w:ins>
            </m:r>
          </m:e>
          <m:sub>
            <m:r>
              <w:ins w:id="4672" w:author="Bo Shen" w:date="2023-03-03T18:18:00Z">
                <w:rPr>
                  <w:rFonts w:ascii="Cambria Math" w:hAnsi="Cambria Math" w:cs="Times New Roman"/>
                </w:rPr>
                <m:t>G</m:t>
              </w:ins>
            </m:r>
          </m:sub>
        </m:sSub>
      </m:oMath>
      <w:r>
        <w:rPr>
          <w:rFonts w:ascii="Times New Roman" w:hAnsi="Times New Roman" w:cs="Times New Roman"/>
        </w:rPr>
        <w:t xml:space="preserve">, the equations provide positive solutions. The model generates persistent activities in three </w:t>
      </w:r>
      <w:r>
        <w:rPr>
          <w:rFonts w:ascii="Times New Roman" w:hAnsi="Times New Roman" w:cs="Times New Roman"/>
        </w:rPr>
        <w:lastRenderedPageBreak/>
        <w:t xml:space="preserve">different patterns depending on the symmetry of gain control weights, i.e., </w:t>
      </w:r>
      <m:oMath>
        <m:r>
          <w:rPr>
            <w:rFonts w:ascii="Cambria Math" w:hAnsi="Cambria Math" w:cs="Times New Roman"/>
          </w:rPr>
          <m:t>v&lt;w</m:t>
        </m:r>
      </m:oMath>
      <w:r>
        <w:rPr>
          <w:rFonts w:ascii="Times New Roman" w:hAnsi="Times New Roman" w:cs="Times New Roman"/>
        </w:rPr>
        <w:t xml:space="preserve">, </w:t>
      </w:r>
      <m:oMath>
        <m:r>
          <w:rPr>
            <w:rFonts w:ascii="Cambria Math" w:hAnsi="Cambria Math" w:cs="Times New Roman"/>
          </w:rPr>
          <m:t>v=w</m:t>
        </m:r>
      </m:oMath>
      <w:r>
        <w:rPr>
          <w:rFonts w:ascii="Times New Roman" w:hAnsi="Times New Roman" w:cs="Times New Roman"/>
        </w:rPr>
        <w:t xml:space="preserve">, and  </w:t>
      </w:r>
      <m:oMath>
        <m:r>
          <w:rPr>
            <w:rFonts w:ascii="Cambria Math" w:hAnsi="Cambria Math" w:cs="Times New Roman"/>
          </w:rPr>
          <m:t>v&gt;w</m:t>
        </m:r>
      </m:oMath>
      <w:r>
        <w:rPr>
          <w:rFonts w:ascii="Times New Roman" w:hAnsi="Times New Roman" w:cs="Times New Roman"/>
        </w:rPr>
        <w:t>.</w:t>
      </w:r>
    </w:p>
    <w:p w14:paraId="43CE576C" w14:textId="77777777" w:rsidR="00564B42" w:rsidRDefault="00564B42" w:rsidP="00E24C8A">
      <w:pPr>
        <w:spacing w:line="480" w:lineRule="auto"/>
        <w:jc w:val="both"/>
        <w:rPr>
          <w:rFonts w:ascii="Times New Roman" w:hAnsi="Times New Roman" w:cs="Times New Roman"/>
        </w:rPr>
      </w:pPr>
    </w:p>
    <w:p w14:paraId="5DFCB275" w14:textId="77777777" w:rsidR="00564B42" w:rsidRDefault="00564B42" w:rsidP="00E24C8A">
      <w:pPr>
        <w:spacing w:line="480" w:lineRule="auto"/>
        <w:jc w:val="both"/>
        <w:rPr>
          <w:rFonts w:ascii="Times New Roman" w:hAnsi="Times New Roman" w:cs="Times New Roman"/>
        </w:rPr>
      </w:pPr>
      <w:r>
        <w:rPr>
          <w:rFonts w:ascii="Times New Roman" w:hAnsi="Times New Roman" w:cs="Times New Roman"/>
        </w:rPr>
        <w:t xml:space="preserve">First, by assuming </w:t>
      </w:r>
      <m:oMath>
        <m:r>
          <w:rPr>
            <w:rFonts w:ascii="Cambria Math" w:hAnsi="Cambria Math" w:cs="Times New Roman"/>
          </w:rPr>
          <m:t>v=w</m:t>
        </m:r>
      </m:oMath>
      <w:r w:rsidRPr="00037357">
        <w:rPr>
          <w:rFonts w:ascii="Times New Roman" w:hAnsi="Times New Roman" w:cs="Times New Roman"/>
        </w:rPr>
        <w:t xml:space="preserve"> </w:t>
      </w:r>
      <w:r>
        <w:rPr>
          <w:rFonts w:ascii="Times New Roman" w:hAnsi="Times New Roman" w:cs="Times New Roman"/>
        </w:rPr>
        <w:t xml:space="preserve">and </w:t>
      </w:r>
      <m:oMath>
        <m:r>
          <w:rPr>
            <w:rFonts w:ascii="Cambria Math" w:hAnsi="Cambria Math" w:cs="Times New Roman"/>
          </w:rPr>
          <m:t>α&gt;1</m:t>
        </m:r>
        <m:r>
          <w:ins w:id="4673" w:author="Bo Shen" w:date="2023-02-03T11:41:00Z">
            <w:rPr>
              <w:rFonts w:ascii="Cambria Math" w:hAnsi="Cambria Math" w:cs="Times New Roman"/>
            </w:rPr>
            <m:t>+</m:t>
          </w:ins>
        </m:r>
        <m:sSub>
          <m:sSubPr>
            <m:ctrlPr>
              <w:ins w:id="4674" w:author="Bo Shen" w:date="2023-03-03T18:18:00Z">
                <w:rPr>
                  <w:rFonts w:ascii="Cambria Math" w:hAnsi="Cambria Math" w:cs="Times New Roman"/>
                  <w:i/>
                </w:rPr>
              </w:ins>
            </m:ctrlPr>
          </m:sSubPr>
          <m:e>
            <m:r>
              <w:ins w:id="4675" w:author="Bo Shen" w:date="2023-03-03T18:18:00Z">
                <w:rPr>
                  <w:rFonts w:ascii="Cambria Math" w:hAnsi="Cambria Math" w:cs="Times New Roman"/>
                </w:rPr>
                <m:t>B</m:t>
              </w:ins>
            </m:r>
          </m:e>
          <m:sub>
            <m:r>
              <w:ins w:id="4676" w:author="Bo Shen" w:date="2023-03-03T18:18:00Z">
                <w:rPr>
                  <w:rFonts w:ascii="Cambria Math" w:hAnsi="Cambria Math" w:cs="Times New Roman"/>
                </w:rPr>
                <m:t>G</m:t>
              </w:ins>
            </m:r>
          </m:sub>
        </m:sSub>
      </m:oMath>
      <w:r>
        <w:rPr>
          <w:rFonts w:ascii="Times New Roman" w:hAnsi="Times New Roman" w:cs="Times New Roman"/>
        </w:rPr>
        <w:t xml:space="preserve">, the nullclines of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 xml:space="preserve"> and </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overlap on a line of attraction, as shown in </w:t>
      </w:r>
      <w:r w:rsidRPr="0080084F">
        <w:rPr>
          <w:rFonts w:ascii="Times New Roman" w:hAnsi="Times New Roman" w:cs="Times New Roman"/>
          <w:b/>
        </w:rPr>
        <w:t>Fig</w:t>
      </w:r>
      <w:r>
        <w:rPr>
          <w:rFonts w:ascii="Times New Roman" w:hAnsi="Times New Roman" w:cs="Times New Roman"/>
          <w:b/>
        </w:rPr>
        <w:t>.</w:t>
      </w:r>
      <w:r w:rsidRPr="0080084F">
        <w:rPr>
          <w:rFonts w:ascii="Times New Roman" w:hAnsi="Times New Roman" w:cs="Times New Roman"/>
          <w:b/>
        </w:rPr>
        <w:t xml:space="preserve"> </w:t>
      </w:r>
      <w:r>
        <w:rPr>
          <w:rFonts w:ascii="Times New Roman" w:hAnsi="Times New Roman" w:cs="Times New Roman"/>
          <w:b/>
        </w:rPr>
        <w:t>8</w:t>
      </w:r>
      <w:r w:rsidRPr="00124817">
        <w:rPr>
          <w:rFonts w:ascii="Times New Roman" w:hAnsi="Times New Roman" w:cs="Times New Roman"/>
          <w:b/>
        </w:rPr>
        <w:t>B</w:t>
      </w:r>
      <w:r>
        <w:rPr>
          <w:rFonts w:ascii="Times New Roman" w:hAnsi="Times New Roman" w:cs="Times New Roman"/>
          <w:b/>
        </w:rPr>
        <w:t xml:space="preserve"> (</w:t>
      </w:r>
      <w:r w:rsidRPr="00C50C4A">
        <w:rPr>
          <w:rFonts w:ascii="Times New Roman" w:hAnsi="Times New Roman" w:cs="Times New Roman"/>
        </w:rPr>
        <w:t xml:space="preserve">the same as </w:t>
      </w:r>
      <w:r>
        <w:rPr>
          <w:rFonts w:ascii="Times New Roman" w:hAnsi="Times New Roman" w:cs="Times New Roman"/>
          <w:b/>
        </w:rPr>
        <w:t>Fig. 8-figure supplement 1B</w:t>
      </w:r>
      <w:r>
        <w:rPr>
          <w:rFonts w:ascii="Times New Roman" w:hAnsi="Times New Roman" w:cs="Times New Roman"/>
        </w:rPr>
        <w:t>). Any position on this line is an equilibrium point. This is a special case where the eigenvalues on each point have a real part of zero, therefore, linearization around the equilibrium points cannot tell us their stability. Thus, we checked instead the instantaneous change direction of neural activities across a wide range of initial values to see whether the system converges to the line of attraction. From the differential equations (</w:t>
      </w:r>
      <w:r w:rsidRPr="00CA409D">
        <w:rPr>
          <w:rFonts w:ascii="Times New Roman" w:hAnsi="Times New Roman" w:cs="Times New Roman"/>
          <w:bCs/>
          <w:rPrChange w:id="4677" w:author="Bo Shen" w:date="2023-02-27T16:36:00Z">
            <w:rPr>
              <w:rFonts w:ascii="Times New Roman" w:hAnsi="Times New Roman" w:cs="Times New Roman"/>
              <w:b/>
            </w:rPr>
          </w:rPrChange>
        </w:rPr>
        <w:t>Eqs. 1-3</w:t>
      </w:r>
      <w:r>
        <w:rPr>
          <w:rFonts w:ascii="Times New Roman" w:hAnsi="Times New Roman" w:cs="Times New Roman"/>
        </w:rPr>
        <w:t>), the ratio</w:t>
      </w:r>
      <m:oMath>
        <m:r>
          <w:rPr>
            <w:rFonts w:ascii="Cambria Math" w:hAnsi="Cambria Math" w:cs="Times New Roman"/>
          </w:rPr>
          <m:t xml:space="preserve">  d</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oMath>
      <w:r>
        <w:rPr>
          <w:rFonts w:ascii="Times New Roman" w:hAnsi="Times New Roman" w:cs="Times New Roman"/>
        </w:rPr>
        <w:t xml:space="preserve"> of the instantaneous change rates of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 xml:space="preserve"> (</w:t>
      </w:r>
      <m:oMath>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r>
          <w:rPr>
            <w:rFonts w:ascii="Cambria Math" w:hAnsi="Cambria Math" w:cs="Times New Roman"/>
          </w:rPr>
          <m:t>/dt=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r>
          <w:rPr>
            <w:rFonts w:ascii="Cambria Math" w:hAnsi="Cambria Math" w:cs="Times New Roman"/>
          </w:rPr>
          <m:t>(1-</m:t>
        </m:r>
        <m:f>
          <m:fPr>
            <m:ctrlPr>
              <w:rPr>
                <w:rFonts w:ascii="Cambria Math" w:hAnsi="Cambria Math" w:cs="Times New Roman"/>
                <w:i/>
              </w:rPr>
            </m:ctrlPr>
          </m:fPr>
          <m:num>
            <m:r>
              <w:rPr>
                <w:rFonts w:ascii="Cambria Math" w:hAnsi="Cambria Math" w:cs="Times New Roman"/>
              </w:rPr>
              <m:t>α</m:t>
            </m:r>
          </m:num>
          <m:den>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1</m:t>
                </m:r>
              </m:sub>
            </m:sSub>
          </m:den>
        </m:f>
        <m:r>
          <w:rPr>
            <w:rFonts w:ascii="Cambria Math" w:hAnsi="Cambria Math" w:cs="Times New Roman"/>
          </w:rPr>
          <m:t>)</m:t>
        </m:r>
      </m:oMath>
      <w:r>
        <w:rPr>
          <w:rFonts w:ascii="Times New Roman" w:hAnsi="Times New Roman" w:cs="Times New Roman"/>
        </w:rPr>
        <w:t xml:space="preserve">) and </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w:t>
      </w:r>
      <m:oMath>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r>
          <w:rPr>
            <w:rFonts w:ascii="Cambria Math" w:hAnsi="Cambria Math" w:cs="Times New Roman"/>
          </w:rPr>
          <m:t>/dt=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r>
          <w:rPr>
            <w:rFonts w:ascii="Cambria Math" w:hAnsi="Cambria Math" w:cs="Times New Roman"/>
          </w:rPr>
          <m:t>(1-</m:t>
        </m:r>
        <m:f>
          <m:fPr>
            <m:ctrlPr>
              <w:rPr>
                <w:rFonts w:ascii="Cambria Math" w:hAnsi="Cambria Math" w:cs="Times New Roman"/>
                <w:i/>
              </w:rPr>
            </m:ctrlPr>
          </m:fPr>
          <m:num>
            <m:r>
              <w:rPr>
                <w:rFonts w:ascii="Cambria Math" w:hAnsi="Cambria Math" w:cs="Times New Roman"/>
              </w:rPr>
              <m:t>α</m:t>
            </m:r>
          </m:num>
          <m:den>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2</m:t>
                </m:r>
              </m:sub>
            </m:sSub>
          </m:den>
        </m:f>
        <m:r>
          <w:rPr>
            <w:rFonts w:ascii="Cambria Math" w:hAnsi="Cambria Math" w:cs="Times New Roman"/>
          </w:rPr>
          <m:t>)</m:t>
        </m:r>
      </m:oMath>
      <w:r>
        <w:rPr>
          <w:rFonts w:ascii="Times New Roman" w:hAnsi="Times New Roman" w:cs="Times New Roman"/>
        </w:rPr>
        <w:t>) keeps the same ratio as the ratio of original activities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given </w:t>
      </w: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2</m:t>
            </m:r>
          </m:sub>
        </m:sSub>
      </m:oMath>
      <w:r>
        <w:rPr>
          <w:rFonts w:ascii="Times New Roman" w:hAnsi="Times New Roman" w:cs="Times New Roman"/>
        </w:rPr>
        <w:t xml:space="preserve"> under the assumption of symmetric gain control weights. As a result, for any given initial values,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 xml:space="preserve"> and </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activities change in the direction that preserves the original ratio until reaching equilibrium on the line of attraction. The instantaneous changes of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 xml:space="preserve"> and </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are shown as a vector field (red arrows) in </w:t>
      </w:r>
      <w:r w:rsidRPr="0080084F">
        <w:rPr>
          <w:rFonts w:ascii="Times New Roman" w:hAnsi="Times New Roman" w:cs="Times New Roman"/>
          <w:b/>
        </w:rPr>
        <w:t>Fig</w:t>
      </w:r>
      <w:r>
        <w:rPr>
          <w:rFonts w:ascii="Times New Roman" w:hAnsi="Times New Roman" w:cs="Times New Roman"/>
          <w:b/>
        </w:rPr>
        <w:t>.</w:t>
      </w:r>
      <w:r w:rsidRPr="0080084F">
        <w:rPr>
          <w:rFonts w:ascii="Times New Roman" w:hAnsi="Times New Roman" w:cs="Times New Roman"/>
          <w:b/>
        </w:rPr>
        <w:t xml:space="preserve"> </w:t>
      </w:r>
      <w:r>
        <w:rPr>
          <w:rFonts w:ascii="Times New Roman" w:hAnsi="Times New Roman" w:cs="Times New Roman"/>
          <w:b/>
        </w:rPr>
        <w:t>8</w:t>
      </w:r>
      <w:r w:rsidRPr="00124817">
        <w:rPr>
          <w:rFonts w:ascii="Times New Roman" w:hAnsi="Times New Roman" w:cs="Times New Roman"/>
          <w:b/>
        </w:rPr>
        <w:t>B</w:t>
      </w:r>
      <w:r w:rsidRPr="00872BB2">
        <w:rPr>
          <w:rFonts w:ascii="Times New Roman" w:hAnsi="Times New Roman" w:cs="Times New Roman"/>
        </w:rPr>
        <w:t xml:space="preserve">. </w:t>
      </w:r>
      <w:r>
        <w:rPr>
          <w:rFonts w:ascii="Times New Roman" w:hAnsi="Times New Roman" w:cs="Times New Roman"/>
        </w:rPr>
        <w:t xml:space="preserve">Thus, any positive initial values will drop into an equilibrium state with the ratio of </w:t>
      </w:r>
      <w:r w:rsidRPr="009A14EE">
        <w:rPr>
          <w:rFonts w:ascii="Times New Roman" w:hAnsi="Times New Roman" w:cs="Times New Roman"/>
          <w:i/>
        </w:rPr>
        <w:t>R</w:t>
      </w:r>
      <w:r w:rsidRPr="009A14EE">
        <w:rPr>
          <w:rFonts w:ascii="Times New Roman" w:hAnsi="Times New Roman" w:cs="Times New Roman"/>
          <w:i/>
          <w:vertAlign w:val="subscript"/>
        </w:rPr>
        <w:t>1</w:t>
      </w:r>
      <w:r w:rsidRPr="00A36D4A">
        <w:rPr>
          <w:rFonts w:ascii="Times New Roman" w:hAnsi="Times New Roman" w:cs="Times New Roman"/>
          <w:i/>
          <w:vertAlign w:val="superscript"/>
        </w:rPr>
        <w:t>*</w:t>
      </w:r>
      <w:r>
        <w:rPr>
          <w:rFonts w:ascii="Times New Roman" w:hAnsi="Times New Roman" w:cs="Times New Roman"/>
        </w:rPr>
        <w:t>/</w:t>
      </w:r>
      <w:r w:rsidRPr="009A14EE">
        <w:rPr>
          <w:rFonts w:ascii="Times New Roman" w:hAnsi="Times New Roman" w:cs="Times New Roman"/>
          <w:i/>
        </w:rPr>
        <w:t>R</w:t>
      </w:r>
      <w:r w:rsidRPr="009A14EE">
        <w:rPr>
          <w:rFonts w:ascii="Times New Roman" w:hAnsi="Times New Roman" w:cs="Times New Roman"/>
          <w:i/>
          <w:vertAlign w:val="subscript"/>
        </w:rPr>
        <w:t>2</w:t>
      </w:r>
      <w:r w:rsidRPr="00A36D4A">
        <w:rPr>
          <w:rFonts w:ascii="Times New Roman" w:hAnsi="Times New Roman" w:cs="Times New Roman"/>
          <w:vertAlign w:val="superscript"/>
        </w:rPr>
        <w:t>*</w:t>
      </w:r>
      <w:r>
        <w:rPr>
          <w:rFonts w:ascii="Times New Roman" w:hAnsi="Times New Roman" w:cs="Times New Roman"/>
        </w:rPr>
        <w:t xml:space="preserve"> maintaining the ratio of initial values, which preserves the ratio of inputs when the activities are inherited from the stage of value representation. </w:t>
      </w:r>
      <w:r>
        <w:rPr>
          <w:rFonts w:ascii="Times New Roman" w:hAnsi="Times New Roman" w:cs="Times New Roman"/>
          <w:b/>
        </w:rPr>
        <w:t>Fig. 8-figure supplement 1</w:t>
      </w:r>
      <w:r w:rsidRPr="0030288E">
        <w:rPr>
          <w:rFonts w:ascii="Times New Roman" w:hAnsi="Times New Roman" w:cs="Times New Roman"/>
          <w:b/>
        </w:rPr>
        <w:t>E</w:t>
      </w:r>
      <w:r>
        <w:rPr>
          <w:rFonts w:ascii="Times New Roman" w:hAnsi="Times New Roman" w:cs="Times New Roman"/>
          <w:i/>
        </w:rPr>
        <w:t xml:space="preserve"> </w:t>
      </w:r>
      <w:r>
        <w:rPr>
          <w:rFonts w:ascii="Times New Roman" w:hAnsi="Times New Roman" w:cs="Times New Roman"/>
        </w:rPr>
        <w:t xml:space="preserve">shows example dynamics of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 xml:space="preserve"> and </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under different ratios of input values (</w:t>
      </w:r>
      <w:r>
        <w:rPr>
          <w:rFonts w:ascii="Times New Roman" w:hAnsi="Times New Roman" w:cs="Times New Roman"/>
          <w:b/>
        </w:rPr>
        <w:t>Fig. 8-figure supplement 1</w:t>
      </w:r>
      <w:r w:rsidRPr="008C0B77">
        <w:rPr>
          <w:rFonts w:ascii="Times New Roman" w:hAnsi="Times New Roman" w:cs="Times New Roman"/>
          <w:b/>
        </w:rPr>
        <w:t>G</w:t>
      </w:r>
      <w:r>
        <w:rPr>
          <w:rFonts w:ascii="Times New Roman" w:hAnsi="Times New Roman" w:cs="Times New Roman"/>
        </w:rPr>
        <w:t xml:space="preserve">). </w:t>
      </w:r>
      <w:r>
        <w:rPr>
          <w:rFonts w:ascii="Times New Roman" w:hAnsi="Times New Roman" w:cs="Times New Roman" w:hint="eastAsia"/>
        </w:rPr>
        <w:t>The</w:t>
      </w:r>
      <w:r>
        <w:rPr>
          <w:rFonts w:ascii="Times New Roman" w:hAnsi="Times New Roman" w:cs="Times New Roman"/>
        </w:rPr>
        <w:t xml:space="preserve"> activities show</w:t>
      </w:r>
      <w:r>
        <w:rPr>
          <w:rFonts w:ascii="Times New Roman" w:hAnsi="Times New Roman" w:cs="Times New Roman" w:hint="eastAsia"/>
        </w:rPr>
        <w:t xml:space="preserve"> the</w:t>
      </w:r>
      <w:r>
        <w:rPr>
          <w:rFonts w:ascii="Times New Roman" w:hAnsi="Times New Roman" w:cs="Times New Roman"/>
        </w:rPr>
        <w:t xml:space="preserve"> characteristic dynamic of divisive normalization during the inputs and preserve this input information after withdrawal of inputs. </w:t>
      </w:r>
    </w:p>
    <w:p w14:paraId="425725BE" w14:textId="77777777" w:rsidR="00564B42" w:rsidRDefault="00564B42" w:rsidP="00E24C8A">
      <w:pPr>
        <w:spacing w:line="480" w:lineRule="auto"/>
        <w:jc w:val="both"/>
        <w:rPr>
          <w:rFonts w:ascii="Times New Roman" w:hAnsi="Times New Roman" w:cs="Times New Roman"/>
        </w:rPr>
      </w:pPr>
    </w:p>
    <w:p w14:paraId="244FD1CD" w14:textId="32B3EC18" w:rsidR="00564B42" w:rsidRDefault="00564B42" w:rsidP="00E24C8A">
      <w:pPr>
        <w:spacing w:line="480" w:lineRule="auto"/>
        <w:jc w:val="both"/>
        <w:rPr>
          <w:rFonts w:ascii="Times New Roman" w:hAnsi="Times New Roman" w:cs="Times New Roman"/>
          <w:color w:val="FF0000"/>
        </w:rPr>
      </w:pPr>
      <w:r>
        <w:rPr>
          <w:rFonts w:ascii="Times New Roman" w:hAnsi="Times New Roman" w:cs="Times New Roman"/>
        </w:rPr>
        <w:t xml:space="preserve">However, since the values of </w:t>
      </w:r>
      <m:oMath>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1</m:t>
            </m:r>
          </m:sub>
          <m:sup>
            <m:r>
              <w:rPr>
                <w:rFonts w:ascii="Cambria Math" w:hAnsi="Cambria Math" w:cs="Times New Roman"/>
              </w:rPr>
              <m:t>*</m:t>
            </m:r>
          </m:sup>
        </m:sSubSup>
      </m:oMath>
      <w:r>
        <w:rPr>
          <w:rFonts w:ascii="Times New Roman" w:hAnsi="Times New Roman" w:cs="Times New Roman"/>
        </w:rPr>
        <w:t xml:space="preserve"> and </w:t>
      </w:r>
      <m:oMath>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2</m:t>
            </m:r>
          </m:sub>
          <m:sup>
            <m:r>
              <w:rPr>
                <w:rFonts w:ascii="Cambria Math" w:hAnsi="Cambria Math" w:cs="Times New Roman"/>
              </w:rPr>
              <m:t>*</m:t>
            </m:r>
          </m:sup>
        </m:sSubSup>
      </m:oMath>
      <w:r>
        <w:rPr>
          <w:rFonts w:ascii="Times New Roman" w:hAnsi="Times New Roman" w:cs="Times New Roman"/>
        </w:rPr>
        <w:t xml:space="preserve"> are complementary on the line of attraction, any combinations of values with a constant sum satisfies the equilibrium. Thus, any disturbance to the </w:t>
      </w:r>
      <w:r>
        <w:rPr>
          <w:rFonts w:ascii="Times New Roman" w:hAnsi="Times New Roman" w:cs="Times New Roman"/>
        </w:rPr>
        <w:lastRenderedPageBreak/>
        <w:t>system (e.g.</w:t>
      </w:r>
      <w:ins w:id="4678" w:author="Bo Shen" w:date="2023-02-03T13:16:00Z">
        <w:r>
          <w:rPr>
            <w:rFonts w:ascii="Times New Roman" w:hAnsi="Times New Roman" w:cs="Times New Roman"/>
          </w:rPr>
          <w:t>,</w:t>
        </w:r>
      </w:ins>
      <w:r>
        <w:rPr>
          <w:rFonts w:ascii="Times New Roman" w:hAnsi="Times New Roman" w:cs="Times New Roman"/>
        </w:rPr>
        <w:t xml:space="preserve"> random noise) will drive </w:t>
      </w:r>
      <m:oMath>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1</m:t>
            </m:r>
          </m:sub>
          <m:sup>
            <m:r>
              <w:rPr>
                <w:rFonts w:ascii="Cambria Math" w:hAnsi="Cambria Math" w:cs="Times New Roman"/>
              </w:rPr>
              <m:t>*</m:t>
            </m:r>
          </m:sup>
        </m:sSubSup>
      </m:oMath>
      <w:r>
        <w:rPr>
          <w:rFonts w:ascii="Times New Roman" w:hAnsi="Times New Roman" w:cs="Times New Roman"/>
        </w:rPr>
        <w:t xml:space="preserve"> and </w:t>
      </w:r>
      <m:oMath>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2</m:t>
            </m:r>
          </m:sub>
          <m:sup>
            <m:r>
              <w:rPr>
                <w:rFonts w:ascii="Cambria Math" w:hAnsi="Cambria Math" w:cs="Times New Roman"/>
              </w:rPr>
              <m:t>*</m:t>
            </m:r>
          </m:sup>
        </m:sSubSup>
      </m:oMath>
      <w:r>
        <w:rPr>
          <w:rFonts w:ascii="Times New Roman" w:hAnsi="Times New Roman" w:cs="Times New Roman"/>
        </w:rPr>
        <w:t xml:space="preserve"> to deviate from their original ratio resulting in a loss of the coded information about the inputs. Noise-driven drift on the line of attraction will cause decaying of the coded value information over time, consistent with the degradation attribute </w:t>
      </w:r>
      <w:r>
        <w:rPr>
          <w:rFonts w:ascii="Times New Roman" w:hAnsi="Times New Roman" w:cs="Times New Roman"/>
          <w:color w:val="000000" w:themeColor="text1"/>
        </w:rPr>
        <w:t>of working memory</w:t>
      </w:r>
      <w:ins w:id="4679" w:author="Bo Shen" w:date="2023-02-03T13:10:00Z">
        <w:r>
          <w:rPr>
            <w:rFonts w:ascii="Times New Roman" w:hAnsi="Times New Roman" w:cs="Times New Roman"/>
            <w:color w:val="000000" w:themeColor="text1"/>
          </w:rPr>
          <w:t xml:space="preserve"> </w:t>
        </w:r>
      </w:ins>
      <w:r>
        <w:rPr>
          <w:rFonts w:ascii="Times New Roman" w:hAnsi="Times New Roman" w:cs="Times New Roman"/>
          <w:color w:val="000000" w:themeColor="text1"/>
        </w:rPr>
        <w:fldChar w:fldCharType="begin"/>
      </w:r>
      <w:r w:rsidR="00EA1839">
        <w:rPr>
          <w:rFonts w:ascii="Times New Roman" w:hAnsi="Times New Roman" w:cs="Times New Roman"/>
          <w:color w:val="000000" w:themeColor="text1"/>
        </w:rPr>
        <w:instrText xml:space="preserve"> ADDIN ZOTERO_ITEM CSL_CITATION {"citationID":"2VoGWV5M","properties":{"formattedCitation":"(Barrouillet et al., 2011; Barrouillet &amp; Camos, 2012; B. Lee &amp; Harris, 1996; Paivio &amp; Bleasdale, 1974; Portrat et al., 2008)","plainCitation":"(Barrouillet et al., 2011; Barrouillet &amp; Camos, 2012; B. Lee &amp; Harris, 1996; Paivio &amp; Bleasdale, 1974; Portrat et al., 2008)","noteIndex":0},"citationItems":[{"id":3745,"uris":["http://zotero.org/users/6345545/items/A9UTXJLN"],"itemData":{"id":3745,"type":"article-journal","abstract":"The sources of forgetting in working memory (WM) are a matter of intense debate: Is there a time-related decay of memory traces, or is forgetting uniquely due to representation-based interference? In a previous study, we claimed to have provided evidence supporting the temporal decay hypothesis (S. Portrat, P. Barrouillet, &amp; V. Camos, 2008). However, reanalyzing our data, S. Lewandowsky and K. Oberauer (2009) demonstrated that they do not provide compelling evidence for temporal decay and suggested a class of alternative models favoring a representation-based interference account. In this article, we develop from the most recent proposals made by Lewandowsky and Oberauer 2 of the most plausible extensions of these alternative models. We show that neither of these extensions can account for recent findings related to between-domain WM performance and that both lead to predictions that are contradicted by new empirical evidence. Finally, we show that recent studies that have been claimed to rule out the temporal decay hypothesis do not resist close scrutiny. We conclude that the time-based resource-sharing model remains the most parsimonious way to account for forgetting and restoration of memory traces in WM.","container-title":"Journal of Experimental Psychology: Learning, Memory, and Cognition","DOI":"10.1037/a0022933","ISSN":"1939-1285, 0278-7393","issue":"5","journalAbbreviation":"Journal of Experimental Psychology: Learning, Memory, and Cognition","language":"en","page":"1302-1317","source":"DOI.org (Crossref)","title":"Further evidence for temporal decay in working memory: Reply to Lewandowsky and Oberauer (2009).","title-short":"Further evidence for temporal decay in working memory","volume":"37","author":[{"family":"Barrouillet","given":"Pierre"},{"family":"Portrat","given":"Sophie"},{"family":"Vergauwe","given":"Evie"},{"family":"Diependaele","given":"Kevin"},{"family":"Camos","given":"Valérie"}],"issued":{"date-parts":[["2011"]]}}},{"id":3746,"uris":["http://zotero.org/users/6345545/items/7N92ESFZ"],"itemData":{"id":3746,"type":"article-journal","abstract":"Working memory is the system devoted to the simultaneous processing and storage of information needed to perform many cognitive tasks. We present a theory that assumes that time constraints constitute the main limitation of working memory. According to our theory, processing and storage compete for attention, which constitutes a limited resource. As soon as attention is switched away, memory traces suffer from temporal decay, but they can be refreshed by bringing them back into the focus of attention. Because a central bottleneck constrains controlled cognitive activities that require attention so that they must take place one at a time, memory traces decline when the central bottleneck is occupied by processing activities. This results in a sequential functioning of working memory that alternates between processing and maintenance, leading to a trade-off between these two activities. We review empirical evidence of this trade-off and discuss its implications for the increase in working memory capacity over the course of development.","container-title":"Current Directions in Psychological Science","DOI":"10.1177/0963721412459513","ISSN":"0963-7214","issue":"6","journalAbbreviation":"Curr Dir Psychol Sci","language":"en","note":"publisher: SAGE Publications Inc","page":"413-419","source":"SAGE Journals","title":"As Time Goes By: Temporal Constraints in Working Memory","title-short":"As Time Goes By","volume":"21","author":[{"family":"Barrouillet","given":"Pierre"},{"family":"Camos","given":"Valérie"}],"issued":{"date-parts":[["2012",12,1]]}}},{"id":3755,"uris":["http://zotero.org/users/6345545/items/D5E2G6DQ"],"itemData":{"id":3755,"type":"article-journal","abstract":"It was demonstrated that estimates of decay time for non-verbal short-term visual memory varied from less than 3 sec to beyond 30 sec in a same-different matching task, depending on the physical similarity between target and comparison stimuli. The more dissimilar the stimuli, the higher the memory score at all delays and the slower the decline in performance over time. These findings draw attention to the obvious but commonly neglected point, that generalizations concerning the duration of visual shortterm memory, particularly as measured by recognition tests, should be routinely based on a psychophysical approach in which various task conditions are systematically varied along with retention interval. Incidental to the main point, the results also suggest that decay functions may reflect a decline in accessibility rather than a complete loss of availability of memory traces.","container-title":"Canadian Journal of Psychology/Revue canadienne de psychologie","DOI":"10.1037/h0081973","ISSN":"0008-4255","issue":"1","journalAbbreviation":"Canadian Journal of Psychology/Revue canadienne de psychologie","language":"en","page":"24-31","source":"DOI.org (Crossref)","title":"Visual short-term memory: A methodological caveat.","title-short":"Visual short-term memory","volume":"28","author":[{"family":"Paivio","given":"Allan"},{"family":"Bleasdale","given":"Fraser"}],"issued":{"date-parts":[["1974"]]}}},{"id":3743,"uris":["http://zotero.org/users/6345545/items/W6LQRLLP"],"itemData":{"id":3743,"type":"article-journal","abstract":"The time-based resource-sharing model of working memory assumes that memory traces suffer from a time-related decay when attention is occupied by concurrent activities. Using complex continuous span tasks in which temporal parameters are carefully controlled, P. Barrouillet, S. Bernardin, S. Portrat, E. Vergauwe, &amp; V. Camos (2007) recently provided evidence that any increase in time of the processing component of these tasks results in lower recall performance. However, K. Oberauer and R. Kliegl (2006) pointed out that, in this paradigm, increased processing times are accompanied by a corollary decrease of the remaining time during which attention is available to refresh memory traces. As a consequence, the main determinant of recall performance in complex span tasks would not be the duration of attentional capture inducing time-related decay, as Barrouillet et al. (2007) claimed, but the time available to repair memory traces, and thus would be compatible with an interference account of forgetting. The authors demonstrate here that even when the time available to refresh memory traces is kept constant, increasing the processing time still results in poorer recall, confirming that time-related decay is the source of forgetting within working memory.","container-title":"Journal of Experimental Psychology: Learning, Memory, and Cognition","DOI":"10.1037/a0013356","ISSN":"1939-1285, 0278-7393","issue":"6","journalAbbreviation":"Journal of Experimental Psychology: Learning, Memory, and Cognition","language":"en","page":"1561-1564","source":"DOI.org (Crossref)","title":"Time-related decay or interference-based forgetting in working memory?","volume":"34","author":[{"family":"Portrat","given":"Sophie"},{"family":"Barrouillet","given":"Pierre"},{"family":"Camos","given":"Valérie"}],"issued":{"date-parts":[["2008"]]}}},{"id":3751,"uris":["http://zotero.org/users/6345545/items/NLE7LRQX"],"itemData":{"id":3751,"type":"article-journal","abstract":"A two interval forced choice constant stimuli method was used to determine: (i) the point of subjective equality (PSE); and (ii) the just-noticeable-difference (JND) in contrast for two luminance gratings, one held in short-term visual memory. Psychometric functions for delayed contrast discrimination were determined as a function of spatial frequency from 1 to 8 c/deg, reference contrast from 5 to 60% and inter-stimulus interval from 1 to 10 sec. The PSE for remembered contrast was invariant with spatial frequency and inter-stimulus interval for the three reference contrast levels tested. The JND contrast plotted against spatial frequency followed a U-shaped function with lowest thresholds at around 4 c/deg. The threshold function translates parallel to the sensitivity axis with an increase in either the reference contrast or the inter-stimulus interval. However, the bandpass shape of the threshold function is invariant with both reference contrast and inter-stimulus interval. At 1, 3 and 10 sec inter-stimulus intervals, contrast JNDs increase with reference contrast according to a power law with an average exponent of 0.70. Contrast JNDs also increase as a power function of the inter-stimulus interval with an average exponent of 0.38 for the three reference contrasts tested. Copyright © 1996. Published by Elsevier Science Ltd.","container-title":"Vision Research","DOI":"10.1016/0042-6989(95)00271-5","ISSN":"0042-6989","issue":"14","journalAbbreviation":"Vision Research","language":"en","page":"2159-2166","source":"ScienceDirect","title":"Contrast Transfer Characteristics of Visual Short-term Memory","volume":"36","author":[{"family":"Lee","given":"Billy"},{"family":"Harris","given":"John"}],"issued":{"date-parts":[["1996",7,1]]}}}],"schema":"https://github.com/citation-style-language/schema/raw/master/csl-citation.json"} </w:instrText>
      </w:r>
      <w:r>
        <w:rPr>
          <w:rFonts w:ascii="Times New Roman" w:hAnsi="Times New Roman" w:cs="Times New Roman"/>
          <w:color w:val="000000" w:themeColor="text1"/>
        </w:rPr>
        <w:fldChar w:fldCharType="separate"/>
      </w:r>
      <w:r w:rsidR="00EA1839">
        <w:rPr>
          <w:rFonts w:ascii="Times New Roman" w:hAnsi="Times New Roman" w:cs="Times New Roman"/>
          <w:color w:val="000000"/>
        </w:rPr>
        <w:t>(Barrouillet et al., 2011; Barrouillet &amp; Camos, 2012; B. Lee &amp; Harris, 1996; Paivio &amp; Bleasdale, 1974; Portrat et al., 2008)</w:t>
      </w:r>
      <w:r>
        <w:rPr>
          <w:rFonts w:ascii="Times New Roman" w:hAnsi="Times New Roman" w:cs="Times New Roman"/>
          <w:color w:val="000000" w:themeColor="text1"/>
        </w:rPr>
        <w:fldChar w:fldCharType="end"/>
      </w:r>
      <w:r w:rsidRPr="00827CA2">
        <w:rPr>
          <w:rFonts w:ascii="Times New Roman" w:hAnsi="Times New Roman" w:cs="Times New Roman"/>
          <w:color w:val="000000" w:themeColor="text1"/>
        </w:rPr>
        <w:t>.</w:t>
      </w:r>
    </w:p>
    <w:p w14:paraId="25306EE8" w14:textId="77777777" w:rsidR="00564B42" w:rsidRDefault="00564B42" w:rsidP="00E24C8A">
      <w:pPr>
        <w:spacing w:line="480" w:lineRule="auto"/>
        <w:jc w:val="both"/>
        <w:rPr>
          <w:rFonts w:ascii="Times New Roman" w:hAnsi="Times New Roman" w:cs="Times New Roman"/>
          <w:color w:val="000000" w:themeColor="text1"/>
        </w:rPr>
      </w:pPr>
    </w:p>
    <w:p w14:paraId="4E1B6E0E" w14:textId="77777777" w:rsidR="00564B42" w:rsidRDefault="00564B42" w:rsidP="00E24C8A">
      <w:pPr>
        <w:spacing w:line="480" w:lineRule="auto"/>
        <w:jc w:val="both"/>
        <w:rPr>
          <w:rFonts w:ascii="Times New Roman" w:hAnsi="Times New Roman" w:cs="Times New Roman"/>
          <w:color w:val="000000" w:themeColor="text1"/>
        </w:rPr>
      </w:pPr>
      <w:r w:rsidRPr="00100198">
        <w:rPr>
          <w:rFonts w:ascii="Times New Roman" w:hAnsi="Times New Roman" w:cs="Times New Roman"/>
          <w:color w:val="000000" w:themeColor="text1"/>
        </w:rPr>
        <w:t xml:space="preserve">In addition, </w:t>
      </w:r>
      <w:r>
        <w:rPr>
          <w:rFonts w:ascii="Times New Roman" w:hAnsi="Times New Roman" w:cs="Times New Roman"/>
          <w:color w:val="000000" w:themeColor="text1"/>
        </w:rPr>
        <w:t>under the special condition of symmetric gain control weights (</w:t>
      </w:r>
      <m:oMath>
        <m:r>
          <w:rPr>
            <w:rFonts w:ascii="Cambria Math" w:hAnsi="Cambria Math" w:cs="Times New Roman"/>
            <w:color w:val="000000" w:themeColor="text1"/>
          </w:rPr>
          <m:t>v=w</m:t>
        </m:r>
      </m:oMath>
      <w:r>
        <w:rPr>
          <w:rFonts w:ascii="Times New Roman" w:hAnsi="Times New Roman" w:cs="Times New Roman"/>
          <w:color w:val="000000" w:themeColor="text1"/>
        </w:rPr>
        <w:t>)</w:t>
      </w:r>
      <w:r w:rsidRPr="00100198">
        <w:rPr>
          <w:rFonts w:ascii="Times New Roman" w:hAnsi="Times New Roman" w:cs="Times New Roman"/>
          <w:color w:val="000000" w:themeColor="text1"/>
        </w:rPr>
        <w:t xml:space="preserve">, the formula in </w:t>
      </w:r>
      <w:r w:rsidRPr="00CA409D">
        <w:rPr>
          <w:rFonts w:ascii="Times New Roman" w:hAnsi="Times New Roman" w:cs="Times New Roman"/>
          <w:bCs/>
          <w:color w:val="000000" w:themeColor="text1"/>
          <w:rPrChange w:id="4680" w:author="Bo Shen" w:date="2023-02-27T16:37:00Z">
            <w:rPr>
              <w:rFonts w:ascii="Times New Roman" w:hAnsi="Times New Roman" w:cs="Times New Roman"/>
              <w:b/>
              <w:color w:val="000000" w:themeColor="text1"/>
            </w:rPr>
          </w:rPrChange>
        </w:rPr>
        <w:t xml:space="preserve">Eq. </w:t>
      </w:r>
      <w:del w:id="4681" w:author="Bo Shen" w:date="2023-02-27T16:37:00Z">
        <w:r w:rsidRPr="00CA409D" w:rsidDel="00CA409D">
          <w:rPr>
            <w:rFonts w:ascii="Times New Roman" w:hAnsi="Times New Roman" w:cs="Times New Roman"/>
            <w:bCs/>
            <w:color w:val="000000" w:themeColor="text1"/>
            <w:rPrChange w:id="4682" w:author="Bo Shen" w:date="2023-02-27T16:37:00Z">
              <w:rPr>
                <w:rFonts w:ascii="Times New Roman" w:hAnsi="Times New Roman" w:cs="Times New Roman"/>
                <w:b/>
                <w:color w:val="000000" w:themeColor="text1"/>
              </w:rPr>
            </w:rPrChange>
          </w:rPr>
          <w:delText>15</w:delText>
        </w:r>
        <w:r w:rsidRPr="00CA409D" w:rsidDel="00CA409D">
          <w:rPr>
            <w:rFonts w:ascii="Times New Roman" w:hAnsi="Times New Roman" w:cs="Times New Roman"/>
            <w:bCs/>
            <w:color w:val="000000" w:themeColor="text1"/>
          </w:rPr>
          <w:delText xml:space="preserve"> </w:delText>
        </w:r>
      </w:del>
      <w:ins w:id="4683" w:author="Bo Shen" w:date="2023-02-27T16:37:00Z">
        <w:r w:rsidRPr="00CA409D">
          <w:rPr>
            <w:rFonts w:ascii="Times New Roman" w:hAnsi="Times New Roman" w:cs="Times New Roman"/>
            <w:bCs/>
            <w:color w:val="000000" w:themeColor="text1"/>
            <w:rPrChange w:id="4684" w:author="Bo Shen" w:date="2023-02-27T16:37:00Z">
              <w:rPr>
                <w:rFonts w:ascii="Times New Roman" w:hAnsi="Times New Roman" w:cs="Times New Roman"/>
                <w:b/>
                <w:color w:val="000000" w:themeColor="text1"/>
              </w:rPr>
            </w:rPrChange>
          </w:rPr>
          <w:t>24</w:t>
        </w:r>
        <w:r w:rsidRPr="00CA409D">
          <w:rPr>
            <w:rFonts w:ascii="Times New Roman" w:hAnsi="Times New Roman" w:cs="Times New Roman"/>
            <w:bCs/>
            <w:color w:val="000000" w:themeColor="text1"/>
          </w:rPr>
          <w:t xml:space="preserve"> </w:t>
        </w:r>
      </w:ins>
      <w:r w:rsidRPr="00100198">
        <w:rPr>
          <w:rFonts w:ascii="Times New Roman" w:hAnsi="Times New Roman" w:cs="Times New Roman"/>
          <w:color w:val="000000" w:themeColor="text1"/>
        </w:rPr>
        <w:t>can be easily exp</w:t>
      </w:r>
      <w:r>
        <w:rPr>
          <w:rFonts w:ascii="Times New Roman" w:hAnsi="Times New Roman" w:cs="Times New Roman"/>
          <w:color w:val="000000" w:themeColor="text1"/>
        </w:rPr>
        <w:t>a</w:t>
      </w:r>
      <w:r w:rsidRPr="00100198">
        <w:rPr>
          <w:rFonts w:ascii="Times New Roman" w:hAnsi="Times New Roman" w:cs="Times New Roman"/>
          <w:color w:val="000000" w:themeColor="text1"/>
        </w:rPr>
        <w:t>nded to multiple inputs</w:t>
      </w:r>
      <w:r>
        <w:rPr>
          <w:rFonts w:ascii="Times New Roman" w:hAnsi="Times New Roman" w:cs="Times New Roman"/>
          <w:color w:val="000000" w:themeColor="text1"/>
        </w:rPr>
        <w:t xml:space="preserve"> with the equilibrium delay interval activities defined by:</w:t>
      </w:r>
    </w:p>
    <w:p w14:paraId="0D59FCA2" w14:textId="77777777" w:rsidR="00564B42" w:rsidRPr="007513FD" w:rsidRDefault="00564B42" w:rsidP="00E24C8A">
      <w:pPr>
        <w:spacing w:line="480" w:lineRule="auto"/>
        <w:jc w:val="both"/>
        <w:rPr>
          <w:rFonts w:ascii="Times New Roman" w:hAnsi="Times New Roman" w:cs="Times New Roman"/>
          <w:color w:val="FF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4230"/>
        <w:gridCol w:w="2420"/>
      </w:tblGrid>
      <w:tr w:rsidR="00564B42" w:rsidRPr="00100198" w14:paraId="1FCB60D0" w14:textId="77777777" w:rsidTr="00007227">
        <w:tc>
          <w:tcPr>
            <w:tcW w:w="2700" w:type="dxa"/>
            <w:vAlign w:val="center"/>
          </w:tcPr>
          <w:p w14:paraId="503D9BC2" w14:textId="77777777" w:rsidR="00564B42" w:rsidRPr="00100198" w:rsidRDefault="00564B42" w:rsidP="00007227">
            <w:pPr>
              <w:spacing w:line="480" w:lineRule="auto"/>
              <w:jc w:val="both"/>
              <w:rPr>
                <w:rFonts w:ascii="Times New Roman" w:hAnsi="Times New Roman" w:cs="Times New Roman"/>
                <w:color w:val="000000" w:themeColor="text1"/>
              </w:rPr>
            </w:pPr>
          </w:p>
        </w:tc>
        <w:tc>
          <w:tcPr>
            <w:tcW w:w="4230" w:type="dxa"/>
            <w:vAlign w:val="center"/>
          </w:tcPr>
          <w:p w14:paraId="668D3133" w14:textId="77777777" w:rsidR="00564B42" w:rsidRPr="00100198" w:rsidRDefault="00000000" w:rsidP="00007227">
            <w:pPr>
              <w:spacing w:line="480" w:lineRule="auto"/>
              <w:jc w:val="both"/>
              <w:rPr>
                <w:rFonts w:ascii="Times New Roman" w:hAnsi="Times New Roman" w:cs="Times New Roman"/>
                <w:color w:val="000000" w:themeColor="text1"/>
              </w:rPr>
            </w:pPr>
            <m:oMathPara>
              <m:oMath>
                <m:nary>
                  <m:naryPr>
                    <m:chr m:val="∑"/>
                    <m:limLoc m:val="subSup"/>
                    <m:ctrlPr>
                      <w:rPr>
                        <w:rFonts w:ascii="Cambria Math" w:hAnsi="Cambria Math" w:cs="Times New Roman"/>
                        <w:i/>
                        <w:color w:val="000000" w:themeColor="text1"/>
                      </w:rPr>
                    </m:ctrlPr>
                  </m:naryPr>
                  <m:sub>
                    <m:r>
                      <w:rPr>
                        <w:rFonts w:ascii="Cambria Math" w:hAnsi="Cambria Math" w:cs="Times New Roman"/>
                        <w:color w:val="000000" w:themeColor="text1"/>
                      </w:rPr>
                      <m:t>i</m:t>
                    </m:r>
                  </m:sub>
                  <m:sup>
                    <m:r>
                      <w:rPr>
                        <w:rFonts w:ascii="Cambria Math" w:hAnsi="Cambria Math" w:cs="Times New Roman"/>
                        <w:color w:val="000000" w:themeColor="text1"/>
                      </w:rPr>
                      <m:t>N</m:t>
                    </m:r>
                  </m:sup>
                  <m:e>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i</m:t>
                        </m:r>
                      </m:sub>
                      <m:sup>
                        <m:r>
                          <w:rPr>
                            <w:rFonts w:ascii="Cambria Math" w:hAnsi="Cambria Math" w:cs="Times New Roman"/>
                            <w:color w:val="000000" w:themeColor="text1"/>
                          </w:rPr>
                          <m:t>*</m:t>
                        </m:r>
                      </m:sup>
                    </m:sSubSup>
                  </m:e>
                </m:nary>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000000" w:themeColor="text1"/>
                      </w:rPr>
                      <m:t>α-1</m:t>
                    </m:r>
                    <m:r>
                      <w:ins w:id="4685" w:author="Bo Shen" w:date="2023-02-03T13:11:00Z">
                        <w:rPr>
                          <w:rFonts w:ascii="Cambria Math" w:hAnsi="Cambria Math" w:cs="Times New Roman"/>
                          <w:color w:val="000000" w:themeColor="text1"/>
                        </w:rPr>
                        <m:t>-</m:t>
                      </w:ins>
                    </m:r>
                    <m:sSub>
                      <m:sSubPr>
                        <m:ctrlPr>
                          <w:ins w:id="4686" w:author="Bo Shen" w:date="2023-03-03T18:19:00Z">
                            <w:rPr>
                              <w:rFonts w:ascii="Cambria Math" w:hAnsi="Cambria Math" w:cs="Times New Roman"/>
                              <w:i/>
                              <w:color w:val="000000" w:themeColor="text1"/>
                            </w:rPr>
                          </w:ins>
                        </m:ctrlPr>
                      </m:sSubPr>
                      <m:e>
                        <m:r>
                          <w:ins w:id="4687" w:author="Bo Shen" w:date="2023-03-03T18:19:00Z">
                            <w:rPr>
                              <w:rFonts w:ascii="Cambria Math" w:hAnsi="Cambria Math" w:cs="Times New Roman"/>
                              <w:color w:val="000000" w:themeColor="text1"/>
                            </w:rPr>
                            <m:t>B</m:t>
                          </w:ins>
                        </m:r>
                      </m:e>
                      <m:sub>
                        <m:r>
                          <w:ins w:id="4688" w:author="Bo Shen" w:date="2023-03-03T18:19:00Z">
                            <w:rPr>
                              <w:rFonts w:ascii="Cambria Math" w:hAnsi="Cambria Math" w:cs="Times New Roman"/>
                              <w:color w:val="000000" w:themeColor="text1"/>
                            </w:rPr>
                            <m:t>G</m:t>
                          </w:ins>
                        </m:r>
                      </m:sub>
                    </m:sSub>
                  </m:num>
                  <m:den>
                    <m:r>
                      <w:rPr>
                        <w:rFonts w:ascii="Cambria Math" w:hAnsi="Cambria Math" w:cs="Times New Roman"/>
                        <w:color w:val="000000" w:themeColor="text1"/>
                      </w:rPr>
                      <m:t>w</m:t>
                    </m:r>
                  </m:den>
                </m:f>
              </m:oMath>
            </m:oMathPara>
          </w:p>
          <w:p w14:paraId="51A5558E" w14:textId="77777777" w:rsidR="00564B42" w:rsidRPr="00100198" w:rsidRDefault="00564B42" w:rsidP="00007227">
            <w:pPr>
              <w:spacing w:line="480" w:lineRule="auto"/>
              <w:jc w:val="both"/>
              <w:rPr>
                <w:rFonts w:ascii="Times New Roman" w:hAnsi="Times New Roman" w:cs="Times New Roman"/>
                <w:iCs/>
                <w:color w:val="000000" w:themeColor="text1"/>
              </w:rPr>
            </w:pPr>
          </w:p>
        </w:tc>
        <w:tc>
          <w:tcPr>
            <w:tcW w:w="2420" w:type="dxa"/>
            <w:vAlign w:val="center"/>
          </w:tcPr>
          <w:p w14:paraId="4ED0153B" w14:textId="77777777" w:rsidR="00564B42" w:rsidRPr="00100198" w:rsidRDefault="00564B42" w:rsidP="00007227">
            <w:pPr>
              <w:pStyle w:val="Caption"/>
              <w:jc w:val="right"/>
              <w:rPr>
                <w:rFonts w:ascii="Times New Roman" w:hAnsi="Times New Roman" w:cs="Times New Roman"/>
                <w:i w:val="0"/>
                <w:color w:val="000000" w:themeColor="text1"/>
                <w:sz w:val="24"/>
                <w:szCs w:val="24"/>
              </w:rPr>
            </w:pPr>
            <w:r w:rsidRPr="00100198">
              <w:rPr>
                <w:rFonts w:ascii="Times New Roman" w:hAnsi="Times New Roman" w:cs="Times New Roman"/>
                <w:i w:val="0"/>
                <w:color w:val="000000" w:themeColor="text1"/>
                <w:sz w:val="24"/>
                <w:szCs w:val="24"/>
              </w:rPr>
              <w:t>(</w:t>
            </w:r>
            <w:del w:id="4689" w:author="Bo Shen" w:date="2023-02-27T16:37:00Z">
              <w:r w:rsidRPr="00100198" w:rsidDel="00CA409D">
                <w:rPr>
                  <w:rFonts w:ascii="Times New Roman" w:hAnsi="Times New Roman" w:cs="Times New Roman"/>
                  <w:i w:val="0"/>
                  <w:color w:val="000000" w:themeColor="text1"/>
                  <w:sz w:val="24"/>
                  <w:szCs w:val="24"/>
                </w:rPr>
                <w:fldChar w:fldCharType="begin"/>
              </w:r>
              <w:r w:rsidRPr="00100198" w:rsidDel="00CA409D">
                <w:rPr>
                  <w:rFonts w:ascii="Times New Roman" w:hAnsi="Times New Roman" w:cs="Times New Roman"/>
                  <w:i w:val="0"/>
                  <w:color w:val="000000" w:themeColor="text1"/>
                  <w:sz w:val="24"/>
                  <w:szCs w:val="24"/>
                </w:rPr>
                <w:delInstrText xml:space="preserve"> SEQ Equation \* ARABIC </w:delInstrText>
              </w:r>
              <w:r w:rsidRPr="00100198" w:rsidDel="00CA409D">
                <w:rPr>
                  <w:rFonts w:ascii="Times New Roman" w:hAnsi="Times New Roman" w:cs="Times New Roman"/>
                  <w:i w:val="0"/>
                  <w:color w:val="000000" w:themeColor="text1"/>
                  <w:sz w:val="24"/>
                  <w:szCs w:val="24"/>
                </w:rPr>
                <w:fldChar w:fldCharType="separate"/>
              </w:r>
              <w:r w:rsidDel="00CA409D">
                <w:rPr>
                  <w:rFonts w:ascii="Times New Roman" w:hAnsi="Times New Roman" w:cs="Times New Roman"/>
                  <w:i w:val="0"/>
                  <w:noProof/>
                  <w:color w:val="000000" w:themeColor="text1"/>
                  <w:sz w:val="24"/>
                  <w:szCs w:val="24"/>
                </w:rPr>
                <w:delText>16</w:delText>
              </w:r>
              <w:r w:rsidRPr="00100198" w:rsidDel="00CA409D">
                <w:rPr>
                  <w:rFonts w:ascii="Times New Roman" w:hAnsi="Times New Roman" w:cs="Times New Roman"/>
                  <w:i w:val="0"/>
                  <w:color w:val="000000" w:themeColor="text1"/>
                  <w:sz w:val="24"/>
                  <w:szCs w:val="24"/>
                </w:rPr>
                <w:fldChar w:fldCharType="end"/>
              </w:r>
            </w:del>
            <w:ins w:id="4690" w:author="Bo Shen" w:date="2023-02-27T16:37:00Z">
              <w:r>
                <w:rPr>
                  <w:rFonts w:ascii="Times New Roman" w:hAnsi="Times New Roman" w:cs="Times New Roman"/>
                  <w:i w:val="0"/>
                  <w:color w:val="000000" w:themeColor="text1"/>
                  <w:sz w:val="24"/>
                  <w:szCs w:val="24"/>
                </w:rPr>
                <w:t>25</w:t>
              </w:r>
            </w:ins>
            <w:r w:rsidRPr="00100198">
              <w:rPr>
                <w:rFonts w:ascii="Times New Roman" w:hAnsi="Times New Roman" w:cs="Times New Roman"/>
                <w:i w:val="0"/>
                <w:color w:val="000000" w:themeColor="text1"/>
                <w:sz w:val="24"/>
                <w:szCs w:val="24"/>
              </w:rPr>
              <w:t>)</w:t>
            </w:r>
          </w:p>
        </w:tc>
      </w:tr>
    </w:tbl>
    <w:p w14:paraId="584DC003" w14:textId="77777777" w:rsidR="00564B42" w:rsidRPr="00100198" w:rsidRDefault="00564B42" w:rsidP="00E24C8A">
      <w:pPr>
        <w:spacing w:line="480" w:lineRule="auto"/>
        <w:jc w:val="both"/>
        <w:rPr>
          <w:rFonts w:ascii="Times New Roman" w:hAnsi="Times New Roman" w:cs="Times New Roman"/>
          <w:color w:val="000000" w:themeColor="text1"/>
        </w:rPr>
      </w:pPr>
      <w:r w:rsidRPr="00100198">
        <w:rPr>
          <w:rFonts w:ascii="Times New Roman" w:hAnsi="Times New Roman" w:cs="Times New Roman"/>
          <w:color w:val="000000" w:themeColor="text1"/>
        </w:rPr>
        <w:t xml:space="preserve">The summed value of all </w:t>
      </w:r>
      <w:r w:rsidRPr="00100198">
        <w:rPr>
          <w:rFonts w:ascii="Times New Roman" w:hAnsi="Times New Roman" w:cs="Times New Roman"/>
          <w:i/>
          <w:color w:val="000000" w:themeColor="text1"/>
        </w:rPr>
        <w:t>R</w:t>
      </w:r>
      <w:r w:rsidRPr="00100198">
        <w:rPr>
          <w:rFonts w:ascii="Times New Roman" w:hAnsi="Times New Roman" w:cs="Times New Roman"/>
          <w:color w:val="000000" w:themeColor="text1"/>
        </w:rPr>
        <w:t xml:space="preserve"> units equals to </w:t>
      </w:r>
      <w:r>
        <w:rPr>
          <w:rFonts w:ascii="Times New Roman" w:hAnsi="Times New Roman" w:cs="Times New Roman"/>
          <w:color w:val="000000" w:themeColor="text1"/>
        </w:rPr>
        <w:t xml:space="preserve">a constant </w:t>
      </w:r>
      <m:oMath>
        <m:f>
          <m:fPr>
            <m:ctrlPr>
              <w:rPr>
                <w:rFonts w:ascii="Cambria Math" w:hAnsi="Cambria Math" w:cs="Times New Roman"/>
                <w:i/>
                <w:color w:val="000000" w:themeColor="text1"/>
              </w:rPr>
            </m:ctrlPr>
          </m:fPr>
          <m:num>
            <m:r>
              <w:rPr>
                <w:rFonts w:ascii="Cambria Math" w:hAnsi="Cambria Math" w:cs="Times New Roman"/>
                <w:color w:val="000000" w:themeColor="text1"/>
              </w:rPr>
              <m:t>α-1</m:t>
            </m:r>
            <m:r>
              <w:ins w:id="4691" w:author="Bo Shen" w:date="2023-02-03T13:11:00Z">
                <w:rPr>
                  <w:rFonts w:ascii="Cambria Math" w:hAnsi="Cambria Math" w:cs="Times New Roman"/>
                  <w:color w:val="000000" w:themeColor="text1"/>
                </w:rPr>
                <m:t>-</m:t>
              </w:ins>
            </m:r>
            <m:sSub>
              <m:sSubPr>
                <m:ctrlPr>
                  <w:ins w:id="4692" w:author="Bo Shen" w:date="2023-03-03T18:19:00Z">
                    <w:rPr>
                      <w:rFonts w:ascii="Cambria Math" w:hAnsi="Cambria Math" w:cs="Times New Roman"/>
                      <w:i/>
                      <w:color w:val="000000" w:themeColor="text1"/>
                    </w:rPr>
                  </w:ins>
                </m:ctrlPr>
              </m:sSubPr>
              <m:e>
                <m:r>
                  <w:ins w:id="4693" w:author="Bo Shen" w:date="2023-03-03T18:19:00Z">
                    <w:rPr>
                      <w:rFonts w:ascii="Cambria Math" w:hAnsi="Cambria Math" w:cs="Times New Roman"/>
                      <w:color w:val="000000" w:themeColor="text1"/>
                    </w:rPr>
                    <m:t>B</m:t>
                  </w:ins>
                </m:r>
              </m:e>
              <m:sub>
                <m:r>
                  <w:ins w:id="4694" w:author="Bo Shen" w:date="2023-03-03T18:19:00Z">
                    <w:rPr>
                      <w:rFonts w:ascii="Cambria Math" w:hAnsi="Cambria Math" w:cs="Times New Roman"/>
                      <w:color w:val="000000" w:themeColor="text1"/>
                    </w:rPr>
                    <m:t>G</m:t>
                  </w:ins>
                </m:r>
              </m:sub>
            </m:sSub>
          </m:num>
          <m:den>
            <m:r>
              <w:rPr>
                <w:rFonts w:ascii="Cambria Math" w:hAnsi="Cambria Math" w:cs="Times New Roman"/>
                <w:color w:val="000000" w:themeColor="text1"/>
              </w:rPr>
              <m:t>w</m:t>
            </m:r>
          </m:den>
        </m:f>
      </m:oMath>
      <w:r>
        <w:rPr>
          <w:rFonts w:ascii="Times New Roman" w:hAnsi="Times New Roman" w:cs="Times New Roman"/>
          <w:color w:val="000000" w:themeColor="text1"/>
        </w:rPr>
        <w:t>. When the number of inputs (</w:t>
      </w:r>
      <w:r w:rsidRPr="009C59DE">
        <w:rPr>
          <w:rFonts w:ascii="Times New Roman" w:hAnsi="Times New Roman" w:cs="Times New Roman"/>
          <w:i/>
          <w:color w:val="000000" w:themeColor="text1"/>
        </w:rPr>
        <w:t>N</w:t>
      </w:r>
      <w:r>
        <w:rPr>
          <w:rFonts w:ascii="Times New Roman" w:hAnsi="Times New Roman" w:cs="Times New Roman"/>
          <w:color w:val="000000" w:themeColor="text1"/>
        </w:rPr>
        <w:t xml:space="preserve">) increases, the activity shared by each </w:t>
      </w:r>
      <w:r w:rsidRPr="00610FD1">
        <w:rPr>
          <w:rFonts w:ascii="Times New Roman" w:hAnsi="Times New Roman" w:cs="Times New Roman"/>
          <w:i/>
          <w:color w:val="000000" w:themeColor="text1"/>
        </w:rPr>
        <w:t>R</w:t>
      </w:r>
      <w:r>
        <w:rPr>
          <w:rFonts w:ascii="Times New Roman" w:hAnsi="Times New Roman" w:cs="Times New Roman"/>
          <w:color w:val="000000" w:themeColor="text1"/>
        </w:rPr>
        <w:t xml:space="preserve"> unit decreases and leads to a lower signal relative to noise scale. Thus, as the number of coded items increasing, the information kept during persistent activity may become less accurate considering lower signal-to-noise ratio. This may explain another important attribute of working memory – the constraint of working memory span </w:t>
      </w:r>
      <w:r w:rsidRPr="003722D1">
        <w:rPr>
          <w:rFonts w:ascii="Times New Roman" w:hAnsi="Times New Roman" w:cs="Times New Roman"/>
        </w:rPr>
        <w:fldChar w:fldCharType="begin"/>
      </w:r>
      <w:r>
        <w:rPr>
          <w:rFonts w:ascii="Times New Roman" w:hAnsi="Times New Roman" w:cs="Times New Roman"/>
        </w:rPr>
        <w:instrText xml:space="preserve"> ADDIN ZOTERO_ITEM CSL_CITATION {"citationID":"y4XSyVpz","properties":{"formattedCitation":"(Cowan, 2010, 2016; Engle, 2001, 2002; Oberauer et al., 2016)","plainCitation":"(Cowan, 2010, 2016; Engle, 2001, 2002; Oberauer et al., 2016)","noteIndex":0},"citationItems":[{"id":3767,"uris":["http://zotero.org/users/6345545/items/CT72EUMS"],"itemData":{"id":3767,"type":"article-journal","abstract":"Working memory storage capacity is important because cognitive tasks can be completed only with sufficient ability to hold information as it is processed. The ability to repeat information depends on task demands but can be distinguished from a more constant, underlying mechanism: a central memory store limited to 3 to 5 meaningful items for young adults. I discuss why this central limit is important, how it can be observed, how it differs among individuals, and why it may exist.","container-title":"Current Directions in Psychological Science","DOI":"10.1177/0963721409359277","ISSN":"0963-7214","issue":"1","journalAbbreviation":"Curr Dir Psychol Sci","language":"en","note":"publisher: SAGE Publications Inc","page":"51-57","source":"SAGE Journals","title":"The Magical Mystery Four: How Is Working Memory Capacity Limited, and Why?","title-short":"The Magical Mystery Four","volume":"19","author":[{"family":"Cowan","given":"Nelson"}],"issued":{"date-parts":[["2010",2,1]]}}},{"id":3758,"uris":["http://zotero.org/users/6345545/items/LSK22TQA"],"itemData":{"id":3758,"type":"book","abstract":"The idea of one's memory \"filling up\" is a humorous misconception of how memory in general is thought to work; it actually has no capacity limit. However, the idea of a \"full brain\" makes more sense with reference to working memory, which is the limited amount of information a person can hold temporarily in an especially accessible form for use in the completion of almost any challenging cognitive task. This groundbreaking book explains the evidence supporting Cowan's theoretical proposal about working memory capacity, and compares it to competing perspectives. Cognitive psychologists profoundly disagree on how working memory is limited: whether by the number of units that can be retained (and, if so, what kind of units and how many), the types of interfering material, the time that has elapsed, some combination of these mechanisms, or none of them. The book assesses these hypotheses and examines explanations of why capacity limits occur, including vivid biological, cognitive, and evolutionary accounts. The book concludes with a discussion of the practical importance of capacity limits in daily life. This 10th anniversary Classic Edition will continue to be accessible to a wide range of readers and serve as an invaluable reference for all memory researchers.","ISBN":"978-1-317-23238-4","language":"en","note":"Google-Books-ID: AjL7CwAAQBAJ","number-of-pages":"239","publisher":"Psychology Press","source":"Google Books","title":"Working Memory Capacity: Classic Edition","title-short":"Working Memory Capacity","author":[{"family":"Cowan","given":"Nelson"}],"issued":{"date-parts":[["2016",4,14]]}}},{"id":3761,"uris":["http://zotero.org/users/6345545/items/MWDDASYQ"],"itemData":{"id":3761,"type":"chapter","container-title":"The nature of remembering: Essays in honor of Robert G. Crowder.","event-place":"Washington","ISBN":"978-1-55798-750-1","language":"en","note":"DOI: 10.1037/10394-016","page":"297-314","publisher":"American Psychological Association","publisher-place":"Washington","source":"DOI.org (Crossref)","title":"What is working memory capacity?","URL":"http://content.apa.org/books/10394-016","editor":[{"family":"Roediger","given":"Henry L."},{"family":"Nairne","given":"James S."},{"family":"Neath","given":"Ian"},{"family":"Surprenant","given":"Aimée M."}],"author":[{"family":"Engle","given":"Randall W."}],"accessed":{"date-parts":[["2021",3,10]]},"issued":{"date-parts":[["2001"]]}}},{"id":3762,"uris":["http://zotero.org/users/6345545/items/A6XJ62VI"],"itemData":{"id":3762,"type":"article-journal","abstract":"Performance on measures of working memory (WM) capacity predicts performance on a wide range of real-world cognitive tasks. I review the idea that WM capacity (a) is separable from short-term memory, (b) is an important component of general fluid intelligence, and (c) represents a domain-free limitation in ability to control attention. Studies show that individual differences in WM capacity are reflected in performance on antisaccade, Stroop, and dichotic-listening tasks. WM capacity, or executive attention, is most important under conditions in which interference leads to retrieval of response tendencies that conflict with the current task.","container-title":"Current Directions in Psychological Science","DOI":"10.1111/1467-8721.00160","ISSN":"0963-7214","issue":"1","journalAbbreviation":"Curr Dir Psychol Sci","language":"en","note":"publisher: SAGE Publications Inc","page":"19-23","source":"SAGE Journals","title":"Working Memory Capacity as Executive Attention","volume":"11","author":[{"family":"Engle","given":"Randall W."}],"issued":{"date-parts":[["2002",2,1]]}}},{"id":3733,"uris":["http://zotero.org/users/6345545/items/XGK6AIML"],"itemData":{"id":3733,"type":"article-journal","abstract":"We review the evidence for the 3 principal theoretical contenders that vie to explain why and how working memory (WM) capacity is limited. We examine the possibility that capacity limitations arise from temporal decay; we examine whether they might reflect a limitation in cognitive resources; and we ask whether capacity might be limited because of mutual interference of representations in WM. We evaluate each hypothesis against a common set of findings reflecting the capacity limit: The set-size effect and its modulation by domain-specificity and heterogeneity of the memory set; the effects of unfilled retention intervals and of distractor processing in the retention interval; and the pattern of correlates of WM tests. We conclude that—at least for verbal memoranda—a decay explanation is untenable. A resource-based view remains tenable but has difficulty accommodating several findings. The interference approach has its own set of difficulties but accounts best for the set of findings, and therefore, appears to present the most promising approach for future development.","container-title":"Psychological Bulletin","DOI":"10.1037/bul0000046","ISSN":"1939-1455, 0033-2909","issue":"7","journalAbbreviation":"Psychological Bulletin","language":"en","page":"758-799","source":"DOI.org (Crossref)","title":"What limits working memory capacity?","volume":"142","author":[{"family":"Oberauer","given":"Klaus"},{"family":"Farrell","given":"Simon"},{"family":"Jarrold","given":"Christopher"},{"family":"Lewandowsky","given":"Stephan"}],"issued":{"date-parts":[["2016"]]}}}],"schema":"https://github.com/citation-style-language/schema/raw/master/csl-citation.json"} </w:instrText>
      </w:r>
      <w:r w:rsidRPr="003722D1">
        <w:rPr>
          <w:rFonts w:ascii="Times New Roman" w:hAnsi="Times New Roman" w:cs="Times New Roman"/>
        </w:rPr>
        <w:fldChar w:fldCharType="separate"/>
      </w:r>
      <w:r>
        <w:rPr>
          <w:rFonts w:ascii="Times New Roman" w:hAnsi="Times New Roman" w:cs="Times New Roman"/>
        </w:rPr>
        <w:t>(Cowan, 2010, 2016; Engle, 2001, 2002; Oberauer et al., 2016)</w:t>
      </w:r>
      <w:r w:rsidRPr="003722D1">
        <w:rPr>
          <w:rFonts w:ascii="Times New Roman" w:hAnsi="Times New Roman" w:cs="Times New Roman"/>
        </w:rPr>
        <w:fldChar w:fldCharType="end"/>
      </w:r>
      <w:r>
        <w:rPr>
          <w:rFonts w:ascii="Times New Roman" w:hAnsi="Times New Roman" w:cs="Times New Roman"/>
          <w:color w:val="000000" w:themeColor="text1"/>
        </w:rPr>
        <w:t xml:space="preserve">. </w:t>
      </w:r>
    </w:p>
    <w:p w14:paraId="39CC12A0" w14:textId="77777777" w:rsidR="00564B42" w:rsidRDefault="00564B42" w:rsidP="00E24C8A">
      <w:pPr>
        <w:spacing w:line="480" w:lineRule="auto"/>
        <w:jc w:val="both"/>
        <w:rPr>
          <w:rFonts w:ascii="Times New Roman" w:hAnsi="Times New Roman" w:cs="Times New Roman"/>
        </w:rPr>
      </w:pPr>
    </w:p>
    <w:p w14:paraId="64F34E4D" w14:textId="77777777" w:rsidR="00564B42" w:rsidRDefault="00564B42" w:rsidP="00E24C8A">
      <w:pPr>
        <w:spacing w:line="480" w:lineRule="auto"/>
        <w:jc w:val="both"/>
        <w:rPr>
          <w:rFonts w:ascii="Times New Roman" w:hAnsi="Times New Roman" w:cs="Times New Roman"/>
        </w:rPr>
      </w:pPr>
      <w:r>
        <w:rPr>
          <w:rFonts w:ascii="Times New Roman" w:hAnsi="Times New Roman" w:cs="Times New Roman"/>
        </w:rPr>
        <w:t xml:space="preserve">Second, by assuming </w:t>
      </w:r>
      <m:oMath>
        <m:r>
          <w:rPr>
            <w:rFonts w:ascii="Cambria Math" w:hAnsi="Cambria Math" w:cs="Times New Roman"/>
          </w:rPr>
          <m:t>v&lt;w</m:t>
        </m:r>
      </m:oMath>
      <w:r>
        <w:rPr>
          <w:rFonts w:ascii="Times New Roman" w:hAnsi="Times New Roman" w:cs="Times New Roman"/>
        </w:rPr>
        <w:t xml:space="preserve"> and </w:t>
      </w:r>
      <m:oMath>
        <m:r>
          <w:rPr>
            <w:rFonts w:ascii="Cambria Math" w:hAnsi="Cambria Math" w:cs="Times New Roman"/>
          </w:rPr>
          <m:t>α&gt;1</m:t>
        </m:r>
        <m:r>
          <w:ins w:id="4695" w:author="Bo Shen" w:date="2023-03-03T18:20:00Z">
            <w:rPr>
              <w:rFonts w:ascii="Cambria Math" w:hAnsi="Cambria Math" w:cs="Times New Roman"/>
            </w:rPr>
            <m:t>+</m:t>
          </w:ins>
        </m:r>
        <m:sSub>
          <m:sSubPr>
            <m:ctrlPr>
              <w:ins w:id="4696" w:author="Bo Shen" w:date="2023-03-03T18:20:00Z">
                <w:rPr>
                  <w:rFonts w:ascii="Cambria Math" w:hAnsi="Cambria Math" w:cs="Times New Roman"/>
                  <w:i/>
                </w:rPr>
              </w:ins>
            </m:ctrlPr>
          </m:sSubPr>
          <m:e>
            <m:r>
              <w:ins w:id="4697" w:author="Bo Shen" w:date="2023-03-03T18:20:00Z">
                <w:rPr>
                  <w:rFonts w:ascii="Cambria Math" w:hAnsi="Cambria Math" w:cs="Times New Roman"/>
                </w:rPr>
                <m:t>B</m:t>
              </w:ins>
            </m:r>
          </m:e>
          <m:sub>
            <m:r>
              <w:ins w:id="4698" w:author="Bo Shen" w:date="2023-03-03T18:20:00Z">
                <w:rPr>
                  <w:rFonts w:ascii="Cambria Math" w:hAnsi="Cambria Math" w:cs="Times New Roman"/>
                </w:rPr>
                <m:t>G</m:t>
              </w:ins>
            </m:r>
          </m:sub>
        </m:sSub>
      </m:oMath>
      <w:r>
        <w:rPr>
          <w:rFonts w:ascii="Times New Roman" w:hAnsi="Times New Roman" w:cs="Times New Roman"/>
        </w:rPr>
        <w:t xml:space="preserve">, the nullclines of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 xml:space="preserve"> and </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intersect on a unique equilibrium point, where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 xml:space="preserve"> and </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share the same value </w:t>
      </w:r>
      <m:oMath>
        <m:f>
          <m:fPr>
            <m:ctrlPr>
              <w:rPr>
                <w:rFonts w:ascii="Cambria Math" w:hAnsi="Cambria Math" w:cs="Times New Roman"/>
                <w:i/>
              </w:rPr>
            </m:ctrlPr>
          </m:fPr>
          <m:num>
            <m:r>
              <w:rPr>
                <w:rFonts w:ascii="Cambria Math" w:hAnsi="Cambria Math" w:cs="Times New Roman"/>
              </w:rPr>
              <m:t>α-1</m:t>
            </m:r>
            <m:r>
              <w:ins w:id="4699" w:author="Bo Shen" w:date="2023-02-03T13:12:00Z">
                <w:rPr>
                  <w:rFonts w:ascii="Cambria Math" w:hAnsi="Cambria Math" w:cs="Times New Roman"/>
                </w:rPr>
                <m:t>-</m:t>
              </w:ins>
            </m:r>
            <m:sSub>
              <m:sSubPr>
                <m:ctrlPr>
                  <w:ins w:id="4700" w:author="Bo Shen" w:date="2023-03-03T18:19:00Z">
                    <w:rPr>
                      <w:rFonts w:ascii="Cambria Math" w:hAnsi="Cambria Math" w:cs="Times New Roman"/>
                      <w:i/>
                    </w:rPr>
                  </w:ins>
                </m:ctrlPr>
              </m:sSubPr>
              <m:e>
                <m:r>
                  <w:ins w:id="4701" w:author="Bo Shen" w:date="2023-03-03T18:19:00Z">
                    <w:rPr>
                      <w:rFonts w:ascii="Cambria Math" w:hAnsi="Cambria Math" w:cs="Times New Roman"/>
                    </w:rPr>
                    <m:t>B</m:t>
                  </w:ins>
                </m:r>
              </m:e>
              <m:sub>
                <m:r>
                  <w:ins w:id="4702" w:author="Bo Shen" w:date="2023-03-03T18:20:00Z">
                    <w:rPr>
                      <w:rFonts w:ascii="Cambria Math" w:hAnsi="Cambria Math" w:cs="Times New Roman"/>
                    </w:rPr>
                    <m:t>G</m:t>
                  </w:ins>
                </m:r>
              </m:sub>
            </m:sSub>
          </m:num>
          <m:den>
            <m:r>
              <w:rPr>
                <w:rFonts w:ascii="Cambria Math" w:hAnsi="Cambria Math" w:cs="Times New Roman"/>
              </w:rPr>
              <m:t>w+v</m:t>
            </m:r>
          </m:den>
        </m:f>
      </m:oMath>
      <w:r>
        <w:rPr>
          <w:rFonts w:ascii="Times New Roman" w:hAnsi="Times New Roman" w:cs="Times New Roman"/>
        </w:rPr>
        <w:t xml:space="preserve"> (</w:t>
      </w:r>
      <w:r>
        <w:rPr>
          <w:rFonts w:ascii="Times New Roman" w:hAnsi="Times New Roman" w:cs="Times New Roman"/>
          <w:b/>
        </w:rPr>
        <w:t>Fig. 8-figure supplement 1A</w:t>
      </w:r>
      <w:r>
        <w:rPr>
          <w:rFonts w:ascii="Times New Roman" w:hAnsi="Times New Roman" w:cs="Times New Roman"/>
        </w:rPr>
        <w:t xml:space="preserve">). The point is confirmed as attractive by linearization. Any positive initial values on the space of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 xml:space="preserve"> </w:t>
      </w:r>
      <w:r>
        <w:rPr>
          <w:rFonts w:ascii="Times New Roman" w:hAnsi="Times New Roman" w:cs="Times New Roman"/>
        </w:rPr>
        <w:lastRenderedPageBreak/>
        <w:t xml:space="preserve">and </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will converge into this point, which is visualized in the instantaneous change ranges of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 xml:space="preserve"> and </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(red arrows) for a wide range of given initial values (</w:t>
      </w:r>
      <w:r>
        <w:rPr>
          <w:rFonts w:ascii="Times New Roman" w:hAnsi="Times New Roman" w:cs="Times New Roman"/>
          <w:b/>
        </w:rPr>
        <w:t>Fig. 8-figure supplement 1A</w:t>
      </w:r>
      <w:r>
        <w:rPr>
          <w:rFonts w:ascii="Times New Roman" w:hAnsi="Times New Roman" w:cs="Times New Roman"/>
        </w:rPr>
        <w:t xml:space="preserve">). Thus,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 xml:space="preserve"> and </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will gradually converge to be equal and the original information about input values will be lost. Nevertheless, the dynamic of information losing is based on the level of asymmetry of </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ij</m:t>
            </m:r>
          </m:sub>
        </m:sSub>
      </m:oMath>
      <w:r>
        <w:rPr>
          <w:rFonts w:ascii="Times New Roman" w:hAnsi="Times New Roman" w:cs="Times New Roman"/>
        </w:rPr>
        <w:t xml:space="preserve">. For a close-to-symmetric </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ij</m:t>
            </m:r>
          </m:sub>
        </m:sSub>
      </m:oMath>
      <w:r>
        <w:rPr>
          <w:rFonts w:ascii="Times New Roman" w:hAnsi="Times New Roman" w:cs="Times New Roman"/>
        </w:rPr>
        <w:t xml:space="preserve"> matrix, the input information can be still preserved for a </w:t>
      </w:r>
      <w:r>
        <w:rPr>
          <w:rFonts w:ascii="Times New Roman" w:hAnsi="Times New Roman" w:cs="Times New Roman" w:hint="eastAsia"/>
        </w:rPr>
        <w:t>considerable</w:t>
      </w:r>
      <w:r>
        <w:rPr>
          <w:rFonts w:ascii="Times New Roman" w:hAnsi="Times New Roman" w:cs="Times New Roman"/>
        </w:rPr>
        <w:t xml:space="preserve"> </w:t>
      </w:r>
      <w:r>
        <w:rPr>
          <w:rFonts w:ascii="Times New Roman" w:hAnsi="Times New Roman" w:cs="Times New Roman" w:hint="eastAsia"/>
        </w:rPr>
        <w:t>amount</w:t>
      </w:r>
      <w:r>
        <w:rPr>
          <w:rFonts w:ascii="Times New Roman" w:hAnsi="Times New Roman" w:cs="Times New Roman"/>
        </w:rPr>
        <w:t xml:space="preserve"> of time. We showed example dynamics </w:t>
      </w:r>
      <w:r>
        <w:rPr>
          <w:rFonts w:ascii="Times New Roman" w:hAnsi="Times New Roman" w:cs="Times New Roman" w:hint="eastAsia"/>
        </w:rPr>
        <w:t>of</w:t>
      </w:r>
      <w:r>
        <w:rPr>
          <w:rFonts w:ascii="Times New Roman" w:hAnsi="Times New Roman" w:cs="Times New Roman"/>
        </w:rPr>
        <w:t xml:space="preserve"> information loss in </w:t>
      </w:r>
      <w:r>
        <w:rPr>
          <w:rFonts w:ascii="Times New Roman" w:hAnsi="Times New Roman" w:cs="Times New Roman"/>
          <w:b/>
        </w:rPr>
        <w:t>Fig. 8-figure supplement 1D</w:t>
      </w:r>
      <w:r w:rsidRPr="00320057">
        <w:rPr>
          <w:rFonts w:ascii="Times New Roman" w:hAnsi="Times New Roman" w:cs="Times New Roman"/>
        </w:rPr>
        <w:t xml:space="preserve">. </w:t>
      </w:r>
      <w:r>
        <w:rPr>
          <w:rFonts w:ascii="Times New Roman" w:hAnsi="Times New Roman" w:cs="Times New Roman"/>
        </w:rPr>
        <w:t xml:space="preserve">After withdrawal of inputs, the </w:t>
      </w:r>
      <w:r w:rsidRPr="0024735C">
        <w:rPr>
          <w:rFonts w:ascii="Times New Roman" w:hAnsi="Times New Roman" w:cs="Times New Roman"/>
          <w:i/>
        </w:rPr>
        <w:t>R</w:t>
      </w:r>
      <w:r>
        <w:rPr>
          <w:rFonts w:ascii="Times New Roman" w:hAnsi="Times New Roman" w:cs="Times New Roman"/>
        </w:rPr>
        <w:t xml:space="preserve"> unit activities collapse into the same level and the coded ratio information gradually diminishes (simulation parameters: </w:t>
      </w:r>
      <m:oMath>
        <m:r>
          <w:rPr>
            <w:rFonts w:ascii="Cambria Math" w:hAnsi="Cambria Math" w:cs="Times New Roman"/>
          </w:rPr>
          <m:t>α=10,</m:t>
        </m:r>
        <m:r>
          <w:ins w:id="4703" w:author="Bo Shen" w:date="2023-02-03T13:12:00Z">
            <w:rPr>
              <w:rFonts w:ascii="Cambria Math" w:hAnsi="Cambria Math" w:cs="Times New Roman"/>
            </w:rPr>
            <m:t xml:space="preserve"> </m:t>
          </w:ins>
        </m:r>
        <m:sSub>
          <m:sSubPr>
            <m:ctrlPr>
              <w:ins w:id="4704" w:author="Bo Shen" w:date="2023-03-03T18:20:00Z">
                <w:rPr>
                  <w:rFonts w:ascii="Cambria Math" w:hAnsi="Cambria Math" w:cs="Times New Roman"/>
                  <w:i/>
                </w:rPr>
              </w:ins>
            </m:ctrlPr>
          </m:sSubPr>
          <m:e>
            <m:r>
              <w:ins w:id="4705" w:author="Bo Shen" w:date="2023-03-03T18:20:00Z">
                <w:rPr>
                  <w:rFonts w:ascii="Cambria Math" w:hAnsi="Cambria Math" w:cs="Times New Roman"/>
                </w:rPr>
                <m:t>B</m:t>
              </w:ins>
            </m:r>
          </m:e>
          <m:sub>
            <m:r>
              <w:ins w:id="4706" w:author="Bo Shen" w:date="2023-03-03T18:20:00Z">
                <w:rPr>
                  <w:rFonts w:ascii="Cambria Math" w:hAnsi="Cambria Math" w:cs="Times New Roman"/>
                </w:rPr>
                <m:t>G</m:t>
              </w:ins>
            </m:r>
          </m:sub>
        </m:sSub>
        <m:r>
          <w:ins w:id="4707" w:author="Bo Shen" w:date="2023-02-03T13:12:00Z">
            <w:rPr>
              <w:rFonts w:ascii="Cambria Math" w:hAnsi="Cambria Math" w:cs="Times New Roman"/>
            </w:rPr>
            <m:t>=0,</m:t>
          </w:ins>
        </m:r>
        <m:r>
          <w:rPr>
            <w:rFonts w:ascii="Cambria Math" w:hAnsi="Cambria Math" w:cs="Times New Roman"/>
          </w:rPr>
          <m:t xml:space="preserve"> w=1, v= .7, β=0</m:t>
        </m:r>
      </m:oMath>
      <w:r>
        <w:rPr>
          <w:rFonts w:ascii="Times New Roman" w:hAnsi="Times New Roman" w:cs="Times New Roman"/>
        </w:rPr>
        <w:t>).</w:t>
      </w:r>
    </w:p>
    <w:p w14:paraId="650FD96E" w14:textId="77777777" w:rsidR="00564B42" w:rsidRDefault="00564B42" w:rsidP="00E24C8A">
      <w:pPr>
        <w:spacing w:line="480" w:lineRule="auto"/>
        <w:jc w:val="both"/>
        <w:rPr>
          <w:rFonts w:ascii="Times New Roman" w:hAnsi="Times New Roman" w:cs="Times New Roman"/>
        </w:rPr>
      </w:pPr>
    </w:p>
    <w:p w14:paraId="2C153BA9" w14:textId="77777777" w:rsidR="00564B42" w:rsidRDefault="00564B42" w:rsidP="00E24C8A">
      <w:pPr>
        <w:spacing w:line="480" w:lineRule="auto"/>
        <w:jc w:val="both"/>
        <w:rPr>
          <w:rFonts w:ascii="Times New Roman" w:hAnsi="Times New Roman" w:cs="Times New Roman"/>
        </w:rPr>
      </w:pPr>
      <w:r>
        <w:rPr>
          <w:rFonts w:ascii="Times New Roman" w:hAnsi="Times New Roman" w:cs="Times New Roman"/>
        </w:rPr>
        <w:t xml:space="preserve">Finally, by assuming </w:t>
      </w:r>
      <m:oMath>
        <m:r>
          <w:rPr>
            <w:rFonts w:ascii="Cambria Math" w:hAnsi="Cambria Math" w:cs="Times New Roman"/>
          </w:rPr>
          <m:t>v&gt;w</m:t>
        </m:r>
      </m:oMath>
      <w:r w:rsidRPr="00037357">
        <w:rPr>
          <w:rFonts w:ascii="Times New Roman" w:hAnsi="Times New Roman" w:cs="Times New Roman"/>
        </w:rPr>
        <w:t xml:space="preserve"> </w:t>
      </w:r>
      <w:r>
        <w:rPr>
          <w:rFonts w:ascii="Times New Roman" w:hAnsi="Times New Roman" w:cs="Times New Roman"/>
        </w:rPr>
        <w:t xml:space="preserve">and </w:t>
      </w:r>
      <m:oMath>
        <m:r>
          <w:rPr>
            <w:rFonts w:ascii="Cambria Math" w:hAnsi="Cambria Math" w:cs="Times New Roman"/>
          </w:rPr>
          <m:t>α&gt;1</m:t>
        </m:r>
        <m:r>
          <w:ins w:id="4708" w:author="Bo Shen" w:date="2023-02-03T13:12:00Z">
            <w:rPr>
              <w:rFonts w:ascii="Cambria Math" w:hAnsi="Cambria Math" w:cs="Times New Roman"/>
            </w:rPr>
            <m:t>+</m:t>
          </w:ins>
        </m:r>
        <m:sSub>
          <m:sSubPr>
            <m:ctrlPr>
              <w:ins w:id="4709" w:author="Bo Shen" w:date="2023-03-03T18:21:00Z">
                <w:rPr>
                  <w:rFonts w:ascii="Cambria Math" w:hAnsi="Cambria Math" w:cs="Times New Roman"/>
                  <w:i/>
                </w:rPr>
              </w:ins>
            </m:ctrlPr>
          </m:sSubPr>
          <m:e>
            <m:r>
              <w:ins w:id="4710" w:author="Bo Shen" w:date="2023-03-03T18:21:00Z">
                <w:rPr>
                  <w:rFonts w:ascii="Cambria Math" w:hAnsi="Cambria Math" w:cs="Times New Roman"/>
                </w:rPr>
                <m:t>B</m:t>
              </w:ins>
            </m:r>
          </m:e>
          <m:sub>
            <m:r>
              <w:ins w:id="4711" w:author="Bo Shen" w:date="2023-03-03T18:21:00Z">
                <w:rPr>
                  <w:rFonts w:ascii="Cambria Math" w:hAnsi="Cambria Math" w:cs="Times New Roman"/>
                </w:rPr>
                <m:t>G</m:t>
              </w:ins>
            </m:r>
          </m:sub>
        </m:sSub>
      </m:oMath>
      <w:r>
        <w:rPr>
          <w:rFonts w:ascii="Times New Roman" w:hAnsi="Times New Roman" w:cs="Times New Roman"/>
        </w:rPr>
        <w:t>,</w:t>
      </w:r>
      <w:r w:rsidRPr="00762F1E">
        <w:rPr>
          <w:rFonts w:ascii="Times New Roman" w:hAnsi="Times New Roman" w:cs="Times New Roman"/>
        </w:rPr>
        <w:t xml:space="preserve"> </w:t>
      </w:r>
      <w:r>
        <w:rPr>
          <w:rFonts w:ascii="Times New Roman" w:hAnsi="Times New Roman" w:cs="Times New Roman"/>
        </w:rPr>
        <w:t xml:space="preserve">the nullclines of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 xml:space="preserve"> and </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intersect on a unique equilibrium point, which is confirmed as unstable by linearization (</w:t>
      </w:r>
      <w:r>
        <w:rPr>
          <w:rFonts w:ascii="Times New Roman" w:hAnsi="Times New Roman" w:cs="Times New Roman"/>
          <w:b/>
        </w:rPr>
        <w:t>Fig. 8-figure supplement 1C</w:t>
      </w:r>
      <w:r>
        <w:rPr>
          <w:rFonts w:ascii="Times New Roman" w:hAnsi="Times New Roman" w:cs="Times New Roman"/>
        </w:rPr>
        <w:t>). Any initial values of activities on the space will diverge into the upper-left or bottom-right corner of the space generating high contrast between</w:t>
      </w:r>
      <w:r w:rsidRPr="000D5C3B">
        <w:rPr>
          <w:rFonts w:ascii="Times New Roman" w:hAnsi="Times New Roman" w:cs="Times New Roman"/>
          <w:i/>
        </w:rPr>
        <w:t xml:space="preserve">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 xml:space="preserve"> and </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with the higher activity as </w:t>
      </w:r>
      <m:oMath>
        <m:f>
          <m:fPr>
            <m:ctrlPr>
              <w:rPr>
                <w:rFonts w:ascii="Cambria Math" w:hAnsi="Cambria Math" w:cs="Times New Roman"/>
                <w:i/>
              </w:rPr>
            </m:ctrlPr>
          </m:fPr>
          <m:num>
            <m:r>
              <w:rPr>
                <w:rFonts w:ascii="Cambria Math" w:hAnsi="Cambria Math" w:cs="Times New Roman"/>
              </w:rPr>
              <m:t>α-1</m:t>
            </m:r>
            <m:r>
              <w:ins w:id="4712" w:author="Bo Shen" w:date="2023-02-03T13:12:00Z">
                <w:rPr>
                  <w:rFonts w:ascii="Cambria Math" w:hAnsi="Cambria Math" w:cs="Times New Roman"/>
                </w:rPr>
                <m:t>-</m:t>
              </w:ins>
            </m:r>
            <m:sSub>
              <m:sSubPr>
                <m:ctrlPr>
                  <w:ins w:id="4713" w:author="Bo Shen" w:date="2023-03-03T18:21:00Z">
                    <w:rPr>
                      <w:rFonts w:ascii="Cambria Math" w:hAnsi="Cambria Math" w:cs="Times New Roman"/>
                      <w:i/>
                    </w:rPr>
                  </w:ins>
                </m:ctrlPr>
              </m:sSubPr>
              <m:e>
                <m:r>
                  <w:ins w:id="4714" w:author="Bo Shen" w:date="2023-03-03T18:21:00Z">
                    <w:rPr>
                      <w:rFonts w:ascii="Cambria Math" w:hAnsi="Cambria Math" w:cs="Times New Roman"/>
                    </w:rPr>
                    <m:t>B</m:t>
                  </w:ins>
                </m:r>
              </m:e>
              <m:sub>
                <m:r>
                  <w:ins w:id="4715" w:author="Bo Shen" w:date="2023-03-03T18:21:00Z">
                    <w:rPr>
                      <w:rFonts w:ascii="Cambria Math" w:hAnsi="Cambria Math" w:cs="Times New Roman"/>
                    </w:rPr>
                    <m:t>G</m:t>
                  </w:ins>
                </m:r>
              </m:sub>
            </m:sSub>
          </m:num>
          <m:den>
            <m:r>
              <w:rPr>
                <w:rFonts w:ascii="Cambria Math" w:hAnsi="Cambria Math" w:cs="Times New Roman"/>
              </w:rPr>
              <m:t>w</m:t>
            </m:r>
          </m:den>
        </m:f>
      </m:oMath>
      <w:r>
        <w:rPr>
          <w:rFonts w:ascii="Times New Roman" w:hAnsi="Times New Roman" w:cs="Times New Roman"/>
        </w:rPr>
        <w:t xml:space="preserve"> and the lower activity suppressed to zero. The instantaneous change rates of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 xml:space="preserve"> and </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(red arrows) are visualized in the vector field in </w:t>
      </w:r>
      <w:r>
        <w:rPr>
          <w:rFonts w:ascii="Times New Roman" w:hAnsi="Times New Roman" w:cs="Times New Roman"/>
          <w:b/>
        </w:rPr>
        <w:t>Fig. 8-figure supplement 1C</w:t>
      </w:r>
      <w:r>
        <w:rPr>
          <w:rFonts w:ascii="Times New Roman" w:hAnsi="Times New Roman" w:cs="Times New Roman"/>
        </w:rPr>
        <w:t xml:space="preserve">. The instantaneous change direction bifurcates at the line of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vertAlign w:val="subscript"/>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vertAlign w:val="subscript"/>
              </w:rPr>
              <m:t>2</m:t>
            </m:r>
          </m:sub>
        </m:sSub>
      </m:oMath>
      <w:r>
        <w:rPr>
          <w:rFonts w:ascii="Times New Roman" w:hAnsi="Times New Roman" w:cs="Times New Roman"/>
        </w:rPr>
        <w:t xml:space="preserve">, biased to the side associated with higher initial activity. As an outcome, the </w:t>
      </w:r>
      <w:r w:rsidRPr="00E80ABB">
        <w:rPr>
          <w:rFonts w:ascii="Times New Roman" w:hAnsi="Times New Roman" w:cs="Times New Roman"/>
          <w:i/>
        </w:rPr>
        <w:t>R</w:t>
      </w:r>
      <w:r>
        <w:rPr>
          <w:rFonts w:ascii="Times New Roman" w:hAnsi="Times New Roman" w:cs="Times New Roman"/>
        </w:rPr>
        <w:t xml:space="preserve"> unit with higher initial values tends to increase while the opponent unit tends to be suppressed to zero, a process that implements WTA competition before the action stage but with constrained higher activity. Example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 xml:space="preserve"> and </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activity dynamics are shown in </w:t>
      </w:r>
      <w:r>
        <w:rPr>
          <w:rFonts w:ascii="Times New Roman" w:hAnsi="Times New Roman" w:cs="Times New Roman"/>
          <w:b/>
        </w:rPr>
        <w:t>Fig. 8-figure supplement 1</w:t>
      </w:r>
      <w:r w:rsidRPr="004456A3">
        <w:rPr>
          <w:rFonts w:ascii="Times New Roman" w:hAnsi="Times New Roman" w:cs="Times New Roman"/>
          <w:b/>
        </w:rPr>
        <w:t>F</w:t>
      </w:r>
      <w:r>
        <w:rPr>
          <w:rFonts w:ascii="Times New Roman" w:hAnsi="Times New Roman" w:cs="Times New Roman"/>
        </w:rPr>
        <w:t>. After withdrawal of inputs,</w:t>
      </w:r>
      <w:r w:rsidDel="00BA1D30">
        <w:rPr>
          <w:rFonts w:ascii="Times New Roman" w:hAnsi="Times New Roman" w:cs="Times New Roman"/>
        </w:rPr>
        <w:t xml:space="preserve">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 xml:space="preserve"> activities with different preceding input values collapse onto the same level of high activity, while </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activities with lower input values are </w:t>
      </w:r>
      <w:r>
        <w:rPr>
          <w:rFonts w:ascii="Times New Roman" w:hAnsi="Times New Roman" w:cs="Times New Roman"/>
        </w:rPr>
        <w:lastRenderedPageBreak/>
        <w:t>suppressed to zero. Thus, the system gradually switches from the normalized coding of inputs to a categorical coding of choice over the delay interval.</w:t>
      </w:r>
    </w:p>
    <w:p w14:paraId="459E8F0C" w14:textId="77777777" w:rsidR="00564B42" w:rsidRDefault="00564B42" w:rsidP="00E24C8A">
      <w:pPr>
        <w:spacing w:line="480" w:lineRule="auto"/>
        <w:rPr>
          <w:rFonts w:ascii="Times New Roman" w:hAnsi="Times New Roman" w:cs="Times New Roman"/>
          <w:b/>
        </w:rPr>
      </w:pPr>
    </w:p>
    <w:p w14:paraId="6EE2923A" w14:textId="77777777" w:rsidR="00564B42" w:rsidRPr="00F24321" w:rsidRDefault="00564B42">
      <w:pPr>
        <w:spacing w:line="480" w:lineRule="auto"/>
        <w:jc w:val="both"/>
        <w:rPr>
          <w:rFonts w:ascii="Times New Roman" w:hAnsi="Times New Roman" w:cs="Times New Roman"/>
          <w:b/>
        </w:rPr>
        <w:pPrChange w:id="4716" w:author="Bo Shen" w:date="2023-02-03T13:13:00Z">
          <w:pPr>
            <w:spacing w:line="480" w:lineRule="auto"/>
          </w:pPr>
        </w:pPrChange>
      </w:pPr>
      <w:r>
        <w:rPr>
          <w:rFonts w:ascii="Times New Roman" w:hAnsi="Times New Roman" w:cs="Times New Roman"/>
        </w:rPr>
        <w:t>We also examined whether p</w:t>
      </w:r>
      <w:r>
        <w:rPr>
          <w:rFonts w:ascii="Times New Roman" w:hAnsi="Times New Roman" w:cs="Times New Roman" w:hint="eastAsia"/>
        </w:rPr>
        <w:t>er</w:t>
      </w:r>
      <w:r>
        <w:rPr>
          <w:rFonts w:ascii="Times New Roman" w:hAnsi="Times New Roman" w:cs="Times New Roman"/>
        </w:rPr>
        <w:t xml:space="preserve">sistent activity could exist with active local disinhibition. We showed in </w:t>
      </w:r>
      <w:ins w:id="4717" w:author="Bo Shen" w:date="2023-02-27T23:10:00Z">
        <w:r w:rsidRPr="00E705BF">
          <w:rPr>
            <w:rFonts w:ascii="Times New Roman" w:hAnsi="Times New Roman" w:cs="Times New Roman"/>
            <w:b/>
            <w:bCs/>
            <w:rPrChange w:id="4718" w:author="Bo Shen" w:date="2023-03-03T18:21:00Z">
              <w:rPr>
                <w:rFonts w:ascii="Times New Roman" w:hAnsi="Times New Roman" w:cs="Times New Roman"/>
              </w:rPr>
            </w:rPrChange>
          </w:rPr>
          <w:t>R</w:t>
        </w:r>
      </w:ins>
      <w:del w:id="4719" w:author="Bo Shen" w:date="2023-02-27T23:10:00Z">
        <w:r w:rsidRPr="00E705BF" w:rsidDel="0054336D">
          <w:rPr>
            <w:rFonts w:ascii="Times New Roman" w:hAnsi="Times New Roman" w:cs="Times New Roman"/>
            <w:b/>
            <w:bCs/>
            <w:rPrChange w:id="4720" w:author="Bo Shen" w:date="2023-03-03T18:21:00Z">
              <w:rPr>
                <w:rFonts w:ascii="Times New Roman" w:hAnsi="Times New Roman" w:cs="Times New Roman"/>
              </w:rPr>
            </w:rPrChange>
          </w:rPr>
          <w:delText>r</w:delText>
        </w:r>
      </w:del>
      <w:r w:rsidRPr="00E705BF">
        <w:rPr>
          <w:rFonts w:ascii="Times New Roman" w:hAnsi="Times New Roman" w:cs="Times New Roman"/>
          <w:b/>
          <w:bCs/>
          <w:rPrChange w:id="4721" w:author="Bo Shen" w:date="2023-03-03T18:21:00Z">
            <w:rPr>
              <w:rFonts w:ascii="Times New Roman" w:hAnsi="Times New Roman" w:cs="Times New Roman"/>
            </w:rPr>
          </w:rPrChange>
        </w:rPr>
        <w:t>esults</w:t>
      </w:r>
      <w:r>
        <w:rPr>
          <w:rFonts w:ascii="Times New Roman" w:hAnsi="Times New Roman" w:cs="Times New Roman"/>
        </w:rPr>
        <w:t xml:space="preserve"> that persistent activity in the working-memory task switches to WTA choice under the dynamic control of disinhibition (</w:t>
      </w:r>
      <w:r w:rsidRPr="005005F6">
        <w:rPr>
          <w:rFonts w:ascii="Times New Roman" w:hAnsi="Times New Roman" w:cs="Times New Roman"/>
          <w:b/>
        </w:rPr>
        <w:t>Fig</w:t>
      </w:r>
      <w:r>
        <w:rPr>
          <w:rFonts w:ascii="Times New Roman" w:hAnsi="Times New Roman" w:cs="Times New Roman"/>
          <w:b/>
        </w:rPr>
        <w:t>.</w:t>
      </w:r>
      <w:r w:rsidRPr="005005F6">
        <w:rPr>
          <w:rFonts w:ascii="Times New Roman" w:hAnsi="Times New Roman" w:cs="Times New Roman"/>
          <w:b/>
        </w:rPr>
        <w:t xml:space="preserve"> </w:t>
      </w:r>
      <w:r>
        <w:rPr>
          <w:rFonts w:ascii="Times New Roman" w:hAnsi="Times New Roman" w:cs="Times New Roman"/>
          <w:b/>
        </w:rPr>
        <w:t>8D-F</w:t>
      </w:r>
      <w:r>
        <w:rPr>
          <w:rFonts w:ascii="Times New Roman" w:hAnsi="Times New Roman" w:cs="Times New Roman"/>
        </w:rPr>
        <w:t xml:space="preserve">). How does the transition from persistent activity to WTA choice happen? How might disinhibition change the dynamic pattern of persistent activity during a delay interval?  </w:t>
      </w:r>
    </w:p>
    <w:p w14:paraId="0510B73B" w14:textId="77777777" w:rsidR="00564B42" w:rsidRDefault="00564B42">
      <w:pPr>
        <w:spacing w:line="480" w:lineRule="auto"/>
        <w:jc w:val="both"/>
        <w:rPr>
          <w:rFonts w:ascii="Times New Roman" w:hAnsi="Times New Roman" w:cs="Times New Roman"/>
        </w:rPr>
      </w:pPr>
    </w:p>
    <w:p w14:paraId="6D520528" w14:textId="77777777" w:rsidR="00564B42" w:rsidRDefault="00564B42" w:rsidP="008031A5">
      <w:pPr>
        <w:spacing w:line="480" w:lineRule="auto"/>
        <w:jc w:val="both"/>
        <w:rPr>
          <w:rFonts w:ascii="Times New Roman" w:hAnsi="Times New Roman" w:cs="Times New Roman"/>
        </w:rPr>
      </w:pPr>
      <w:r>
        <w:rPr>
          <w:rFonts w:ascii="Times New Roman" w:hAnsi="Times New Roman" w:cs="Times New Roman"/>
        </w:rPr>
        <w:t>The analysis was based on the differential equations of the system with symmetric gain control weights and without inputs (</w:t>
      </w:r>
      <w:r w:rsidRPr="00CA409D">
        <w:rPr>
          <w:rFonts w:ascii="Times New Roman" w:hAnsi="Times New Roman" w:cs="Times New Roman"/>
          <w:bCs/>
          <w:rPrChange w:id="4722" w:author="Bo Shen" w:date="2023-02-27T16:38:00Z">
            <w:rPr>
              <w:rFonts w:ascii="Times New Roman" w:hAnsi="Times New Roman" w:cs="Times New Roman"/>
              <w:b/>
            </w:rPr>
          </w:rPrChange>
        </w:rPr>
        <w:t>Eqs. 1-3</w:t>
      </w:r>
      <w:r>
        <w:rPr>
          <w:rFonts w:ascii="Times New Roman" w:hAnsi="Times New Roman" w:cs="Times New Roman"/>
        </w:rPr>
        <w:t xml:space="preserve">). The equilibrium solution is given by: </w:t>
      </w:r>
    </w:p>
    <w:p w14:paraId="7E9CCE9B" w14:textId="77777777" w:rsidR="00564B42" w:rsidRDefault="00564B42">
      <w:pPr>
        <w:spacing w:line="480" w:lineRule="auto"/>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4230"/>
        <w:gridCol w:w="2420"/>
      </w:tblGrid>
      <w:tr w:rsidR="00564B42" w:rsidRPr="008835A5" w14:paraId="1648568A" w14:textId="77777777" w:rsidTr="00007227">
        <w:tc>
          <w:tcPr>
            <w:tcW w:w="2700" w:type="dxa"/>
            <w:vAlign w:val="center"/>
          </w:tcPr>
          <w:p w14:paraId="60AF12E8" w14:textId="77777777" w:rsidR="00564B42" w:rsidRDefault="00564B42" w:rsidP="00007227">
            <w:pPr>
              <w:spacing w:line="480" w:lineRule="auto"/>
              <w:jc w:val="both"/>
              <w:rPr>
                <w:rFonts w:ascii="Times New Roman" w:hAnsi="Times New Roman" w:cs="Times New Roman"/>
              </w:rPr>
            </w:pPr>
          </w:p>
        </w:tc>
        <w:tc>
          <w:tcPr>
            <w:tcW w:w="4230" w:type="dxa"/>
            <w:vAlign w:val="center"/>
          </w:tcPr>
          <w:p w14:paraId="37753F33" w14:textId="77777777" w:rsidR="00564B42" w:rsidRPr="00026C08" w:rsidRDefault="00000000" w:rsidP="00007227">
            <w:pPr>
              <w:spacing w:line="480" w:lineRule="auto"/>
              <w:jc w:val="both"/>
              <w:rPr>
                <w:rFonts w:ascii="Times New Roman" w:hAnsi="Times New Roman" w:cs="Times New Roman"/>
                <w:iCs/>
              </w:rPr>
            </w:pPr>
            <m:oMathPara>
              <m:oMath>
                <m:d>
                  <m:dPr>
                    <m:ctrlPr>
                      <w:rPr>
                        <w:rFonts w:ascii="Cambria Math" w:hAnsi="Cambria Math" w:cs="Times New Roman"/>
                        <w:i/>
                        <w:color w:val="000000" w:themeColor="text1"/>
                      </w:rPr>
                    </m:ctrlPr>
                  </m:dPr>
                  <m:e>
                    <m:r>
                      <w:rPr>
                        <w:rFonts w:ascii="Cambria Math" w:hAnsi="Cambria Math" w:cs="Times New Roman"/>
                        <w:color w:val="000000" w:themeColor="text1"/>
                      </w:rPr>
                      <m:t>ω-β</m:t>
                    </m:r>
                  </m:e>
                </m:d>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i</m:t>
                    </m:r>
                  </m:sub>
                  <m:sup>
                    <m:r>
                      <w:rPr>
                        <w:rFonts w:ascii="Cambria Math" w:hAnsi="Cambria Math" w:cs="Times New Roman"/>
                        <w:color w:val="000000" w:themeColor="text1"/>
                      </w:rPr>
                      <m:t>*</m:t>
                    </m:r>
                  </m:sup>
                </m:sSubSup>
                <m:r>
                  <w:rPr>
                    <w:rFonts w:ascii="Cambria Math" w:hAnsi="Cambria Math" w:cs="Times New Roman"/>
                    <w:color w:val="000000" w:themeColor="text1"/>
                  </w:rPr>
                  <m:t>+ω</m:t>
                </m:r>
                <m:nary>
                  <m:naryPr>
                    <m:chr m:val="∑"/>
                    <m:limLoc m:val="subSup"/>
                    <m:supHide m:val="1"/>
                    <m:ctrlPr>
                      <w:rPr>
                        <w:rFonts w:ascii="Cambria Math" w:hAnsi="Cambria Math" w:cs="Times New Roman"/>
                        <w:i/>
                        <w:color w:val="000000" w:themeColor="text1"/>
                      </w:rPr>
                    </m:ctrlPr>
                  </m:naryPr>
                  <m:sub>
                    <m:r>
                      <w:rPr>
                        <w:rFonts w:ascii="Cambria Math" w:hAnsi="Cambria Math" w:cs="Times New Roman"/>
                        <w:color w:val="000000" w:themeColor="text1"/>
                      </w:rPr>
                      <m:t>i</m:t>
                    </m:r>
                    <m:r>
                      <w:rPr>
                        <w:rFonts w:ascii="Cambria Math" w:hAnsi="Cambria Math" w:cs="Times New Roman" w:hint="eastAsia"/>
                        <w:color w:val="000000" w:themeColor="text1"/>
                      </w:rPr>
                      <m:t>≠</m:t>
                    </m:r>
                    <m:r>
                      <w:rPr>
                        <w:rFonts w:ascii="Cambria Math" w:hAnsi="Cambria Math" w:cs="Times New Roman" w:hint="eastAsia"/>
                        <w:color w:val="000000" w:themeColor="text1"/>
                      </w:rPr>
                      <m:t>j</m:t>
                    </m:r>
                  </m:sub>
                  <m:sup/>
                  <m:e>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j</m:t>
                        </m:r>
                      </m:sub>
                      <m:sup>
                        <m:r>
                          <w:rPr>
                            <w:rFonts w:ascii="Cambria Math" w:hAnsi="Cambria Math" w:cs="Times New Roman"/>
                            <w:color w:val="000000" w:themeColor="text1"/>
                          </w:rPr>
                          <m:t>*</m:t>
                        </m:r>
                      </m:sup>
                    </m:sSubSup>
                  </m:e>
                </m:nary>
                <m:r>
                  <w:rPr>
                    <w:rFonts w:ascii="Cambria Math" w:hAnsi="Cambria Math" w:cs="Times New Roman"/>
                    <w:color w:val="000000" w:themeColor="text1"/>
                  </w:rPr>
                  <m:t>=α-1</m:t>
                </m:r>
                <m:r>
                  <w:ins w:id="4723" w:author="Bo Shen" w:date="2023-02-03T13:13:00Z">
                    <w:rPr>
                      <w:rFonts w:ascii="Cambria Math" w:hAnsi="Cambria Math" w:cs="Times New Roman"/>
                      <w:color w:val="000000" w:themeColor="text1"/>
                    </w:rPr>
                    <m:t>-</m:t>
                  </w:ins>
                </m:r>
                <m:sSub>
                  <m:sSubPr>
                    <m:ctrlPr>
                      <w:ins w:id="4724" w:author="Bo Shen" w:date="2023-03-03T18:22:00Z">
                        <w:rPr>
                          <w:rFonts w:ascii="Cambria Math" w:hAnsi="Cambria Math" w:cs="Times New Roman"/>
                          <w:i/>
                          <w:color w:val="000000" w:themeColor="text1"/>
                        </w:rPr>
                      </w:ins>
                    </m:ctrlPr>
                  </m:sSubPr>
                  <m:e>
                    <m:r>
                      <w:ins w:id="4725" w:author="Bo Shen" w:date="2023-03-03T18:22:00Z">
                        <w:rPr>
                          <w:rFonts w:ascii="Cambria Math" w:hAnsi="Cambria Math" w:cs="Times New Roman"/>
                          <w:color w:val="000000" w:themeColor="text1"/>
                        </w:rPr>
                        <m:t>B</m:t>
                      </w:ins>
                    </m:r>
                  </m:e>
                  <m:sub>
                    <m:r>
                      <w:ins w:id="4726" w:author="Bo Shen" w:date="2023-03-03T18:22:00Z">
                        <w:rPr>
                          <w:rFonts w:ascii="Cambria Math" w:hAnsi="Cambria Math" w:cs="Times New Roman"/>
                          <w:color w:val="000000" w:themeColor="text1"/>
                        </w:rPr>
                        <m:t>G</m:t>
                      </w:ins>
                    </m:r>
                  </m:sub>
                </m:sSub>
              </m:oMath>
            </m:oMathPara>
          </w:p>
        </w:tc>
        <w:tc>
          <w:tcPr>
            <w:tcW w:w="2420" w:type="dxa"/>
            <w:vAlign w:val="center"/>
          </w:tcPr>
          <w:p w14:paraId="2806571A" w14:textId="77777777" w:rsidR="00564B42" w:rsidRPr="008835A5" w:rsidRDefault="00564B42" w:rsidP="00007227">
            <w:pPr>
              <w:pStyle w:val="Caption"/>
              <w:jc w:val="right"/>
              <w:rPr>
                <w:rFonts w:ascii="Times New Roman" w:hAnsi="Times New Roman" w:cs="Times New Roman"/>
                <w:i w:val="0"/>
                <w:color w:val="000000" w:themeColor="text1"/>
                <w:sz w:val="24"/>
                <w:szCs w:val="24"/>
              </w:rPr>
            </w:pPr>
            <w:r w:rsidRPr="00AB0D47">
              <w:rPr>
                <w:rFonts w:ascii="Times New Roman" w:hAnsi="Times New Roman" w:cs="Times New Roman"/>
                <w:i w:val="0"/>
                <w:color w:val="000000" w:themeColor="text1"/>
                <w:sz w:val="24"/>
                <w:szCs w:val="24"/>
              </w:rPr>
              <w:t>(</w:t>
            </w:r>
            <w:del w:id="4727" w:author="Bo Shen" w:date="2023-02-27T16:38:00Z">
              <w:r w:rsidRPr="00AB0D47" w:rsidDel="00CA409D">
                <w:rPr>
                  <w:rFonts w:ascii="Times New Roman" w:hAnsi="Times New Roman" w:cs="Times New Roman"/>
                  <w:i w:val="0"/>
                  <w:color w:val="000000" w:themeColor="text1"/>
                  <w:sz w:val="24"/>
                  <w:szCs w:val="24"/>
                </w:rPr>
                <w:fldChar w:fldCharType="begin"/>
              </w:r>
              <w:r w:rsidRPr="00AB0D47" w:rsidDel="00CA409D">
                <w:rPr>
                  <w:rFonts w:ascii="Times New Roman" w:hAnsi="Times New Roman" w:cs="Times New Roman"/>
                  <w:i w:val="0"/>
                  <w:color w:val="000000" w:themeColor="text1"/>
                  <w:sz w:val="24"/>
                  <w:szCs w:val="24"/>
                </w:rPr>
                <w:delInstrText xml:space="preserve"> SEQ Equation \* ARABIC </w:delInstrText>
              </w:r>
              <w:r w:rsidRPr="00AB0D47" w:rsidDel="00CA409D">
                <w:rPr>
                  <w:rFonts w:ascii="Times New Roman" w:hAnsi="Times New Roman" w:cs="Times New Roman"/>
                  <w:i w:val="0"/>
                  <w:color w:val="000000" w:themeColor="text1"/>
                  <w:sz w:val="24"/>
                  <w:szCs w:val="24"/>
                </w:rPr>
                <w:fldChar w:fldCharType="separate"/>
              </w:r>
              <w:r w:rsidDel="00CA409D">
                <w:rPr>
                  <w:rFonts w:ascii="Times New Roman" w:hAnsi="Times New Roman" w:cs="Times New Roman"/>
                  <w:i w:val="0"/>
                  <w:noProof/>
                  <w:color w:val="000000" w:themeColor="text1"/>
                  <w:sz w:val="24"/>
                  <w:szCs w:val="24"/>
                </w:rPr>
                <w:delText>17</w:delText>
              </w:r>
              <w:r w:rsidRPr="00AB0D47" w:rsidDel="00CA409D">
                <w:rPr>
                  <w:rFonts w:ascii="Times New Roman" w:hAnsi="Times New Roman" w:cs="Times New Roman"/>
                  <w:i w:val="0"/>
                  <w:color w:val="000000" w:themeColor="text1"/>
                  <w:sz w:val="24"/>
                  <w:szCs w:val="24"/>
                </w:rPr>
                <w:fldChar w:fldCharType="end"/>
              </w:r>
            </w:del>
            <w:ins w:id="4728" w:author="Bo Shen" w:date="2023-02-27T16:38:00Z">
              <w:r>
                <w:rPr>
                  <w:rFonts w:ascii="Times New Roman" w:hAnsi="Times New Roman" w:cs="Times New Roman"/>
                  <w:i w:val="0"/>
                  <w:color w:val="000000" w:themeColor="text1"/>
                  <w:sz w:val="24"/>
                  <w:szCs w:val="24"/>
                </w:rPr>
                <w:t>26</w:t>
              </w:r>
            </w:ins>
            <w:r w:rsidRPr="008835A5">
              <w:rPr>
                <w:rFonts w:ascii="Times New Roman" w:hAnsi="Times New Roman" w:cs="Times New Roman"/>
                <w:i w:val="0"/>
                <w:color w:val="000000" w:themeColor="text1"/>
                <w:sz w:val="24"/>
                <w:szCs w:val="24"/>
              </w:rPr>
              <w:t>)</w:t>
            </w:r>
          </w:p>
        </w:tc>
      </w:tr>
    </w:tbl>
    <w:p w14:paraId="702CBAA8" w14:textId="77777777" w:rsidR="00564B42" w:rsidRDefault="00564B42" w:rsidP="00E24C8A">
      <w:pPr>
        <w:spacing w:line="480" w:lineRule="auto"/>
        <w:jc w:val="both"/>
        <w:rPr>
          <w:rFonts w:ascii="Times New Roman" w:hAnsi="Times New Roman" w:cs="Times New Roman"/>
        </w:rPr>
      </w:pPr>
    </w:p>
    <w:p w14:paraId="7F01A6A7" w14:textId="77777777" w:rsidR="00564B42" w:rsidRDefault="00564B42" w:rsidP="00E24C8A">
      <w:pPr>
        <w:spacing w:line="480" w:lineRule="auto"/>
        <w:jc w:val="both"/>
        <w:rPr>
          <w:rFonts w:ascii="Times New Roman" w:hAnsi="Times New Roman" w:cs="Times New Roman"/>
        </w:rPr>
      </w:pPr>
      <w:r>
        <w:rPr>
          <w:rFonts w:ascii="Times New Roman" w:hAnsi="Times New Roman" w:cs="Times New Roman"/>
        </w:rPr>
        <w:t>With binary inputs, the solution can be thus written as:</w:t>
      </w:r>
    </w:p>
    <w:p w14:paraId="7D635CF6" w14:textId="77777777" w:rsidR="00564B42" w:rsidRDefault="00564B42" w:rsidP="00E24C8A">
      <w:pPr>
        <w:spacing w:line="480" w:lineRule="auto"/>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4230"/>
        <w:gridCol w:w="2420"/>
      </w:tblGrid>
      <w:tr w:rsidR="00564B42" w:rsidRPr="008835A5" w14:paraId="265FE7B4" w14:textId="77777777" w:rsidTr="00007227">
        <w:tc>
          <w:tcPr>
            <w:tcW w:w="2700" w:type="dxa"/>
            <w:vAlign w:val="center"/>
          </w:tcPr>
          <w:p w14:paraId="67F232CA" w14:textId="77777777" w:rsidR="00564B42" w:rsidRDefault="00564B42" w:rsidP="00007227">
            <w:pPr>
              <w:spacing w:line="480" w:lineRule="auto"/>
              <w:jc w:val="both"/>
              <w:rPr>
                <w:rFonts w:ascii="Times New Roman" w:hAnsi="Times New Roman" w:cs="Times New Roman"/>
              </w:rPr>
            </w:pPr>
          </w:p>
        </w:tc>
        <w:tc>
          <w:tcPr>
            <w:tcW w:w="4230" w:type="dxa"/>
            <w:vAlign w:val="center"/>
          </w:tcPr>
          <w:p w14:paraId="51935F1A" w14:textId="77777777" w:rsidR="00564B42" w:rsidRPr="00026C08" w:rsidRDefault="00000000" w:rsidP="00007227">
            <w:pPr>
              <w:spacing w:line="480" w:lineRule="auto"/>
              <w:jc w:val="both"/>
              <w:rPr>
                <w:rFonts w:ascii="Times New Roman" w:hAnsi="Times New Roman" w:cs="Times New Roman"/>
                <w:iCs/>
              </w:rPr>
            </w:pPr>
            <m:oMathPara>
              <m:oMath>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r>
                            <w:rPr>
                              <w:rFonts w:ascii="Cambria Math" w:hAnsi="Cambria Math" w:cs="Times New Roman"/>
                            </w:rPr>
                            <m:t>ω-β</m:t>
                          </m:r>
                        </m:e>
                        <m:e>
                          <m:r>
                            <w:rPr>
                              <w:rFonts w:ascii="Cambria Math" w:hAnsi="Cambria Math" w:cs="Times New Roman"/>
                            </w:rPr>
                            <m:t>ω</m:t>
                          </m:r>
                        </m:e>
                      </m:mr>
                      <m:mr>
                        <m:e>
                          <m:r>
                            <w:rPr>
                              <w:rFonts w:ascii="Cambria Math" w:hAnsi="Cambria Math" w:cs="Times New Roman"/>
                            </w:rPr>
                            <m:t>ω</m:t>
                          </m:r>
                        </m:e>
                        <m:e>
                          <m:r>
                            <w:rPr>
                              <w:rFonts w:ascii="Cambria Math" w:hAnsi="Cambria Math" w:cs="Times New Roman"/>
                            </w:rPr>
                            <m:t>ω-β</m:t>
                          </m:r>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1</m:t>
                              </m:r>
                            </m:sub>
                            <m:sup>
                              <m:r>
                                <w:rPr>
                                  <w:rFonts w:ascii="Cambria Math" w:hAnsi="Cambria Math" w:cs="Times New Roman"/>
                                </w:rPr>
                                <m:t>*</m:t>
                              </m:r>
                            </m:sup>
                          </m:sSubSup>
                        </m:e>
                      </m:mr>
                      <m:mr>
                        <m:e>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2</m:t>
                              </m:r>
                            </m:sub>
                            <m:sup>
                              <m:r>
                                <w:rPr>
                                  <w:rFonts w:ascii="Cambria Math" w:hAnsi="Cambria Math" w:cs="Times New Roman"/>
                                </w:rPr>
                                <m:t>*</m:t>
                              </m:r>
                            </m:sup>
                          </m:sSubSup>
                        </m:e>
                      </m:mr>
                    </m:m>
                  </m:e>
                </m:d>
                <m:r>
                  <w:rPr>
                    <w:rFonts w:ascii="Cambria Math" w:hAnsi="Cambria Math" w:cs="Times New Roman"/>
                  </w:rPr>
                  <m:t>=</m:t>
                </m:r>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r>
                            <w:rPr>
                              <w:rFonts w:ascii="Cambria Math" w:hAnsi="Cambria Math" w:cs="Times New Roman"/>
                            </w:rPr>
                            <m:t>α-1</m:t>
                          </m:r>
                          <m:r>
                            <w:ins w:id="4729" w:author="Bo Shen" w:date="2023-02-03T13:13:00Z">
                              <w:rPr>
                                <w:rFonts w:ascii="Cambria Math" w:hAnsi="Cambria Math" w:cs="Times New Roman"/>
                              </w:rPr>
                              <m:t>-</m:t>
                            </w:ins>
                          </m:r>
                          <m:sSub>
                            <m:sSubPr>
                              <m:ctrlPr>
                                <w:ins w:id="4730" w:author="Bo Shen" w:date="2023-03-03T18:22:00Z">
                                  <w:rPr>
                                    <w:rFonts w:ascii="Cambria Math" w:hAnsi="Cambria Math" w:cs="Times New Roman"/>
                                    <w:i/>
                                  </w:rPr>
                                </w:ins>
                              </m:ctrlPr>
                            </m:sSubPr>
                            <m:e>
                              <m:r>
                                <w:ins w:id="4731" w:author="Bo Shen" w:date="2023-03-03T18:22:00Z">
                                  <w:rPr>
                                    <w:rFonts w:ascii="Cambria Math" w:hAnsi="Cambria Math" w:cs="Times New Roman"/>
                                  </w:rPr>
                                  <m:t>B</m:t>
                                </w:ins>
                              </m:r>
                            </m:e>
                            <m:sub>
                              <m:r>
                                <w:ins w:id="4732" w:author="Bo Shen" w:date="2023-03-03T18:22:00Z">
                                  <w:rPr>
                                    <w:rFonts w:ascii="Cambria Math" w:hAnsi="Cambria Math" w:cs="Times New Roman"/>
                                  </w:rPr>
                                  <m:t>G</m:t>
                                </w:ins>
                              </m:r>
                            </m:sub>
                          </m:sSub>
                        </m:e>
                      </m:mr>
                      <m:mr>
                        <m:e>
                          <m:r>
                            <w:rPr>
                              <w:rFonts w:ascii="Cambria Math" w:hAnsi="Cambria Math" w:cs="Times New Roman"/>
                            </w:rPr>
                            <m:t>α-1</m:t>
                          </m:r>
                          <m:r>
                            <w:ins w:id="4733" w:author="Bo Shen" w:date="2023-02-03T13:13:00Z">
                              <w:rPr>
                                <w:rFonts w:ascii="Cambria Math" w:hAnsi="Cambria Math" w:cs="Times New Roman"/>
                              </w:rPr>
                              <m:t>-</m:t>
                            </w:ins>
                          </m:r>
                          <m:sSub>
                            <m:sSubPr>
                              <m:ctrlPr>
                                <w:ins w:id="4734" w:author="Bo Shen" w:date="2023-03-03T18:22:00Z">
                                  <w:rPr>
                                    <w:rFonts w:ascii="Cambria Math" w:hAnsi="Cambria Math" w:cs="Times New Roman"/>
                                    <w:i/>
                                  </w:rPr>
                                </w:ins>
                              </m:ctrlPr>
                            </m:sSubPr>
                            <m:e>
                              <m:r>
                                <w:ins w:id="4735" w:author="Bo Shen" w:date="2023-03-03T18:22:00Z">
                                  <w:rPr>
                                    <w:rFonts w:ascii="Cambria Math" w:hAnsi="Cambria Math" w:cs="Times New Roman"/>
                                  </w:rPr>
                                  <m:t>B</m:t>
                                </w:ins>
                              </m:r>
                            </m:e>
                            <m:sub>
                              <m:r>
                                <w:ins w:id="4736" w:author="Bo Shen" w:date="2023-03-03T18:22:00Z">
                                  <w:rPr>
                                    <w:rFonts w:ascii="Cambria Math" w:hAnsi="Cambria Math" w:cs="Times New Roman"/>
                                  </w:rPr>
                                  <m:t>G</m:t>
                                </w:ins>
                              </m:r>
                            </m:sub>
                          </m:sSub>
                        </m:e>
                      </m:mr>
                    </m:m>
                  </m:e>
                </m:d>
              </m:oMath>
            </m:oMathPara>
          </w:p>
        </w:tc>
        <w:tc>
          <w:tcPr>
            <w:tcW w:w="2420" w:type="dxa"/>
            <w:vAlign w:val="center"/>
          </w:tcPr>
          <w:p w14:paraId="1DB43B9E" w14:textId="77777777" w:rsidR="00564B42" w:rsidRPr="008835A5" w:rsidRDefault="00564B42" w:rsidP="00007227">
            <w:pPr>
              <w:pStyle w:val="Caption"/>
              <w:jc w:val="right"/>
              <w:rPr>
                <w:rFonts w:ascii="Times New Roman" w:hAnsi="Times New Roman" w:cs="Times New Roman"/>
                <w:i w:val="0"/>
                <w:color w:val="000000" w:themeColor="text1"/>
                <w:sz w:val="24"/>
                <w:szCs w:val="24"/>
              </w:rPr>
            </w:pPr>
            <w:r w:rsidRPr="00AB0D47">
              <w:rPr>
                <w:rFonts w:ascii="Times New Roman" w:hAnsi="Times New Roman" w:cs="Times New Roman"/>
                <w:i w:val="0"/>
                <w:color w:val="000000" w:themeColor="text1"/>
                <w:sz w:val="24"/>
                <w:szCs w:val="24"/>
              </w:rPr>
              <w:t>(</w:t>
            </w:r>
            <w:del w:id="4737" w:author="Bo Shen" w:date="2023-02-27T16:38:00Z">
              <w:r w:rsidRPr="00AB0D47" w:rsidDel="00CA409D">
                <w:rPr>
                  <w:rFonts w:ascii="Times New Roman" w:hAnsi="Times New Roman" w:cs="Times New Roman"/>
                  <w:i w:val="0"/>
                  <w:color w:val="000000" w:themeColor="text1"/>
                  <w:sz w:val="24"/>
                  <w:szCs w:val="24"/>
                </w:rPr>
                <w:fldChar w:fldCharType="begin"/>
              </w:r>
              <w:r w:rsidRPr="00AB0D47" w:rsidDel="00CA409D">
                <w:rPr>
                  <w:rFonts w:ascii="Times New Roman" w:hAnsi="Times New Roman" w:cs="Times New Roman"/>
                  <w:i w:val="0"/>
                  <w:color w:val="000000" w:themeColor="text1"/>
                  <w:sz w:val="24"/>
                  <w:szCs w:val="24"/>
                </w:rPr>
                <w:delInstrText xml:space="preserve"> SEQ Equation \* ARABIC </w:delInstrText>
              </w:r>
              <w:r w:rsidRPr="00AB0D47" w:rsidDel="00CA409D">
                <w:rPr>
                  <w:rFonts w:ascii="Times New Roman" w:hAnsi="Times New Roman" w:cs="Times New Roman"/>
                  <w:i w:val="0"/>
                  <w:color w:val="000000" w:themeColor="text1"/>
                  <w:sz w:val="24"/>
                  <w:szCs w:val="24"/>
                </w:rPr>
                <w:fldChar w:fldCharType="separate"/>
              </w:r>
              <w:r w:rsidDel="00CA409D">
                <w:rPr>
                  <w:rFonts w:ascii="Times New Roman" w:hAnsi="Times New Roman" w:cs="Times New Roman"/>
                  <w:i w:val="0"/>
                  <w:noProof/>
                  <w:color w:val="000000" w:themeColor="text1"/>
                  <w:sz w:val="24"/>
                  <w:szCs w:val="24"/>
                </w:rPr>
                <w:delText>18</w:delText>
              </w:r>
              <w:r w:rsidRPr="00AB0D47" w:rsidDel="00CA409D">
                <w:rPr>
                  <w:rFonts w:ascii="Times New Roman" w:hAnsi="Times New Roman" w:cs="Times New Roman"/>
                  <w:i w:val="0"/>
                  <w:color w:val="000000" w:themeColor="text1"/>
                  <w:sz w:val="24"/>
                  <w:szCs w:val="24"/>
                </w:rPr>
                <w:fldChar w:fldCharType="end"/>
              </w:r>
            </w:del>
            <w:ins w:id="4738" w:author="Bo Shen" w:date="2023-02-27T16:38:00Z">
              <w:r>
                <w:rPr>
                  <w:rFonts w:ascii="Times New Roman" w:hAnsi="Times New Roman" w:cs="Times New Roman"/>
                  <w:i w:val="0"/>
                  <w:color w:val="000000" w:themeColor="text1"/>
                  <w:sz w:val="24"/>
                  <w:szCs w:val="24"/>
                </w:rPr>
                <w:t>27</w:t>
              </w:r>
            </w:ins>
            <w:r w:rsidRPr="008835A5">
              <w:rPr>
                <w:rFonts w:ascii="Times New Roman" w:hAnsi="Times New Roman" w:cs="Times New Roman"/>
                <w:i w:val="0"/>
                <w:color w:val="000000" w:themeColor="text1"/>
                <w:sz w:val="24"/>
                <w:szCs w:val="24"/>
              </w:rPr>
              <w:t>)</w:t>
            </w:r>
          </w:p>
        </w:tc>
      </w:tr>
    </w:tbl>
    <w:p w14:paraId="4848ACEC" w14:textId="77777777" w:rsidR="00564B42" w:rsidRDefault="00564B42" w:rsidP="00E24C8A">
      <w:pPr>
        <w:spacing w:line="480" w:lineRule="auto"/>
        <w:jc w:val="both"/>
        <w:rPr>
          <w:rFonts w:ascii="Times New Roman" w:hAnsi="Times New Roman" w:cs="Times New Roman"/>
        </w:rPr>
      </w:pPr>
    </w:p>
    <w:p w14:paraId="271EACFB" w14:textId="77777777" w:rsidR="00564B42" w:rsidRDefault="00564B42" w:rsidP="00E24C8A">
      <w:pPr>
        <w:spacing w:line="480" w:lineRule="auto"/>
        <w:jc w:val="both"/>
        <w:rPr>
          <w:rFonts w:ascii="Times New Roman" w:hAnsi="Times New Roman" w:cs="Times New Roman"/>
        </w:rPr>
      </w:pPr>
      <w:del w:id="4739" w:author="Bo Shen" w:date="2023-02-03T13:17:00Z">
        <w:r w:rsidDel="008031A5">
          <w:rPr>
            <w:rFonts w:ascii="Times New Roman" w:hAnsi="Times New Roman" w:cs="Times New Roman"/>
          </w:rPr>
          <w:delText>Beside</w:delText>
        </w:r>
      </w:del>
      <w:ins w:id="4740" w:author="Bo Shen" w:date="2023-02-03T13:17:00Z">
        <w:r>
          <w:rPr>
            <w:rFonts w:ascii="Times New Roman" w:hAnsi="Times New Roman" w:cs="Times New Roman"/>
          </w:rPr>
          <w:t>Besides</w:t>
        </w:r>
      </w:ins>
      <w:r>
        <w:rPr>
          <w:rFonts w:ascii="Times New Roman" w:hAnsi="Times New Roman" w:cs="Times New Roman"/>
        </w:rPr>
        <w:t xml:space="preserve"> the impact of recurrent excitation</w:t>
      </w:r>
      <w:ins w:id="4741" w:author="Bo Shen" w:date="2023-02-03T13:17:00Z">
        <w:r>
          <w:rPr>
            <w:rFonts w:ascii="Times New Roman" w:hAnsi="Times New Roman" w:cs="Times New Roman"/>
          </w:rPr>
          <w:t xml:space="preserve"> and baseline gain control</w:t>
        </w:r>
      </w:ins>
      <w:r>
        <w:rPr>
          <w:rFonts w:ascii="Times New Roman" w:hAnsi="Times New Roman" w:cs="Times New Roman"/>
        </w:rPr>
        <w:t xml:space="preserve"> </w:t>
      </w:r>
      <w:del w:id="4742" w:author="Bo Shen" w:date="2023-02-03T13:17:00Z">
        <w:r w:rsidDel="008031A5">
          <w:rPr>
            <w:rFonts w:ascii="Times New Roman" w:hAnsi="Times New Roman" w:cs="Times New Roman"/>
          </w:rPr>
          <w:delText>(</w:delText>
        </w:r>
      </w:del>
      <m:oMath>
        <m:r>
          <w:del w:id="4743" w:author="Bo Shen" w:date="2023-02-03T13:17:00Z">
            <w:rPr>
              <w:rFonts w:ascii="Cambria Math" w:hAnsi="Cambria Math" w:cs="Times New Roman"/>
            </w:rPr>
            <m:t>α</m:t>
          </w:del>
        </m:r>
      </m:oMath>
      <w:del w:id="4744" w:author="Bo Shen" w:date="2023-02-03T13:17:00Z">
        <w:r w:rsidDel="008031A5">
          <w:rPr>
            <w:rFonts w:ascii="Times New Roman" w:hAnsi="Times New Roman" w:cs="Times New Roman"/>
          </w:rPr>
          <w:delText xml:space="preserve">) </w:delText>
        </w:r>
      </w:del>
      <w:r>
        <w:rPr>
          <w:rFonts w:ascii="Times New Roman" w:hAnsi="Times New Roman" w:cs="Times New Roman"/>
        </w:rPr>
        <w:t>discussed above, equilibrium responses are determined by the relative strength between disinhibition (</w:t>
      </w:r>
      <m:oMath>
        <m:r>
          <w:rPr>
            <w:rFonts w:ascii="Cambria Math" w:hAnsi="Cambria Math" w:cs="Times New Roman"/>
          </w:rPr>
          <m:t>β</m:t>
        </m:r>
      </m:oMath>
      <w:r>
        <w:rPr>
          <w:rFonts w:ascii="Times New Roman" w:hAnsi="Times New Roman" w:cs="Times New Roman"/>
        </w:rPr>
        <w:t>) and the gain control weight (</w:t>
      </w:r>
      <m:oMath>
        <m:r>
          <w:rPr>
            <w:rFonts w:ascii="Cambria Math" w:hAnsi="Cambria Math" w:cs="Times New Roman"/>
          </w:rPr>
          <m:t>ω</m:t>
        </m:r>
      </m:oMath>
      <w:r>
        <w:rPr>
          <w:rFonts w:ascii="Times New Roman" w:hAnsi="Times New Roman" w:cs="Times New Roman"/>
        </w:rPr>
        <w:t xml:space="preserve">). We examined three separate conditions: </w:t>
      </w:r>
      <m:oMath>
        <m:r>
          <w:rPr>
            <w:rFonts w:ascii="Cambria Math" w:hAnsi="Cambria Math" w:cs="Times New Roman"/>
          </w:rPr>
          <m:t>β=0</m:t>
        </m:r>
      </m:oMath>
      <w:r>
        <w:rPr>
          <w:rFonts w:ascii="Times New Roman" w:hAnsi="Times New Roman" w:cs="Times New Roman"/>
        </w:rPr>
        <w:t xml:space="preserve">, </w:t>
      </w:r>
      <m:oMath>
        <m:r>
          <w:rPr>
            <w:rFonts w:ascii="Cambria Math" w:hAnsi="Cambria Math" w:cs="Times New Roman"/>
          </w:rPr>
          <m:t>0&lt;β&lt;ω</m:t>
        </m:r>
      </m:oMath>
      <w:r>
        <w:rPr>
          <w:rFonts w:ascii="Times New Roman" w:hAnsi="Times New Roman" w:cs="Times New Roman"/>
        </w:rPr>
        <w:t xml:space="preserve">, and </w:t>
      </w:r>
      <m:oMath>
        <m:r>
          <w:rPr>
            <w:rFonts w:ascii="Cambria Math" w:hAnsi="Cambria Math" w:cs="Times New Roman"/>
          </w:rPr>
          <m:t>β&gt;ω</m:t>
        </m:r>
      </m:oMath>
      <w:r>
        <w:rPr>
          <w:rFonts w:ascii="Times New Roman" w:hAnsi="Times New Roman" w:cs="Times New Roman"/>
        </w:rPr>
        <w:t xml:space="preserve">. We have already shown the analysis for the special case when </w:t>
      </w:r>
      <m:oMath>
        <m:r>
          <w:rPr>
            <w:rFonts w:ascii="Cambria Math" w:hAnsi="Cambria Math" w:cs="Times New Roman"/>
          </w:rPr>
          <m:t>β=0</m:t>
        </m:r>
      </m:oMath>
      <w:r>
        <w:rPr>
          <w:rFonts w:ascii="Times New Roman" w:hAnsi="Times New Roman" w:cs="Times New Roman"/>
        </w:rPr>
        <w:t xml:space="preserve"> above (phase plane analysis and </w:t>
      </w:r>
      <w:r>
        <w:rPr>
          <w:rFonts w:ascii="Times New Roman" w:hAnsi="Times New Roman" w:cs="Times New Roman"/>
        </w:rPr>
        <w:lastRenderedPageBreak/>
        <w:t xml:space="preserve">example dynamic shown in </w:t>
      </w:r>
      <w:r>
        <w:rPr>
          <w:rFonts w:ascii="Times New Roman" w:hAnsi="Times New Roman" w:cs="Times New Roman"/>
          <w:b/>
        </w:rPr>
        <w:t>Fig. 8-figure supplement 1</w:t>
      </w:r>
      <w:r w:rsidRPr="00C05C94">
        <w:rPr>
          <w:rFonts w:ascii="Times New Roman" w:hAnsi="Times New Roman" w:cs="Times New Roman"/>
          <w:b/>
        </w:rPr>
        <w:t>B</w:t>
      </w:r>
      <w:r>
        <w:rPr>
          <w:rFonts w:ascii="Times New Roman" w:hAnsi="Times New Roman" w:cs="Times New Roman"/>
        </w:rPr>
        <w:t xml:space="preserve">) and replotted in </w:t>
      </w:r>
      <w:r>
        <w:rPr>
          <w:rFonts w:ascii="Times New Roman" w:hAnsi="Times New Roman" w:cs="Times New Roman"/>
          <w:b/>
        </w:rPr>
        <w:t>Fig. 8-figure supplement 2A</w:t>
      </w:r>
      <w:r>
        <w:rPr>
          <w:rFonts w:ascii="Times New Roman" w:hAnsi="Times New Roman" w:cs="Times New Roman"/>
        </w:rPr>
        <w:t xml:space="preserve"> for the sake of comparison with other two conditions. </w:t>
      </w:r>
    </w:p>
    <w:p w14:paraId="5EDEEB74" w14:textId="77777777" w:rsidR="00564B42" w:rsidRDefault="00564B42" w:rsidP="00E24C8A">
      <w:pPr>
        <w:spacing w:line="480" w:lineRule="auto"/>
        <w:jc w:val="both"/>
        <w:rPr>
          <w:rFonts w:ascii="Times New Roman" w:hAnsi="Times New Roman" w:cs="Times New Roman"/>
        </w:rPr>
      </w:pPr>
    </w:p>
    <w:p w14:paraId="28FBABEA" w14:textId="77777777" w:rsidR="00564B42" w:rsidRDefault="00564B42" w:rsidP="00E24C8A">
      <w:pPr>
        <w:spacing w:line="480" w:lineRule="auto"/>
        <w:jc w:val="both"/>
        <w:rPr>
          <w:rFonts w:ascii="Times New Roman" w:hAnsi="Times New Roman" w:cs="Times New Roman"/>
        </w:rPr>
      </w:pPr>
      <w:r>
        <w:rPr>
          <w:rFonts w:ascii="Times New Roman" w:hAnsi="Times New Roman" w:cs="Times New Roman"/>
        </w:rPr>
        <w:t xml:space="preserve">By assuming </w:t>
      </w:r>
      <m:oMath>
        <m:r>
          <w:rPr>
            <w:rFonts w:ascii="Cambria Math" w:hAnsi="Cambria Math" w:cs="Times New Roman"/>
          </w:rPr>
          <m:t>0&lt;β&lt;ω</m:t>
        </m:r>
      </m:oMath>
      <w:r>
        <w:rPr>
          <w:rFonts w:ascii="Times New Roman" w:hAnsi="Times New Roman" w:cs="Times New Roman"/>
        </w:rPr>
        <w:t xml:space="preserve">, the nullclines of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 xml:space="preserve"> and </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intersect on a unique equilibrium point, whose stability was confirmed as unstable after checking the eigenvalues of Jacobian matrix around the point (</w:t>
      </w:r>
      <w:r>
        <w:rPr>
          <w:rFonts w:ascii="Times New Roman" w:hAnsi="Times New Roman" w:cs="Times New Roman"/>
          <w:b/>
        </w:rPr>
        <w:t>Fig. 8-figure supplement 2B</w:t>
      </w:r>
      <w:r>
        <w:rPr>
          <w:rFonts w:ascii="Times New Roman" w:hAnsi="Times New Roman" w:cs="Times New Roman"/>
        </w:rPr>
        <w:t xml:space="preserve">). Any initial values on the space will diverge into the upper-left or bottom-right corner of the space, with the higher activity value as </w:t>
      </w:r>
      <m:oMath>
        <m:f>
          <m:fPr>
            <m:ctrlPr>
              <w:rPr>
                <w:rFonts w:ascii="Cambria Math" w:hAnsi="Cambria Math" w:cs="Times New Roman"/>
                <w:i/>
              </w:rPr>
            </m:ctrlPr>
          </m:fPr>
          <m:num>
            <m:r>
              <w:rPr>
                <w:rFonts w:ascii="Cambria Math" w:hAnsi="Cambria Math" w:cs="Times New Roman"/>
              </w:rPr>
              <m:t>α-1</m:t>
            </m:r>
            <m:r>
              <w:ins w:id="4745" w:author="Bo Shen" w:date="2023-02-03T13:17:00Z">
                <w:rPr>
                  <w:rFonts w:ascii="Cambria Math" w:hAnsi="Cambria Math" w:cs="Times New Roman"/>
                </w:rPr>
                <m:t>-</m:t>
              </w:ins>
            </m:r>
            <m:sSub>
              <m:sSubPr>
                <m:ctrlPr>
                  <w:ins w:id="4746" w:author="Bo Shen" w:date="2023-03-03T18:22:00Z">
                    <w:rPr>
                      <w:rFonts w:ascii="Cambria Math" w:hAnsi="Cambria Math" w:cs="Times New Roman"/>
                      <w:i/>
                    </w:rPr>
                  </w:ins>
                </m:ctrlPr>
              </m:sSubPr>
              <m:e>
                <m:r>
                  <w:ins w:id="4747" w:author="Bo Shen" w:date="2023-03-03T18:22:00Z">
                    <w:rPr>
                      <w:rFonts w:ascii="Cambria Math" w:hAnsi="Cambria Math" w:cs="Times New Roman"/>
                    </w:rPr>
                    <m:t>B</m:t>
                  </w:ins>
                </m:r>
              </m:e>
              <m:sub>
                <m:r>
                  <w:ins w:id="4748" w:author="Bo Shen" w:date="2023-03-03T18:22:00Z">
                    <w:rPr>
                      <w:rFonts w:ascii="Cambria Math" w:hAnsi="Cambria Math" w:cs="Times New Roman"/>
                    </w:rPr>
                    <m:t>G</m:t>
                  </w:ins>
                </m:r>
              </m:sub>
            </m:sSub>
          </m:num>
          <m:den>
            <m:r>
              <w:rPr>
                <w:rFonts w:ascii="Cambria Math" w:hAnsi="Cambria Math" w:cs="Times New Roman"/>
              </w:rPr>
              <m:t>ω-β</m:t>
            </m:r>
          </m:den>
        </m:f>
      </m:oMath>
      <w:r>
        <w:rPr>
          <w:rFonts w:ascii="Times New Roman" w:hAnsi="Times New Roman" w:cs="Times New Roman"/>
        </w:rPr>
        <w:t xml:space="preserve">, and the lower activity value as zero. We show the instantaneous change rates of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 xml:space="preserve"> and </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at given initial values in the vector field (red arrows) (</w:t>
      </w:r>
      <w:r>
        <w:rPr>
          <w:rFonts w:ascii="Times New Roman" w:hAnsi="Times New Roman" w:cs="Times New Roman"/>
          <w:b/>
        </w:rPr>
        <w:t>Fig. 8-figure supplement 2</w:t>
      </w:r>
      <w:r w:rsidRPr="00C05C94">
        <w:rPr>
          <w:rFonts w:ascii="Times New Roman" w:hAnsi="Times New Roman" w:cs="Times New Roman"/>
          <w:b/>
        </w:rPr>
        <w:t>B</w:t>
      </w:r>
      <w:r>
        <w:rPr>
          <w:rFonts w:ascii="Times New Roman" w:hAnsi="Times New Roman" w:cs="Times New Roman"/>
        </w:rPr>
        <w:t xml:space="preserve">). In </w:t>
      </w:r>
      <w:r>
        <w:rPr>
          <w:rFonts w:ascii="Times New Roman" w:hAnsi="Times New Roman" w:cs="Times New Roman"/>
          <w:b/>
        </w:rPr>
        <w:t>Fig. 8-figure supplement 2E</w:t>
      </w:r>
      <w:r w:rsidRPr="0033328E">
        <w:rPr>
          <w:rFonts w:ascii="Times New Roman" w:hAnsi="Times New Roman" w:cs="Times New Roman"/>
        </w:rPr>
        <w:t xml:space="preserve">, we </w:t>
      </w:r>
      <w:r>
        <w:rPr>
          <w:rFonts w:ascii="Times New Roman" w:hAnsi="Times New Roman" w:cs="Times New Roman"/>
        </w:rPr>
        <w:t xml:space="preserve">show example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 xml:space="preserve"> and </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activity dynamics (value setting kept the same as in </w:t>
      </w:r>
      <w:r>
        <w:rPr>
          <w:rFonts w:ascii="Times New Roman" w:hAnsi="Times New Roman" w:cs="Times New Roman"/>
          <w:b/>
        </w:rPr>
        <w:t>Fig. 8-figure supplement 1</w:t>
      </w:r>
      <w:r w:rsidRPr="004456A3">
        <w:rPr>
          <w:rFonts w:ascii="Times New Roman" w:hAnsi="Times New Roman" w:cs="Times New Roman"/>
          <w:b/>
        </w:rPr>
        <w:t>G</w:t>
      </w:r>
      <w:r>
        <w:rPr>
          <w:rFonts w:ascii="Times New Roman" w:hAnsi="Times New Roman" w:cs="Times New Roman"/>
        </w:rPr>
        <w:t xml:space="preserve">). All of the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 xml:space="preserve"> with larger input values converge into the same level of activity after withdrawal of inputs, while all of the </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with lower input values are suppressed to zero, implementing a WTA competition. Thus, the system gradually switches from normalized coding of input values to categorical choice from the early to the late stage of persistent activity.</w:t>
      </w:r>
    </w:p>
    <w:p w14:paraId="59FF03A0" w14:textId="77777777" w:rsidR="00564B42" w:rsidRDefault="00564B42" w:rsidP="00E24C8A">
      <w:pPr>
        <w:spacing w:line="480" w:lineRule="auto"/>
        <w:jc w:val="both"/>
        <w:rPr>
          <w:rFonts w:ascii="Times New Roman" w:hAnsi="Times New Roman" w:cs="Times New Roman"/>
        </w:rPr>
      </w:pPr>
    </w:p>
    <w:p w14:paraId="273B063D" w14:textId="77777777" w:rsidR="00564B42" w:rsidRDefault="00564B42" w:rsidP="00E24C8A">
      <w:pPr>
        <w:spacing w:line="480" w:lineRule="auto"/>
        <w:jc w:val="both"/>
        <w:rPr>
          <w:rFonts w:ascii="Times New Roman" w:hAnsi="Times New Roman" w:cs="Times New Roman"/>
        </w:rPr>
      </w:pPr>
      <w:r>
        <w:rPr>
          <w:rFonts w:ascii="Times New Roman" w:hAnsi="Times New Roman" w:cs="Times New Roman"/>
        </w:rPr>
        <w:t xml:space="preserve">By assuming </w:t>
      </w:r>
      <m:oMath>
        <m:r>
          <w:rPr>
            <w:rFonts w:ascii="Cambria Math" w:hAnsi="Cambria Math" w:cs="Times New Roman"/>
          </w:rPr>
          <m:t>β&gt;ω</m:t>
        </m:r>
      </m:oMath>
      <w:r>
        <w:rPr>
          <w:rFonts w:ascii="Times New Roman" w:hAnsi="Times New Roman" w:cs="Times New Roman"/>
        </w:rPr>
        <w:t>, most of the features are similar to the previous situation, except that the model now predicts no constraints on the maximum activity (</w:t>
      </w:r>
      <w:r>
        <w:rPr>
          <w:rFonts w:ascii="Times New Roman" w:hAnsi="Times New Roman" w:cs="Times New Roman"/>
          <w:b/>
        </w:rPr>
        <w:t>Fig. 8-figure supplement 2</w:t>
      </w:r>
      <w:r w:rsidRPr="00B53244">
        <w:rPr>
          <w:rFonts w:ascii="Times New Roman" w:hAnsi="Times New Roman" w:cs="Times New Roman"/>
          <w:b/>
        </w:rPr>
        <w:t>C</w:t>
      </w:r>
      <w:r w:rsidRPr="006D1A92">
        <w:rPr>
          <w:rFonts w:ascii="Times New Roman" w:hAnsi="Times New Roman" w:cs="Times New Roman"/>
        </w:rPr>
        <w:t>)</w:t>
      </w:r>
      <w:r>
        <w:rPr>
          <w:rFonts w:ascii="Times New Roman" w:hAnsi="Times New Roman" w:cs="Times New Roman"/>
        </w:rPr>
        <w:t xml:space="preserve">. The system shows nullclines with an intersection at a unique repellor. The activities of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 xml:space="preserve"> and </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bifurcate at the line of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vertAlign w:val="subscript"/>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vertAlign w:val="subscript"/>
              </w:rPr>
              <m:t>2</m:t>
            </m:r>
          </m:sub>
        </m:sSub>
      </m:oMath>
      <w:r>
        <w:rPr>
          <w:rFonts w:ascii="Times New Roman" w:hAnsi="Times New Roman" w:cs="Times New Roman"/>
        </w:rPr>
        <w:t xml:space="preserve">. The example dynamics show that the activity of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oMath>
      <w:r>
        <w:rPr>
          <w:rFonts w:ascii="Times New Roman" w:hAnsi="Times New Roman" w:cs="Times New Roman"/>
        </w:rPr>
        <w:t xml:space="preserve">, which has higher initial value, increases to an unlimited level and thus will reach a decision threshold. The rising speed of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oMath>
      <w:r>
        <w:rPr>
          <w:rFonts w:ascii="Times New Roman" w:hAnsi="Times New Roman" w:cs="Times New Roman"/>
        </w:rPr>
        <w:t xml:space="preserve"> depends on the advantage of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oMath>
      <w:r>
        <w:rPr>
          <w:rFonts w:ascii="Times New Roman" w:hAnsi="Times New Roman" w:cs="Times New Roman"/>
        </w:rPr>
        <w:t xml:space="preserve"> over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oMath>
      <w:r>
        <w:rPr>
          <w:rFonts w:ascii="Times New Roman" w:hAnsi="Times New Roman" w:cs="Times New Roman"/>
        </w:rPr>
        <w:t xml:space="preserve"> as defined by their initial values. </w:t>
      </w:r>
    </w:p>
    <w:p w14:paraId="1E6B2854" w14:textId="77777777" w:rsidR="00564B42" w:rsidRDefault="00564B42" w:rsidP="00E24C8A">
      <w:pPr>
        <w:spacing w:line="480" w:lineRule="auto"/>
        <w:jc w:val="both"/>
        <w:rPr>
          <w:rFonts w:ascii="Times New Roman" w:hAnsi="Times New Roman" w:cs="Times New Roman"/>
        </w:rPr>
      </w:pPr>
    </w:p>
    <w:p w14:paraId="0FF6F403" w14:textId="77777777" w:rsidR="00564B42" w:rsidRDefault="00564B42" w:rsidP="00E24C8A">
      <w:pPr>
        <w:spacing w:line="480" w:lineRule="auto"/>
        <w:jc w:val="both"/>
        <w:rPr>
          <w:rFonts w:ascii="Times New Roman" w:hAnsi="Times New Roman" w:cs="Times New Roman"/>
        </w:rPr>
      </w:pPr>
      <w:r>
        <w:rPr>
          <w:rFonts w:ascii="Times New Roman" w:hAnsi="Times New Roman" w:cs="Times New Roman"/>
        </w:rPr>
        <w:lastRenderedPageBreak/>
        <w:t>Taken together, th</w:t>
      </w:r>
      <w:ins w:id="4749" w:author="Bo Shen" w:date="2023-02-03T14:02:00Z">
        <w:r>
          <w:rPr>
            <w:rFonts w:ascii="Times New Roman" w:hAnsi="Times New Roman" w:cs="Times New Roman"/>
          </w:rPr>
          <w:t>e</w:t>
        </w:r>
      </w:ins>
      <w:del w:id="4750" w:author="Bo Shen" w:date="2023-02-03T14:02:00Z">
        <w:r w:rsidDel="00AE0883">
          <w:rPr>
            <w:rFonts w:ascii="Times New Roman" w:hAnsi="Times New Roman" w:cs="Times New Roman"/>
          </w:rPr>
          <w:delText>i</w:delText>
        </w:r>
      </w:del>
      <w:r>
        <w:rPr>
          <w:rFonts w:ascii="Times New Roman" w:hAnsi="Times New Roman" w:cs="Times New Roman"/>
        </w:rPr>
        <w:t>s</w:t>
      </w:r>
      <w:ins w:id="4751" w:author="Bo Shen" w:date="2023-02-03T14:02:00Z">
        <w:r>
          <w:rPr>
            <w:rFonts w:ascii="Times New Roman" w:hAnsi="Times New Roman" w:cs="Times New Roman"/>
          </w:rPr>
          <w:t>e</w:t>
        </w:r>
      </w:ins>
      <w:r>
        <w:rPr>
          <w:rFonts w:ascii="Times New Roman" w:hAnsi="Times New Roman" w:cs="Times New Roman"/>
        </w:rPr>
        <w:t xml:space="preserve"> analys</w:t>
      </w:r>
      <w:ins w:id="4752" w:author="Bo Shen" w:date="2023-02-03T14:02:00Z">
        <w:r>
          <w:rPr>
            <w:rFonts w:ascii="Times New Roman" w:hAnsi="Times New Roman" w:cs="Times New Roman"/>
          </w:rPr>
          <w:t>e</w:t>
        </w:r>
      </w:ins>
      <w:del w:id="4753" w:author="Bo Shen" w:date="2023-02-03T14:02:00Z">
        <w:r w:rsidDel="00AE0883">
          <w:rPr>
            <w:rFonts w:ascii="Times New Roman" w:hAnsi="Times New Roman" w:cs="Times New Roman"/>
          </w:rPr>
          <w:delText>i</w:delText>
        </w:r>
      </w:del>
      <w:r>
        <w:rPr>
          <w:rFonts w:ascii="Times New Roman" w:hAnsi="Times New Roman" w:cs="Times New Roman"/>
        </w:rPr>
        <w:t xml:space="preserve">s </w:t>
      </w:r>
      <w:del w:id="4754" w:author="Bo Shen" w:date="2023-02-03T14:02:00Z">
        <w:r w:rsidDel="00AE0883">
          <w:rPr>
            <w:rFonts w:ascii="Times New Roman" w:hAnsi="Times New Roman" w:cs="Times New Roman"/>
          </w:rPr>
          <w:delText>show</w:delText>
        </w:r>
      </w:del>
      <w:ins w:id="4755" w:author="Bo Shen" w:date="2023-02-03T14:02:00Z">
        <w:r>
          <w:rPr>
            <w:rFonts w:ascii="Times New Roman" w:hAnsi="Times New Roman" w:cs="Times New Roman"/>
          </w:rPr>
          <w:t>show</w:t>
        </w:r>
      </w:ins>
      <w:r>
        <w:rPr>
          <w:rFonts w:ascii="Times New Roman" w:hAnsi="Times New Roman" w:cs="Times New Roman"/>
        </w:rPr>
        <w:t xml:space="preserve"> that persistent activity is present as normalized coding of input values only with symmetric gain control weights (</w:t>
      </w:r>
      <m:oMath>
        <m:r>
          <w:rPr>
            <w:rFonts w:ascii="Cambria Math" w:hAnsi="Cambria Math" w:cs="Times New Roman"/>
          </w:rPr>
          <m:t>w=v</m:t>
        </m:r>
      </m:oMath>
      <w:r>
        <w:rPr>
          <w:rFonts w:ascii="Times New Roman" w:hAnsi="Times New Roman" w:cs="Times New Roman"/>
        </w:rPr>
        <w:t>) and inactive disinhibition (</w:t>
      </w:r>
      <m:oMath>
        <m:r>
          <w:rPr>
            <w:rFonts w:ascii="Cambria Math" w:hAnsi="Cambria Math" w:cs="Times New Roman"/>
          </w:rPr>
          <m:t>β</m:t>
        </m:r>
      </m:oMath>
      <w:r>
        <w:rPr>
          <w:rFonts w:ascii="Times New Roman" w:hAnsi="Times New Roman" w:cs="Times New Roman"/>
        </w:rPr>
        <w:t>). When disinhibition has a moderate strength (</w:t>
      </w:r>
      <m:oMath>
        <m:r>
          <w:rPr>
            <w:rFonts w:ascii="Cambria Math" w:hAnsi="Cambria Math" w:cs="Times New Roman"/>
          </w:rPr>
          <m:t>0&lt;β&lt;ω</m:t>
        </m:r>
      </m:oMath>
      <w:r>
        <w:rPr>
          <w:rFonts w:ascii="Times New Roman" w:hAnsi="Times New Roman" w:cs="Times New Roman"/>
        </w:rPr>
        <w:t>), the persistent activity gradually transitions from value coding to categorical choice coding but avoids hitting the decision threshold. When disinhibition is strong enough (</w:t>
      </w:r>
      <m:oMath>
        <m:r>
          <w:rPr>
            <w:rFonts w:ascii="Cambria Math" w:hAnsi="Cambria Math" w:cs="Times New Roman"/>
          </w:rPr>
          <m:t>β&gt;ω</m:t>
        </m:r>
      </m:oMath>
      <w:r>
        <w:rPr>
          <w:rFonts w:ascii="Times New Roman" w:hAnsi="Times New Roman" w:cs="Times New Roman"/>
        </w:rPr>
        <w:t>), the system generates WTA competition and reaches the decision threshold.</w:t>
      </w:r>
    </w:p>
    <w:p w14:paraId="0FFBD43C" w14:textId="77777777" w:rsidR="00564B42" w:rsidRDefault="00564B42" w:rsidP="00E24C8A">
      <w:pPr>
        <w:spacing w:line="480" w:lineRule="auto"/>
        <w:rPr>
          <w:rFonts w:ascii="Times New Roman" w:hAnsi="Times New Roman" w:cs="Times New Roman"/>
          <w:b/>
          <w:color w:val="000000" w:themeColor="text1"/>
        </w:rPr>
      </w:pPr>
    </w:p>
    <w:p w14:paraId="4B09BDAA" w14:textId="77777777" w:rsidR="00564B42" w:rsidRPr="0060258A" w:rsidRDefault="00564B42" w:rsidP="00E24C8A">
      <w:pPr>
        <w:spacing w:line="480" w:lineRule="auto"/>
        <w:rPr>
          <w:rFonts w:ascii="Times New Roman" w:hAnsi="Times New Roman" w:cs="Times New Roman"/>
          <w:b/>
          <w:color w:val="000000" w:themeColor="text1"/>
        </w:rPr>
      </w:pPr>
    </w:p>
    <w:p w14:paraId="4FBE019E" w14:textId="77777777" w:rsidR="00564B42" w:rsidRPr="0060258A" w:rsidRDefault="00564B42" w:rsidP="008D453F">
      <w:pPr>
        <w:pStyle w:val="Heading4"/>
      </w:pPr>
      <w:r w:rsidRPr="0060258A">
        <w:t xml:space="preserve">Simulation </w:t>
      </w:r>
      <w:del w:id="4756" w:author="Bo Shen" w:date="2023-02-27T23:10:00Z">
        <w:r w:rsidRPr="0060258A" w:rsidDel="0054336D">
          <w:delText xml:space="preserve">on </w:delText>
        </w:r>
      </w:del>
      <w:ins w:id="4757" w:author="Bo Shen" w:date="2023-02-27T23:10:00Z">
        <w:r w:rsidRPr="0060258A">
          <w:t>o</w:t>
        </w:r>
        <w:r>
          <w:t>f</w:t>
        </w:r>
        <w:r w:rsidRPr="0060258A">
          <w:t xml:space="preserve"> </w:t>
        </w:r>
      </w:ins>
      <w:r w:rsidRPr="0060258A">
        <w:t>pharmacological manipulation</w:t>
      </w:r>
      <w:ins w:id="4758" w:author="Bo Shen" w:date="2023-02-27T23:10:00Z">
        <w:r>
          <w:t xml:space="preserve"> of inhibitory activity</w:t>
        </w:r>
      </w:ins>
    </w:p>
    <w:p w14:paraId="4750E297" w14:textId="77777777" w:rsidR="00564B42" w:rsidRPr="0060258A" w:rsidRDefault="00564B42" w:rsidP="00E24C8A">
      <w:pPr>
        <w:spacing w:line="480" w:lineRule="auto"/>
        <w:rPr>
          <w:rFonts w:ascii="Times New Roman" w:hAnsi="Times New Roman" w:cs="Times New Roman"/>
          <w:b/>
          <w:color w:val="000000" w:themeColor="text1"/>
        </w:rPr>
      </w:pPr>
    </w:p>
    <w:p w14:paraId="05118CAE" w14:textId="77777777" w:rsidR="00564B42" w:rsidRPr="0060258A" w:rsidRDefault="00564B42" w:rsidP="00E24C8A">
      <w:pPr>
        <w:spacing w:line="480" w:lineRule="auto"/>
        <w:jc w:val="both"/>
        <w:rPr>
          <w:rFonts w:ascii="Times New Roman" w:hAnsi="Times New Roman" w:cs="Times New Roman"/>
          <w:color w:val="000000" w:themeColor="text1"/>
        </w:rPr>
      </w:pPr>
      <w:r w:rsidRPr="0060258A">
        <w:rPr>
          <w:rFonts w:ascii="Times New Roman" w:hAnsi="Times New Roman" w:cs="Times New Roman"/>
          <w:color w:val="000000" w:themeColor="text1"/>
        </w:rPr>
        <w:t xml:space="preserve">In </w:t>
      </w:r>
      <w:r w:rsidRPr="0060258A">
        <w:rPr>
          <w:rFonts w:ascii="Times New Roman" w:hAnsi="Times New Roman" w:cs="Times New Roman"/>
          <w:b/>
          <w:color w:val="000000" w:themeColor="text1"/>
        </w:rPr>
        <w:t>Fig. 10</w:t>
      </w:r>
      <w:r w:rsidRPr="0060258A">
        <w:rPr>
          <w:rFonts w:ascii="Times New Roman" w:hAnsi="Times New Roman" w:cs="Times New Roman"/>
          <w:color w:val="000000" w:themeColor="text1"/>
        </w:rPr>
        <w:t xml:space="preserve"> we tested </w:t>
      </w:r>
      <w:ins w:id="4759" w:author="Bo Shen" w:date="2023-03-07T12:41:00Z">
        <w:r>
          <w:rPr>
            <w:rFonts w:ascii="Times New Roman" w:hAnsi="Times New Roman" w:cs="Times New Roman"/>
            <w:color w:val="000000" w:themeColor="text1"/>
          </w:rPr>
          <w:t xml:space="preserve">inhibitory potentiation (e.g., </w:t>
        </w:r>
      </w:ins>
      <w:r w:rsidRPr="0060258A">
        <w:rPr>
          <w:rFonts w:ascii="Times New Roman" w:hAnsi="Times New Roman" w:cs="Times New Roman"/>
          <w:color w:val="000000" w:themeColor="text1"/>
        </w:rPr>
        <w:t>GABAergic agonist</w:t>
      </w:r>
      <w:ins w:id="4760" w:author="Bo Shen" w:date="2023-03-07T12:41:00Z">
        <w:r>
          <w:rPr>
            <w:rFonts w:ascii="Times New Roman" w:hAnsi="Times New Roman" w:cs="Times New Roman"/>
            <w:color w:val="000000" w:themeColor="text1"/>
          </w:rPr>
          <w:t>)</w:t>
        </w:r>
      </w:ins>
      <w:r w:rsidRPr="0060258A">
        <w:rPr>
          <w:rFonts w:ascii="Times New Roman" w:hAnsi="Times New Roman" w:cs="Times New Roman"/>
          <w:color w:val="000000" w:themeColor="text1"/>
        </w:rPr>
        <w:t xml:space="preserve"> manipulation effects in both the LDDM and RNM </w:t>
      </w:r>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{"citationID":"hh1dkxnO","properties":{"formattedCitation":"(Wong &amp; Wang, 2006)","plainCitation":"(Wong &amp; Wang, 2006)","noteIndex":0},"citationItems":[{"id":52,"uris":["http://zotero.org/users/6345545/items/W5B2KD2G"],"itemData":{"id":52,"type":"article-journal","abstract":"Recent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Neurosci.","language":"en","license":"Copyright © 2006 Society for Neuroscience 0270-6474/06/261314-15$15.00/0","note":"PMID: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(Wong &amp; Wang, 2006)</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by assuming different levels of enhancement of the </w:t>
      </w:r>
      <w:ins w:id="4761" w:author="Bo Shen" w:date="2023-02-03T13:56:00Z">
        <w:r>
          <w:rPr>
            <w:rFonts w:ascii="Times New Roman" w:hAnsi="Times New Roman" w:cs="Times New Roman"/>
            <w:color w:val="000000" w:themeColor="text1"/>
          </w:rPr>
          <w:t xml:space="preserve">inhibitory </w:t>
        </w:r>
      </w:ins>
      <w:del w:id="4762" w:author="Bo Shen" w:date="2023-02-03T13:56:00Z">
        <w:r w:rsidRPr="0060258A" w:rsidDel="009E2611">
          <w:rPr>
            <w:rFonts w:ascii="Times New Roman" w:hAnsi="Times New Roman" w:cs="Times New Roman"/>
            <w:color w:val="000000" w:themeColor="text1"/>
          </w:rPr>
          <w:delText xml:space="preserve">GABAergic </w:delText>
        </w:r>
      </w:del>
      <w:r w:rsidRPr="0060258A">
        <w:rPr>
          <w:rFonts w:ascii="Times New Roman" w:hAnsi="Times New Roman" w:cs="Times New Roman"/>
          <w:color w:val="000000" w:themeColor="text1"/>
        </w:rPr>
        <w:t>projections</w:t>
      </w:r>
      <w:del w:id="4763" w:author="Bo Shen" w:date="2023-02-03T13:56:00Z">
        <w:r w:rsidRPr="0060258A" w:rsidDel="009E2611">
          <w:rPr>
            <w:rFonts w:ascii="Times New Roman" w:hAnsi="Times New Roman" w:cs="Times New Roman"/>
            <w:color w:val="000000" w:themeColor="text1"/>
          </w:rPr>
          <w:delText xml:space="preserve"> from the inhibitory pools</w:delText>
        </w:r>
      </w:del>
      <w:r w:rsidRPr="0060258A">
        <w:rPr>
          <w:rFonts w:ascii="Times New Roman" w:hAnsi="Times New Roman" w:cs="Times New Roman"/>
          <w:color w:val="000000" w:themeColor="text1"/>
        </w:rPr>
        <w:t>. For LDDM (</w:t>
      </w:r>
      <w:r w:rsidRPr="0060258A">
        <w:rPr>
          <w:rFonts w:ascii="Times New Roman" w:hAnsi="Times New Roman" w:cs="Times New Roman"/>
          <w:b/>
          <w:color w:val="000000" w:themeColor="text1"/>
        </w:rPr>
        <w:t>Figs. 10A-D</w:t>
      </w:r>
      <w:r w:rsidRPr="0060258A">
        <w:rPr>
          <w:rFonts w:ascii="Times New Roman" w:hAnsi="Times New Roman" w:cs="Times New Roman"/>
          <w:color w:val="000000" w:themeColor="text1"/>
        </w:rPr>
        <w:t xml:space="preserve">), we assumed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ω</m:t>
            </m:r>
          </m:e>
          <m:sub>
            <m:r>
              <w:rPr>
                <w:rFonts w:ascii="Cambria Math" w:hAnsi="Cambria Math" w:cs="Times New Roman"/>
                <w:color w:val="000000" w:themeColor="text1"/>
              </w:rPr>
              <m:t>ij</m:t>
            </m:r>
          </m:sub>
        </m:sSub>
        <m:r>
          <w:rPr>
            <w:rFonts w:ascii="Cambria Math" w:hAnsi="Cambria Math" w:cs="Times New Roman"/>
            <w:color w:val="000000" w:themeColor="text1"/>
          </w:rPr>
          <m:t>=1</m:t>
        </m:r>
      </m:oMath>
      <w:r w:rsidRPr="0060258A">
        <w:rPr>
          <w:rFonts w:ascii="Times New Roman" w:hAnsi="Times New Roman" w:cs="Times New Roman"/>
          <w:color w:val="000000" w:themeColor="text1"/>
        </w:rPr>
        <w:t xml:space="preserv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τ</m:t>
            </m:r>
          </m:e>
          <m:sub>
            <m:r>
              <w:rPr>
                <w:rFonts w:ascii="Cambria Math" w:hAnsi="Cambria Math" w:cs="Times New Roman"/>
                <w:color w:val="000000" w:themeColor="text1"/>
              </w:rPr>
              <m:t>R</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τ</m:t>
            </m:r>
          </m:e>
          <m:sub>
            <m:r>
              <w:rPr>
                <w:rFonts w:ascii="Cambria Math" w:hAnsi="Cambria Math" w:cs="Times New Roman"/>
                <w:color w:val="000000" w:themeColor="text1"/>
              </w:rPr>
              <m:t>G</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τ</m:t>
            </m:r>
          </m:e>
          <m:sub>
            <m:r>
              <w:rPr>
                <w:rFonts w:ascii="Cambria Math" w:hAnsi="Cambria Math" w:cs="Times New Roman"/>
                <w:color w:val="000000" w:themeColor="text1"/>
              </w:rPr>
              <m:t>D</m:t>
            </m:r>
          </m:sub>
        </m:sSub>
        <m:r>
          <w:rPr>
            <w:rFonts w:ascii="Cambria Math" w:hAnsi="Cambria Math" w:cs="Times New Roman"/>
            <w:color w:val="000000" w:themeColor="text1"/>
          </w:rPr>
          <m:t>=100 ms</m:t>
        </m:r>
      </m:oMath>
      <w:r w:rsidRPr="0060258A">
        <w:rPr>
          <w:rFonts w:ascii="Times New Roman" w:hAnsi="Times New Roman" w:cs="Times New Roman"/>
          <w:color w:val="000000" w:themeColor="text1"/>
        </w:rPr>
        <w:t xml:space="preserve">, input scale </w:t>
      </w:r>
      <w:r w:rsidRPr="0060258A">
        <w:rPr>
          <w:rFonts w:ascii="Times New Roman" w:hAnsi="Times New Roman" w:cs="Times New Roman"/>
          <w:i/>
          <w:color w:val="000000" w:themeColor="text1"/>
        </w:rPr>
        <w:t>S</w:t>
      </w:r>
      <w:r w:rsidRPr="0060258A">
        <w:rPr>
          <w:rFonts w:ascii="Times New Roman" w:hAnsi="Times New Roman" w:cs="Times New Roman"/>
          <w:color w:val="000000" w:themeColor="text1"/>
        </w:rPr>
        <w:t xml:space="preserve"> = 256, decision threshold = 70</w:t>
      </w:r>
      <w:ins w:id="4764" w:author="Bo Shen" w:date="2023-02-03T13:56: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 xml:space="preserve">Hz, and </w:t>
      </w:r>
      <w:r w:rsidRPr="009E2611">
        <w:rPr>
          <w:rFonts w:ascii="Times New Roman" w:hAnsi="Times New Roman" w:cs="Times New Roman"/>
          <w:i/>
          <w:iCs/>
          <w:color w:val="000000" w:themeColor="text1"/>
          <w:rPrChange w:id="4765" w:author="Bo Shen" w:date="2023-02-03T13:56:00Z">
            <w:rPr>
              <w:rFonts w:ascii="Times New Roman" w:hAnsi="Times New Roman" w:cs="Times New Roman"/>
              <w:color w:val="000000" w:themeColor="text1"/>
            </w:rPr>
          </w:rPrChange>
        </w:rPr>
        <w:t>dt</w:t>
      </w:r>
      <w:r w:rsidRPr="0060258A">
        <w:rPr>
          <w:rFonts w:ascii="Times New Roman" w:hAnsi="Times New Roman" w:cs="Times New Roman"/>
          <w:color w:val="000000" w:themeColor="text1"/>
        </w:rPr>
        <w:t xml:space="preserve"> = 1 ms. Panel </w:t>
      </w:r>
      <w:r w:rsidRPr="0060258A">
        <w:rPr>
          <w:rFonts w:ascii="Times New Roman" w:hAnsi="Times New Roman" w:cs="Times New Roman"/>
          <w:b/>
          <w:color w:val="000000" w:themeColor="text1"/>
        </w:rPr>
        <w:t>A</w:t>
      </w:r>
      <w:r w:rsidRPr="0060258A">
        <w:rPr>
          <w:rFonts w:ascii="Times New Roman" w:hAnsi="Times New Roman" w:cs="Times New Roman"/>
          <w:color w:val="000000" w:themeColor="text1"/>
        </w:rPr>
        <w:t xml:space="preserve"> illustrated the temporal dynamic of excitatory pools (</w:t>
      </w:r>
      <w:r w:rsidRPr="009E2611">
        <w:rPr>
          <w:rFonts w:ascii="Times New Roman" w:hAnsi="Times New Roman" w:cs="Times New Roman"/>
          <w:i/>
          <w:iCs/>
          <w:color w:val="000000" w:themeColor="text1"/>
          <w:rPrChange w:id="4766" w:author="Bo Shen" w:date="2023-02-03T13:57:00Z">
            <w:rPr>
              <w:rFonts w:ascii="Times New Roman" w:hAnsi="Times New Roman" w:cs="Times New Roman"/>
              <w:color w:val="000000" w:themeColor="text1"/>
            </w:rPr>
          </w:rPrChange>
        </w:rPr>
        <w:t>R</w:t>
      </w:r>
      <w:r w:rsidRPr="009E2611">
        <w:rPr>
          <w:rFonts w:ascii="Times New Roman" w:hAnsi="Times New Roman" w:cs="Times New Roman"/>
          <w:i/>
          <w:iCs/>
          <w:color w:val="000000" w:themeColor="text1"/>
          <w:vertAlign w:val="subscript"/>
          <w:rPrChange w:id="4767" w:author="Bo Shen" w:date="2023-02-03T13:57:00Z">
            <w:rPr>
              <w:rFonts w:ascii="Times New Roman" w:hAnsi="Times New Roman" w:cs="Times New Roman"/>
              <w:color w:val="000000" w:themeColor="text1"/>
            </w:rPr>
          </w:rPrChange>
        </w:rPr>
        <w:t>1</w:t>
      </w:r>
      <w:r w:rsidRPr="0060258A">
        <w:rPr>
          <w:rFonts w:ascii="Times New Roman" w:hAnsi="Times New Roman" w:cs="Times New Roman"/>
          <w:color w:val="000000" w:themeColor="text1"/>
        </w:rPr>
        <w:t xml:space="preserve"> and </w:t>
      </w:r>
      <w:r w:rsidRPr="009E2611">
        <w:rPr>
          <w:rFonts w:ascii="Times New Roman" w:hAnsi="Times New Roman" w:cs="Times New Roman"/>
          <w:i/>
          <w:iCs/>
          <w:color w:val="000000" w:themeColor="text1"/>
          <w:rPrChange w:id="4768" w:author="Bo Shen" w:date="2023-02-03T13:57:00Z">
            <w:rPr>
              <w:rFonts w:ascii="Times New Roman" w:hAnsi="Times New Roman" w:cs="Times New Roman"/>
              <w:color w:val="000000" w:themeColor="text1"/>
            </w:rPr>
          </w:rPrChange>
        </w:rPr>
        <w:t>R</w:t>
      </w:r>
      <w:r w:rsidRPr="009E2611">
        <w:rPr>
          <w:rFonts w:ascii="Times New Roman" w:hAnsi="Times New Roman" w:cs="Times New Roman"/>
          <w:i/>
          <w:iCs/>
          <w:color w:val="000000" w:themeColor="text1"/>
          <w:vertAlign w:val="subscript"/>
          <w:rPrChange w:id="4769" w:author="Bo Shen" w:date="2023-02-03T13:57:00Z">
            <w:rPr>
              <w:rFonts w:ascii="Times New Roman" w:hAnsi="Times New Roman" w:cs="Times New Roman"/>
              <w:color w:val="000000" w:themeColor="text1"/>
            </w:rPr>
          </w:rPrChange>
        </w:rPr>
        <w:t>2</w:t>
      </w:r>
      <w:r w:rsidRPr="0060258A">
        <w:rPr>
          <w:rFonts w:ascii="Times New Roman" w:hAnsi="Times New Roman" w:cs="Times New Roman"/>
          <w:color w:val="000000" w:themeColor="text1"/>
        </w:rPr>
        <w:t>) under input coherence of 25% between control (</w:t>
      </w:r>
      <w:del w:id="4770" w:author="Bo Shen" w:date="2023-02-03T13:57:00Z">
        <w:r w:rsidRPr="0060258A" w:rsidDel="009E2611">
          <w:rPr>
            <w:rFonts w:ascii="Times New Roman" w:hAnsi="Times New Roman" w:cs="Times New Roman"/>
            <w:color w:val="000000" w:themeColor="text1"/>
          </w:rPr>
          <w:delText xml:space="preserve">GABAergic </w:delText>
        </w:r>
      </w:del>
      <w:ins w:id="4771" w:author="Bo Shen" w:date="2023-02-03T13:57:00Z">
        <w:r>
          <w:rPr>
            <w:rFonts w:ascii="Times New Roman" w:hAnsi="Times New Roman" w:cs="Times New Roman"/>
            <w:color w:val="000000" w:themeColor="text1"/>
          </w:rPr>
          <w:t>inhibitory connection</w:t>
        </w:r>
        <w:r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 xml:space="preserve">weight = 1.0) and </w:t>
      </w:r>
      <w:del w:id="4772" w:author="Bo Shen" w:date="2023-03-07T12:42:00Z">
        <w:r w:rsidRPr="0060258A" w:rsidDel="0050232C">
          <w:rPr>
            <w:rFonts w:ascii="Times New Roman" w:hAnsi="Times New Roman" w:cs="Times New Roman"/>
            <w:color w:val="000000" w:themeColor="text1"/>
          </w:rPr>
          <w:delText xml:space="preserve">agonist </w:delText>
        </w:r>
      </w:del>
      <w:ins w:id="4773" w:author="Bo Shen" w:date="2023-03-07T12:42:00Z">
        <w:r>
          <w:rPr>
            <w:rFonts w:ascii="Times New Roman" w:hAnsi="Times New Roman" w:cs="Times New Roman"/>
            <w:color w:val="000000" w:themeColor="text1"/>
          </w:rPr>
          <w:t>potentiation</w:t>
        </w:r>
        <w:r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w:t>
      </w:r>
      <w:del w:id="4774" w:author="Bo Shen" w:date="2023-02-03T13:57:00Z">
        <w:r w:rsidRPr="0060258A" w:rsidDel="009E2611">
          <w:rPr>
            <w:rFonts w:ascii="Times New Roman" w:hAnsi="Times New Roman" w:cs="Times New Roman"/>
            <w:color w:val="000000" w:themeColor="text1"/>
          </w:rPr>
          <w:delText xml:space="preserve">GABAergic </w:delText>
        </w:r>
      </w:del>
      <w:ins w:id="4775" w:author="Bo Shen" w:date="2023-02-03T13:57:00Z">
        <w:r>
          <w:rPr>
            <w:rFonts w:ascii="Times New Roman" w:hAnsi="Times New Roman" w:cs="Times New Roman"/>
            <w:color w:val="000000" w:themeColor="text1"/>
          </w:rPr>
          <w:t xml:space="preserve">inhibitory connection </w:t>
        </w:r>
      </w:ins>
      <w:r w:rsidRPr="0060258A">
        <w:rPr>
          <w:rFonts w:ascii="Times New Roman" w:hAnsi="Times New Roman" w:cs="Times New Roman"/>
          <w:color w:val="000000" w:themeColor="text1"/>
        </w:rPr>
        <w:t xml:space="preserve">weight = 3.8) conditions (other parameters used were </w:t>
      </w:r>
      <m:oMath>
        <m:r>
          <w:rPr>
            <w:rFonts w:ascii="Cambria Math" w:hAnsi="Cambria Math" w:cs="Times New Roman"/>
            <w:color w:val="000000" w:themeColor="text1"/>
          </w:rPr>
          <m:t>α=5</m:t>
        </m:r>
      </m:oMath>
      <w:r w:rsidRPr="0060258A">
        <w:rPr>
          <w:rFonts w:ascii="Times New Roman" w:hAnsi="Times New Roman" w:cs="Times New Roman"/>
          <w:color w:val="000000" w:themeColor="text1"/>
        </w:rPr>
        <w:t>,</w:t>
      </w:r>
      <w:ins w:id="4776" w:author="Bo Shen" w:date="2023-03-03T18:23:00Z">
        <w:r>
          <w:rPr>
            <w:rFonts w:ascii="Times New Roman" w:hAnsi="Times New Roman" w:cs="Times New Roman"/>
            <w:color w:val="000000" w:themeColor="text1"/>
          </w:rPr>
          <w:t xml:space="preserve"> </w:t>
        </w:r>
      </w:ins>
      <m:oMath>
        <m:sSub>
          <m:sSubPr>
            <m:ctrlPr>
              <w:ins w:id="4777" w:author="Bo Shen" w:date="2023-03-03T18:23:00Z">
                <w:rPr>
                  <w:rFonts w:ascii="Cambria Math" w:hAnsi="Cambria Math" w:cs="Times New Roman"/>
                  <w:i/>
                  <w:color w:val="000000" w:themeColor="text1"/>
                </w:rPr>
              </w:ins>
            </m:ctrlPr>
          </m:sSubPr>
          <m:e>
            <m:r>
              <w:ins w:id="4778" w:author="Bo Shen" w:date="2023-03-03T18:23:00Z">
                <w:rPr>
                  <w:rFonts w:ascii="Cambria Math" w:hAnsi="Cambria Math" w:cs="Times New Roman"/>
                  <w:color w:val="000000" w:themeColor="text1"/>
                </w:rPr>
                <m:t>B</m:t>
              </w:ins>
            </m:r>
          </m:e>
          <m:sub>
            <m:r>
              <w:ins w:id="4779" w:author="Bo Shen" w:date="2023-03-03T18:23:00Z">
                <w:rPr>
                  <w:rFonts w:ascii="Cambria Math" w:hAnsi="Cambria Math" w:cs="Times New Roman"/>
                  <w:color w:val="000000" w:themeColor="text1"/>
                </w:rPr>
                <m:t>R</m:t>
              </w:ins>
            </m:r>
          </m:sub>
        </m:sSub>
        <m:r>
          <w:ins w:id="4780" w:author="Bo Shen" w:date="2023-03-03T18:23:00Z">
            <w:rPr>
              <w:rFonts w:ascii="Cambria Math" w:hAnsi="Cambria Math" w:cs="Times New Roman"/>
              <w:color w:val="000000" w:themeColor="text1"/>
            </w:rPr>
            <m:t>=0</m:t>
          </w:ins>
        </m:r>
      </m:oMath>
      <w:ins w:id="4781" w:author="Bo Shen" w:date="2023-03-03T18:23:00Z">
        <w:r>
          <w:rPr>
            <w:rFonts w:ascii="Times New Roman" w:hAnsi="Times New Roman" w:cs="Times New Roman"/>
            <w:color w:val="000000" w:themeColor="text1"/>
          </w:rPr>
          <w:t>,</w:t>
        </w:r>
      </w:ins>
      <w:ins w:id="4782" w:author="Bo Shen" w:date="2023-02-03T13:57:00Z">
        <w:r>
          <w:rPr>
            <w:rFonts w:ascii="Times New Roman" w:hAnsi="Times New Roman" w:cs="Times New Roman"/>
            <w:color w:val="000000" w:themeColor="text1"/>
          </w:rPr>
          <w:t xml:space="preserve"> </w:t>
        </w:r>
      </w:ins>
      <m:oMath>
        <m:sSub>
          <m:sSubPr>
            <m:ctrlPr>
              <w:ins w:id="4783" w:author="Bo Shen" w:date="2023-03-03T18:23:00Z">
                <w:rPr>
                  <w:rFonts w:ascii="Cambria Math" w:hAnsi="Cambria Math" w:cs="Times New Roman"/>
                  <w:i/>
                  <w:color w:val="000000" w:themeColor="text1"/>
                </w:rPr>
              </w:ins>
            </m:ctrlPr>
          </m:sSubPr>
          <m:e>
            <m:r>
              <w:ins w:id="4784" w:author="Bo Shen" w:date="2023-03-03T18:23:00Z">
                <w:rPr>
                  <w:rFonts w:ascii="Cambria Math" w:hAnsi="Cambria Math" w:cs="Times New Roman"/>
                  <w:color w:val="000000" w:themeColor="text1"/>
                </w:rPr>
                <m:t>B</m:t>
              </w:ins>
            </m:r>
          </m:e>
          <m:sub>
            <m:r>
              <w:ins w:id="4785" w:author="Bo Shen" w:date="2023-03-03T18:23:00Z">
                <w:rPr>
                  <w:rFonts w:ascii="Cambria Math" w:hAnsi="Cambria Math" w:cs="Times New Roman"/>
                  <w:color w:val="000000" w:themeColor="text1"/>
                </w:rPr>
                <m:t>G</m:t>
              </w:ins>
            </m:r>
          </m:sub>
        </m:sSub>
      </m:oMath>
      <w:ins w:id="4786" w:author="Bo Shen" w:date="2023-02-03T13:57:00Z">
        <w:r>
          <w:rPr>
            <w:rFonts w:ascii="Times New Roman" w:hAnsi="Times New Roman" w:cs="Times New Roman"/>
            <w:color w:val="000000" w:themeColor="text1"/>
          </w:rPr>
          <w:t xml:space="preserve"> = 0, </w:t>
        </w:r>
      </w:ins>
      <w:r w:rsidRPr="0060258A">
        <w:rPr>
          <w:rFonts w:ascii="Times New Roman" w:hAnsi="Times New Roman" w:cs="Times New Roman"/>
          <w:color w:val="000000" w:themeColor="text1"/>
        </w:rPr>
        <w:t xml:space="preserve"> </w:t>
      </w:r>
      <m:oMath>
        <m:r>
          <w:rPr>
            <w:rFonts w:ascii="Cambria Math" w:hAnsi="Cambria Math" w:cs="Times New Roman"/>
            <w:color w:val="000000" w:themeColor="text1"/>
          </w:rPr>
          <m:t>β=1.4</m:t>
        </m:r>
      </m:oMath>
      <w:r w:rsidRPr="0060258A">
        <w:rPr>
          <w:rFonts w:ascii="Times New Roman" w:hAnsi="Times New Roman" w:cs="Times New Roman"/>
          <w:color w:val="000000" w:themeColor="text1"/>
        </w:rPr>
        <w:t>,</w:t>
      </w:r>
      <w:ins w:id="4787" w:author="Bo Shen" w:date="2023-03-03T18:23:00Z">
        <w:r>
          <w:rPr>
            <w:rFonts w:ascii="Times New Roman" w:hAnsi="Times New Roman" w:cs="Times New Roman"/>
            <w:color w:val="000000" w:themeColor="text1"/>
          </w:rPr>
          <w:t xml:space="preserve"> and</w:t>
        </w:r>
      </w:ins>
      <w:r w:rsidRPr="0060258A">
        <w:rPr>
          <w:rFonts w:ascii="Times New Roman" w:hAnsi="Times New Roman" w:cs="Times New Roman"/>
          <w:color w:val="000000" w:themeColor="text1"/>
        </w:rPr>
        <w:t xml:space="preserve"> </w:t>
      </w:r>
      <m:oMath>
        <m:r>
          <w:rPr>
            <w:rFonts w:ascii="Cambria Math" w:hAnsi="Cambria Math" w:cs="Times New Roman"/>
            <w:color w:val="000000" w:themeColor="text1"/>
          </w:rPr>
          <m:t>σ=0</m:t>
        </m:r>
      </m:oMath>
      <w:r w:rsidRPr="0060258A">
        <w:rPr>
          <w:rFonts w:ascii="Times New Roman" w:hAnsi="Times New Roman" w:cs="Times New Roman"/>
          <w:color w:val="000000" w:themeColor="text1"/>
        </w:rPr>
        <w:t xml:space="preserve">). Panel </w:t>
      </w:r>
      <w:r w:rsidRPr="0060258A">
        <w:rPr>
          <w:rFonts w:ascii="Times New Roman" w:hAnsi="Times New Roman" w:cs="Times New Roman"/>
          <w:b/>
          <w:color w:val="000000" w:themeColor="text1"/>
        </w:rPr>
        <w:t>B</w:t>
      </w:r>
      <w:r w:rsidRPr="0060258A">
        <w:rPr>
          <w:rFonts w:ascii="Times New Roman" w:hAnsi="Times New Roman" w:cs="Times New Roman"/>
          <w:color w:val="000000" w:themeColor="text1"/>
        </w:rPr>
        <w:t xml:space="preserve"> examined the predicted RT and choice accuracy over different input coherences (c’ = [0, 3.2, 6.4, 12.8, 25.6, 51.2] %) and levels of </w:t>
      </w:r>
      <w:del w:id="4788" w:author="Bo Shen" w:date="2023-02-03T13:58:00Z">
        <w:r w:rsidRPr="0060258A" w:rsidDel="009E2611">
          <w:rPr>
            <w:rFonts w:ascii="Times New Roman" w:hAnsi="Times New Roman" w:cs="Times New Roman"/>
            <w:color w:val="000000" w:themeColor="text1"/>
          </w:rPr>
          <w:delText xml:space="preserve">GABAergic </w:delText>
        </w:r>
      </w:del>
      <w:ins w:id="4789" w:author="Bo Shen" w:date="2023-02-03T13:58:00Z">
        <w:r>
          <w:rPr>
            <w:rFonts w:ascii="Times New Roman" w:hAnsi="Times New Roman" w:cs="Times New Roman"/>
            <w:color w:val="000000" w:themeColor="text1"/>
          </w:rPr>
          <w:t>inhibitory weights</w:t>
        </w:r>
        <w:r w:rsidRPr="0060258A">
          <w:rPr>
            <w:rFonts w:ascii="Times New Roman" w:hAnsi="Times New Roman" w:cs="Times New Roman"/>
            <w:color w:val="000000" w:themeColor="text1"/>
          </w:rPr>
          <w:t xml:space="preserve"> </w:t>
        </w:r>
      </w:ins>
      <w:del w:id="4790" w:author="Bo Shen" w:date="2023-02-03T13:58:00Z">
        <w:r w:rsidRPr="0060258A" w:rsidDel="009E2611">
          <w:rPr>
            <w:rFonts w:ascii="Times New Roman" w:hAnsi="Times New Roman" w:cs="Times New Roman"/>
            <w:color w:val="000000" w:themeColor="text1"/>
          </w:rPr>
          <w:delText xml:space="preserve">activities </w:delText>
        </w:r>
      </w:del>
      <w:r w:rsidRPr="0060258A">
        <w:rPr>
          <w:rFonts w:ascii="Times New Roman" w:hAnsi="Times New Roman" w:cs="Times New Roman"/>
          <w:color w:val="000000" w:themeColor="text1"/>
        </w:rPr>
        <w:t>(from 1 (control) to 4 (enhanced)) (</w:t>
      </w:r>
      <m:oMath>
        <m:r>
          <w:rPr>
            <w:rFonts w:ascii="Cambria Math" w:hAnsi="Cambria Math" w:cs="Times New Roman"/>
            <w:color w:val="000000" w:themeColor="text1"/>
          </w:rPr>
          <m:t>α=10</m:t>
        </m:r>
      </m:oMath>
      <w:r w:rsidRPr="0060258A">
        <w:rPr>
          <w:rFonts w:ascii="Times New Roman" w:hAnsi="Times New Roman" w:cs="Times New Roman"/>
          <w:color w:val="000000" w:themeColor="text1"/>
        </w:rPr>
        <w:t>,</w:t>
      </w:r>
      <w:ins w:id="4791" w:author="Bo Shen" w:date="2023-03-03T18:24:00Z">
        <w:r>
          <w:rPr>
            <w:rFonts w:ascii="Times New Roman" w:hAnsi="Times New Roman" w:cs="Times New Roman"/>
            <w:color w:val="000000" w:themeColor="text1"/>
          </w:rPr>
          <w:t xml:space="preserve"> </w:t>
        </w:r>
      </w:ins>
      <m:oMath>
        <m:sSub>
          <m:sSubPr>
            <m:ctrlPr>
              <w:ins w:id="4792" w:author="Bo Shen" w:date="2023-03-03T18:24:00Z">
                <w:rPr>
                  <w:rFonts w:ascii="Cambria Math" w:hAnsi="Cambria Math" w:cs="Times New Roman"/>
                  <w:i/>
                  <w:color w:val="000000" w:themeColor="text1"/>
                </w:rPr>
              </w:ins>
            </m:ctrlPr>
          </m:sSubPr>
          <m:e>
            <m:r>
              <w:ins w:id="4793" w:author="Bo Shen" w:date="2023-03-03T18:24:00Z">
                <w:rPr>
                  <w:rFonts w:ascii="Cambria Math" w:hAnsi="Cambria Math" w:cs="Times New Roman"/>
                  <w:color w:val="000000" w:themeColor="text1"/>
                </w:rPr>
                <m:t>B</m:t>
              </w:ins>
            </m:r>
          </m:e>
          <m:sub>
            <m:r>
              <w:ins w:id="4794" w:author="Bo Shen" w:date="2023-03-03T18:24:00Z">
                <w:rPr>
                  <w:rFonts w:ascii="Cambria Math" w:hAnsi="Cambria Math" w:cs="Times New Roman"/>
                  <w:color w:val="000000" w:themeColor="text1"/>
                </w:rPr>
                <m:t>R</m:t>
              </w:ins>
            </m:r>
          </m:sub>
        </m:sSub>
        <m:r>
          <w:ins w:id="4795" w:author="Bo Shen" w:date="2023-03-03T18:24:00Z">
            <w:rPr>
              <w:rFonts w:ascii="Cambria Math" w:hAnsi="Cambria Math" w:cs="Times New Roman"/>
              <w:color w:val="000000" w:themeColor="text1"/>
            </w:rPr>
            <m:t>=0</m:t>
          </w:ins>
        </m:r>
      </m:oMath>
      <w:ins w:id="4796" w:author="Bo Shen" w:date="2023-03-03T18:24:00Z">
        <w:r>
          <w:rPr>
            <w:rFonts w:ascii="Times New Roman" w:hAnsi="Times New Roman" w:cs="Times New Roman"/>
            <w:color w:val="000000" w:themeColor="text1"/>
          </w:rPr>
          <w:t>,</w:t>
        </w:r>
      </w:ins>
      <w:r w:rsidRPr="0060258A">
        <w:rPr>
          <w:rFonts w:ascii="Times New Roman" w:hAnsi="Times New Roman" w:cs="Times New Roman"/>
          <w:color w:val="000000" w:themeColor="text1"/>
        </w:rPr>
        <w:t xml:space="preserve"> </w:t>
      </w:r>
      <m:oMath>
        <m:sSub>
          <m:sSubPr>
            <m:ctrlPr>
              <w:ins w:id="4797" w:author="Bo Shen" w:date="2023-03-03T18:24:00Z">
                <w:rPr>
                  <w:rFonts w:ascii="Cambria Math" w:hAnsi="Cambria Math" w:cs="Times New Roman"/>
                  <w:i/>
                  <w:color w:val="000000" w:themeColor="text1"/>
                </w:rPr>
              </w:ins>
            </m:ctrlPr>
          </m:sSubPr>
          <m:e>
            <m:r>
              <w:ins w:id="4798" w:author="Bo Shen" w:date="2023-03-03T18:24:00Z">
                <w:rPr>
                  <w:rFonts w:ascii="Cambria Math" w:hAnsi="Cambria Math" w:cs="Times New Roman"/>
                  <w:color w:val="000000" w:themeColor="text1"/>
                </w:rPr>
                <m:t>B</m:t>
              </w:ins>
            </m:r>
          </m:e>
          <m:sub>
            <m:r>
              <w:ins w:id="4799" w:author="Bo Shen" w:date="2023-03-03T18:24:00Z">
                <w:rPr>
                  <w:rFonts w:ascii="Cambria Math" w:hAnsi="Cambria Math" w:cs="Times New Roman"/>
                  <w:color w:val="000000" w:themeColor="text1"/>
                </w:rPr>
                <m:t>G</m:t>
              </w:ins>
            </m:r>
          </m:sub>
        </m:sSub>
      </m:oMath>
      <w:ins w:id="4800" w:author="Bo Shen" w:date="2023-02-03T13:58:00Z">
        <w:r>
          <w:rPr>
            <w:rFonts w:ascii="Times New Roman" w:hAnsi="Times New Roman" w:cs="Times New Roman"/>
            <w:color w:val="000000" w:themeColor="text1"/>
          </w:rPr>
          <w:t xml:space="preserve"> = 0, </w:t>
        </w:r>
        <w:r w:rsidRPr="0060258A">
          <w:rPr>
            <w:rFonts w:ascii="Times New Roman" w:hAnsi="Times New Roman" w:cs="Times New Roman"/>
            <w:color w:val="000000" w:themeColor="text1"/>
          </w:rPr>
          <w:t xml:space="preserve"> </w:t>
        </w:r>
      </w:ins>
      <m:oMath>
        <m:r>
          <w:rPr>
            <w:rFonts w:ascii="Cambria Math" w:hAnsi="Cambria Math" w:cs="Times New Roman"/>
            <w:color w:val="000000" w:themeColor="text1"/>
          </w:rPr>
          <m:t>β=1.1</m:t>
        </m:r>
      </m:oMath>
      <w:r w:rsidRPr="0060258A">
        <w:rPr>
          <w:rFonts w:ascii="Times New Roman" w:hAnsi="Times New Roman" w:cs="Times New Roman"/>
          <w:color w:val="000000" w:themeColor="text1"/>
        </w:rPr>
        <w:t xml:space="preserve">, </w:t>
      </w:r>
      <m:oMath>
        <m:r>
          <w:rPr>
            <w:rFonts w:ascii="Cambria Math" w:hAnsi="Cambria Math" w:cs="Times New Roman"/>
            <w:color w:val="000000" w:themeColor="text1"/>
          </w:rPr>
          <m:t>σ=2</m:t>
        </m:r>
      </m:oMath>
      <w:r w:rsidRPr="0060258A">
        <w:rPr>
          <w:rFonts w:ascii="Times New Roman" w:hAnsi="Times New Roman" w:cs="Times New Roman"/>
          <w:color w:val="000000" w:themeColor="text1"/>
        </w:rPr>
        <w:t xml:space="preserve">, and 10000 repetitions). Panel </w:t>
      </w:r>
      <w:r w:rsidRPr="0060258A">
        <w:rPr>
          <w:rFonts w:ascii="Times New Roman" w:hAnsi="Times New Roman" w:cs="Times New Roman"/>
          <w:b/>
          <w:color w:val="000000" w:themeColor="text1"/>
        </w:rPr>
        <w:t>C</w:t>
      </w:r>
      <w:r w:rsidRPr="0060258A">
        <w:rPr>
          <w:rFonts w:ascii="Times New Roman" w:hAnsi="Times New Roman" w:cs="Times New Roman"/>
          <w:color w:val="000000" w:themeColor="text1"/>
        </w:rPr>
        <w:t xml:space="preserve"> showed the chromomeric and psychometric curves </w:t>
      </w:r>
      <w:ins w:id="4801" w:author="Bo Shen" w:date="2023-02-03T13:59:00Z">
        <w:r>
          <w:rPr>
            <w:rFonts w:ascii="Times New Roman" w:hAnsi="Times New Roman" w:cs="Times New Roman"/>
            <w:color w:val="000000" w:themeColor="text1"/>
          </w:rPr>
          <w:t xml:space="preserve">over </w:t>
        </w:r>
      </w:ins>
      <w:del w:id="4802" w:author="Bo Shen" w:date="2023-02-03T13:59:00Z">
        <w:r w:rsidRPr="0060258A" w:rsidDel="004B10C8">
          <w:rPr>
            <w:rFonts w:ascii="Times New Roman" w:hAnsi="Times New Roman" w:cs="Times New Roman"/>
            <w:color w:val="000000" w:themeColor="text1"/>
          </w:rPr>
          <w:delText xml:space="preserve">continuous </w:delText>
        </w:r>
      </w:del>
      <w:ins w:id="4803" w:author="Bo Shen" w:date="2023-02-03T13:59:00Z">
        <w:r>
          <w:rPr>
            <w:rFonts w:ascii="Times New Roman" w:hAnsi="Times New Roman" w:cs="Times New Roman"/>
            <w:color w:val="000000" w:themeColor="text1"/>
          </w:rPr>
          <w:t>a number of</w:t>
        </w:r>
        <w:r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input coherences (1</w:t>
      </w:r>
      <w:proofErr w:type="gramStart"/>
      <w:r w:rsidRPr="0060258A">
        <w:rPr>
          <w:rFonts w:ascii="Times New Roman" w:hAnsi="Times New Roman" w:cs="Times New Roman"/>
          <w:color w:val="000000" w:themeColor="text1"/>
        </w:rPr>
        <w:t>%  –</w:t>
      </w:r>
      <w:proofErr w:type="gramEnd"/>
      <w:r w:rsidRPr="0060258A">
        <w:rPr>
          <w:rFonts w:ascii="Times New Roman" w:hAnsi="Times New Roman" w:cs="Times New Roman"/>
          <w:color w:val="000000" w:themeColor="text1"/>
        </w:rPr>
        <w:t xml:space="preserve"> 100%) under the </w:t>
      </w:r>
      <w:r w:rsidRPr="0060258A">
        <w:rPr>
          <w:rFonts w:ascii="Times New Roman" w:hAnsi="Times New Roman" w:cs="Times New Roman" w:hint="eastAsia"/>
          <w:color w:val="000000" w:themeColor="text1"/>
        </w:rPr>
        <w:t>section</w:t>
      </w:r>
      <w:r w:rsidRPr="0060258A">
        <w:rPr>
          <w:rFonts w:ascii="Times New Roman" w:hAnsi="Times New Roman" w:cs="Times New Roman"/>
          <w:color w:val="000000" w:themeColor="text1"/>
        </w:rPr>
        <w:t xml:space="preserve"> between control</w:t>
      </w:r>
      <w:del w:id="4804" w:author="Bo Shen" w:date="2023-02-03T13:59:00Z">
        <w:r w:rsidRPr="0060258A" w:rsidDel="004B10C8">
          <w:rPr>
            <w:rFonts w:ascii="Times New Roman" w:hAnsi="Times New Roman" w:cs="Times New Roman"/>
            <w:color w:val="000000" w:themeColor="text1"/>
          </w:rPr>
          <w:delText xml:space="preserve"> (GABAergic weight = 1.0)</w:delText>
        </w:r>
      </w:del>
      <w:r w:rsidRPr="0060258A">
        <w:rPr>
          <w:rFonts w:ascii="Times New Roman" w:hAnsi="Times New Roman" w:cs="Times New Roman"/>
          <w:color w:val="000000" w:themeColor="text1"/>
        </w:rPr>
        <w:t xml:space="preserve"> and </w:t>
      </w:r>
      <w:del w:id="4805" w:author="Bo Shen" w:date="2023-03-07T12:43:00Z">
        <w:r w:rsidRPr="0060258A" w:rsidDel="0050232C">
          <w:rPr>
            <w:rFonts w:ascii="Times New Roman" w:hAnsi="Times New Roman" w:cs="Times New Roman"/>
            <w:color w:val="000000" w:themeColor="text1"/>
          </w:rPr>
          <w:delText>GABAergic agonist</w:delText>
        </w:r>
      </w:del>
      <w:ins w:id="4806" w:author="Bo Shen" w:date="2023-03-07T12:43:00Z">
        <w:r>
          <w:rPr>
            <w:rFonts w:ascii="Times New Roman" w:hAnsi="Times New Roman" w:cs="Times New Roman"/>
            <w:color w:val="000000" w:themeColor="text1"/>
          </w:rPr>
          <w:t>inhibitory potentiation</w:t>
        </w:r>
      </w:ins>
      <w:r w:rsidRPr="0060258A">
        <w:rPr>
          <w:rFonts w:ascii="Times New Roman" w:hAnsi="Times New Roman" w:cs="Times New Roman"/>
          <w:color w:val="000000" w:themeColor="text1"/>
        </w:rPr>
        <w:t xml:space="preserve"> (</w:t>
      </w:r>
      <w:ins w:id="4807" w:author="Bo Shen" w:date="2023-02-03T14:00:00Z">
        <w:r>
          <w:rPr>
            <w:rFonts w:ascii="Times New Roman" w:hAnsi="Times New Roman" w:cs="Times New Roman"/>
            <w:color w:val="000000" w:themeColor="text1"/>
          </w:rPr>
          <w:t>inhibitory connection</w:t>
        </w:r>
        <w:r w:rsidRPr="0060258A" w:rsidDel="004B10C8">
          <w:rPr>
            <w:rFonts w:ascii="Times New Roman" w:hAnsi="Times New Roman" w:cs="Times New Roman"/>
            <w:color w:val="000000" w:themeColor="text1"/>
          </w:rPr>
          <w:t xml:space="preserve"> </w:t>
        </w:r>
      </w:ins>
      <w:del w:id="4808" w:author="Bo Shen" w:date="2023-02-03T14:00:00Z">
        <w:r w:rsidRPr="0060258A" w:rsidDel="004B10C8">
          <w:rPr>
            <w:rFonts w:ascii="Times New Roman" w:hAnsi="Times New Roman" w:cs="Times New Roman"/>
            <w:color w:val="000000" w:themeColor="text1"/>
          </w:rPr>
          <w:delText xml:space="preserve">GABAergic </w:delText>
        </w:r>
      </w:del>
      <w:r w:rsidRPr="0060258A">
        <w:rPr>
          <w:rFonts w:ascii="Times New Roman" w:hAnsi="Times New Roman" w:cs="Times New Roman"/>
          <w:color w:val="000000" w:themeColor="text1"/>
        </w:rPr>
        <w:t xml:space="preserve">weight = 1.8). Panel </w:t>
      </w:r>
      <w:r w:rsidRPr="0060258A">
        <w:rPr>
          <w:rFonts w:ascii="Times New Roman" w:hAnsi="Times New Roman" w:cs="Times New Roman"/>
          <w:b/>
          <w:color w:val="000000" w:themeColor="text1"/>
        </w:rPr>
        <w:t>D</w:t>
      </w:r>
      <w:r w:rsidRPr="0060258A">
        <w:rPr>
          <w:rFonts w:ascii="Times New Roman" w:hAnsi="Times New Roman" w:cs="Times New Roman"/>
          <w:color w:val="000000" w:themeColor="text1"/>
        </w:rPr>
        <w:t xml:space="preserve"> scanned the full parameter space of </w:t>
      </w:r>
      <m:oMath>
        <m:r>
          <w:rPr>
            <w:rFonts w:ascii="Cambria Math" w:hAnsi="Cambria Math" w:cs="Times New Roman"/>
            <w:color w:val="000000" w:themeColor="text1"/>
          </w:rPr>
          <m:t>α</m:t>
        </m:r>
      </m:oMath>
      <w:r w:rsidRPr="0060258A">
        <w:rPr>
          <w:rFonts w:ascii="Times New Roman" w:hAnsi="Times New Roman" w:cs="Times New Roman"/>
          <w:color w:val="000000" w:themeColor="text1"/>
        </w:rPr>
        <w:t xml:space="preserve"> and </w:t>
      </w:r>
      <m:oMath>
        <m:r>
          <w:rPr>
            <w:rFonts w:ascii="Cambria Math" w:hAnsi="Cambria Math" w:cs="Times New Roman"/>
            <w:color w:val="000000" w:themeColor="text1"/>
          </w:rPr>
          <m:t>β</m:t>
        </m:r>
      </m:oMath>
      <w:r w:rsidRPr="0060258A">
        <w:rPr>
          <w:rFonts w:ascii="Times New Roman" w:hAnsi="Times New Roman" w:cs="Times New Roman"/>
          <w:color w:val="000000" w:themeColor="text1"/>
        </w:rPr>
        <w:t xml:space="preserve"> between the contrast of control </w:t>
      </w:r>
      <w:del w:id="4809" w:author="Bo Shen" w:date="2023-02-03T14:00:00Z">
        <w:r w:rsidRPr="0060258A" w:rsidDel="004B10C8">
          <w:rPr>
            <w:rFonts w:ascii="Times New Roman" w:hAnsi="Times New Roman" w:cs="Times New Roman"/>
            <w:color w:val="000000" w:themeColor="text1"/>
          </w:rPr>
          <w:delText xml:space="preserve">(GABAergic weight = 1.0) </w:delText>
        </w:r>
      </w:del>
      <w:r w:rsidRPr="0060258A">
        <w:rPr>
          <w:rFonts w:ascii="Times New Roman" w:hAnsi="Times New Roman" w:cs="Times New Roman"/>
          <w:color w:val="000000" w:themeColor="text1"/>
        </w:rPr>
        <w:t xml:space="preserve">and </w:t>
      </w:r>
      <w:ins w:id="4810" w:author="Bo Shen" w:date="2023-03-07T12:43:00Z">
        <w:r>
          <w:rPr>
            <w:rFonts w:ascii="Times New Roman" w:hAnsi="Times New Roman" w:cs="Times New Roman"/>
            <w:color w:val="000000" w:themeColor="text1"/>
          </w:rPr>
          <w:t>inhibitory potentiation</w:t>
        </w:r>
      </w:ins>
      <w:del w:id="4811" w:author="Bo Shen" w:date="2023-03-07T12:43:00Z">
        <w:r w:rsidRPr="0060258A" w:rsidDel="0050232C">
          <w:rPr>
            <w:rFonts w:ascii="Times New Roman" w:hAnsi="Times New Roman" w:cs="Times New Roman"/>
            <w:color w:val="000000" w:themeColor="text1"/>
          </w:rPr>
          <w:delText>GABAergic agonist</w:delText>
        </w:r>
      </w:del>
      <w:r w:rsidRPr="0060258A">
        <w:rPr>
          <w:rFonts w:ascii="Times New Roman" w:hAnsi="Times New Roman" w:cs="Times New Roman"/>
          <w:color w:val="000000" w:themeColor="text1"/>
        </w:rPr>
        <w:t xml:space="preserve"> (</w:t>
      </w:r>
      <w:ins w:id="4812" w:author="Bo Shen" w:date="2023-02-03T14:00:00Z">
        <w:r>
          <w:rPr>
            <w:rFonts w:ascii="Times New Roman" w:hAnsi="Times New Roman" w:cs="Times New Roman"/>
            <w:color w:val="000000" w:themeColor="text1"/>
          </w:rPr>
          <w:t>inhibitory connection</w:t>
        </w:r>
        <w:r w:rsidRPr="0060258A" w:rsidDel="004B10C8">
          <w:rPr>
            <w:rFonts w:ascii="Times New Roman" w:hAnsi="Times New Roman" w:cs="Times New Roman"/>
            <w:color w:val="000000" w:themeColor="text1"/>
          </w:rPr>
          <w:t xml:space="preserve"> </w:t>
        </w:r>
      </w:ins>
      <w:del w:id="4813" w:author="Bo Shen" w:date="2023-02-03T14:00:00Z">
        <w:r w:rsidRPr="0060258A" w:rsidDel="004B10C8">
          <w:rPr>
            <w:rFonts w:ascii="Times New Roman" w:hAnsi="Times New Roman" w:cs="Times New Roman"/>
            <w:color w:val="000000" w:themeColor="text1"/>
          </w:rPr>
          <w:lastRenderedPageBreak/>
          <w:delText xml:space="preserve">GABAergic </w:delText>
        </w:r>
      </w:del>
      <w:r w:rsidRPr="0060258A">
        <w:rPr>
          <w:rFonts w:ascii="Times New Roman" w:hAnsi="Times New Roman" w:cs="Times New Roman"/>
          <w:color w:val="000000" w:themeColor="text1"/>
        </w:rPr>
        <w:t>weight = 1.8) (c’ = 3.2%,</w:t>
      </w:r>
      <w:ins w:id="4814" w:author="Bo Shen" w:date="2023-03-03T18:24:00Z">
        <w:r>
          <w:rPr>
            <w:rFonts w:ascii="Times New Roman" w:hAnsi="Times New Roman" w:cs="Times New Roman"/>
            <w:color w:val="000000" w:themeColor="text1"/>
          </w:rPr>
          <w:t xml:space="preserve"> </w:t>
        </w:r>
      </w:ins>
      <m:oMath>
        <m:sSub>
          <m:sSubPr>
            <m:ctrlPr>
              <w:ins w:id="4815" w:author="Bo Shen" w:date="2023-03-03T18:24:00Z">
                <w:rPr>
                  <w:rFonts w:ascii="Cambria Math" w:hAnsi="Cambria Math" w:cs="Times New Roman"/>
                  <w:i/>
                  <w:color w:val="000000" w:themeColor="text1"/>
                </w:rPr>
              </w:ins>
            </m:ctrlPr>
          </m:sSubPr>
          <m:e>
            <m:r>
              <w:ins w:id="4816" w:author="Bo Shen" w:date="2023-03-03T18:24:00Z">
                <w:rPr>
                  <w:rFonts w:ascii="Cambria Math" w:hAnsi="Cambria Math" w:cs="Times New Roman"/>
                  <w:color w:val="000000" w:themeColor="text1"/>
                </w:rPr>
                <m:t>B</m:t>
              </w:ins>
            </m:r>
          </m:e>
          <m:sub>
            <m:r>
              <w:ins w:id="4817" w:author="Bo Shen" w:date="2023-03-03T18:24:00Z">
                <w:rPr>
                  <w:rFonts w:ascii="Cambria Math" w:hAnsi="Cambria Math" w:cs="Times New Roman"/>
                  <w:color w:val="000000" w:themeColor="text1"/>
                </w:rPr>
                <m:t>R</m:t>
              </w:ins>
            </m:r>
          </m:sub>
        </m:sSub>
        <m:r>
          <w:ins w:id="4818" w:author="Bo Shen" w:date="2023-03-03T18:24:00Z">
            <w:rPr>
              <w:rFonts w:ascii="Cambria Math" w:hAnsi="Cambria Math" w:cs="Times New Roman"/>
              <w:color w:val="000000" w:themeColor="text1"/>
            </w:rPr>
            <m:t>=0</m:t>
          </w:ins>
        </m:r>
      </m:oMath>
      <w:ins w:id="4819" w:author="Bo Shen" w:date="2023-03-03T18:24:00Z">
        <w:r>
          <w:rPr>
            <w:rFonts w:ascii="Times New Roman" w:hAnsi="Times New Roman" w:cs="Times New Roman"/>
            <w:color w:val="000000" w:themeColor="text1"/>
          </w:rPr>
          <w:t>,</w:t>
        </w:r>
      </w:ins>
      <w:ins w:id="4820" w:author="Bo Shen" w:date="2023-02-03T14:00:00Z">
        <w:r>
          <w:rPr>
            <w:rFonts w:ascii="Times New Roman" w:hAnsi="Times New Roman" w:cs="Times New Roman"/>
            <w:color w:val="000000" w:themeColor="text1"/>
          </w:rPr>
          <w:t xml:space="preserve"> </w:t>
        </w:r>
      </w:ins>
      <m:oMath>
        <m:sSub>
          <m:sSubPr>
            <m:ctrlPr>
              <w:ins w:id="4821" w:author="Bo Shen" w:date="2023-03-03T18:24:00Z">
                <w:rPr>
                  <w:rFonts w:ascii="Cambria Math" w:hAnsi="Cambria Math" w:cs="Times New Roman"/>
                  <w:i/>
                  <w:color w:val="000000" w:themeColor="text1"/>
                </w:rPr>
              </w:ins>
            </m:ctrlPr>
          </m:sSubPr>
          <m:e>
            <m:r>
              <w:ins w:id="4822" w:author="Bo Shen" w:date="2023-03-03T18:24:00Z">
                <w:rPr>
                  <w:rFonts w:ascii="Cambria Math" w:hAnsi="Cambria Math" w:cs="Times New Roman"/>
                  <w:color w:val="000000" w:themeColor="text1"/>
                </w:rPr>
                <m:t>B</m:t>
              </w:ins>
            </m:r>
          </m:e>
          <m:sub>
            <m:r>
              <w:ins w:id="4823" w:author="Bo Shen" w:date="2023-03-03T18:24:00Z">
                <w:rPr>
                  <w:rFonts w:ascii="Cambria Math" w:hAnsi="Cambria Math" w:cs="Times New Roman"/>
                  <w:color w:val="000000" w:themeColor="text1"/>
                </w:rPr>
                <m:t>G</m:t>
              </w:ins>
            </m:r>
          </m:sub>
        </m:sSub>
      </m:oMath>
      <w:ins w:id="4824" w:author="Bo Shen" w:date="2023-02-03T14:00:00Z">
        <w:r>
          <w:rPr>
            <w:rFonts w:ascii="Times New Roman" w:hAnsi="Times New Roman" w:cs="Times New Roman"/>
            <w:color w:val="000000" w:themeColor="text1"/>
          </w:rPr>
          <w:t xml:space="preserve"> = 0,</w:t>
        </w:r>
      </w:ins>
      <w:r w:rsidRPr="0060258A">
        <w:rPr>
          <w:rFonts w:ascii="Times New Roman" w:hAnsi="Times New Roman" w:cs="Times New Roman"/>
          <w:color w:val="000000" w:themeColor="text1"/>
        </w:rPr>
        <w:t xml:space="preserve"> </w:t>
      </w:r>
      <m:oMath>
        <m:r>
          <w:rPr>
            <w:rFonts w:ascii="Cambria Math" w:hAnsi="Cambria Math" w:cs="Times New Roman"/>
            <w:color w:val="000000" w:themeColor="text1"/>
          </w:rPr>
          <m:t>σ=2.0</m:t>
        </m:r>
      </m:oMath>
      <w:r w:rsidRPr="0060258A">
        <w:rPr>
          <w:rFonts w:ascii="Times New Roman" w:hAnsi="Times New Roman" w:cs="Times New Roman"/>
          <w:color w:val="000000" w:themeColor="text1"/>
        </w:rPr>
        <w:t xml:space="preserve"> and 10000 repetitions). For RNM (</w:t>
      </w:r>
      <w:r w:rsidRPr="0060258A">
        <w:rPr>
          <w:rFonts w:ascii="Times New Roman" w:hAnsi="Times New Roman" w:cs="Times New Roman"/>
          <w:b/>
          <w:color w:val="000000" w:themeColor="text1"/>
        </w:rPr>
        <w:t>Figs. 10E-G</w:t>
      </w:r>
      <w:r w:rsidRPr="0060258A">
        <w:rPr>
          <w:rFonts w:ascii="Times New Roman" w:hAnsi="Times New Roman" w:cs="Times New Roman"/>
          <w:color w:val="000000" w:themeColor="text1"/>
        </w:rPr>
        <w:t xml:space="preserve">), we used the parameters specified in Wong and Wang, 2006 for the mean-field rate model. </w:t>
      </w:r>
      <w:del w:id="4825" w:author="Bo Shen" w:date="2023-03-07T12:43:00Z">
        <w:r w:rsidRPr="0060258A" w:rsidDel="0050232C">
          <w:rPr>
            <w:rFonts w:ascii="Times New Roman" w:hAnsi="Times New Roman" w:cs="Times New Roman"/>
            <w:color w:val="000000" w:themeColor="text1"/>
          </w:rPr>
          <w:delText xml:space="preserve">GABAergic </w:delText>
        </w:r>
      </w:del>
      <w:ins w:id="4826" w:author="Bo Shen" w:date="2023-03-07T12:43:00Z">
        <w:r>
          <w:rPr>
            <w:rFonts w:ascii="Times New Roman" w:hAnsi="Times New Roman" w:cs="Times New Roman"/>
            <w:color w:val="000000" w:themeColor="text1"/>
          </w:rPr>
          <w:t>Inhibi</w:t>
        </w:r>
      </w:ins>
      <w:ins w:id="4827" w:author="Bo Shen" w:date="2023-03-07T12:44:00Z">
        <w:r>
          <w:rPr>
            <w:rFonts w:ascii="Times New Roman" w:hAnsi="Times New Roman" w:cs="Times New Roman"/>
            <w:color w:val="000000" w:themeColor="text1"/>
          </w:rPr>
          <w:t>tory</w:t>
        </w:r>
      </w:ins>
      <w:ins w:id="4828" w:author="Bo Shen" w:date="2023-03-07T12:43:00Z">
        <w:r w:rsidRPr="0060258A">
          <w:rPr>
            <w:rFonts w:ascii="Times New Roman" w:hAnsi="Times New Roman" w:cs="Times New Roman"/>
            <w:color w:val="000000" w:themeColor="text1"/>
          </w:rPr>
          <w:t xml:space="preserve"> </w:t>
        </w:r>
      </w:ins>
      <w:del w:id="4829" w:author="Bo Shen" w:date="2023-03-07T12:44:00Z">
        <w:r w:rsidRPr="0060258A" w:rsidDel="0050232C">
          <w:rPr>
            <w:rFonts w:ascii="Times New Roman" w:hAnsi="Times New Roman" w:cs="Times New Roman"/>
            <w:color w:val="000000" w:themeColor="text1"/>
          </w:rPr>
          <w:delText xml:space="preserve">weight </w:delText>
        </w:r>
      </w:del>
      <w:ins w:id="4830" w:author="Bo Shen" w:date="2023-03-07T12:44:00Z">
        <w:r>
          <w:rPr>
            <w:rFonts w:ascii="Times New Roman" w:hAnsi="Times New Roman" w:cs="Times New Roman"/>
            <w:color w:val="000000" w:themeColor="text1"/>
          </w:rPr>
          <w:t>potentiation</w:t>
        </w:r>
        <w:r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 xml:space="preserve">was manipulated by weighting the inhibitory connection in the model. Panel </w:t>
      </w:r>
      <w:r w:rsidRPr="0060258A">
        <w:rPr>
          <w:rFonts w:ascii="Times New Roman" w:hAnsi="Times New Roman" w:cs="Times New Roman"/>
          <w:b/>
          <w:color w:val="000000" w:themeColor="text1"/>
        </w:rPr>
        <w:t>E</w:t>
      </w:r>
      <w:r w:rsidRPr="0060258A">
        <w:rPr>
          <w:rFonts w:ascii="Times New Roman" w:hAnsi="Times New Roman" w:cs="Times New Roman"/>
          <w:color w:val="000000" w:themeColor="text1"/>
        </w:rPr>
        <w:t xml:space="preserve"> illustrated the noiseless neural dynamics of RNM using the same input coherences and </w:t>
      </w:r>
      <w:del w:id="4831" w:author="Bo Shen" w:date="2023-02-03T14:01:00Z">
        <w:r w:rsidRPr="0060258A" w:rsidDel="004B10C8">
          <w:rPr>
            <w:rFonts w:ascii="Times New Roman" w:hAnsi="Times New Roman" w:cs="Times New Roman"/>
            <w:color w:val="000000" w:themeColor="text1"/>
          </w:rPr>
          <w:delText xml:space="preserve">GABAergic </w:delText>
        </w:r>
      </w:del>
      <w:ins w:id="4832" w:author="Bo Shen" w:date="2023-02-03T14:01:00Z">
        <w:r>
          <w:rPr>
            <w:rFonts w:ascii="Times New Roman" w:hAnsi="Times New Roman" w:cs="Times New Roman"/>
            <w:color w:val="000000" w:themeColor="text1"/>
          </w:rPr>
          <w:t>inhibitory</w:t>
        </w:r>
        <w:r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 xml:space="preserve">enhancement levels as in panel </w:t>
      </w:r>
      <w:r w:rsidRPr="0060258A">
        <w:rPr>
          <w:rFonts w:ascii="Times New Roman" w:hAnsi="Times New Roman" w:cs="Times New Roman"/>
          <w:b/>
          <w:color w:val="000000" w:themeColor="text1"/>
        </w:rPr>
        <w:t>A</w:t>
      </w:r>
      <w:r w:rsidRPr="0060258A">
        <w:rPr>
          <w:rFonts w:ascii="Times New Roman" w:hAnsi="Times New Roman" w:cs="Times New Roman"/>
          <w:color w:val="000000" w:themeColor="text1"/>
        </w:rPr>
        <w:t xml:space="preserve">.  Panel </w:t>
      </w:r>
      <w:r w:rsidRPr="004B10C8">
        <w:rPr>
          <w:rFonts w:ascii="Times New Roman" w:hAnsi="Times New Roman" w:cs="Times New Roman"/>
          <w:b/>
          <w:bCs/>
          <w:color w:val="000000" w:themeColor="text1"/>
          <w:rPrChange w:id="4833" w:author="Bo Shen" w:date="2023-02-03T14:01:00Z">
            <w:rPr>
              <w:rFonts w:ascii="Times New Roman" w:hAnsi="Times New Roman" w:cs="Times New Roman"/>
              <w:color w:val="000000" w:themeColor="text1"/>
            </w:rPr>
          </w:rPrChange>
        </w:rPr>
        <w:t>F</w:t>
      </w:r>
      <w:r w:rsidRPr="0060258A">
        <w:rPr>
          <w:rFonts w:ascii="Times New Roman" w:hAnsi="Times New Roman" w:cs="Times New Roman"/>
          <w:color w:val="000000" w:themeColor="text1"/>
        </w:rPr>
        <w:t xml:space="preserve"> was set to compare with panel </w:t>
      </w:r>
      <w:r w:rsidRPr="0060258A">
        <w:rPr>
          <w:rFonts w:ascii="Times New Roman" w:hAnsi="Times New Roman" w:cs="Times New Roman"/>
          <w:b/>
          <w:color w:val="000000" w:themeColor="text1"/>
        </w:rPr>
        <w:t>B</w:t>
      </w:r>
      <w:r w:rsidRPr="0060258A">
        <w:rPr>
          <w:rFonts w:ascii="Times New Roman" w:hAnsi="Times New Roman" w:cs="Times New Roman"/>
          <w:color w:val="000000" w:themeColor="text1"/>
        </w:rPr>
        <w:t xml:space="preserve">, thus the input coherences and </w:t>
      </w:r>
      <w:del w:id="4834" w:author="Bo Shen" w:date="2023-02-03T14:01:00Z">
        <w:r w:rsidRPr="0060258A" w:rsidDel="004B10C8">
          <w:rPr>
            <w:rFonts w:ascii="Times New Roman" w:hAnsi="Times New Roman" w:cs="Times New Roman"/>
            <w:color w:val="000000" w:themeColor="text1"/>
          </w:rPr>
          <w:delText xml:space="preserve">GABAergic </w:delText>
        </w:r>
      </w:del>
      <w:ins w:id="4835" w:author="Bo Shen" w:date="2023-02-03T14:01:00Z">
        <w:r>
          <w:rPr>
            <w:rFonts w:ascii="Times New Roman" w:hAnsi="Times New Roman" w:cs="Times New Roman"/>
            <w:color w:val="000000" w:themeColor="text1"/>
          </w:rPr>
          <w:t xml:space="preserve">inhibitory </w:t>
        </w:r>
        <w:r w:rsidRPr="0060258A">
          <w:rPr>
            <w:rFonts w:ascii="Times New Roman" w:hAnsi="Times New Roman" w:cs="Times New Roman"/>
            <w:color w:val="000000" w:themeColor="text1"/>
          </w:rPr>
          <w:t xml:space="preserve">enhancement </w:t>
        </w:r>
      </w:ins>
      <w:del w:id="4836" w:author="Bo Shen" w:date="2023-02-03T14:01:00Z">
        <w:r w:rsidRPr="0060258A" w:rsidDel="004B10C8">
          <w:rPr>
            <w:rFonts w:ascii="Times New Roman" w:hAnsi="Times New Roman" w:cs="Times New Roman"/>
            <w:color w:val="000000" w:themeColor="text1"/>
          </w:rPr>
          <w:delText xml:space="preserve">activation </w:delText>
        </w:r>
      </w:del>
      <w:r w:rsidRPr="0060258A">
        <w:rPr>
          <w:rFonts w:ascii="Times New Roman" w:hAnsi="Times New Roman" w:cs="Times New Roman"/>
          <w:color w:val="000000" w:themeColor="text1"/>
        </w:rPr>
        <w:t xml:space="preserve">kept the same as in panel </w:t>
      </w:r>
      <w:r w:rsidRPr="0060258A">
        <w:rPr>
          <w:rFonts w:ascii="Times New Roman" w:hAnsi="Times New Roman" w:cs="Times New Roman"/>
          <w:b/>
          <w:color w:val="000000" w:themeColor="text1"/>
        </w:rPr>
        <w:t>B</w:t>
      </w:r>
      <w:r w:rsidRPr="0060258A">
        <w:rPr>
          <w:rFonts w:ascii="Times New Roman" w:hAnsi="Times New Roman" w:cs="Times New Roman"/>
          <w:color w:val="000000" w:themeColor="text1"/>
        </w:rPr>
        <w:t xml:space="preserve">, with noise amplitude set as </w:t>
      </w:r>
      <m:oMath>
        <m:r>
          <w:rPr>
            <w:rFonts w:ascii="Cambria Math" w:hAnsi="Cambria Math" w:cs="Times New Roman"/>
            <w:color w:val="000000" w:themeColor="text1"/>
          </w:rPr>
          <m:t>σ=.02</m:t>
        </m:r>
      </m:oMath>
      <w:r w:rsidRPr="0060258A">
        <w:rPr>
          <w:rFonts w:ascii="Times New Roman" w:hAnsi="Times New Roman" w:cs="Times New Roman"/>
          <w:color w:val="000000" w:themeColor="text1"/>
        </w:rPr>
        <w:t xml:space="preserve"> </w:t>
      </w:r>
      <w:del w:id="4837" w:author="Bo Shen" w:date="2023-03-07T12:45:00Z">
        <w:r w:rsidRPr="0060258A" w:rsidDel="0050232C">
          <w:rPr>
            <w:rFonts w:ascii="Times New Roman" w:hAnsi="Times New Roman" w:cs="Times New Roman"/>
            <w:color w:val="000000" w:themeColor="text1"/>
          </w:rPr>
          <w:delText>under the framework of</w:delText>
        </w:r>
      </w:del>
      <w:ins w:id="4838" w:author="Bo Shen" w:date="2023-03-07T12:45:00Z">
        <w:r>
          <w:rPr>
            <w:rFonts w:ascii="Times New Roman" w:hAnsi="Times New Roman" w:cs="Times New Roman"/>
            <w:color w:val="000000" w:themeColor="text1"/>
          </w:rPr>
          <w:t>recommended by</w:t>
        </w:r>
      </w:ins>
      <w:r w:rsidRPr="0060258A">
        <w:rPr>
          <w:rFonts w:ascii="Times New Roman" w:hAnsi="Times New Roman" w:cs="Times New Roman"/>
          <w:color w:val="000000" w:themeColor="text1"/>
        </w:rPr>
        <w:t xml:space="preserve"> Wong and Wang, 2006. Panel </w:t>
      </w:r>
      <w:r w:rsidRPr="0060258A">
        <w:rPr>
          <w:rFonts w:ascii="Times New Roman" w:hAnsi="Times New Roman" w:cs="Times New Roman"/>
          <w:b/>
          <w:color w:val="000000" w:themeColor="text1"/>
        </w:rPr>
        <w:t>G</w:t>
      </w:r>
      <w:r w:rsidRPr="0060258A">
        <w:rPr>
          <w:rFonts w:ascii="Times New Roman" w:hAnsi="Times New Roman" w:cs="Times New Roman"/>
          <w:color w:val="000000" w:themeColor="text1"/>
        </w:rPr>
        <w:t xml:space="preserve"> showed the chromomeric and psychometric function predicted by RNM under the same input and </w:t>
      </w:r>
      <w:del w:id="4839" w:author="Bo Shen" w:date="2023-03-07T12:45:00Z">
        <w:r w:rsidRPr="0060258A" w:rsidDel="0050232C">
          <w:rPr>
            <w:rFonts w:ascii="Times New Roman" w:hAnsi="Times New Roman" w:cs="Times New Roman"/>
            <w:color w:val="000000" w:themeColor="text1"/>
          </w:rPr>
          <w:delText xml:space="preserve">GABAergic </w:delText>
        </w:r>
      </w:del>
      <w:ins w:id="4840" w:author="Bo Shen" w:date="2023-03-07T12:45:00Z">
        <w:r>
          <w:rPr>
            <w:rFonts w:ascii="Times New Roman" w:hAnsi="Times New Roman" w:cs="Times New Roman"/>
            <w:color w:val="000000" w:themeColor="text1"/>
          </w:rPr>
          <w:t>inhibitory potentiation</w:t>
        </w:r>
        <w:r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 xml:space="preserve">assumptions as in panel </w:t>
      </w:r>
      <w:r w:rsidRPr="0060258A">
        <w:rPr>
          <w:rFonts w:ascii="Times New Roman" w:hAnsi="Times New Roman" w:cs="Times New Roman"/>
          <w:b/>
          <w:color w:val="000000" w:themeColor="text1"/>
        </w:rPr>
        <w:t>C</w:t>
      </w:r>
      <w:r w:rsidRPr="0060258A">
        <w:rPr>
          <w:rFonts w:ascii="Times New Roman" w:hAnsi="Times New Roman" w:cs="Times New Roman"/>
          <w:color w:val="000000" w:themeColor="text1"/>
        </w:rPr>
        <w:t>.</w:t>
      </w:r>
    </w:p>
    <w:p w14:paraId="0D4EB02D" w14:textId="77777777" w:rsidR="00564B42" w:rsidRDefault="00564B42" w:rsidP="00E24C8A">
      <w:pPr>
        <w:spacing w:line="480" w:lineRule="auto"/>
        <w:rPr>
          <w:ins w:id="4841" w:author="Bo Shen" w:date="2023-03-06T10:23:00Z"/>
          <w:rFonts w:ascii="Times New Roman" w:hAnsi="Times New Roman" w:cs="Times New Roman"/>
          <w:b/>
          <w:color w:val="000000" w:themeColor="text1"/>
        </w:rPr>
      </w:pPr>
    </w:p>
    <w:p w14:paraId="1EC97455" w14:textId="77777777" w:rsidR="00564B42" w:rsidRDefault="00564B42" w:rsidP="00E24C8A">
      <w:pPr>
        <w:spacing w:line="480" w:lineRule="auto"/>
        <w:rPr>
          <w:rFonts w:ascii="Times New Roman" w:hAnsi="Times New Roman" w:cs="Times New Roman"/>
          <w:b/>
          <w:color w:val="000000" w:themeColor="text1"/>
        </w:rPr>
      </w:pPr>
    </w:p>
    <w:p w14:paraId="3180AD62" w14:textId="77777777" w:rsidR="00564B42" w:rsidRPr="000B19DC" w:rsidRDefault="00564B42" w:rsidP="008D453F">
      <w:pPr>
        <w:pStyle w:val="Heading4"/>
        <w:rPr>
          <w:moveTo w:id="4842" w:author="Bo Shen" w:date="2023-02-13T15:00:00Z"/>
        </w:rPr>
      </w:pPr>
      <w:moveToRangeStart w:id="4843" w:author="Bo Shen" w:date="2023-02-13T15:00:00Z" w:name="move127192845"/>
      <w:moveTo w:id="4844" w:author="Bo Shen" w:date="2023-02-13T15:00:00Z">
        <w:r w:rsidRPr="000B19DC">
          <w:t>Motifs tested and compared for normalized coding and winner-take-all choice</w:t>
        </w:r>
      </w:moveTo>
    </w:p>
    <w:p w14:paraId="30884D89" w14:textId="77777777" w:rsidR="00564B42" w:rsidRPr="009E2731" w:rsidRDefault="00564B42" w:rsidP="001040BB">
      <w:pPr>
        <w:spacing w:line="480" w:lineRule="auto"/>
        <w:jc w:val="both"/>
        <w:rPr>
          <w:moveTo w:id="4845" w:author="Bo Shen" w:date="2023-02-13T15:00:00Z"/>
          <w:rFonts w:ascii="Times New Roman" w:hAnsi="Times New Roman" w:cs="Times New Roman"/>
          <w:color w:val="000000" w:themeColor="text1"/>
        </w:rPr>
      </w:pPr>
    </w:p>
    <w:p w14:paraId="78135ECD" w14:textId="77777777" w:rsidR="00564B42" w:rsidRDefault="00564B42" w:rsidP="001040BB">
      <w:pPr>
        <w:spacing w:line="480" w:lineRule="auto"/>
        <w:jc w:val="both"/>
        <w:rPr>
          <w:moveTo w:id="4846" w:author="Bo Shen" w:date="2023-02-13T15:00:00Z"/>
          <w:rFonts w:ascii="Times New Roman" w:hAnsi="Times New Roman" w:cs="Times New Roman"/>
        </w:rPr>
      </w:pPr>
      <w:moveTo w:id="4847" w:author="Bo Shen" w:date="2023-02-13T15:00:00Z">
        <w:r>
          <w:rPr>
            <w:rFonts w:ascii="Times New Roman" w:hAnsi="Times New Roman" w:cs="Times New Roman"/>
          </w:rPr>
          <w:t xml:space="preserve">We tested a series of motifs and found local disinhibition is critical for the integration of normalized valuation and choice functions. </w:t>
        </w:r>
        <w:r>
          <w:rPr>
            <w:rFonts w:ascii="Times New Roman" w:hAnsi="Times New Roman" w:cs="Times New Roman" w:hint="eastAsia"/>
          </w:rPr>
          <w:t>To</w:t>
        </w:r>
        <w:r>
          <w:rPr>
            <w:rFonts w:ascii="Times New Roman" w:hAnsi="Times New Roman" w:cs="Times New Roman"/>
          </w:rPr>
          <w:t xml:space="preserve"> do this, we tested four types of modifications that might enhance mutual competition between the option-specific local sub-circuits (</w:t>
        </w:r>
        <w:r w:rsidRPr="00A4229D">
          <w:rPr>
            <w:rFonts w:ascii="Times New Roman" w:hAnsi="Times New Roman" w:cs="Times New Roman"/>
            <w:b/>
          </w:rPr>
          <w:t>Fig.</w:t>
        </w:r>
        <w:r>
          <w:rPr>
            <w:rFonts w:ascii="Times New Roman" w:hAnsi="Times New Roman" w:cs="Times New Roman"/>
            <w:b/>
          </w:rPr>
          <w:t xml:space="preserve"> 2-figure supplement 1</w:t>
        </w:r>
        <w:r w:rsidRPr="00A4229D">
          <w:rPr>
            <w:rFonts w:ascii="Times New Roman" w:hAnsi="Times New Roman" w:cs="Times New Roman"/>
            <w:b/>
          </w:rPr>
          <w:t>A</w:t>
        </w:r>
        <w:r>
          <w:rPr>
            <w:rFonts w:ascii="Times New Roman" w:hAnsi="Times New Roman" w:cs="Times New Roman"/>
          </w:rPr>
          <w:t xml:space="preserve">): a) </w:t>
        </w:r>
        <w:r w:rsidRPr="00035416">
          <w:rPr>
            <w:rFonts w:ascii="Times New Roman" w:hAnsi="Times New Roman" w:cs="Times New Roman"/>
            <w:i/>
          </w:rPr>
          <w:t>Recurrent self-excitation</w:t>
        </w:r>
        <w:r>
          <w:rPr>
            <w:rFonts w:ascii="Times New Roman" w:hAnsi="Times New Roman" w:cs="Times New Roman"/>
          </w:rPr>
          <w:t xml:space="preserve"> (loops weighted by </w:t>
        </w:r>
        <m:oMath>
          <m:r>
            <w:rPr>
              <w:rFonts w:ascii="Cambria Math" w:hAnsi="Cambria Math" w:cs="Times New Roman"/>
            </w:rPr>
            <m:t>α</m:t>
          </m:r>
        </m:oMath>
        <w:moveTo w:id="4848" w:author="Bo Shen" w:date="2023-02-13T15:00:00Z">
          <w:r>
            <w:rPr>
              <w:rFonts w:ascii="Times New Roman" w:hAnsi="Times New Roman" w:cs="Times New Roman"/>
            </w:rPr>
            <w:t xml:space="preserve">), with self-amplification of each </w:t>
          </w:r>
          <w:r w:rsidRPr="004C4E82">
            <w:rPr>
              <w:rFonts w:ascii="Times New Roman" w:hAnsi="Times New Roman" w:cs="Times New Roman"/>
              <w:i/>
            </w:rPr>
            <w:t>R</w:t>
          </w:r>
          <w:r>
            <w:rPr>
              <w:rFonts w:ascii="Times New Roman" w:hAnsi="Times New Roman" w:cs="Times New Roman"/>
            </w:rPr>
            <w:t xml:space="preserve"> unit, a property shown to be important for mutual competition in the RNM. b) </w:t>
          </w:r>
          <w:r w:rsidRPr="00035416">
            <w:rPr>
              <w:rFonts w:ascii="Times New Roman" w:hAnsi="Times New Roman" w:cs="Times New Roman"/>
              <w:i/>
            </w:rPr>
            <w:t>Local disinhibition</w:t>
          </w:r>
          <w:r>
            <w:rPr>
              <w:rFonts w:ascii="Times New Roman" w:hAnsi="Times New Roman" w:cs="Times New Roman"/>
            </w:rPr>
            <w:t xml:space="preserve"> (loops weighted by </w:t>
          </w:r>
          <m:oMath>
            <m:r>
              <w:rPr>
                <w:rFonts w:ascii="Cambria Math" w:hAnsi="Cambria Math" w:cs="Times New Roman"/>
              </w:rPr>
              <m:t>β</m:t>
            </m:r>
          </m:oMath>
          <w:moveTo w:id="4849" w:author="Bo Shen" w:date="2023-02-13T15:00:00Z">
            <w:r>
              <w:rPr>
                <w:rFonts w:ascii="Times New Roman" w:hAnsi="Times New Roman" w:cs="Times New Roman"/>
              </w:rPr>
              <w:t>), which is the focus of the main text, mediated through disinhibitory units (</w:t>
            </w:r>
            <w:r>
              <w:rPr>
                <w:rFonts w:ascii="Times New Roman" w:hAnsi="Times New Roman" w:cs="Times New Roman"/>
                <w:i/>
              </w:rPr>
              <w:t>D</w:t>
            </w:r>
            <w:r>
              <w:rPr>
                <w:rFonts w:ascii="Times New Roman" w:hAnsi="Times New Roman" w:cs="Times New Roman"/>
              </w:rPr>
              <w:t xml:space="preserve">); the function of a </w:t>
            </w:r>
            <w:r w:rsidRPr="00CB4C46">
              <w:rPr>
                <w:rFonts w:ascii="Times New Roman" w:hAnsi="Times New Roman" w:cs="Times New Roman"/>
                <w:i/>
                <w:iCs/>
              </w:rPr>
              <w:t>D</w:t>
            </w:r>
            <w:r>
              <w:rPr>
                <w:rFonts w:ascii="Times New Roman" w:hAnsi="Times New Roman" w:cs="Times New Roman"/>
              </w:rPr>
              <w:t xml:space="preserve"> unit is to inhibit the gain control </w:t>
            </w:r>
            <w:r w:rsidRPr="0051774C">
              <w:rPr>
                <w:rFonts w:ascii="Times New Roman" w:hAnsi="Times New Roman" w:cs="Times New Roman"/>
                <w:i/>
              </w:rPr>
              <w:t>G</w:t>
            </w:r>
            <w:r>
              <w:rPr>
                <w:rFonts w:ascii="Times New Roman" w:hAnsi="Times New Roman" w:cs="Times New Roman"/>
              </w:rPr>
              <w:t xml:space="preserve"> unit in the local sub-circuit therefore release inhibition on the local </w:t>
            </w:r>
            <w:r w:rsidRPr="00093616">
              <w:rPr>
                <w:rFonts w:ascii="Times New Roman" w:hAnsi="Times New Roman" w:cs="Times New Roman"/>
                <w:i/>
              </w:rPr>
              <w:t>R</w:t>
            </w:r>
            <w:r>
              <w:rPr>
                <w:rFonts w:ascii="Times New Roman" w:hAnsi="Times New Roman" w:cs="Times New Roman"/>
              </w:rPr>
              <w:t xml:space="preserve"> units. c) </w:t>
            </w:r>
            <w:r w:rsidRPr="00035416">
              <w:rPr>
                <w:rFonts w:ascii="Times New Roman" w:hAnsi="Times New Roman" w:cs="Times New Roman"/>
                <w:i/>
              </w:rPr>
              <w:t>Cross inhibition</w:t>
            </w:r>
            <w:r>
              <w:rPr>
                <w:rFonts w:ascii="Times New Roman" w:hAnsi="Times New Roman" w:cs="Times New Roman"/>
              </w:rPr>
              <w:t xml:space="preserve"> (loops weighted by </w:t>
            </w:r>
            <m:oMath>
              <m:r>
                <w:rPr>
                  <w:rFonts w:ascii="Cambria Math" w:hAnsi="Cambria Math" w:cs="Times New Roman"/>
                </w:rPr>
                <m:t>η</m:t>
              </m:r>
            </m:oMath>
            <w:moveTo w:id="4850" w:author="Bo Shen" w:date="2023-02-13T15:00:00Z">
              <w:r>
                <w:rPr>
                  <w:rFonts w:ascii="Times New Roman" w:hAnsi="Times New Roman" w:cs="Times New Roman"/>
                </w:rPr>
                <w:t xml:space="preserve">), which directly inhibits the lateral </w:t>
              </w:r>
              <w:r w:rsidRPr="00212CC4">
                <w:rPr>
                  <w:rFonts w:ascii="Times New Roman" w:hAnsi="Times New Roman" w:cs="Times New Roman"/>
                  <w:i/>
                </w:rPr>
                <w:t>R</w:t>
              </w:r>
              <w:r>
                <w:rPr>
                  <w:rFonts w:ascii="Times New Roman" w:hAnsi="Times New Roman" w:cs="Times New Roman"/>
                </w:rPr>
                <w:t xml:space="preserve"> units through inhibitory units (</w:t>
              </w:r>
              <w:r>
                <w:rPr>
                  <w:rFonts w:ascii="Times New Roman" w:hAnsi="Times New Roman" w:cs="Times New Roman"/>
                  <w:i/>
                </w:rPr>
                <w:t>I</w:t>
              </w:r>
              <w:r>
                <w:rPr>
                  <w:rFonts w:ascii="Times New Roman" w:hAnsi="Times New Roman" w:cs="Times New Roman"/>
                </w:rPr>
                <w:t xml:space="preserve">) to implement mutual inhibition. d) </w:t>
              </w:r>
              <w:r w:rsidRPr="00035416">
                <w:rPr>
                  <w:rFonts w:ascii="Times New Roman" w:hAnsi="Times New Roman" w:cs="Times New Roman"/>
                  <w:i/>
                </w:rPr>
                <w:t>Lateral gain control boost</w:t>
              </w:r>
              <w:r>
                <w:rPr>
                  <w:rFonts w:ascii="Times New Roman" w:hAnsi="Times New Roman" w:cs="Times New Roman"/>
                </w:rPr>
                <w:t xml:space="preserve"> (loops weighted by </w:t>
              </w:r>
              <m:oMath>
                <m:r>
                  <w:rPr>
                    <w:rFonts w:ascii="Cambria Math" w:hAnsi="Cambria Math" w:cs="Times New Roman"/>
                  </w:rPr>
                  <m:t>γ</m:t>
                </m:r>
              </m:oMath>
              <w:moveTo w:id="4851" w:author="Bo Shen" w:date="2023-02-13T15:00:00Z">
                <w:r>
                  <w:rPr>
                    <w:rFonts w:ascii="Times New Roman" w:hAnsi="Times New Roman" w:cs="Times New Roman"/>
                  </w:rPr>
                  <w:t xml:space="preserve">), which is mediated through </w:t>
                </w:r>
                <w:r>
                  <w:rPr>
                    <w:rFonts w:ascii="Times New Roman" w:hAnsi="Times New Roman" w:cs="Times New Roman"/>
                  </w:rPr>
                  <w:lastRenderedPageBreak/>
                  <w:t>excitatory units (</w:t>
                </w:r>
                <w:r w:rsidRPr="0047681F">
                  <w:rPr>
                    <w:rFonts w:ascii="Times New Roman" w:hAnsi="Times New Roman" w:cs="Times New Roman"/>
                    <w:i/>
                  </w:rPr>
                  <w:t>E</w:t>
                </w:r>
                <w:r>
                  <w:rPr>
                    <w:rFonts w:ascii="Times New Roman" w:hAnsi="Times New Roman" w:cs="Times New Roman"/>
                  </w:rPr>
                  <w:t xml:space="preserve">) to boosts the lateral </w:t>
                </w:r>
                <w:r w:rsidRPr="00B46B65">
                  <w:rPr>
                    <w:rFonts w:ascii="Times New Roman" w:hAnsi="Times New Roman" w:cs="Times New Roman"/>
                    <w:i/>
                  </w:rPr>
                  <w:t>G</w:t>
                </w:r>
                <w:r>
                  <w:rPr>
                    <w:rFonts w:ascii="Times New Roman" w:hAnsi="Times New Roman" w:cs="Times New Roman"/>
                  </w:rPr>
                  <w:t xml:space="preserve">, therefore drives higher gain control on the lateral </w:t>
                </w:r>
                <w:r w:rsidRPr="00CB4C46">
                  <w:rPr>
                    <w:rFonts w:ascii="Times New Roman" w:hAnsi="Times New Roman" w:cs="Times New Roman"/>
                    <w:i/>
                    <w:iCs/>
                  </w:rPr>
                  <w:t>R</w:t>
                </w:r>
                <w:r>
                  <w:rPr>
                    <w:rFonts w:ascii="Times New Roman" w:hAnsi="Times New Roman" w:cs="Times New Roman"/>
                  </w:rPr>
                  <w:t xml:space="preserve"> than the local </w:t>
                </w:r>
                <w:r w:rsidRPr="00CB4C46">
                  <w:rPr>
                    <w:rFonts w:ascii="Times New Roman" w:hAnsi="Times New Roman" w:cs="Times New Roman"/>
                    <w:i/>
                    <w:iCs/>
                  </w:rPr>
                  <w:t>R</w:t>
                </w:r>
                <w:r>
                  <w:rPr>
                    <w:rFonts w:ascii="Times New Roman" w:hAnsi="Times New Roman" w:cs="Times New Roman"/>
                  </w:rPr>
                  <w:t xml:space="preserve"> (i.e., asymmetric gain control) and realizes mutual inhibition.</w:t>
                </w:r>
              </w:moveTo>
            </w:moveTo>
          </w:moveTo>
        </w:moveTo>
      </w:moveTo>
    </w:p>
    <w:p w14:paraId="1A28DD1B" w14:textId="77777777" w:rsidR="00564B42" w:rsidRDefault="00564B42" w:rsidP="001040BB">
      <w:pPr>
        <w:spacing w:line="480" w:lineRule="auto"/>
        <w:jc w:val="both"/>
        <w:rPr>
          <w:moveTo w:id="4852" w:author="Bo Shen" w:date="2023-02-13T15:00:00Z"/>
          <w:rFonts w:ascii="Times New Roman" w:hAnsi="Times New Roman" w:cs="Times New Roman"/>
        </w:rPr>
      </w:pPr>
    </w:p>
    <w:p w14:paraId="2CB70763" w14:textId="77777777" w:rsidR="00564B42" w:rsidRDefault="00564B42" w:rsidP="001040BB">
      <w:pPr>
        <w:spacing w:line="480" w:lineRule="auto"/>
        <w:jc w:val="both"/>
        <w:rPr>
          <w:moveTo w:id="4853" w:author="Bo Shen" w:date="2023-02-13T15:00:00Z"/>
          <w:rFonts w:ascii="Times New Roman" w:hAnsi="Times New Roman" w:cs="Times New Roman"/>
        </w:rPr>
      </w:pPr>
      <w:moveTo w:id="4854" w:author="Bo Shen" w:date="2023-02-13T15:00:00Z">
        <w:r>
          <w:rPr>
            <w:rFonts w:ascii="Times New Roman" w:hAnsi="Times New Roman" w:cs="Times New Roman"/>
          </w:rPr>
          <w:t>To see which type of modification(s) is/are critical for integrated value normalization and choice, we tested different combinations of these modifications on the original DNM circuit. The full model with all modifications can be described by a set of differential equations (</w:t>
        </w:r>
        <w:r w:rsidRPr="00CA409D">
          <w:rPr>
            <w:rFonts w:ascii="Times New Roman" w:hAnsi="Times New Roman" w:cs="Times New Roman"/>
            <w:bCs/>
            <w:rPrChange w:id="4855" w:author="Bo Shen" w:date="2023-02-27T16:39:00Z">
              <w:rPr>
                <w:rFonts w:ascii="Times New Roman" w:hAnsi="Times New Roman" w:cs="Times New Roman"/>
                <w:b/>
              </w:rPr>
            </w:rPrChange>
          </w:rPr>
          <w:t xml:space="preserve">Eqs. </w:t>
        </w:r>
        <w:del w:id="4856" w:author="Bo Shen" w:date="2023-02-27T16:39:00Z">
          <w:r w:rsidRPr="00CA409D" w:rsidDel="00CA409D">
            <w:rPr>
              <w:rFonts w:ascii="Times New Roman" w:hAnsi="Times New Roman" w:cs="Times New Roman"/>
              <w:bCs/>
              <w:rPrChange w:id="4857" w:author="Bo Shen" w:date="2023-02-27T16:39:00Z">
                <w:rPr>
                  <w:rFonts w:ascii="Times New Roman" w:hAnsi="Times New Roman" w:cs="Times New Roman"/>
                  <w:b/>
                </w:rPr>
              </w:rPrChange>
            </w:rPr>
            <w:delText>5</w:delText>
          </w:r>
        </w:del>
      </w:moveTo>
      <w:ins w:id="4858" w:author="Bo Shen" w:date="2023-02-27T16:39:00Z">
        <w:r w:rsidRPr="00CA409D">
          <w:rPr>
            <w:rFonts w:ascii="Times New Roman" w:hAnsi="Times New Roman" w:cs="Times New Roman"/>
            <w:bCs/>
            <w:rPrChange w:id="4859" w:author="Bo Shen" w:date="2023-02-27T16:39:00Z">
              <w:rPr>
                <w:rFonts w:ascii="Times New Roman" w:hAnsi="Times New Roman" w:cs="Times New Roman"/>
                <w:b/>
              </w:rPr>
            </w:rPrChange>
          </w:rPr>
          <w:t>28</w:t>
        </w:r>
      </w:ins>
      <w:moveTo w:id="4860" w:author="Bo Shen" w:date="2023-02-13T15:00:00Z">
        <w:r w:rsidRPr="00CA409D">
          <w:rPr>
            <w:rFonts w:ascii="Times New Roman" w:hAnsi="Times New Roman" w:cs="Times New Roman"/>
            <w:bCs/>
            <w:rPrChange w:id="4861" w:author="Bo Shen" w:date="2023-02-27T16:39:00Z">
              <w:rPr>
                <w:rFonts w:ascii="Times New Roman" w:hAnsi="Times New Roman" w:cs="Times New Roman"/>
                <w:b/>
              </w:rPr>
            </w:rPrChange>
          </w:rPr>
          <w:t>-</w:t>
        </w:r>
        <w:del w:id="4862" w:author="Bo Shen" w:date="2023-02-27T16:39:00Z">
          <w:r w:rsidRPr="00CA409D" w:rsidDel="00CA409D">
            <w:rPr>
              <w:rFonts w:ascii="Times New Roman" w:hAnsi="Times New Roman" w:cs="Times New Roman"/>
              <w:bCs/>
              <w:rPrChange w:id="4863" w:author="Bo Shen" w:date="2023-02-27T16:39:00Z">
                <w:rPr>
                  <w:rFonts w:ascii="Times New Roman" w:hAnsi="Times New Roman" w:cs="Times New Roman"/>
                  <w:b/>
                </w:rPr>
              </w:rPrChange>
            </w:rPr>
            <w:delText>9</w:delText>
          </w:r>
        </w:del>
      </w:moveTo>
      <w:ins w:id="4864" w:author="Bo Shen" w:date="2023-02-27T16:39:00Z">
        <w:r w:rsidRPr="00CA409D">
          <w:rPr>
            <w:rFonts w:ascii="Times New Roman" w:hAnsi="Times New Roman" w:cs="Times New Roman"/>
            <w:bCs/>
            <w:rPrChange w:id="4865" w:author="Bo Shen" w:date="2023-02-27T16:39:00Z">
              <w:rPr>
                <w:rFonts w:ascii="Times New Roman" w:hAnsi="Times New Roman" w:cs="Times New Roman"/>
                <w:b/>
              </w:rPr>
            </w:rPrChange>
          </w:rPr>
          <w:t>32</w:t>
        </w:r>
      </w:ins>
      <w:moveTo w:id="4866" w:author="Bo Shen" w:date="2023-02-13T15:00:00Z">
        <w:r>
          <w:rPr>
            <w:rFonts w:ascii="Times New Roman" w:hAnsi="Times New Roman" w:cs="Times New Roman"/>
          </w:rPr>
          <w:t>):</w:t>
        </w:r>
      </w:moveTo>
    </w:p>
    <w:p w14:paraId="04A32BBF" w14:textId="77777777" w:rsidR="00564B42" w:rsidRDefault="00564B42" w:rsidP="001040BB">
      <w:pPr>
        <w:spacing w:line="480" w:lineRule="auto"/>
        <w:jc w:val="both"/>
        <w:rPr>
          <w:moveTo w:id="4867" w:author="Bo Shen" w:date="2023-02-13T15:00:00Z"/>
          <w:rFonts w:ascii="Times New Roman" w:hAnsi="Times New Roman" w:cs="Times New Roman"/>
        </w:rPr>
      </w:pPr>
    </w:p>
    <w:tbl>
      <w:tblPr>
        <w:tblW w:w="0" w:type="auto"/>
        <w:tblLook w:val="04A0" w:firstRow="1" w:lastRow="0" w:firstColumn="1" w:lastColumn="0" w:noHBand="0" w:noVBand="1"/>
      </w:tblPr>
      <w:tblGrid>
        <w:gridCol w:w="2250"/>
        <w:gridCol w:w="4680"/>
        <w:gridCol w:w="2420"/>
      </w:tblGrid>
      <w:tr w:rsidR="00564B42" w:rsidRPr="00BA110C" w14:paraId="72B730B6" w14:textId="77777777" w:rsidTr="00CB4C46">
        <w:tc>
          <w:tcPr>
            <w:tcW w:w="2250" w:type="dxa"/>
            <w:vAlign w:val="center"/>
          </w:tcPr>
          <w:p w14:paraId="02D1FC82" w14:textId="77777777" w:rsidR="00564B42" w:rsidRPr="00BA110C" w:rsidRDefault="00564B42" w:rsidP="00CB4C46">
            <w:pPr>
              <w:spacing w:line="480" w:lineRule="auto"/>
              <w:jc w:val="both"/>
              <w:rPr>
                <w:moveTo w:id="4868" w:author="Bo Shen" w:date="2023-02-13T15:00:00Z"/>
                <w:rFonts w:ascii="Times New Roman" w:hAnsi="Times New Roman" w:cs="Times New Roman"/>
                <w:color w:val="000000" w:themeColor="text1"/>
              </w:rPr>
            </w:pPr>
          </w:p>
        </w:tc>
        <w:tc>
          <w:tcPr>
            <w:tcW w:w="4680" w:type="dxa"/>
            <w:vAlign w:val="center"/>
          </w:tcPr>
          <w:p w14:paraId="4CD0AA98" w14:textId="77777777" w:rsidR="00564B42" w:rsidRPr="004334A0" w:rsidRDefault="00000000" w:rsidP="00CB4C46">
            <w:pPr>
              <w:spacing w:line="480" w:lineRule="auto"/>
              <w:jc w:val="both"/>
              <w:rPr>
                <w:moveTo w:id="4869" w:author="Bo Shen" w:date="2023-02-13T15:00:00Z"/>
                <w:rFonts w:ascii="Times New Roman" w:hAnsi="Times New Roman" w:cs="Times New Roman"/>
                <w:i/>
                <w:color w:val="000000" w:themeColor="text1"/>
              </w:rPr>
            </w:pPr>
            <m:oMathPara>
              <m:oMathParaPr>
                <m:jc m:val="left"/>
              </m:oMathParaPr>
              <m:oMath>
                <m:sSub>
                  <m:sSubPr>
                    <m:ctrlPr>
                      <w:rPr>
                        <w:rFonts w:ascii="Cambria Math" w:hAnsi="Cambria Math" w:cs="Times New Roman"/>
                        <w:i/>
                        <w:color w:val="000000" w:themeColor="text1"/>
                      </w:rPr>
                    </m:ctrlPr>
                  </m:sSubPr>
                  <m:e>
                    <m:r>
                      <w:rPr>
                        <w:rFonts w:ascii="Cambria Math" w:hAnsi="Cambria Math" w:cs="Times New Roman"/>
                        <w:color w:val="000000" w:themeColor="text1"/>
                      </w:rPr>
                      <m:t>τ</m:t>
                    </m:r>
                  </m:e>
                  <m:sub>
                    <m:r>
                      <w:rPr>
                        <w:rFonts w:ascii="Cambria Math" w:hAnsi="Cambria Math" w:cs="Times New Roman"/>
                        <w:color w:val="000000" w:themeColor="text1"/>
                      </w:rPr>
                      <m:t>R</m:t>
                    </m:r>
                  </m:sub>
                </m:sSub>
                <m:f>
                  <m:fPr>
                    <m:ctrlPr>
                      <w:rPr>
                        <w:rFonts w:ascii="Cambria Math" w:hAnsi="Cambria Math" w:cs="Times New Roman"/>
                        <w:i/>
                        <w:color w:val="000000" w:themeColor="text1"/>
                      </w:rPr>
                    </m:ctrlPr>
                  </m:fPr>
                  <m:num>
                    <m:r>
                      <w:rPr>
                        <w:rFonts w:ascii="Cambria Math" w:hAnsi="Cambria Math" w:cs="Times New Roman"/>
                        <w:color w:val="000000" w:themeColor="text1"/>
                      </w:rPr>
                      <m:t>d</m:t>
                    </m:r>
                    <m:sSub>
                      <m:sSubPr>
                        <m:ctrlPr>
                          <w:rPr>
                            <w:rFonts w:ascii="Cambria Math" w:hAnsi="Cambria Math" w:cs="Times New Roman"/>
                            <w:i/>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i</m:t>
                        </m:r>
                      </m:sub>
                    </m:sSub>
                  </m:num>
                  <m:den>
                    <m:r>
                      <w:rPr>
                        <w:rFonts w:ascii="Cambria Math" w:hAnsi="Cambria Math" w:cs="Times New Roman"/>
                        <w:color w:val="000000" w:themeColor="text1"/>
                      </w:rPr>
                      <m:t>dt</m:t>
                    </m:r>
                  </m:den>
                </m:f>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i</m:t>
                    </m:r>
                  </m:sub>
                </m:sSub>
                <m:r>
                  <w:rPr>
                    <w:rFonts w:ascii="Cambria Math" w:hAnsi="Cambria Math" w:cs="Times New Roman"/>
                    <w:color w:val="000000" w:themeColor="text1"/>
                  </w:rPr>
                  <m:t>+</m:t>
                </m:r>
                <m:f>
                  <m:fPr>
                    <m:ctrlPr>
                      <w:rPr>
                        <w:rFonts w:ascii="Cambria Math" w:hAnsi="Cambria Math" w:cs="Times New Roman"/>
                        <w:i/>
                        <w:color w:val="000000" w:themeColor="text1"/>
                      </w:rPr>
                    </m:ctrlPr>
                  </m:fPr>
                  <m:num>
                    <m:sSub>
                      <m:sSubPr>
                        <m:ctrlPr>
                          <w:rPr>
                            <w:rFonts w:ascii="Cambria Math" w:hAnsi="Cambria Math" w:cs="Times New Roman"/>
                            <w:i/>
                            <w:color w:val="000000" w:themeColor="text1"/>
                          </w:rPr>
                        </m:ctrlPr>
                      </m:sSubPr>
                      <m:e>
                        <m:r>
                          <w:rPr>
                            <w:rFonts w:ascii="Cambria Math" w:hAnsi="Cambria Math" w:cs="Times New Roman"/>
                            <w:color w:val="000000" w:themeColor="text1"/>
                          </w:rPr>
                          <m:t>V</m:t>
                        </m:r>
                      </m:e>
                      <m:sub>
                        <m:r>
                          <w:rPr>
                            <w:rFonts w:ascii="Cambria Math" w:hAnsi="Cambria Math" w:cs="Times New Roman"/>
                            <w:color w:val="000000" w:themeColor="text1"/>
                          </w:rPr>
                          <m:t>i</m:t>
                        </m:r>
                      </m:sub>
                    </m:sSub>
                    <m:r>
                      <w:rPr>
                        <w:rFonts w:ascii="Cambria Math" w:hAnsi="Cambria Math" w:cs="Times New Roman"/>
                        <w:color w:val="000000" w:themeColor="text1"/>
                      </w:rPr>
                      <m:t>+α</m:t>
                    </m:r>
                    <m:sSub>
                      <m:sSubPr>
                        <m:ctrlPr>
                          <w:rPr>
                            <w:rFonts w:ascii="Cambria Math" w:hAnsi="Cambria Math" w:cs="Times New Roman"/>
                            <w:i/>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i</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j</m:t>
                        </m:r>
                      </m:sub>
                    </m:sSub>
                  </m:num>
                  <m:den>
                    <m:r>
                      <w:rPr>
                        <w:rFonts w:ascii="Cambria Math" w:hAnsi="Cambria Math" w:cs="Times New Roman"/>
                        <w:color w:val="000000" w:themeColor="text1"/>
                      </w:rPr>
                      <m:t>1+</m:t>
                    </m:r>
                    <m:sSub>
                      <m:sSubPr>
                        <m:ctrlPr>
                          <w:rPr>
                            <w:rFonts w:ascii="Cambria Math" w:hAnsi="Cambria Math" w:cs="Times New Roman"/>
                            <w:i/>
                            <w:color w:val="000000" w:themeColor="text1"/>
                          </w:rPr>
                        </m:ctrlPr>
                      </m:sSubPr>
                      <m:e>
                        <m:r>
                          <w:rPr>
                            <w:rFonts w:ascii="Cambria Math" w:hAnsi="Cambria Math" w:cs="Times New Roman"/>
                            <w:color w:val="000000" w:themeColor="text1"/>
                          </w:rPr>
                          <m:t>G</m:t>
                        </m:r>
                      </m:e>
                      <m:sub>
                        <m:r>
                          <w:rPr>
                            <w:rFonts w:ascii="Cambria Math" w:hAnsi="Cambria Math" w:cs="Times New Roman"/>
                            <w:color w:val="000000" w:themeColor="text1"/>
                          </w:rPr>
                          <m:t>i</m:t>
                        </m:r>
                      </m:sub>
                    </m:sSub>
                  </m:den>
                </m:f>
              </m:oMath>
            </m:oMathPara>
          </w:p>
        </w:tc>
        <w:tc>
          <w:tcPr>
            <w:tcW w:w="2420" w:type="dxa"/>
            <w:vAlign w:val="center"/>
          </w:tcPr>
          <w:p w14:paraId="7C2D58DE" w14:textId="77777777" w:rsidR="00564B42" w:rsidRPr="00684E5E" w:rsidRDefault="00564B42" w:rsidP="00CB4C46">
            <w:pPr>
              <w:pStyle w:val="Caption"/>
              <w:jc w:val="right"/>
              <w:rPr>
                <w:moveTo w:id="4870" w:author="Bo Shen" w:date="2023-02-13T15:00:00Z"/>
                <w:rFonts w:ascii="Times New Roman" w:hAnsi="Times New Roman" w:cs="Times New Roman"/>
                <w:i w:val="0"/>
                <w:color w:val="000000" w:themeColor="text1"/>
                <w:sz w:val="24"/>
                <w:szCs w:val="24"/>
              </w:rPr>
            </w:pPr>
            <w:moveTo w:id="4871" w:author="Bo Shen" w:date="2023-02-13T15:00:00Z">
              <w:r w:rsidRPr="00684E5E">
                <w:rPr>
                  <w:rFonts w:ascii="Times New Roman" w:hAnsi="Times New Roman" w:cs="Times New Roman"/>
                  <w:i w:val="0"/>
                  <w:color w:val="000000" w:themeColor="text1"/>
                  <w:sz w:val="24"/>
                  <w:szCs w:val="24"/>
                </w:rPr>
                <w:t>(</w:t>
              </w:r>
              <w:del w:id="4872" w:author="Bo Shen" w:date="2023-02-27T16:38:00Z">
                <w:r w:rsidRPr="00684E5E" w:rsidDel="00CA409D">
                  <w:rPr>
                    <w:rFonts w:ascii="Times New Roman" w:hAnsi="Times New Roman" w:cs="Times New Roman"/>
                    <w:i w:val="0"/>
                    <w:color w:val="000000" w:themeColor="text1"/>
                    <w:sz w:val="24"/>
                    <w:szCs w:val="24"/>
                  </w:rPr>
                  <w:fldChar w:fldCharType="begin"/>
                </w:r>
                <w:r w:rsidRPr="00684E5E" w:rsidDel="00CA409D">
                  <w:rPr>
                    <w:rFonts w:ascii="Times New Roman" w:hAnsi="Times New Roman" w:cs="Times New Roman"/>
                    <w:i w:val="0"/>
                    <w:color w:val="000000" w:themeColor="text1"/>
                    <w:sz w:val="24"/>
                    <w:szCs w:val="24"/>
                  </w:rPr>
                  <w:delInstrText xml:space="preserve"> SEQ Equation \* ARABIC </w:delInstrText>
                </w:r>
                <w:r w:rsidRPr="00684E5E" w:rsidDel="00CA409D">
                  <w:rPr>
                    <w:rFonts w:ascii="Times New Roman" w:hAnsi="Times New Roman" w:cs="Times New Roman"/>
                    <w:i w:val="0"/>
                    <w:color w:val="000000" w:themeColor="text1"/>
                    <w:sz w:val="24"/>
                    <w:szCs w:val="24"/>
                  </w:rPr>
                  <w:fldChar w:fldCharType="separate"/>
                </w:r>
                <w:r w:rsidRPr="00684E5E" w:rsidDel="00CA409D">
                  <w:rPr>
                    <w:rFonts w:ascii="Times New Roman" w:hAnsi="Times New Roman" w:cs="Times New Roman"/>
                    <w:i w:val="0"/>
                    <w:noProof/>
                    <w:color w:val="000000" w:themeColor="text1"/>
                    <w:sz w:val="24"/>
                    <w:szCs w:val="24"/>
                  </w:rPr>
                  <w:delText>5</w:delText>
                </w:r>
                <w:r w:rsidRPr="00684E5E" w:rsidDel="00CA409D">
                  <w:rPr>
                    <w:rFonts w:ascii="Times New Roman" w:hAnsi="Times New Roman" w:cs="Times New Roman"/>
                    <w:i w:val="0"/>
                    <w:color w:val="000000" w:themeColor="text1"/>
                    <w:sz w:val="24"/>
                    <w:szCs w:val="24"/>
                  </w:rPr>
                  <w:fldChar w:fldCharType="end"/>
                </w:r>
              </w:del>
            </w:moveTo>
            <w:ins w:id="4873" w:author="Bo Shen" w:date="2023-02-27T16:38:00Z">
              <w:r>
                <w:rPr>
                  <w:rFonts w:ascii="Times New Roman" w:hAnsi="Times New Roman" w:cs="Times New Roman"/>
                  <w:i w:val="0"/>
                  <w:color w:val="000000" w:themeColor="text1"/>
                  <w:sz w:val="24"/>
                  <w:szCs w:val="24"/>
                </w:rPr>
                <w:t>28</w:t>
              </w:r>
            </w:ins>
            <w:moveTo w:id="4874" w:author="Bo Shen" w:date="2023-02-13T15:00:00Z">
              <w:r w:rsidRPr="00684E5E">
                <w:rPr>
                  <w:rFonts w:ascii="Times New Roman" w:hAnsi="Times New Roman" w:cs="Times New Roman"/>
                  <w:i w:val="0"/>
                  <w:color w:val="000000" w:themeColor="text1"/>
                  <w:sz w:val="24"/>
                  <w:szCs w:val="24"/>
                </w:rPr>
                <w:t>)</w:t>
              </w:r>
            </w:moveTo>
          </w:p>
        </w:tc>
      </w:tr>
      <w:tr w:rsidR="00564B42" w:rsidRPr="00BA110C" w14:paraId="397602DD" w14:textId="77777777" w:rsidTr="00CB4C46">
        <w:tc>
          <w:tcPr>
            <w:tcW w:w="2250" w:type="dxa"/>
            <w:vAlign w:val="center"/>
          </w:tcPr>
          <w:p w14:paraId="78D49DE4" w14:textId="77777777" w:rsidR="00564B42" w:rsidRPr="00BA110C" w:rsidRDefault="00564B42" w:rsidP="00CB4C46">
            <w:pPr>
              <w:spacing w:line="480" w:lineRule="auto"/>
              <w:jc w:val="both"/>
              <w:rPr>
                <w:moveTo w:id="4875" w:author="Bo Shen" w:date="2023-02-13T15:00:00Z"/>
                <w:rFonts w:ascii="Times New Roman" w:hAnsi="Times New Roman" w:cs="Times New Roman"/>
                <w:color w:val="000000" w:themeColor="text1"/>
              </w:rPr>
            </w:pPr>
          </w:p>
        </w:tc>
        <w:tc>
          <w:tcPr>
            <w:tcW w:w="4680" w:type="dxa"/>
            <w:vAlign w:val="center"/>
          </w:tcPr>
          <w:p w14:paraId="0FBA23B3" w14:textId="77777777" w:rsidR="00564B42" w:rsidRPr="004334A0" w:rsidRDefault="00000000" w:rsidP="00CB4C46">
            <w:pPr>
              <w:spacing w:line="480" w:lineRule="auto"/>
              <w:jc w:val="both"/>
              <w:rPr>
                <w:moveTo w:id="4876" w:author="Bo Shen" w:date="2023-02-13T15:00:00Z"/>
                <w:rFonts w:ascii="Times New Roman" w:hAnsi="Times New Roman" w:cs="Times New Roman"/>
                <w:i/>
                <w:color w:val="000000" w:themeColor="text1"/>
              </w:rPr>
            </w:pPr>
            <m:oMathPara>
              <m:oMathParaPr>
                <m:jc m:val="left"/>
              </m:oMathParaPr>
              <m:oMath>
                <m:sSub>
                  <m:sSubPr>
                    <m:ctrlPr>
                      <w:rPr>
                        <w:rFonts w:ascii="Cambria Math" w:hAnsi="Cambria Math" w:cs="Times New Roman"/>
                        <w:i/>
                        <w:color w:val="000000" w:themeColor="text1"/>
                      </w:rPr>
                    </m:ctrlPr>
                  </m:sSubPr>
                  <m:e>
                    <m:r>
                      <w:rPr>
                        <w:rFonts w:ascii="Cambria Math" w:hAnsi="Cambria Math" w:cs="Times New Roman"/>
                        <w:color w:val="000000" w:themeColor="text1"/>
                      </w:rPr>
                      <m:t>τ</m:t>
                    </m:r>
                  </m:e>
                  <m:sub>
                    <m:r>
                      <w:rPr>
                        <w:rFonts w:ascii="Cambria Math" w:hAnsi="Cambria Math" w:cs="Times New Roman"/>
                        <w:color w:val="000000" w:themeColor="text1"/>
                      </w:rPr>
                      <m:t>G</m:t>
                    </m:r>
                  </m:sub>
                </m:sSub>
                <m:f>
                  <m:fPr>
                    <m:ctrlPr>
                      <w:rPr>
                        <w:rFonts w:ascii="Cambria Math" w:hAnsi="Cambria Math" w:cs="Times New Roman"/>
                        <w:i/>
                        <w:color w:val="000000" w:themeColor="text1"/>
                      </w:rPr>
                    </m:ctrlPr>
                  </m:fPr>
                  <m:num>
                    <m:r>
                      <w:rPr>
                        <w:rFonts w:ascii="Cambria Math" w:hAnsi="Cambria Math" w:cs="Times New Roman"/>
                        <w:color w:val="000000" w:themeColor="text1"/>
                      </w:rPr>
                      <m:t>d</m:t>
                    </m:r>
                    <m:sSub>
                      <m:sSubPr>
                        <m:ctrlPr>
                          <w:rPr>
                            <w:rFonts w:ascii="Cambria Math" w:hAnsi="Cambria Math" w:cs="Times New Roman"/>
                            <w:i/>
                            <w:color w:val="000000" w:themeColor="text1"/>
                          </w:rPr>
                        </m:ctrlPr>
                      </m:sSubPr>
                      <m:e>
                        <m:r>
                          <w:rPr>
                            <w:rFonts w:ascii="Cambria Math" w:hAnsi="Cambria Math" w:cs="Times New Roman"/>
                            <w:color w:val="000000" w:themeColor="text1"/>
                          </w:rPr>
                          <m:t>G</m:t>
                        </m:r>
                      </m:e>
                      <m:sub>
                        <m:r>
                          <w:rPr>
                            <w:rFonts w:ascii="Cambria Math" w:hAnsi="Cambria Math" w:cs="Times New Roman"/>
                            <w:color w:val="000000" w:themeColor="text1"/>
                          </w:rPr>
                          <m:t>i</m:t>
                        </m:r>
                      </m:sub>
                    </m:sSub>
                  </m:num>
                  <m:den>
                    <m:r>
                      <w:rPr>
                        <w:rFonts w:ascii="Cambria Math" w:hAnsi="Cambria Math" w:cs="Times New Roman"/>
                        <w:color w:val="000000" w:themeColor="text1"/>
                      </w:rPr>
                      <m:t>dt</m:t>
                    </m:r>
                  </m:den>
                </m:f>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G</m:t>
                    </m:r>
                  </m:e>
                  <m:sub>
                    <m:r>
                      <w:rPr>
                        <w:rFonts w:ascii="Cambria Math" w:hAnsi="Cambria Math" w:cs="Times New Roman"/>
                        <w:color w:val="000000" w:themeColor="text1"/>
                      </w:rPr>
                      <m:t>i</m:t>
                    </m:r>
                  </m:sub>
                </m:sSub>
                <m:r>
                  <w:rPr>
                    <w:rFonts w:ascii="Cambria Math" w:hAnsi="Cambria Math" w:cs="Times New Roman"/>
                    <w:color w:val="000000" w:themeColor="text1"/>
                  </w:rPr>
                  <m:t>+ω</m:t>
                </m:r>
                <m:nary>
                  <m:naryPr>
                    <m:chr m:val="∑"/>
                    <m:limLoc m:val="subSup"/>
                    <m:ctrlPr>
                      <w:rPr>
                        <w:rFonts w:ascii="Cambria Math" w:hAnsi="Cambria Math" w:cs="Times New Roman"/>
                        <w:i/>
                        <w:color w:val="000000" w:themeColor="text1"/>
                      </w:rPr>
                    </m:ctrlPr>
                  </m:naryPr>
                  <m:sub>
                    <m:r>
                      <w:rPr>
                        <w:rFonts w:ascii="Cambria Math" w:hAnsi="Cambria Math" w:cs="Times New Roman"/>
                        <w:color w:val="000000" w:themeColor="text1"/>
                      </w:rPr>
                      <m:t>j=1</m:t>
                    </m:r>
                  </m:sub>
                  <m:sup>
                    <m:r>
                      <w:rPr>
                        <w:rFonts w:ascii="Cambria Math" w:hAnsi="Cambria Math" w:cs="Times New Roman"/>
                        <w:color w:val="000000" w:themeColor="text1"/>
                      </w:rPr>
                      <m:t>N</m:t>
                    </m:r>
                  </m:sup>
                  <m:e>
                    <m:sSub>
                      <m:sSubPr>
                        <m:ctrlPr>
                          <w:rPr>
                            <w:rFonts w:ascii="Cambria Math" w:hAnsi="Cambria Math" w:cs="Times New Roman"/>
                            <w:i/>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j</m:t>
                        </m:r>
                      </m:sub>
                    </m:sSub>
                  </m:e>
                </m:nary>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E</m:t>
                    </m:r>
                  </m:e>
                  <m:sub>
                    <m:r>
                      <w:rPr>
                        <w:rFonts w:ascii="Cambria Math" w:hAnsi="Cambria Math" w:cs="Times New Roman"/>
                        <w:color w:val="000000" w:themeColor="text1"/>
                      </w:rPr>
                      <m:t>j</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D</m:t>
                    </m:r>
                  </m:e>
                  <m:sub>
                    <m:r>
                      <w:rPr>
                        <w:rFonts w:ascii="Cambria Math" w:hAnsi="Cambria Math" w:cs="Times New Roman"/>
                        <w:color w:val="000000" w:themeColor="text1"/>
                      </w:rPr>
                      <m:t>i</m:t>
                    </m:r>
                  </m:sub>
                </m:sSub>
              </m:oMath>
            </m:oMathPara>
          </w:p>
        </w:tc>
        <w:tc>
          <w:tcPr>
            <w:tcW w:w="2420" w:type="dxa"/>
            <w:vAlign w:val="center"/>
          </w:tcPr>
          <w:p w14:paraId="72F844D8" w14:textId="77777777" w:rsidR="00564B42" w:rsidRPr="00684E5E" w:rsidRDefault="00564B42" w:rsidP="00CB4C46">
            <w:pPr>
              <w:pStyle w:val="Caption"/>
              <w:jc w:val="right"/>
              <w:rPr>
                <w:moveTo w:id="4877" w:author="Bo Shen" w:date="2023-02-13T15:00:00Z"/>
                <w:rFonts w:ascii="Times New Roman" w:hAnsi="Times New Roman" w:cs="Times New Roman"/>
                <w:i w:val="0"/>
                <w:color w:val="000000" w:themeColor="text1"/>
                <w:sz w:val="24"/>
                <w:szCs w:val="24"/>
              </w:rPr>
            </w:pPr>
            <w:moveTo w:id="4878" w:author="Bo Shen" w:date="2023-02-13T15:00:00Z">
              <w:r w:rsidRPr="00684E5E">
                <w:rPr>
                  <w:rFonts w:ascii="Times New Roman" w:hAnsi="Times New Roman" w:cs="Times New Roman"/>
                  <w:i w:val="0"/>
                  <w:color w:val="000000" w:themeColor="text1"/>
                  <w:sz w:val="24"/>
                  <w:szCs w:val="24"/>
                </w:rPr>
                <w:t>(</w:t>
              </w:r>
              <w:del w:id="4879" w:author="Bo Shen" w:date="2023-02-27T16:38:00Z">
                <w:r w:rsidRPr="00684E5E" w:rsidDel="00CA409D">
                  <w:rPr>
                    <w:rFonts w:ascii="Times New Roman" w:hAnsi="Times New Roman" w:cs="Times New Roman"/>
                    <w:i w:val="0"/>
                    <w:color w:val="000000" w:themeColor="text1"/>
                    <w:sz w:val="24"/>
                    <w:szCs w:val="24"/>
                  </w:rPr>
                  <w:fldChar w:fldCharType="begin"/>
                </w:r>
                <w:r w:rsidRPr="00684E5E" w:rsidDel="00CA409D">
                  <w:rPr>
                    <w:rFonts w:ascii="Times New Roman" w:hAnsi="Times New Roman" w:cs="Times New Roman"/>
                    <w:i w:val="0"/>
                    <w:color w:val="000000" w:themeColor="text1"/>
                    <w:sz w:val="24"/>
                    <w:szCs w:val="24"/>
                  </w:rPr>
                  <w:delInstrText xml:space="preserve"> SEQ Equation \* ARABIC </w:delInstrText>
                </w:r>
                <w:r w:rsidRPr="00684E5E" w:rsidDel="00CA409D">
                  <w:rPr>
                    <w:rFonts w:ascii="Times New Roman" w:hAnsi="Times New Roman" w:cs="Times New Roman"/>
                    <w:i w:val="0"/>
                    <w:color w:val="000000" w:themeColor="text1"/>
                    <w:sz w:val="24"/>
                    <w:szCs w:val="24"/>
                  </w:rPr>
                  <w:fldChar w:fldCharType="separate"/>
                </w:r>
                <w:r w:rsidRPr="00684E5E" w:rsidDel="00CA409D">
                  <w:rPr>
                    <w:rFonts w:ascii="Times New Roman" w:hAnsi="Times New Roman" w:cs="Times New Roman"/>
                    <w:i w:val="0"/>
                    <w:noProof/>
                    <w:color w:val="000000" w:themeColor="text1"/>
                    <w:sz w:val="24"/>
                    <w:szCs w:val="24"/>
                  </w:rPr>
                  <w:delText>6</w:delText>
                </w:r>
                <w:r w:rsidRPr="00684E5E" w:rsidDel="00CA409D">
                  <w:rPr>
                    <w:rFonts w:ascii="Times New Roman" w:hAnsi="Times New Roman" w:cs="Times New Roman"/>
                    <w:i w:val="0"/>
                    <w:color w:val="000000" w:themeColor="text1"/>
                    <w:sz w:val="24"/>
                    <w:szCs w:val="24"/>
                  </w:rPr>
                  <w:fldChar w:fldCharType="end"/>
                </w:r>
              </w:del>
            </w:moveTo>
            <w:ins w:id="4880" w:author="Bo Shen" w:date="2023-02-27T16:38:00Z">
              <w:r>
                <w:rPr>
                  <w:rFonts w:ascii="Times New Roman" w:hAnsi="Times New Roman" w:cs="Times New Roman"/>
                  <w:i w:val="0"/>
                  <w:color w:val="000000" w:themeColor="text1"/>
                  <w:sz w:val="24"/>
                  <w:szCs w:val="24"/>
                </w:rPr>
                <w:t>29</w:t>
              </w:r>
            </w:ins>
            <w:moveTo w:id="4881" w:author="Bo Shen" w:date="2023-02-13T15:00:00Z">
              <w:r w:rsidRPr="00684E5E">
                <w:rPr>
                  <w:rFonts w:ascii="Times New Roman" w:hAnsi="Times New Roman" w:cs="Times New Roman"/>
                  <w:i w:val="0"/>
                  <w:color w:val="000000" w:themeColor="text1"/>
                  <w:sz w:val="24"/>
                  <w:szCs w:val="24"/>
                </w:rPr>
                <w:t>)</w:t>
              </w:r>
            </w:moveTo>
          </w:p>
        </w:tc>
      </w:tr>
      <w:tr w:rsidR="00564B42" w:rsidRPr="00BA110C" w14:paraId="6030FE00" w14:textId="77777777" w:rsidTr="00CB4C46">
        <w:tc>
          <w:tcPr>
            <w:tcW w:w="2250" w:type="dxa"/>
            <w:vAlign w:val="center"/>
          </w:tcPr>
          <w:p w14:paraId="7F589D71" w14:textId="77777777" w:rsidR="00564B42" w:rsidRPr="00BA110C" w:rsidRDefault="00564B42" w:rsidP="00CB4C46">
            <w:pPr>
              <w:spacing w:line="480" w:lineRule="auto"/>
              <w:jc w:val="both"/>
              <w:rPr>
                <w:moveTo w:id="4882" w:author="Bo Shen" w:date="2023-02-13T15:00:00Z"/>
                <w:rFonts w:ascii="Times New Roman" w:hAnsi="Times New Roman" w:cs="Times New Roman"/>
                <w:color w:val="000000" w:themeColor="text1"/>
              </w:rPr>
            </w:pPr>
          </w:p>
        </w:tc>
        <w:tc>
          <w:tcPr>
            <w:tcW w:w="4680" w:type="dxa"/>
            <w:vAlign w:val="center"/>
          </w:tcPr>
          <w:p w14:paraId="059CEAFF" w14:textId="77777777" w:rsidR="00564B42" w:rsidRPr="004334A0" w:rsidRDefault="00000000" w:rsidP="00CB4C46">
            <w:pPr>
              <w:spacing w:line="480" w:lineRule="auto"/>
              <w:jc w:val="both"/>
              <w:rPr>
                <w:moveTo w:id="4883" w:author="Bo Shen" w:date="2023-02-13T15:00:00Z"/>
                <w:rFonts w:ascii="Times New Roman" w:eastAsia="DengXian" w:hAnsi="Times New Roman" w:cs="Times New Roman"/>
                <w:color w:val="000000" w:themeColor="text1"/>
              </w:rPr>
            </w:pPr>
            <m:oMathPara>
              <m:oMathParaPr>
                <m:jc m:val="left"/>
              </m:oMathParaPr>
              <m:oMath>
                <m:sSub>
                  <m:sSubPr>
                    <m:ctrlPr>
                      <w:rPr>
                        <w:rFonts w:ascii="Cambria Math" w:hAnsi="Cambria Math" w:cs="Times New Roman"/>
                        <w:i/>
                        <w:color w:val="000000" w:themeColor="text1"/>
                      </w:rPr>
                    </m:ctrlPr>
                  </m:sSubPr>
                  <m:e>
                    <m:r>
                      <w:rPr>
                        <w:rFonts w:ascii="Cambria Math" w:hAnsi="Cambria Math" w:cs="Times New Roman"/>
                        <w:color w:val="000000" w:themeColor="text1"/>
                      </w:rPr>
                      <m:t>τ</m:t>
                    </m:r>
                  </m:e>
                  <m:sub>
                    <m:r>
                      <w:rPr>
                        <w:rFonts w:ascii="Cambria Math" w:hAnsi="Cambria Math" w:cs="Times New Roman"/>
                        <w:color w:val="000000" w:themeColor="text1"/>
                      </w:rPr>
                      <m:t>D</m:t>
                    </m:r>
                  </m:sub>
                </m:sSub>
                <m:f>
                  <m:fPr>
                    <m:ctrlPr>
                      <w:rPr>
                        <w:rFonts w:ascii="Cambria Math" w:hAnsi="Cambria Math" w:cs="Times New Roman"/>
                        <w:i/>
                        <w:color w:val="000000" w:themeColor="text1"/>
                      </w:rPr>
                    </m:ctrlPr>
                  </m:fPr>
                  <m:num>
                    <m:r>
                      <w:rPr>
                        <w:rFonts w:ascii="Cambria Math" w:hAnsi="Cambria Math" w:cs="Times New Roman"/>
                        <w:color w:val="000000" w:themeColor="text1"/>
                      </w:rPr>
                      <m:t>d</m:t>
                    </m:r>
                    <m:sSub>
                      <m:sSubPr>
                        <m:ctrlPr>
                          <w:rPr>
                            <w:rFonts w:ascii="Cambria Math" w:hAnsi="Cambria Math" w:cs="Times New Roman"/>
                            <w:i/>
                            <w:color w:val="000000" w:themeColor="text1"/>
                          </w:rPr>
                        </m:ctrlPr>
                      </m:sSubPr>
                      <m:e>
                        <m:r>
                          <w:rPr>
                            <w:rFonts w:ascii="Cambria Math" w:hAnsi="Cambria Math" w:cs="Times New Roman"/>
                            <w:color w:val="000000" w:themeColor="text1"/>
                          </w:rPr>
                          <m:t>D</m:t>
                        </m:r>
                      </m:e>
                      <m:sub>
                        <m:r>
                          <w:rPr>
                            <w:rFonts w:ascii="Cambria Math" w:hAnsi="Cambria Math" w:cs="Times New Roman"/>
                            <w:color w:val="000000" w:themeColor="text1"/>
                          </w:rPr>
                          <m:t>i</m:t>
                        </m:r>
                      </m:sub>
                    </m:sSub>
                  </m:num>
                  <m:den>
                    <m:r>
                      <w:rPr>
                        <w:rFonts w:ascii="Cambria Math" w:hAnsi="Cambria Math" w:cs="Times New Roman"/>
                        <w:color w:val="000000" w:themeColor="text1"/>
                      </w:rPr>
                      <m:t>dt</m:t>
                    </m:r>
                  </m:den>
                </m:f>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D</m:t>
                    </m:r>
                  </m:e>
                  <m:sub>
                    <m:r>
                      <w:rPr>
                        <w:rFonts w:ascii="Cambria Math" w:hAnsi="Cambria Math" w:cs="Times New Roman"/>
                        <w:color w:val="000000" w:themeColor="text1"/>
                      </w:rPr>
                      <m:t>i</m:t>
                    </m:r>
                  </m:sub>
                </m:sSub>
                <m:r>
                  <w:rPr>
                    <w:rFonts w:ascii="Cambria Math" w:hAnsi="Cambria Math" w:cs="Times New Roman"/>
                    <w:color w:val="000000" w:themeColor="text1"/>
                  </w:rPr>
                  <m:t>+β</m:t>
                </m:r>
                <m:sSub>
                  <m:sSubPr>
                    <m:ctrlPr>
                      <w:rPr>
                        <w:rFonts w:ascii="Cambria Math" w:hAnsi="Cambria Math" w:cs="Times New Roman"/>
                        <w:i/>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i</m:t>
                    </m:r>
                  </m:sub>
                </m:sSub>
              </m:oMath>
            </m:oMathPara>
          </w:p>
        </w:tc>
        <w:tc>
          <w:tcPr>
            <w:tcW w:w="2420" w:type="dxa"/>
            <w:vAlign w:val="center"/>
          </w:tcPr>
          <w:p w14:paraId="6FEFDE53" w14:textId="77777777" w:rsidR="00564B42" w:rsidRPr="00684E5E" w:rsidRDefault="00564B42" w:rsidP="00CB4C46">
            <w:pPr>
              <w:pStyle w:val="Caption"/>
              <w:jc w:val="right"/>
              <w:rPr>
                <w:moveTo w:id="4884" w:author="Bo Shen" w:date="2023-02-13T15:00:00Z"/>
                <w:rFonts w:ascii="Times New Roman" w:hAnsi="Times New Roman" w:cs="Times New Roman"/>
                <w:i w:val="0"/>
                <w:color w:val="000000" w:themeColor="text1"/>
                <w:sz w:val="24"/>
                <w:szCs w:val="24"/>
              </w:rPr>
            </w:pPr>
            <w:moveTo w:id="4885" w:author="Bo Shen" w:date="2023-02-13T15:00:00Z">
              <w:r>
                <w:rPr>
                  <w:rFonts w:ascii="Times New Roman" w:hAnsi="Times New Roman" w:cs="Times New Roman"/>
                  <w:i w:val="0"/>
                  <w:color w:val="000000" w:themeColor="text1"/>
                  <w:sz w:val="24"/>
                  <w:szCs w:val="24"/>
                </w:rPr>
                <w:t>(</w:t>
              </w:r>
              <w:del w:id="4886" w:author="Bo Shen" w:date="2023-02-27T16:38:00Z">
                <w:r w:rsidDel="00CA409D">
                  <w:rPr>
                    <w:rFonts w:ascii="Times New Roman" w:hAnsi="Times New Roman" w:cs="Times New Roman"/>
                    <w:i w:val="0"/>
                    <w:color w:val="000000" w:themeColor="text1"/>
                    <w:sz w:val="24"/>
                    <w:szCs w:val="24"/>
                  </w:rPr>
                  <w:delText>7</w:delText>
                </w:r>
              </w:del>
            </w:moveTo>
            <w:ins w:id="4887" w:author="Bo Shen" w:date="2023-02-27T16:38:00Z">
              <w:r>
                <w:rPr>
                  <w:rFonts w:ascii="Times New Roman" w:hAnsi="Times New Roman" w:cs="Times New Roman"/>
                  <w:i w:val="0"/>
                  <w:color w:val="000000" w:themeColor="text1"/>
                  <w:sz w:val="24"/>
                  <w:szCs w:val="24"/>
                </w:rPr>
                <w:t>30</w:t>
              </w:r>
            </w:ins>
            <w:moveTo w:id="4888" w:author="Bo Shen" w:date="2023-02-13T15:00:00Z">
              <w:r>
                <w:rPr>
                  <w:rFonts w:ascii="Times New Roman" w:hAnsi="Times New Roman" w:cs="Times New Roman"/>
                  <w:i w:val="0"/>
                  <w:color w:val="000000" w:themeColor="text1"/>
                  <w:sz w:val="24"/>
                  <w:szCs w:val="24"/>
                </w:rPr>
                <w:t>)</w:t>
              </w:r>
            </w:moveTo>
          </w:p>
        </w:tc>
      </w:tr>
      <w:tr w:rsidR="00564B42" w:rsidRPr="00BA110C" w14:paraId="05AD617A" w14:textId="77777777" w:rsidTr="00CB4C46">
        <w:tc>
          <w:tcPr>
            <w:tcW w:w="2250" w:type="dxa"/>
            <w:vAlign w:val="center"/>
          </w:tcPr>
          <w:p w14:paraId="528D3CE9" w14:textId="77777777" w:rsidR="00564B42" w:rsidRPr="00BA110C" w:rsidRDefault="00564B42" w:rsidP="00CB4C46">
            <w:pPr>
              <w:spacing w:line="480" w:lineRule="auto"/>
              <w:jc w:val="both"/>
              <w:rPr>
                <w:moveTo w:id="4889" w:author="Bo Shen" w:date="2023-02-13T15:00:00Z"/>
                <w:rFonts w:ascii="Times New Roman" w:hAnsi="Times New Roman" w:cs="Times New Roman"/>
                <w:color w:val="000000" w:themeColor="text1"/>
              </w:rPr>
            </w:pPr>
          </w:p>
        </w:tc>
        <w:tc>
          <w:tcPr>
            <w:tcW w:w="4680" w:type="dxa"/>
            <w:vAlign w:val="center"/>
          </w:tcPr>
          <w:p w14:paraId="0F669A9A" w14:textId="77777777" w:rsidR="00564B42" w:rsidRPr="004334A0" w:rsidRDefault="00000000" w:rsidP="00CB4C46">
            <w:pPr>
              <w:spacing w:line="480" w:lineRule="auto"/>
              <w:jc w:val="both"/>
              <w:rPr>
                <w:moveTo w:id="4890" w:author="Bo Shen" w:date="2023-02-13T15:00:00Z"/>
                <w:rFonts w:ascii="Times New Roman" w:eastAsia="DengXian" w:hAnsi="Times New Roman" w:cs="Times New Roman"/>
                <w:i/>
                <w:color w:val="000000" w:themeColor="text1"/>
              </w:rPr>
            </w:pPr>
            <m:oMathPara>
              <m:oMathParaPr>
                <m:jc m:val="left"/>
              </m:oMathParaPr>
              <m:oMath>
                <m:sSub>
                  <m:sSubPr>
                    <m:ctrlPr>
                      <w:rPr>
                        <w:rFonts w:ascii="Cambria Math" w:hAnsi="Cambria Math" w:cs="Times New Roman"/>
                        <w:i/>
                        <w:color w:val="000000" w:themeColor="text1"/>
                      </w:rPr>
                    </m:ctrlPr>
                  </m:sSubPr>
                  <m:e>
                    <m:r>
                      <w:rPr>
                        <w:rFonts w:ascii="Cambria Math" w:hAnsi="Cambria Math" w:cs="Times New Roman"/>
                        <w:color w:val="000000" w:themeColor="text1"/>
                      </w:rPr>
                      <m:t>τ</m:t>
                    </m:r>
                  </m:e>
                  <m:sub>
                    <m:r>
                      <w:rPr>
                        <w:rFonts w:ascii="Cambria Math" w:hAnsi="Cambria Math" w:cs="Times New Roman"/>
                        <w:color w:val="000000" w:themeColor="text1"/>
                      </w:rPr>
                      <m:t>I</m:t>
                    </m:r>
                  </m:sub>
                </m:sSub>
                <m:f>
                  <m:fPr>
                    <m:ctrlPr>
                      <w:rPr>
                        <w:rFonts w:ascii="Cambria Math" w:hAnsi="Cambria Math" w:cs="Times New Roman"/>
                        <w:i/>
                        <w:color w:val="000000" w:themeColor="text1"/>
                      </w:rPr>
                    </m:ctrlPr>
                  </m:fPr>
                  <m:num>
                    <m:r>
                      <w:rPr>
                        <w:rFonts w:ascii="Cambria Math" w:hAnsi="Cambria Math" w:cs="Times New Roman"/>
                        <w:color w:val="000000" w:themeColor="text1"/>
                      </w:rPr>
                      <m:t>d</m:t>
                    </m:r>
                    <m:sSub>
                      <m:sSubPr>
                        <m:ctrlPr>
                          <w:rPr>
                            <w:rFonts w:ascii="Cambria Math" w:hAnsi="Cambria Math" w:cs="Times New Roman"/>
                            <w:i/>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i</m:t>
                        </m:r>
                      </m:sub>
                    </m:sSub>
                  </m:num>
                  <m:den>
                    <m:r>
                      <w:rPr>
                        <w:rFonts w:ascii="Cambria Math" w:hAnsi="Cambria Math" w:cs="Times New Roman"/>
                        <w:color w:val="000000" w:themeColor="text1"/>
                      </w:rPr>
                      <m:t>dt</m:t>
                    </m:r>
                  </m:den>
                </m:f>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i</m:t>
                    </m:r>
                  </m:sub>
                </m:sSub>
                <m:r>
                  <w:rPr>
                    <w:rFonts w:ascii="Cambria Math" w:hAnsi="Cambria Math" w:cs="Times New Roman"/>
                    <w:color w:val="000000" w:themeColor="text1"/>
                  </w:rPr>
                  <m:t>+η</m:t>
                </m:r>
                <m:sSub>
                  <m:sSubPr>
                    <m:ctrlPr>
                      <w:rPr>
                        <w:rFonts w:ascii="Cambria Math" w:hAnsi="Cambria Math" w:cs="Times New Roman"/>
                        <w:i/>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i</m:t>
                    </m:r>
                  </m:sub>
                </m:sSub>
              </m:oMath>
            </m:oMathPara>
          </w:p>
        </w:tc>
        <w:tc>
          <w:tcPr>
            <w:tcW w:w="2420" w:type="dxa"/>
            <w:vAlign w:val="center"/>
          </w:tcPr>
          <w:p w14:paraId="6E45C542" w14:textId="77777777" w:rsidR="00564B42" w:rsidRPr="00684E5E" w:rsidRDefault="00564B42" w:rsidP="00CB4C46">
            <w:pPr>
              <w:pStyle w:val="Caption"/>
              <w:jc w:val="right"/>
              <w:rPr>
                <w:moveTo w:id="4891" w:author="Bo Shen" w:date="2023-02-13T15:00:00Z"/>
                <w:rFonts w:ascii="Times New Roman" w:hAnsi="Times New Roman" w:cs="Times New Roman"/>
                <w:i w:val="0"/>
                <w:color w:val="000000" w:themeColor="text1"/>
                <w:sz w:val="24"/>
                <w:szCs w:val="24"/>
              </w:rPr>
            </w:pPr>
            <w:bookmarkStart w:id="4892" w:name="_Ref48123899"/>
            <w:moveTo w:id="4893" w:author="Bo Shen" w:date="2023-02-13T15:00:00Z">
              <w:r w:rsidRPr="00684E5E">
                <w:rPr>
                  <w:rFonts w:ascii="Times New Roman" w:hAnsi="Times New Roman" w:cs="Times New Roman"/>
                  <w:i w:val="0"/>
                  <w:color w:val="000000" w:themeColor="text1"/>
                  <w:sz w:val="24"/>
                  <w:szCs w:val="24"/>
                </w:rPr>
                <w:t>(</w:t>
              </w:r>
              <w:del w:id="4894" w:author="Bo Shen" w:date="2023-02-27T16:39:00Z">
                <w:r w:rsidDel="00CA409D">
                  <w:rPr>
                    <w:rFonts w:ascii="Times New Roman" w:hAnsi="Times New Roman" w:cs="Times New Roman"/>
                    <w:i w:val="0"/>
                    <w:color w:val="000000" w:themeColor="text1"/>
                    <w:sz w:val="24"/>
                    <w:szCs w:val="24"/>
                  </w:rPr>
                  <w:delText>8</w:delText>
                </w:r>
              </w:del>
            </w:moveTo>
            <w:ins w:id="4895" w:author="Bo Shen" w:date="2023-02-27T16:39:00Z">
              <w:r>
                <w:rPr>
                  <w:rFonts w:ascii="Times New Roman" w:hAnsi="Times New Roman" w:cs="Times New Roman"/>
                  <w:i w:val="0"/>
                  <w:color w:val="000000" w:themeColor="text1"/>
                  <w:sz w:val="24"/>
                  <w:szCs w:val="24"/>
                </w:rPr>
                <w:t>31</w:t>
              </w:r>
            </w:ins>
            <w:moveTo w:id="4896" w:author="Bo Shen" w:date="2023-02-13T15:00:00Z">
              <w:r w:rsidRPr="00684E5E">
                <w:rPr>
                  <w:rFonts w:ascii="Times New Roman" w:hAnsi="Times New Roman" w:cs="Times New Roman"/>
                  <w:i w:val="0"/>
                  <w:color w:val="000000" w:themeColor="text1"/>
                  <w:sz w:val="24"/>
                  <w:szCs w:val="24"/>
                </w:rPr>
                <w:t>)</w:t>
              </w:r>
              <w:bookmarkEnd w:id="4892"/>
            </w:moveTo>
          </w:p>
        </w:tc>
      </w:tr>
      <w:tr w:rsidR="00564B42" w:rsidRPr="00BA110C" w14:paraId="4A993935" w14:textId="77777777" w:rsidTr="00CB4C46">
        <w:tc>
          <w:tcPr>
            <w:tcW w:w="2250" w:type="dxa"/>
            <w:vAlign w:val="center"/>
          </w:tcPr>
          <w:p w14:paraId="67813965" w14:textId="77777777" w:rsidR="00564B42" w:rsidRPr="00BA110C" w:rsidRDefault="00564B42" w:rsidP="00CB4C46">
            <w:pPr>
              <w:spacing w:line="480" w:lineRule="auto"/>
              <w:jc w:val="both"/>
              <w:rPr>
                <w:moveTo w:id="4897" w:author="Bo Shen" w:date="2023-02-13T15:00:00Z"/>
                <w:rFonts w:ascii="Times New Roman" w:hAnsi="Times New Roman" w:cs="Times New Roman"/>
                <w:color w:val="000000" w:themeColor="text1"/>
              </w:rPr>
            </w:pPr>
          </w:p>
        </w:tc>
        <w:tc>
          <w:tcPr>
            <w:tcW w:w="4680" w:type="dxa"/>
            <w:vAlign w:val="center"/>
          </w:tcPr>
          <w:p w14:paraId="6383BABF" w14:textId="77777777" w:rsidR="00564B42" w:rsidRPr="004334A0" w:rsidRDefault="00000000" w:rsidP="00CB4C46">
            <w:pPr>
              <w:spacing w:line="480" w:lineRule="auto"/>
              <w:jc w:val="both"/>
              <w:rPr>
                <w:moveTo w:id="4898" w:author="Bo Shen" w:date="2023-02-13T15:00:00Z"/>
                <w:rFonts w:ascii="Times New Roman" w:eastAsia="DengXian" w:hAnsi="Times New Roman" w:cs="Times New Roman"/>
                <w:i/>
                <w:color w:val="000000" w:themeColor="text1"/>
              </w:rPr>
            </w:pPr>
            <m:oMathPara>
              <m:oMathParaPr>
                <m:jc m:val="left"/>
              </m:oMathParaPr>
              <m:oMath>
                <m:sSub>
                  <m:sSubPr>
                    <m:ctrlPr>
                      <w:rPr>
                        <w:rFonts w:ascii="Cambria Math" w:hAnsi="Cambria Math" w:cs="Times New Roman"/>
                        <w:i/>
                        <w:color w:val="000000" w:themeColor="text1"/>
                      </w:rPr>
                    </m:ctrlPr>
                  </m:sSubPr>
                  <m:e>
                    <m:r>
                      <w:rPr>
                        <w:rFonts w:ascii="Cambria Math" w:hAnsi="Cambria Math" w:cs="Times New Roman"/>
                        <w:color w:val="000000" w:themeColor="text1"/>
                      </w:rPr>
                      <m:t>τ</m:t>
                    </m:r>
                  </m:e>
                  <m:sub>
                    <m:r>
                      <w:rPr>
                        <w:rFonts w:ascii="Cambria Math" w:hAnsi="Cambria Math" w:cs="Times New Roman"/>
                        <w:color w:val="000000" w:themeColor="text1"/>
                      </w:rPr>
                      <m:t>E</m:t>
                    </m:r>
                  </m:sub>
                </m:sSub>
                <m:f>
                  <m:fPr>
                    <m:ctrlPr>
                      <w:rPr>
                        <w:rFonts w:ascii="Cambria Math" w:hAnsi="Cambria Math" w:cs="Times New Roman"/>
                        <w:i/>
                        <w:color w:val="000000" w:themeColor="text1"/>
                      </w:rPr>
                    </m:ctrlPr>
                  </m:fPr>
                  <m:num>
                    <m:r>
                      <w:rPr>
                        <w:rFonts w:ascii="Cambria Math" w:hAnsi="Cambria Math" w:cs="Times New Roman"/>
                        <w:color w:val="000000" w:themeColor="text1"/>
                      </w:rPr>
                      <m:t>d</m:t>
                    </m:r>
                    <m:sSub>
                      <m:sSubPr>
                        <m:ctrlPr>
                          <w:rPr>
                            <w:rFonts w:ascii="Cambria Math" w:hAnsi="Cambria Math" w:cs="Times New Roman"/>
                            <w:i/>
                            <w:color w:val="000000" w:themeColor="text1"/>
                          </w:rPr>
                        </m:ctrlPr>
                      </m:sSubPr>
                      <m:e>
                        <m:r>
                          <w:rPr>
                            <w:rFonts w:ascii="Cambria Math" w:hAnsi="Cambria Math" w:cs="Times New Roman"/>
                            <w:color w:val="000000" w:themeColor="text1"/>
                          </w:rPr>
                          <m:t>E</m:t>
                        </m:r>
                      </m:e>
                      <m:sub>
                        <m:r>
                          <w:rPr>
                            <w:rFonts w:ascii="Cambria Math" w:hAnsi="Cambria Math" w:cs="Times New Roman"/>
                            <w:color w:val="000000" w:themeColor="text1"/>
                          </w:rPr>
                          <m:t>i</m:t>
                        </m:r>
                      </m:sub>
                    </m:sSub>
                  </m:num>
                  <m:den>
                    <m:r>
                      <w:rPr>
                        <w:rFonts w:ascii="Cambria Math" w:hAnsi="Cambria Math" w:cs="Times New Roman"/>
                        <w:color w:val="000000" w:themeColor="text1"/>
                      </w:rPr>
                      <m:t>dt</m:t>
                    </m:r>
                  </m:den>
                </m:f>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E</m:t>
                    </m:r>
                  </m:e>
                  <m:sub>
                    <m:r>
                      <w:rPr>
                        <w:rFonts w:ascii="Cambria Math" w:hAnsi="Cambria Math" w:cs="Times New Roman"/>
                        <w:color w:val="000000" w:themeColor="text1"/>
                      </w:rPr>
                      <m:t>i</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γR</m:t>
                    </m:r>
                  </m:e>
                  <m:sub>
                    <m:r>
                      <w:rPr>
                        <w:rFonts w:ascii="Cambria Math" w:hAnsi="Cambria Math" w:cs="Times New Roman"/>
                        <w:color w:val="000000" w:themeColor="text1"/>
                      </w:rPr>
                      <m:t>i</m:t>
                    </m:r>
                  </m:sub>
                </m:sSub>
              </m:oMath>
            </m:oMathPara>
          </w:p>
        </w:tc>
        <w:tc>
          <w:tcPr>
            <w:tcW w:w="2420" w:type="dxa"/>
            <w:vAlign w:val="center"/>
          </w:tcPr>
          <w:p w14:paraId="4FA0102C" w14:textId="77777777" w:rsidR="00564B42" w:rsidRPr="00684E5E" w:rsidRDefault="00564B42" w:rsidP="00CB4C46">
            <w:pPr>
              <w:pStyle w:val="Caption"/>
              <w:jc w:val="right"/>
              <w:rPr>
                <w:moveTo w:id="4899" w:author="Bo Shen" w:date="2023-02-13T15:00:00Z"/>
                <w:rFonts w:ascii="Times New Roman" w:hAnsi="Times New Roman" w:cs="Times New Roman"/>
                <w:i w:val="0"/>
                <w:color w:val="000000" w:themeColor="text1"/>
                <w:sz w:val="24"/>
                <w:szCs w:val="24"/>
              </w:rPr>
            </w:pPr>
            <w:moveTo w:id="4900" w:author="Bo Shen" w:date="2023-02-13T15:00:00Z">
              <w:r w:rsidRPr="00684E5E">
                <w:rPr>
                  <w:rFonts w:ascii="Times New Roman" w:hAnsi="Times New Roman" w:cs="Times New Roman"/>
                  <w:i w:val="0"/>
                  <w:color w:val="000000" w:themeColor="text1"/>
                  <w:sz w:val="24"/>
                  <w:szCs w:val="24"/>
                </w:rPr>
                <w:t>(</w:t>
              </w:r>
              <w:del w:id="4901" w:author="Bo Shen" w:date="2023-02-27T16:39:00Z">
                <w:r w:rsidDel="00CA409D">
                  <w:rPr>
                    <w:rFonts w:ascii="Times New Roman" w:hAnsi="Times New Roman" w:cs="Times New Roman"/>
                    <w:i w:val="0"/>
                    <w:color w:val="000000" w:themeColor="text1"/>
                    <w:sz w:val="24"/>
                    <w:szCs w:val="24"/>
                  </w:rPr>
                  <w:delText>9</w:delText>
                </w:r>
              </w:del>
            </w:moveTo>
            <w:ins w:id="4902" w:author="Bo Shen" w:date="2023-02-27T16:39:00Z">
              <w:r>
                <w:rPr>
                  <w:rFonts w:ascii="Times New Roman" w:hAnsi="Times New Roman" w:cs="Times New Roman"/>
                  <w:i w:val="0"/>
                  <w:color w:val="000000" w:themeColor="text1"/>
                  <w:sz w:val="24"/>
                  <w:szCs w:val="24"/>
                </w:rPr>
                <w:t>32</w:t>
              </w:r>
            </w:ins>
            <w:moveTo w:id="4903" w:author="Bo Shen" w:date="2023-02-13T15:00:00Z">
              <w:r w:rsidRPr="00684E5E">
                <w:rPr>
                  <w:rFonts w:ascii="Times New Roman" w:hAnsi="Times New Roman" w:cs="Times New Roman"/>
                  <w:i w:val="0"/>
                  <w:color w:val="000000" w:themeColor="text1"/>
                  <w:sz w:val="24"/>
                  <w:szCs w:val="24"/>
                </w:rPr>
                <w:t>)</w:t>
              </w:r>
            </w:moveTo>
          </w:p>
        </w:tc>
      </w:tr>
    </w:tbl>
    <w:p w14:paraId="73347C32" w14:textId="77777777" w:rsidR="00564B42" w:rsidRDefault="00564B42" w:rsidP="001040BB">
      <w:pPr>
        <w:spacing w:line="480" w:lineRule="auto"/>
        <w:jc w:val="both"/>
        <w:rPr>
          <w:moveTo w:id="4904" w:author="Bo Shen" w:date="2023-02-13T15:00:00Z"/>
          <w:rFonts w:ascii="Times New Roman" w:hAnsi="Times New Roman" w:cs="Times New Roman"/>
        </w:rPr>
      </w:pPr>
    </w:p>
    <w:p w14:paraId="3F8D711E" w14:textId="77777777" w:rsidR="00564B42" w:rsidRDefault="00564B42" w:rsidP="001040BB">
      <w:pPr>
        <w:spacing w:line="480" w:lineRule="auto"/>
        <w:jc w:val="both"/>
        <w:rPr>
          <w:moveTo w:id="4905" w:author="Bo Shen" w:date="2023-02-13T15:00:00Z"/>
          <w:rFonts w:ascii="Times New Roman" w:hAnsi="Times New Roman" w:cs="Times New Roman"/>
        </w:rPr>
      </w:pPr>
      <w:moveTo w:id="4906" w:author="Bo Shen" w:date="2023-02-13T15:00:00Z">
        <w:r>
          <w:rPr>
            <w:rFonts w:ascii="Times New Roman" w:hAnsi="Times New Roman" w:cs="Times New Roman"/>
          </w:rPr>
          <w:t xml:space="preserve">where </w:t>
        </w:r>
        <w:r w:rsidRPr="00BD14E1">
          <w:rPr>
            <w:rFonts w:ascii="Times New Roman" w:hAnsi="Times New Roman" w:cs="Times New Roman"/>
            <w:i/>
          </w:rPr>
          <w:t xml:space="preserve">i </w:t>
        </w:r>
        <w:r>
          <w:rPr>
            <w:rFonts w:ascii="Times New Roman" w:hAnsi="Times New Roman" w:cs="Times New Roman"/>
          </w:rPr>
          <w:t xml:space="preserve">= 1, …, </w:t>
        </w:r>
        <w:r w:rsidRPr="00810123">
          <w:rPr>
            <w:rFonts w:ascii="Times New Roman" w:hAnsi="Times New Roman" w:cs="Times New Roman"/>
            <w:i/>
          </w:rPr>
          <w:t>N</w:t>
        </w:r>
        <w:r>
          <w:rPr>
            <w:rFonts w:ascii="Times New Roman" w:hAnsi="Times New Roman" w:cs="Times New Roman"/>
          </w:rPr>
          <w:t xml:space="preserve"> designates choice alternatives, each of which receive input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oMath>
        <w:moveTo w:id="4907" w:author="Bo Shen" w:date="2023-02-13T15:00:00Z">
          <w:r>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R</m:t>
                </m:r>
              </m:sub>
            </m:sSub>
          </m:oMath>
          <w:moveTo w:id="4908" w:author="Bo Shen" w:date="2023-02-13T15:00:00Z">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G</m:t>
                  </m:r>
                </m:sub>
              </m:sSub>
            </m:oMath>
            <w:moveTo w:id="4909" w:author="Bo Shen" w:date="2023-02-13T15:00:00Z">
              <w:r>
                <w:rPr>
                  <w:rFonts w:ascii="Times New Roman" w:hAnsi="Times New Roman" w:cs="Times New Roman"/>
                </w:rPr>
                <w:t>,</w:t>
              </w:r>
              <w:r w:rsidRPr="00131570">
                <w:rPr>
                  <w:rFonts w:ascii="Cambria Math" w:hAnsi="Cambria Math" w:cs="Times New Roman"/>
                  <w:i/>
                </w:rPr>
                <w:t xml:space="preserve">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D</m:t>
                    </m:r>
                  </m:sub>
                </m:sSub>
              </m:oMath>
              <w:moveTo w:id="4910" w:author="Bo Shen" w:date="2023-02-13T15:00:00Z">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moveTo w:id="4911" w:author="Bo Shen" w:date="2023-02-13T15:00:00Z">
                  <w:r>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E</m:t>
                        </m:r>
                      </m:sub>
                    </m:sSub>
                  </m:oMath>
                  <w:moveTo w:id="4912" w:author="Bo Shen" w:date="2023-02-13T15:00:00Z">
                    <w:r>
                      <w:rPr>
                        <w:rFonts w:ascii="Times New Roman" w:hAnsi="Times New Roman" w:cs="Times New Roman"/>
                      </w:rPr>
                      <w:t xml:space="preserve"> are the time constants for the </w:t>
                    </w:r>
                    <w:r w:rsidRPr="00D76D79">
                      <w:rPr>
                        <w:rFonts w:ascii="Times New Roman" w:hAnsi="Times New Roman" w:cs="Times New Roman"/>
                        <w:i/>
                      </w:rPr>
                      <w:t>R</w:t>
                    </w:r>
                    <w:r>
                      <w:rPr>
                        <w:rFonts w:ascii="Times New Roman" w:hAnsi="Times New Roman" w:cs="Times New Roman"/>
                      </w:rPr>
                      <w:t xml:space="preserve">, </w:t>
                    </w:r>
                    <w:r w:rsidRPr="00D76D79">
                      <w:rPr>
                        <w:rFonts w:ascii="Times New Roman" w:hAnsi="Times New Roman" w:cs="Times New Roman"/>
                        <w:i/>
                      </w:rPr>
                      <w:t>G</w:t>
                    </w:r>
                    <w:r>
                      <w:rPr>
                        <w:rFonts w:ascii="Times New Roman" w:hAnsi="Times New Roman" w:cs="Times New Roman"/>
                      </w:rPr>
                      <w:t xml:space="preserve">, </w:t>
                    </w:r>
                    <w:r w:rsidRPr="00CB4C46">
                      <w:rPr>
                        <w:rFonts w:ascii="Times New Roman" w:hAnsi="Times New Roman" w:cs="Times New Roman"/>
                        <w:i/>
                        <w:iCs/>
                      </w:rPr>
                      <w:t>D</w:t>
                    </w:r>
                    <w:r>
                      <w:rPr>
                        <w:rFonts w:ascii="Times New Roman" w:hAnsi="Times New Roman" w:cs="Times New Roman"/>
                      </w:rPr>
                      <w:t xml:space="preserve">, </w:t>
                    </w:r>
                    <w:r w:rsidRPr="00B778CA">
                      <w:rPr>
                        <w:rFonts w:ascii="Times New Roman" w:hAnsi="Times New Roman" w:cs="Times New Roman"/>
                        <w:i/>
                        <w:iCs/>
                      </w:rPr>
                      <w:t>I</w:t>
                    </w:r>
                    <w:r>
                      <w:rPr>
                        <w:rFonts w:ascii="Times New Roman" w:hAnsi="Times New Roman" w:cs="Times New Roman"/>
                      </w:rPr>
                      <w:t xml:space="preserve">, and </w:t>
                    </w:r>
                    <w:r>
                      <w:rPr>
                        <w:rFonts w:ascii="Times New Roman" w:hAnsi="Times New Roman" w:cs="Times New Roman"/>
                        <w:i/>
                        <w:iCs/>
                      </w:rPr>
                      <w:t>E</w:t>
                    </w:r>
                    <w:r>
                      <w:rPr>
                        <w:rFonts w:ascii="Times New Roman" w:hAnsi="Times New Roman" w:cs="Times New Roman"/>
                      </w:rPr>
                      <w:t xml:space="preserve"> units. The weights </w:t>
                    </w:r>
                    <m:oMath>
                      <m:r>
                        <w:rPr>
                          <w:rFonts w:ascii="Cambria Math" w:hAnsi="Cambria Math" w:cs="Times New Roman"/>
                        </w:rPr>
                        <m:t>ω</m:t>
                      </m:r>
                    </m:oMath>
                    <w:moveTo w:id="4913" w:author="Bo Shen" w:date="2023-02-13T15:00:00Z">
                      <w:r>
                        <w:rPr>
                          <w:rFonts w:ascii="Times New Roman" w:hAnsi="Times New Roman" w:cs="Times New Roman"/>
                        </w:rPr>
                        <w:t xml:space="preserve"> represent the coupling strength between excitatory units </w:t>
                      </w:r>
                      <m:oMath>
                        <m:r>
                          <w:rPr>
                            <w:rFonts w:ascii="Cambria Math" w:hAnsi="Cambria Math" w:cs="Times New Roman"/>
                          </w:rPr>
                          <m:t>R</m:t>
                        </m:r>
                      </m:oMath>
                      <w:moveTo w:id="4914" w:author="Bo Shen" w:date="2023-02-13T15:00:00Z">
                        <w:r>
                          <w:rPr>
                            <w:rFonts w:ascii="Times New Roman" w:hAnsi="Times New Roman" w:cs="Times New Roman"/>
                          </w:rPr>
                          <w:t xml:space="preserve"> and gain control units </w:t>
                        </w:r>
                        <m:oMath>
                          <m:r>
                            <w:rPr>
                              <w:rFonts w:ascii="Cambria Math" w:hAnsi="Cambria Math" w:cs="Times New Roman"/>
                            </w:rPr>
                            <m:t>G</m:t>
                          </m:r>
                        </m:oMath>
                        <w:moveTo w:id="4915" w:author="Bo Shen" w:date="2023-02-13T15:00:00Z">
                          <w:r>
                            <w:rPr>
                              <w:rFonts w:ascii="Times New Roman" w:hAnsi="Times New Roman" w:cs="Times New Roman"/>
                            </w:rPr>
                            <w:t xml:space="preserve">, the parameters </w:t>
                          </w:r>
                          <m:oMath>
                            <m:r>
                              <w:rPr>
                                <w:rFonts w:ascii="Cambria Math" w:hAnsi="Cambria Math" w:cs="Times New Roman"/>
                              </w:rPr>
                              <m:t>α</m:t>
                            </m:r>
                          </m:oMath>
                          <w:moveTo w:id="4916" w:author="Bo Shen" w:date="2023-02-13T15:00:00Z">
                            <w:r>
                              <w:rPr>
                                <w:rFonts w:ascii="Times New Roman" w:hAnsi="Times New Roman" w:cs="Times New Roman"/>
                              </w:rPr>
                              <w:t xml:space="preserve">, </w:t>
                            </w:r>
                            <m:oMath>
                              <m:r>
                                <w:rPr>
                                  <w:rFonts w:ascii="Cambria Math" w:hAnsi="Cambria Math" w:cs="Times New Roman"/>
                                </w:rPr>
                                <m:t>β</m:t>
                              </m:r>
                            </m:oMath>
                            <w:moveTo w:id="4917" w:author="Bo Shen" w:date="2023-02-13T15:00:00Z">
                              <w:r>
                                <w:rPr>
                                  <w:rFonts w:ascii="Times New Roman" w:hAnsi="Times New Roman" w:cs="Times New Roman"/>
                                </w:rPr>
                                <w:t xml:space="preserve">, </w:t>
                              </w:r>
                              <m:oMath>
                                <m:r>
                                  <w:rPr>
                                    <w:rFonts w:ascii="Cambria Math" w:hAnsi="Cambria Math" w:cs="Times New Roman"/>
                                  </w:rPr>
                                  <m:t>η</m:t>
                                </m:r>
                              </m:oMath>
                              <w:moveTo w:id="4918" w:author="Bo Shen" w:date="2023-02-13T15:00:00Z">
                                <w:r>
                                  <w:rPr>
                                    <w:rFonts w:ascii="Times New Roman" w:hAnsi="Times New Roman" w:cs="Times New Roman"/>
                                  </w:rPr>
                                  <w:t xml:space="preserve">, and </w:t>
                                </w:r>
                                <m:oMath>
                                  <m:r>
                                    <w:rPr>
                                      <w:rFonts w:ascii="Cambria Math" w:hAnsi="Cambria Math" w:cs="Times New Roman"/>
                                    </w:rPr>
                                    <m:t>γ</m:t>
                                  </m:r>
                                </m:oMath>
                                <w:moveTo w:id="4919" w:author="Bo Shen" w:date="2023-02-13T15:00:00Z">
                                  <w:r>
                                    <w:rPr>
                                      <w:rFonts w:ascii="Times New Roman" w:hAnsi="Times New Roman" w:cs="Times New Roman"/>
                                    </w:rPr>
                                    <w:t xml:space="preserve"> control the active state of recurrent excitation, local disinhibition, cross inhibition, and lateral gain control boost loops, respectively. </w:t>
                                  </w:r>
                                </w:moveTo>
                              </w:moveTo>
                            </w:moveTo>
                          </w:moveTo>
                        </w:moveTo>
                      </w:moveTo>
                    </w:moveTo>
                  </w:moveTo>
                </w:moveTo>
              </w:moveTo>
            </w:moveTo>
          </w:moveTo>
        </w:moveTo>
      </w:moveTo>
    </w:p>
    <w:p w14:paraId="3039558E" w14:textId="77777777" w:rsidR="00564B42" w:rsidRDefault="00564B42" w:rsidP="001040BB">
      <w:pPr>
        <w:spacing w:line="480" w:lineRule="auto"/>
        <w:jc w:val="both"/>
        <w:rPr>
          <w:moveTo w:id="4920" w:author="Bo Shen" w:date="2023-02-13T15:00:00Z"/>
          <w:rFonts w:ascii="Times New Roman" w:hAnsi="Times New Roman" w:cs="Times New Roman"/>
        </w:rPr>
      </w:pPr>
    </w:p>
    <w:p w14:paraId="2293F145" w14:textId="5371A061" w:rsidR="00564B42" w:rsidRDefault="00564B42" w:rsidP="001040BB">
      <w:pPr>
        <w:spacing w:line="480" w:lineRule="auto"/>
        <w:jc w:val="both"/>
        <w:rPr>
          <w:moveTo w:id="4921" w:author="Bo Shen" w:date="2023-02-13T15:00:00Z"/>
          <w:rFonts w:ascii="Times New Roman" w:hAnsi="Times New Roman" w:cs="Times New Roman"/>
        </w:rPr>
      </w:pPr>
      <w:moveTo w:id="4922" w:author="Bo Shen" w:date="2023-02-13T15:00:00Z">
        <w:r>
          <w:rPr>
            <w:rFonts w:ascii="Times New Roman" w:hAnsi="Times New Roman" w:cs="Times New Roman"/>
          </w:rPr>
          <w:t>The active and inactive states of the four types of loops can be combined into 2</w:t>
        </w:r>
        <w:r>
          <w:rPr>
            <w:rFonts w:ascii="Times New Roman" w:hAnsi="Times New Roman" w:cs="Times New Roman"/>
            <w:vertAlign w:val="subscript"/>
          </w:rPr>
          <w:softHyphen/>
        </w:r>
        <w:r>
          <w:rPr>
            <w:rFonts w:ascii="Times New Roman" w:hAnsi="Times New Roman" w:cs="Times New Roman"/>
            <w:vertAlign w:val="subscript"/>
          </w:rPr>
          <w:softHyphen/>
        </w:r>
        <w:r w:rsidRPr="009537E6">
          <w:rPr>
            <w:rFonts w:ascii="Times New Roman" w:hAnsi="Times New Roman" w:cs="Times New Roman"/>
            <w:sz w:val="26"/>
            <w:vertAlign w:val="superscript"/>
          </w:rPr>
          <w:t>4</w:t>
        </w:r>
        <w:r>
          <w:rPr>
            <w:rFonts w:ascii="Times New Roman" w:hAnsi="Times New Roman" w:cs="Times New Roman"/>
          </w:rPr>
          <w:t xml:space="preserve"> = 16 possible models. Example dynamics were shown in </w:t>
        </w:r>
        <w:r w:rsidRPr="00A4229D">
          <w:rPr>
            <w:rFonts w:ascii="Times New Roman" w:hAnsi="Times New Roman" w:cs="Times New Roman"/>
            <w:b/>
          </w:rPr>
          <w:t>Fig.</w:t>
        </w:r>
        <w:r>
          <w:rPr>
            <w:rFonts w:ascii="Times New Roman" w:hAnsi="Times New Roman" w:cs="Times New Roman"/>
            <w:b/>
          </w:rPr>
          <w:t xml:space="preserve"> 2-figure supplement 1B</w:t>
        </w:r>
        <w:r>
          <w:rPr>
            <w:rFonts w:ascii="Times New Roman" w:hAnsi="Times New Roman" w:cs="Times New Roman"/>
          </w:rPr>
          <w:t xml:space="preserve"> for each type of model. </w:t>
        </w:r>
        <w:r>
          <w:rPr>
            <w:rFonts w:ascii="Times New Roman" w:hAnsi="Times New Roman" w:cs="Times New Roman"/>
          </w:rPr>
          <w:lastRenderedPageBreak/>
          <w:t>When local disinhibition (</w:t>
        </w:r>
        <m:oMath>
          <m:r>
            <w:rPr>
              <w:rFonts w:ascii="Cambria Math" w:hAnsi="Cambria Math" w:cs="Times New Roman"/>
            </w:rPr>
            <m:t>β</m:t>
          </m:r>
        </m:oMath>
        <w:moveTo w:id="4923" w:author="Bo Shen" w:date="2023-02-13T15:00:00Z">
          <w:r>
            <w:rPr>
              <w:rFonts w:ascii="Times New Roman" w:hAnsi="Times New Roman" w:cs="Times New Roman"/>
            </w:rPr>
            <w:t>) is off (left two columns), the model generates WTA dynamics only when cross inhibition (</w:t>
          </w:r>
          <m:oMath>
            <m:r>
              <w:rPr>
                <w:rFonts w:ascii="Cambria Math" w:hAnsi="Cambria Math" w:cs="Times New Roman"/>
              </w:rPr>
              <m:t>η</m:t>
            </m:r>
          </m:oMath>
          <w:moveTo w:id="4924" w:author="Bo Shen" w:date="2023-02-13T15:00:00Z">
            <w:r>
              <w:rPr>
                <w:rFonts w:ascii="Times New Roman" w:hAnsi="Times New Roman" w:cs="Times New Roman"/>
              </w:rPr>
              <w:t>) is on. But the maximum activity in the late stage is still restricted to a value lower than the phasic peak during the early stage, contradicting empirical findings that the late stage decision threshold is usually higher than activity in the early phasic peak</w:t>
            </w:r>
          </w:moveTo>
          <w:r w:rsidR="00863B53">
            <w:rPr>
              <w:rFonts w:ascii="Times New Roman" w:hAnsi="Times New Roman" w:cs="Times New Roman"/>
            </w:rPr>
            <w:t xml:space="preserve"> </w:t>
          </w:r>
          <w:moveTo w:id="4925" w:author="Bo Shen" w:date="2023-02-13T15:00:00Z">
            <w:r>
              <w:rPr>
                <w:rFonts w:ascii="Times New Roman" w:hAnsi="Times New Roman" w:cs="Times New Roman"/>
              </w:rPr>
              <w:fldChar w:fldCharType="begin"/>
            </w:r>
            <w:r>
              <w:rPr>
                <w:rFonts w:ascii="Times New Roman" w:hAnsi="Times New Roman" w:cs="Times New Roman"/>
              </w:rPr>
              <w:instrText xml:space="preserve"> ADDIN ZOTERO_ITEM CSL_CITATION {"citationID":"v9jgE810","properties":{"formattedCitation":"(Churchland et al., 2008; Kiani et al., 2008; Kiani &amp; Shadlen, 2009; Louie et al., 2011; Roitman &amp; Shadlen, 2002; Rorie et al., 2010; Shadlen &amp; Newsome, 2001; Sugrue et al., 2004)","plainCitation":"(Churchland et al., 2008; Kiani et al., 2008; Kiani &amp; Shadlen, 2009; Louie et al., 2011; Roitman &amp; Shadlen, 2002; Rorie et al., 2010; Shadlen &amp; Newsome, 2001; Sugrue et al., 2004)","noteIndex":0},"citationItems":[{"id":375,"uris":["http://zotero.org/users/6345545/items/AA8WYIGZ"],"itemData":{"id":375,"type":"article-journal","container-title":"The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T."}],"issued":{"date-parts":[["2010",2,19]]}}},{"id":377,"uris":["http://zotero.org/users/6345545/items/QVQZ8DUX"],"itemData":{"id":377,"type":"article-journal","abstract":"We recorded the activity of single neurons in the posterior parietal cortex (area LIP) of two rhesus monkeys while they discriminated the direction of motion in random-dot visual stimuli. The visual task was similar to a motion discrimination task that has been used in previous investigations of motion-sensitive regions of the extrastriate cortex. The monkeys were trained to decide whether the direction of motion was toward one of two choice targets that appeared on either side of the random-dot stimulus. At the end of the trial, the monkeys reported their direction judgment by making an eye movement to the appropriate target. We studied neurons in LIP that exhibited spatially selective persistent activity during delayed saccadic eye movement tasks. These neurons are thought to carry high-level signals appropriate for identifying salient visual targets and for guiding saccadic eye movements. We arranged the motion discrimination task so that one of the choice targets was in the LIP neuron's response field (RF) while the other target was positioned well away from the RF. During motion viewing, neurons in LIP altered their firing rate in a manner that predicted the saccadic eye movement that the monkey would make at the end of the trial. The activity thus predicted the monkey's judgment of motion direction. This predictive activity began early in the motion-viewing period and became increasingly reliable as the monkey viewed the random-dot motion. The neural activity predicted the monkey's direction judgment on both easy and difficult trials (strong and weak motion), whether or not the judgment was correct. In addition, the timing and magnitude of the response was affected by the strength of the motion signal in the stimulus. When the direction of motion was toward the RF, stronger motion led to larger neural responses earlier in the motion-viewing period. When motion was away from the RF, stronger motion led to greater suppression of ongoing activity. Thus the activity of single neurons in area LIP reflects both the direction of an impending gaze shift and the quality of the sensory information that instructs such a response. The time course of the neural response suggests that LIP accumulates sensory signals relevant to the selection of a target for an eye movement.","container-title":"Journal of Neurophysiology","DOI":"10.1152/jn.2001.86.4.1916","ISSN":"0022-3077, 1522-1598","issue":"4","journalAbbreviation":"Journal of Neurophysiology","language":"en","page":"1916-1936","source":"DOI.org (Crossref)","title":"Neural Basis of a Perceptual Decision in the Parietal Cortex (Area LIP) of the Rhesus Monkey","volume":"86","author":[{"family":"Shadlen","given":"Michael N."},{"family":"Newsome","given":"William T."}],"issued":{"date-parts":[["2001",10,1]]}}},{"id":630,"uris":["http://zotero.org/users/6345545/items/RVLCU76F"],"itemData":{"id":630,"type":"article-journal","abstract":"Psychologists and economists have long appreciated the contribution of reward history and expectation to decision-making. Yet we know little about how specific histories of choice and reward lead to an internal representation of the “value” of possible actions. We approached this problem through an integrated application of behavioral, computational, and physiological techniques. Monkeys were placed in a dynamic foraging environment in which they had to track the changing values of alternative choices through time. In this context, the monkeys' foraging behavior provided a window into their subjective valuation. We found that a simple model based on reward history can duplicate this behavior and that neurons in the parietal cortex represent the relative value of competing actions predicted by this model.\nCertain brain neurons code for the comparative perceived value of paired alternatives between which monkeys choose when performing a task.\nCertain brain neurons code for the comparative perceived value of paired alternatives between which monkeys choose when performing a task.","container-title":"Science","DOI":"10.1126/science.1094765","ISSN":"0036-8075, 1095-9203","issue":"5678","language":"en","license":"American Association for the Advancement of Science","note":"publisher: American Association for the Advancement of Science\nsection: Research Article\nPMID: 15205529","page":"1782-1787","source":"science.sciencemag.org","title":"Matching Behavior and the Representation of Value in the Parietal Cortex","volume":"304","author":[{"family":"Sugrue","given":"Leo P."},{"family":"Corrado","given":"Greg S."},{"family":"Newsome","given":"William T."}],"issued":{"date-parts":[["2004",6,18]]}}},{"id":372,"uris":["http://zotero.org/users/6345545/items/CUJ2PP3B"],"itemData":{"id":372,"type":"article-journal","container-title":"Nature Neuroscience","DOI":"10.1038/nn.2123","ISSN":"1097-6256, 1546-1726","issue":"6","journalAbbreviation":"Nat Neurosci","language":"en","page":"693-702","source":"DOI.org (Crossref)","title":"Decision-making with multiple alternatives","volume":"11","author":[{"family":"Churchland","given":"Anne K"},{"family":"Kiani","given":"Roozbeh"},{"family":"Shadlen","given":"Michael N."}],"issued":{"date-parts":[["2008",6]]}}},{"id":715,"uris":["http://zotero.org/users/6345545/items/2L8AS27B"],"itemData":{"id":715,"type":"article-journal","abstract":"Decisions about sensory stimuli are often based on an accumulation of evidence in time. When subjects control stimulus duration, the decision terminates when the accumulated evidence reaches a criterion level. Under many natural circumstances and in many laboratory settings, the environment, rather than the subject, controls the stimulus duration. In these settings, it is generally assumed that subjects commit to a choice at the end of the stimulus stream. Indeed, failure to benefit from the full stream of information is interpreted as a sign of imperfect accumulation or memory leak. Contrary to these assumptions, we show that monkeys performing a direction discrimination task commit to a choice when the accumulated evidence reaches a threshold level (or bound), sometimes long before the end of stimulus. This bounded accumulation of evidence is reflected in the activity of neurons in the lateral intraparietal cortex. Thus, the readout of visual cortex embraces a termination rule to limit processing even when potentially useful information is available.","container-title":"Journal of Neuroscience","DOI":"10.1523/JNEUROSCI.4761-07.2008","ISSN":"0270-6474, 1529-2401","issue":"12","journalAbbreviation":"J. Neurosci.","language":"en","license":"Copyright © 2008 Society for Neuroscience 0270-6474/08/283017-13$15.00/0","note":"publisher: Society for Neuroscience\nsection: Articles\nPMID: 18354005","page":"3017-3029","source":"www.jneurosci.org","title":"Bounded Integration in Parietal Cortex Underlies Decisions Even When Viewing Duration Is Dictated by the Environment","volume":"28","author":[{"family":"Kiani","given":"Roozbeh"},{"family":"Hanks","given":"Timothy D."},{"family":"Shadlen","given":"Michael N."}],"issued":{"date-parts":[["2008",3,19]]}}},{"id":342,"uris":["http://zotero.org/users/6345545/items/FIVLPZPC"],"itemData":{"id":342,"type":"article-journal","container-title":"Journal of Neuroscience","DOI":"10.1523/JNEUROSCI.1237-11.2011","ISSN":"0270-6474, 1529-2401","issue":"29","journalAbbreviation":"Journal of Neuroscience","language":"en","page":"10627-10639","source":"DOI.org (Crossref)","title":"Reward Value-Based Gain Control: Divisive Normalization in Parietal Cortex","title-short":"Reward Value-Based Gain Control","volume":"31","author":[{"family":"Louie","given":"Kenway"},{"family":"Grattan","given":"L. E."},{"family":"Glimcher","given":"P. W."}],"issued":{"date-parts":[["2011",7,20]]}}},{"id":889,"uris":["http://zotero.org/users/6345545/items/LZVDWMZC"],"itemData":{"id":889,"type":"article-journal","abstract":"Decisive Monkeys\nDecision-making is a central theme in current research in cognitive neuroscience. Behavioral protocols have provided an entry into explorations of the neural processes that underlie decision-making. Empirical studies have provided support for a diffusion model in which information accumulates over time until a threshold is reached, with noisiness in the inputs related to decision errors. Kiani and Shadlen (p. 759) developed a behavioral task to study choice certainty and identified the corresponding neuronal representations in monkeys. The monkeys were allowed to choose to opt out of an uncertain, higher reward choice in favor of a certain, lower payoff. The same neurons that encoded the information used to make a choice also encoded the extent of certainty, which in humans would be described as the degree of confidence in one's decision.\nThe degree of confidence in a decision provides a graded and probabilistic assessment of expected outcome. Although neural mechanisms of perceptual decisions have been studied extensively in primates, little is known about the mechanisms underlying choice certainty. We have shown that the same neurons that represent formation of a decision encode certainty about the decision. Rhesus monkeys made decisions about the direction of moving random dots, spanning a range of difficulties. They were rewarded for correct decisions. On some trials, after viewing the stimulus, the monkeys could opt out of the direction decision for a small but certain reward. Monkeys exercised this option in a manner that revealed their degree of certainty. Neurons in parietal cortex represented formation of the direction decision and the degree of certainty underlying the decision to opt out.\nNeurons in the primate parietal cortex encode information required to make a decision and also the certainty of that choice.\nNeurons in the primate parietal cortex encode information required to make a decision and also the certainty of that choice.","container-title":"Science","DOI":"10.1126/science.1169405","ISSN":"0036-8075, 1095-9203","issue":"5928","language":"en","license":"Copyright © 2009, American Association for the Advancement of Science","note":"publisher: American Association for the Advancement of Science\nsection: Research Article\nPMID: 19423820","page":"759-764","source":"science.sciencemag.org","title":"Representation of Confidence Associated with a Decision by Neurons in the Parietal Cortex","volume":"324","author":[{"family":"Kiani","given":"Roozbeh"},{"family":"Shadlen","given":"Michael N."}],"issued":{"date-parts":[["2009",5,8]]}}}],"schema":"https://github.com/citation-style-language/schema/raw/master/csl-citation.json"}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(Churchland et al., 2008; Kiani et al., 2008; Kiani &amp; Shadlen, 2009; Louie et al., 2011; Roitman &amp; Shadlen, 2002; Rorie et al., 2010; Shadlen &amp; Newsome, 2001; Sugrue et al., 2004)</w:t>
            </w:r>
            <w:r>
              <w:rPr>
                <w:rFonts w:ascii="Times New Roman" w:hAnsi="Times New Roman" w:cs="Times New Roman"/>
              </w:rPr>
              <w:fldChar w:fldCharType="end"/>
            </w:r>
            <w:r>
              <w:rPr>
                <w:rFonts w:ascii="Times New Roman" w:hAnsi="Times New Roman" w:cs="Times New Roman"/>
              </w:rPr>
              <w:t>. This restriction arises because, with only cross inhibition, local option gain control is not released; this release requires local disinhibition. With local disinhibition on (</w:t>
            </w:r>
            <m:oMath>
              <m:r>
                <w:rPr>
                  <w:rFonts w:ascii="Cambria Math" w:hAnsi="Cambria Math" w:cs="Times New Roman"/>
                </w:rPr>
                <m:t>β&gt;0</m:t>
              </m:r>
            </m:oMath>
            <w:moveTo w:id="4926" w:author="Bo Shen" w:date="2023-02-13T15:00:00Z">
              <w:r>
                <w:rPr>
                  <w:rFonts w:ascii="Times New Roman" w:hAnsi="Times New Roman" w:cs="Times New Roman"/>
                </w:rPr>
                <w:t xml:space="preserve">, the right two columns), the models generate WTA dynamics with high activity in the late stage to reach the decision threshold. This is robust even without any other modifications (see the panel with </w:t>
              </w:r>
              <m:oMath>
                <m:r>
                  <w:rPr>
                    <w:rFonts w:ascii="Cambria Math" w:hAnsi="Cambria Math" w:cs="Times New Roman"/>
                  </w:rPr>
                  <m:t>η</m:t>
                </m:r>
              </m:oMath>
              <w:moveTo w:id="4927" w:author="Bo Shen" w:date="2023-02-13T15:00:00Z">
                <w:r>
                  <w:rPr>
                    <w:rFonts w:ascii="Times New Roman" w:hAnsi="Times New Roman" w:cs="Times New Roman"/>
                  </w:rPr>
                  <w:t xml:space="preserve"> and </w:t>
                </w:r>
                <m:oMath>
                  <m:r>
                    <w:rPr>
                      <w:rFonts w:ascii="Cambria Math" w:hAnsi="Cambria Math" w:cs="Times New Roman"/>
                    </w:rPr>
                    <m:t>γ</m:t>
                  </m:r>
                </m:oMath>
                <w:moveTo w:id="4928" w:author="Bo Shen" w:date="2023-02-13T15:00:00Z">
                  <w:r>
                    <w:rPr>
                      <w:rFonts w:ascii="Times New Roman" w:hAnsi="Times New Roman" w:cs="Times New Roman"/>
                    </w:rPr>
                    <w:t xml:space="preserve"> off), highlighting the role of local disinhibition in generating WTA competition. For the sake of simplicity, we omitted other non-essential modifications and kept only the loop of local disinhibition. Because recurrent excitation is important for persistent activity and exists widely in cortical circuits, we retained it as well. The modified DNM model with local disinhibition and recurrent self-excitation is the primary model (LDDM) characterized in the current work.</w:t>
                  </w:r>
                </w:moveTo>
              </w:moveTo>
            </w:moveTo>
          </w:moveTo>
        </w:moveTo>
      </w:moveTo>
    </w:p>
    <w:moveToRangeEnd w:id="4843"/>
    <w:p w14:paraId="209B9EE3" w14:textId="77777777" w:rsidR="00564B42" w:rsidRPr="0060258A" w:rsidRDefault="00564B42" w:rsidP="00E24C8A">
      <w:pPr>
        <w:spacing w:line="480" w:lineRule="auto"/>
        <w:rPr>
          <w:rFonts w:ascii="Times New Roman" w:hAnsi="Times New Roman" w:cs="Times New Roman"/>
          <w:b/>
          <w:color w:val="000000" w:themeColor="text1"/>
        </w:rPr>
      </w:pPr>
    </w:p>
    <w:p w14:paraId="0D2B347F" w14:textId="77777777" w:rsidR="00564B42" w:rsidRPr="0060258A" w:rsidRDefault="00564B42" w:rsidP="008D453F">
      <w:pPr>
        <w:pStyle w:val="Heading4"/>
      </w:pPr>
      <w:r w:rsidRPr="0060258A">
        <w:t xml:space="preserve">Data </w:t>
      </w:r>
      <w:r>
        <w:t xml:space="preserve">and code </w:t>
      </w:r>
      <w:r w:rsidRPr="0060258A">
        <w:t>availability</w:t>
      </w:r>
    </w:p>
    <w:p w14:paraId="4D89B14C" w14:textId="77777777" w:rsidR="00564B42" w:rsidRPr="00CC0583" w:rsidRDefault="00564B42" w:rsidP="00E24C8A">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The e</w:t>
      </w:r>
      <w:r w:rsidRPr="0060258A">
        <w:rPr>
          <w:rFonts w:ascii="Times New Roman" w:hAnsi="Times New Roman" w:cs="Times New Roman"/>
          <w:color w:val="000000" w:themeColor="text1"/>
        </w:rPr>
        <w:t>mpirical data presented in this paper</w:t>
      </w:r>
      <w:r>
        <w:rPr>
          <w:rFonts w:ascii="Times New Roman" w:hAnsi="Times New Roman" w:cs="Times New Roman"/>
          <w:color w:val="000000" w:themeColor="text1"/>
        </w:rPr>
        <w:t xml:space="preserve"> and</w:t>
      </w:r>
      <w:r w:rsidRPr="0060258A">
        <w:rPr>
          <w:rFonts w:ascii="Times New Roman" w:hAnsi="Times New Roman" w:cs="Times New Roman"/>
          <w:color w:val="000000" w:themeColor="text1"/>
        </w:rPr>
        <w:t xml:space="preserve"> MATLAB code used for simulation</w:t>
      </w:r>
      <w:r>
        <w:rPr>
          <w:rFonts w:ascii="Times New Roman" w:hAnsi="Times New Roman" w:cs="Times New Roman"/>
          <w:color w:val="000000" w:themeColor="text1"/>
        </w:rPr>
        <w:t>s</w:t>
      </w:r>
      <w:r w:rsidRPr="0060258A">
        <w:rPr>
          <w:rFonts w:ascii="Times New Roman" w:hAnsi="Times New Roman" w:cs="Times New Roman"/>
          <w:color w:val="000000" w:themeColor="text1"/>
        </w:rPr>
        <w:t xml:space="preserve"> and fitting the empirical data will be available upon publication at </w:t>
      </w:r>
      <w:r w:rsidRPr="00795572">
        <w:rPr>
          <w:rFonts w:ascii="Times New Roman" w:hAnsi="Times New Roman" w:cs="Times New Roman"/>
          <w:color w:val="000000" w:themeColor="text1"/>
        </w:rPr>
        <w:t>DOI 10.17605/OSF.IO/YGR57</w:t>
      </w:r>
      <w:r w:rsidRPr="0060258A">
        <w:rPr>
          <w:rFonts w:ascii="Times New Roman" w:hAnsi="Times New Roman" w:cs="Times New Roman"/>
          <w:color w:val="000000" w:themeColor="text1"/>
        </w:rPr>
        <w:t>.</w:t>
      </w:r>
      <w:r>
        <w:rPr>
          <w:rFonts w:ascii="Times New Roman" w:hAnsi="Times New Roman" w:cs="Times New Roman"/>
          <w:color w:val="000000" w:themeColor="text1"/>
        </w:rPr>
        <w:t xml:space="preserve"> </w:t>
      </w:r>
    </w:p>
    <w:p w14:paraId="36637D30" w14:textId="77777777" w:rsidR="00564B42" w:rsidRPr="0060258A" w:rsidDel="00695083" w:rsidRDefault="00564B42" w:rsidP="00E24C8A">
      <w:pPr>
        <w:rPr>
          <w:del w:id="4929" w:author="Bo Shen" w:date="2023-02-03T14:02:00Z"/>
          <w:rFonts w:ascii="Times New Roman" w:hAnsi="Times New Roman" w:cs="Times New Roman"/>
          <w:b/>
          <w:color w:val="000000" w:themeColor="text1"/>
        </w:rPr>
      </w:pPr>
      <w:del w:id="4930" w:author="Bo Shen" w:date="2023-02-03T14:02:00Z">
        <w:r w:rsidRPr="0060258A" w:rsidDel="00695083">
          <w:rPr>
            <w:rFonts w:ascii="Times New Roman" w:hAnsi="Times New Roman" w:cs="Times New Roman"/>
            <w:b/>
            <w:color w:val="000000" w:themeColor="text1"/>
          </w:rPr>
          <w:br w:type="page"/>
        </w:r>
      </w:del>
    </w:p>
    <w:p w14:paraId="21C66658" w14:textId="77777777" w:rsidR="00564B42" w:rsidRDefault="00564B42"/>
    <w:p w14:paraId="787D9B33" w14:textId="2F5380F9" w:rsidR="00011B9B" w:rsidRDefault="00011B9B">
      <w:pPr>
        <w:rPr>
          <w:rFonts w:ascii="Times New Roman" w:hAnsi="Times New Roman" w:cs="Times New Roman"/>
          <w:color w:val="000000" w:themeColor="text1"/>
        </w:rPr>
      </w:pPr>
      <w:r>
        <w:rPr>
          <w:rFonts w:ascii="Times New Roman" w:hAnsi="Times New Roman" w:cs="Times New Roman"/>
          <w:color w:val="000000" w:themeColor="text1"/>
        </w:rPr>
        <w:br w:type="page"/>
      </w:r>
    </w:p>
    <w:p w14:paraId="3187AA72" w14:textId="363340FD" w:rsidR="00E15537" w:rsidRDefault="00011B9B" w:rsidP="00011B9B">
      <w:pPr>
        <w:pStyle w:val="Heading1"/>
      </w:pPr>
      <w:r>
        <w:lastRenderedPageBreak/>
        <w:t>References</w:t>
      </w:r>
    </w:p>
    <w:p w14:paraId="0DFA95B2" w14:textId="77777777" w:rsidR="00383211" w:rsidRPr="00383211" w:rsidRDefault="00EA1839" w:rsidP="00383211">
      <w:pPr>
        <w:pStyle w:val="Bibliography"/>
        <w:spacing w:line="240" w:lineRule="auto"/>
        <w:rPr>
          <w:rFonts w:ascii="Times New Roman" w:hAnsi="Times New Roman" w:cs="Times New Roman"/>
          <w:color w:val="000000"/>
        </w:rPr>
      </w:pPr>
      <w:r>
        <w:rPr>
          <w:color w:val="000000" w:themeColor="text1"/>
        </w:rPr>
        <w:fldChar w:fldCharType="begin"/>
      </w:r>
      <w:r w:rsidR="00383211">
        <w:rPr>
          <w:color w:val="000000" w:themeColor="text1"/>
        </w:rPr>
        <w:instrText xml:space="preserve"> ADDIN ZOTERO_BIBL {"uncited":[],"omitted":[],"custom":[]} CSL_BIBLIOGRAPHY </w:instrText>
      </w:r>
      <w:r>
        <w:rPr>
          <w:color w:val="000000" w:themeColor="text1"/>
        </w:rPr>
        <w:fldChar w:fldCharType="separate"/>
      </w:r>
      <w:r w:rsidR="00383211" w:rsidRPr="00383211">
        <w:rPr>
          <w:rFonts w:ascii="Times New Roman" w:hAnsi="Times New Roman" w:cs="Times New Roman"/>
          <w:color w:val="000000"/>
        </w:rPr>
        <w:t xml:space="preserve">Acerbi, L., &amp; Ma, W. J. (2017a). Practical Bayesian Optimization for Model Fitting with Bayesian Adaptive Direct Search. In I. Guyon, U. V. Luxburg, S. Bengio, H. Wallach, R. Fergus, S. Vishwanathan, &amp; R. Garnett (Eds.), </w:t>
      </w:r>
      <w:r w:rsidR="00383211" w:rsidRPr="00383211">
        <w:rPr>
          <w:rFonts w:ascii="Times New Roman" w:hAnsi="Times New Roman" w:cs="Times New Roman"/>
          <w:i/>
          <w:iCs/>
          <w:color w:val="000000"/>
        </w:rPr>
        <w:t>Advances in Neural Information Processing Systems</w:t>
      </w:r>
      <w:r w:rsidR="00383211" w:rsidRPr="00383211">
        <w:rPr>
          <w:rFonts w:ascii="Times New Roman" w:hAnsi="Times New Roman" w:cs="Times New Roman"/>
          <w:color w:val="000000"/>
        </w:rPr>
        <w:t xml:space="preserve"> (Vol. 30). Curran Associates, Inc. https://proceedings.neurips.cc/paper/2017/file/df0aab058ce179e4f7ab135ed4e641a9-Paper.pdf</w:t>
      </w:r>
    </w:p>
    <w:p w14:paraId="614D9645"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Acerbi, L., &amp; Ma, W. J. (2017b). Practical Bayesian Optimization for Model Fitting with Bayesian Adaptive Direct Search. </w:t>
      </w:r>
      <w:r w:rsidRPr="00383211">
        <w:rPr>
          <w:rFonts w:ascii="Times New Roman" w:hAnsi="Times New Roman" w:cs="Times New Roman"/>
          <w:i/>
          <w:iCs/>
          <w:color w:val="000000"/>
        </w:rPr>
        <w:t>ArXiv:1705.04405 [q-Bio, Stat]</w:t>
      </w:r>
      <w:r w:rsidRPr="00383211">
        <w:rPr>
          <w:rFonts w:ascii="Times New Roman" w:hAnsi="Times New Roman" w:cs="Times New Roman"/>
          <w:color w:val="000000"/>
        </w:rPr>
        <w:t>. http://arxiv.org/abs/1705.04405</w:t>
      </w:r>
    </w:p>
    <w:p w14:paraId="788AAF47"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Alitto, H. J., &amp; Dan, Y. (2013). Cell-type-specific modulation of neocortical activity by basal forebrain input. </w:t>
      </w:r>
      <w:r w:rsidRPr="00383211">
        <w:rPr>
          <w:rFonts w:ascii="Times New Roman" w:hAnsi="Times New Roman" w:cs="Times New Roman"/>
          <w:i/>
          <w:iCs/>
          <w:color w:val="000000"/>
        </w:rPr>
        <w:t>Frontiers in Systems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6</w:t>
      </w:r>
      <w:r w:rsidRPr="00383211">
        <w:rPr>
          <w:rFonts w:ascii="Times New Roman" w:hAnsi="Times New Roman" w:cs="Times New Roman"/>
          <w:color w:val="000000"/>
        </w:rPr>
        <w:t>. https://doi.org/10.3389/fnsys.2012.00079</w:t>
      </w:r>
    </w:p>
    <w:p w14:paraId="7B732B4E"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Allen, W. E., Kauvar, I. V., Chen, M. Z., Richman, E. B., Yang, S. J., Chan, K., Gradinaru, V., Deverman, B. E., Luo, L., &amp; Deisseroth, K. (2017). Global Representations of Goal-Directed Behavior in Distinct Cell Types of Mouse Neocortex. </w:t>
      </w:r>
      <w:r w:rsidRPr="00383211">
        <w:rPr>
          <w:rFonts w:ascii="Times New Roman" w:hAnsi="Times New Roman" w:cs="Times New Roman"/>
          <w:i/>
          <w:iCs/>
          <w:color w:val="000000"/>
        </w:rPr>
        <w:t>Neuron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94</w:t>
      </w:r>
      <w:r w:rsidRPr="00383211">
        <w:rPr>
          <w:rFonts w:ascii="Times New Roman" w:hAnsi="Times New Roman" w:cs="Times New Roman"/>
          <w:color w:val="000000"/>
        </w:rPr>
        <w:t>(4), 891-907.e6. https://doi.org/10.1016/j.neuron.2017.04.017</w:t>
      </w:r>
    </w:p>
    <w:p w14:paraId="0C513A90"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Amari, S. (1977). Dynamics of pattern formation in lateral-inhibition type neural fields. </w:t>
      </w:r>
      <w:r w:rsidRPr="00383211">
        <w:rPr>
          <w:rFonts w:ascii="Times New Roman" w:hAnsi="Times New Roman" w:cs="Times New Roman"/>
          <w:i/>
          <w:iCs/>
          <w:color w:val="000000"/>
        </w:rPr>
        <w:t>Biological Cybernetics</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27</w:t>
      </w:r>
      <w:r w:rsidRPr="00383211">
        <w:rPr>
          <w:rFonts w:ascii="Times New Roman" w:hAnsi="Times New Roman" w:cs="Times New Roman"/>
          <w:color w:val="000000"/>
        </w:rPr>
        <w:t>(2), 77–87. https://doi.org/10.1007/BF00337259</w:t>
      </w:r>
    </w:p>
    <w:p w14:paraId="23405718"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Amit, D. J., &amp; Brunel, N. (1997). Model of global spontaneous activity and local structured activity during delay periods in the cerebral cortex. </w:t>
      </w:r>
      <w:r w:rsidRPr="00383211">
        <w:rPr>
          <w:rFonts w:ascii="Times New Roman" w:hAnsi="Times New Roman" w:cs="Times New Roman"/>
          <w:i/>
          <w:iCs/>
          <w:color w:val="000000"/>
        </w:rPr>
        <w:t>Cerebral Cortex</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7</w:t>
      </w:r>
      <w:r w:rsidRPr="00383211">
        <w:rPr>
          <w:rFonts w:ascii="Times New Roman" w:hAnsi="Times New Roman" w:cs="Times New Roman"/>
          <w:color w:val="000000"/>
        </w:rPr>
        <w:t>(3), 237–252. https://doi.org/10.1093/cercor/7.3.237</w:t>
      </w:r>
    </w:p>
    <w:p w14:paraId="7659F0B5"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Andersen, R. A., &amp; Buneo, C. A. (2002). Intentional Maps in Posterior Parietal Cortex. </w:t>
      </w:r>
      <w:r w:rsidRPr="00383211">
        <w:rPr>
          <w:rFonts w:ascii="Times New Roman" w:hAnsi="Times New Roman" w:cs="Times New Roman"/>
          <w:i/>
          <w:iCs/>
          <w:color w:val="000000"/>
        </w:rPr>
        <w:t>Annual Review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25</w:t>
      </w:r>
      <w:r w:rsidRPr="00383211">
        <w:rPr>
          <w:rFonts w:ascii="Times New Roman" w:hAnsi="Times New Roman" w:cs="Times New Roman"/>
          <w:color w:val="000000"/>
        </w:rPr>
        <w:t>(1), 189–220. https://doi.org/10.1146/annurev.neuro.25.112701.142922</w:t>
      </w:r>
    </w:p>
    <w:p w14:paraId="73744A69"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Barrouillet, P., &amp; Camos, V. (2012). As Time Goes By: Temporal Constraints in Working Memory. </w:t>
      </w:r>
      <w:r w:rsidRPr="00383211">
        <w:rPr>
          <w:rFonts w:ascii="Times New Roman" w:hAnsi="Times New Roman" w:cs="Times New Roman"/>
          <w:i/>
          <w:iCs/>
          <w:color w:val="000000"/>
        </w:rPr>
        <w:t>Current Directions in Psychological 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21</w:t>
      </w:r>
      <w:r w:rsidRPr="00383211">
        <w:rPr>
          <w:rFonts w:ascii="Times New Roman" w:hAnsi="Times New Roman" w:cs="Times New Roman"/>
          <w:color w:val="000000"/>
        </w:rPr>
        <w:t>(6), 413–419. https://doi.org/10.1177/0963721412459513</w:t>
      </w:r>
    </w:p>
    <w:p w14:paraId="4F578552"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Barrouillet, P., Portrat, S., Vergauwe, E., Diependaele, K., &amp; Camos, V. (2011). Further evidence for temporal decay in working memory: Reply to Lewandowsky and Oberauer (2009). </w:t>
      </w:r>
      <w:r w:rsidRPr="00383211">
        <w:rPr>
          <w:rFonts w:ascii="Times New Roman" w:hAnsi="Times New Roman" w:cs="Times New Roman"/>
          <w:i/>
          <w:iCs/>
          <w:color w:val="000000"/>
        </w:rPr>
        <w:t>Journal of Experimental Psychology: Learning, Memory, and Cognition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37</w:t>
      </w:r>
      <w:r w:rsidRPr="00383211">
        <w:rPr>
          <w:rFonts w:ascii="Times New Roman" w:hAnsi="Times New Roman" w:cs="Times New Roman"/>
          <w:color w:val="000000"/>
        </w:rPr>
        <w:t>(5), 1302–1317. https://doi.org/10.1037/a0022933</w:t>
      </w:r>
    </w:p>
    <w:p w14:paraId="6BA27945"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Basso, M. A., &amp; Wurtz, R. H. (1997). Modulation of neuronal activity by target uncertainty. </w:t>
      </w:r>
      <w:r w:rsidRPr="00383211">
        <w:rPr>
          <w:rFonts w:ascii="Times New Roman" w:hAnsi="Times New Roman" w:cs="Times New Roman"/>
          <w:i/>
          <w:iCs/>
          <w:color w:val="000000"/>
        </w:rPr>
        <w:t>Nature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389</w:t>
      </w:r>
      <w:r w:rsidRPr="00383211">
        <w:rPr>
          <w:rFonts w:ascii="Times New Roman" w:hAnsi="Times New Roman" w:cs="Times New Roman"/>
          <w:color w:val="000000"/>
        </w:rPr>
        <w:t>(6646), Article 6646. https://doi.org/10.1038/37975</w:t>
      </w:r>
    </w:p>
    <w:p w14:paraId="53134E24"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Basso, M. A., &amp; Wurtz, R. H. (1998). Modulation of Neuronal Activity in Superior Colliculus by Changes in Target Probability. </w:t>
      </w:r>
      <w:r w:rsidRPr="00383211">
        <w:rPr>
          <w:rFonts w:ascii="Times New Roman" w:hAnsi="Times New Roman" w:cs="Times New Roman"/>
          <w:i/>
          <w:iCs/>
          <w:color w:val="000000"/>
        </w:rPr>
        <w:t>Journal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18</w:t>
      </w:r>
      <w:r w:rsidRPr="00383211">
        <w:rPr>
          <w:rFonts w:ascii="Times New Roman" w:hAnsi="Times New Roman" w:cs="Times New Roman"/>
          <w:color w:val="000000"/>
        </w:rPr>
        <w:t>(18), 7519–7534. https://doi.org/10.1523/JNEUROSCI.18-18-07519.1998</w:t>
      </w:r>
    </w:p>
    <w:p w14:paraId="26A9A182"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Bathellier, B., Ushakova, L., &amp; Rumpel, S. (2012). Discrete Neocortical Dynamics Predict Behavioral Categorization of Sounds. </w:t>
      </w:r>
      <w:r w:rsidRPr="00383211">
        <w:rPr>
          <w:rFonts w:ascii="Times New Roman" w:hAnsi="Times New Roman" w:cs="Times New Roman"/>
          <w:i/>
          <w:iCs/>
          <w:color w:val="000000"/>
        </w:rPr>
        <w:t>Neuron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76</w:t>
      </w:r>
      <w:r w:rsidRPr="00383211">
        <w:rPr>
          <w:rFonts w:ascii="Times New Roman" w:hAnsi="Times New Roman" w:cs="Times New Roman"/>
          <w:color w:val="000000"/>
        </w:rPr>
        <w:t>(2), 435–449. https://doi.org/10.1016/j.neuron.2012.07.008</w:t>
      </w:r>
    </w:p>
    <w:p w14:paraId="54A5B751"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Bock, D. D., Lee, W.-C. A., Kerlin, A. M., Andermann, M. L., Hood, G., Wetzel, A. W., Yurgenson, S., Soucy, E. R., Kim, H. S., &amp; Reid, R. C. (2011). Network anatomy and in vivo physiology of visual cortical neurons. </w:t>
      </w:r>
      <w:r w:rsidRPr="00383211">
        <w:rPr>
          <w:rFonts w:ascii="Times New Roman" w:hAnsi="Times New Roman" w:cs="Times New Roman"/>
          <w:i/>
          <w:iCs/>
          <w:color w:val="000000"/>
        </w:rPr>
        <w:t>Nature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471</w:t>
      </w:r>
      <w:r w:rsidRPr="00383211">
        <w:rPr>
          <w:rFonts w:ascii="Times New Roman" w:hAnsi="Times New Roman" w:cs="Times New Roman"/>
          <w:color w:val="000000"/>
        </w:rPr>
        <w:t>(7337), 177–182. https://doi.org/10.1038/nature09802</w:t>
      </w:r>
    </w:p>
    <w:p w14:paraId="74767604"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lastRenderedPageBreak/>
        <w:t xml:space="preserve">Bogacz, R., &amp; Gurney, K. (2007). The Basal Ganglia and Cortex Implement Optimal Decision Making Between Alternative Actions. </w:t>
      </w:r>
      <w:r w:rsidRPr="00383211">
        <w:rPr>
          <w:rFonts w:ascii="Times New Roman" w:hAnsi="Times New Roman" w:cs="Times New Roman"/>
          <w:i/>
          <w:iCs/>
          <w:color w:val="000000"/>
        </w:rPr>
        <w:t>Neural Computation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19</w:t>
      </w:r>
      <w:r w:rsidRPr="00383211">
        <w:rPr>
          <w:rFonts w:ascii="Times New Roman" w:hAnsi="Times New Roman" w:cs="Times New Roman"/>
          <w:color w:val="000000"/>
        </w:rPr>
        <w:t>(2), 442–477. https://doi.org/10.1162/neco.2007.19.2.442</w:t>
      </w:r>
    </w:p>
    <w:p w14:paraId="7F9A5E40"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Brunel, N., &amp; Wang, X.-J. (2001). Effects of Neuromodulation in a Cortical Network Model of Object Working Memory Dominated by Recurrent Inhibition. </w:t>
      </w:r>
      <w:r w:rsidRPr="00383211">
        <w:rPr>
          <w:rFonts w:ascii="Times New Roman" w:hAnsi="Times New Roman" w:cs="Times New Roman"/>
          <w:i/>
          <w:iCs/>
          <w:color w:val="000000"/>
        </w:rPr>
        <w:t>Journal of Computational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11</w:t>
      </w:r>
      <w:r w:rsidRPr="00383211">
        <w:rPr>
          <w:rFonts w:ascii="Times New Roman" w:hAnsi="Times New Roman" w:cs="Times New Roman"/>
          <w:color w:val="000000"/>
        </w:rPr>
        <w:t>(1), 63–85. https://doi.org/10.1023/A:1011204814320</w:t>
      </w:r>
    </w:p>
    <w:p w14:paraId="601EC58B"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Burak, Y., &amp; Fiete, I. R. (2009). Accurate Path Integration in Continuous Attractor Network Models of Grid Cells. </w:t>
      </w:r>
      <w:r w:rsidRPr="00383211">
        <w:rPr>
          <w:rFonts w:ascii="Times New Roman" w:hAnsi="Times New Roman" w:cs="Times New Roman"/>
          <w:i/>
          <w:iCs/>
          <w:color w:val="000000"/>
        </w:rPr>
        <w:t>PLOS Computational Biology</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5</w:t>
      </w:r>
      <w:r w:rsidRPr="00383211">
        <w:rPr>
          <w:rFonts w:ascii="Times New Roman" w:hAnsi="Times New Roman" w:cs="Times New Roman"/>
          <w:color w:val="000000"/>
        </w:rPr>
        <w:t>(2), e1000291. https://doi.org/10.1371/journal.pcbi.1000291</w:t>
      </w:r>
    </w:p>
    <w:p w14:paraId="178D4EEC"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Carandini, M., &amp; Heeger, D. J. (1994). Summation and division by neurons in primate visual cortex. </w:t>
      </w:r>
      <w:r w:rsidRPr="00383211">
        <w:rPr>
          <w:rFonts w:ascii="Times New Roman" w:hAnsi="Times New Roman" w:cs="Times New Roman"/>
          <w:i/>
          <w:iCs/>
          <w:color w:val="000000"/>
        </w:rPr>
        <w:t>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264</w:t>
      </w:r>
      <w:r w:rsidRPr="00383211">
        <w:rPr>
          <w:rFonts w:ascii="Times New Roman" w:hAnsi="Times New Roman" w:cs="Times New Roman"/>
          <w:color w:val="000000"/>
        </w:rPr>
        <w:t>(5163), 1333–1336. https://doi.org/10.1126/science.8191289</w:t>
      </w:r>
    </w:p>
    <w:p w14:paraId="23197D04"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Carandini, M., &amp; Heeger, D. J. (2012). Normalization as a canonical neural computation. </w:t>
      </w:r>
      <w:r w:rsidRPr="00383211">
        <w:rPr>
          <w:rFonts w:ascii="Times New Roman" w:hAnsi="Times New Roman" w:cs="Times New Roman"/>
          <w:i/>
          <w:iCs/>
          <w:color w:val="000000"/>
        </w:rPr>
        <w:t>Nature Reviews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13</w:t>
      </w:r>
      <w:r w:rsidRPr="00383211">
        <w:rPr>
          <w:rFonts w:ascii="Times New Roman" w:hAnsi="Times New Roman" w:cs="Times New Roman"/>
          <w:color w:val="000000"/>
        </w:rPr>
        <w:t>(1), Article 1. https://doi.org/10.1038/nrn3136</w:t>
      </w:r>
    </w:p>
    <w:p w14:paraId="23DDCEA8"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Carandini, M., Heeger, D. J., &amp; Anthony Movshon, J. (1999). Linearity and Gain Control in V1 Simple Cells. In P. S. Ulinski, E. G. Jones, &amp; A. Peters (Eds.), </w:t>
      </w:r>
      <w:r w:rsidRPr="00383211">
        <w:rPr>
          <w:rFonts w:ascii="Times New Roman" w:hAnsi="Times New Roman" w:cs="Times New Roman"/>
          <w:i/>
          <w:iCs/>
          <w:color w:val="000000"/>
        </w:rPr>
        <w:t>Models of Cortical Circuits</w:t>
      </w:r>
      <w:r w:rsidRPr="00383211">
        <w:rPr>
          <w:rFonts w:ascii="Times New Roman" w:hAnsi="Times New Roman" w:cs="Times New Roman"/>
          <w:color w:val="000000"/>
        </w:rPr>
        <w:t xml:space="preserve"> (pp. 401–443). Springer US. https://doi.org/10.1007/978-1-4615-4903-1_7</w:t>
      </w:r>
    </w:p>
    <w:p w14:paraId="0F4DD275"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Chau, B. K., Law, C.-K., Lopez-Persem, A., Klein-Flügge, M. C., &amp; Rushworth, M. F. (2020). Consistent patterns of distractor effects during decision making. </w:t>
      </w:r>
      <w:r w:rsidRPr="00383211">
        <w:rPr>
          <w:rFonts w:ascii="Times New Roman" w:hAnsi="Times New Roman" w:cs="Times New Roman"/>
          <w:i/>
          <w:iCs/>
          <w:color w:val="000000"/>
        </w:rPr>
        <w:t>ELife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9</w:t>
      </w:r>
      <w:r w:rsidRPr="00383211">
        <w:rPr>
          <w:rFonts w:ascii="Times New Roman" w:hAnsi="Times New Roman" w:cs="Times New Roman"/>
          <w:color w:val="000000"/>
        </w:rPr>
        <w:t>, e53850. https://doi.org/10.7554/eLife.53850</w:t>
      </w:r>
    </w:p>
    <w:p w14:paraId="378F9AA9"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Chen, T.-W., Wardill, T. J., Sun, Y., Pulver, S. R., Renninger, S. L., Baohan, A., Schreiter, E. R., Kerr, R. A., Orger, M. B., Jayaraman, V., Looger, L. L., Svoboda, K., &amp; Kim, D. S. (2013). Ultrasensitive fluorescent proteins for imaging neuronal activity. </w:t>
      </w:r>
      <w:r w:rsidRPr="00383211">
        <w:rPr>
          <w:rFonts w:ascii="Times New Roman" w:hAnsi="Times New Roman" w:cs="Times New Roman"/>
          <w:i/>
          <w:iCs/>
          <w:color w:val="000000"/>
        </w:rPr>
        <w:t>Nature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499</w:t>
      </w:r>
      <w:r w:rsidRPr="00383211">
        <w:rPr>
          <w:rFonts w:ascii="Times New Roman" w:hAnsi="Times New Roman" w:cs="Times New Roman"/>
          <w:color w:val="000000"/>
        </w:rPr>
        <w:t>(7458), 295–300. https://doi.org/10.1038/nature12354</w:t>
      </w:r>
    </w:p>
    <w:p w14:paraId="1B2D1C2A"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Chiu, C. Q., Lur, G., Morse, T. M., Carnevale, N. T., Ellis-Davies, G. C. R., &amp; Higley, M. J. (2013). Compartmentalization of GABAergic Inhibition by Dendritic Spines. </w:t>
      </w:r>
      <w:r w:rsidRPr="00383211">
        <w:rPr>
          <w:rFonts w:ascii="Times New Roman" w:hAnsi="Times New Roman" w:cs="Times New Roman"/>
          <w:i/>
          <w:iCs/>
          <w:color w:val="000000"/>
        </w:rPr>
        <w:t>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340</w:t>
      </w:r>
      <w:r w:rsidRPr="00383211">
        <w:rPr>
          <w:rFonts w:ascii="Times New Roman" w:hAnsi="Times New Roman" w:cs="Times New Roman"/>
          <w:color w:val="000000"/>
        </w:rPr>
        <w:t>(6133), 759–762. https://doi.org/10.1126/science.1234274</w:t>
      </w:r>
    </w:p>
    <w:p w14:paraId="2C9E37C6"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Churchland, A. K., Kiani, R., &amp; Shadlen, M. N. (2008). Decision-making with multiple alternatives. </w:t>
      </w:r>
      <w:r w:rsidRPr="00383211">
        <w:rPr>
          <w:rFonts w:ascii="Times New Roman" w:hAnsi="Times New Roman" w:cs="Times New Roman"/>
          <w:i/>
          <w:iCs/>
          <w:color w:val="000000"/>
        </w:rPr>
        <w:t>Nature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11</w:t>
      </w:r>
      <w:r w:rsidRPr="00383211">
        <w:rPr>
          <w:rFonts w:ascii="Times New Roman" w:hAnsi="Times New Roman" w:cs="Times New Roman"/>
          <w:color w:val="000000"/>
        </w:rPr>
        <w:t>(6), 693–702. https://doi.org/10.1038/nn.2123</w:t>
      </w:r>
    </w:p>
    <w:p w14:paraId="4CCE6977"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Cisek, P., &amp; Kalaska, J. F. (2005). Neural Correlates of Reaching Decisions in Dorsal Premotor Cortex: Specification of Multiple Direction Choices and Final Selection of Action. </w:t>
      </w:r>
      <w:r w:rsidRPr="00383211">
        <w:rPr>
          <w:rFonts w:ascii="Times New Roman" w:hAnsi="Times New Roman" w:cs="Times New Roman"/>
          <w:i/>
          <w:iCs/>
          <w:color w:val="000000"/>
        </w:rPr>
        <w:t>Neuron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45</w:t>
      </w:r>
      <w:r w:rsidRPr="00383211">
        <w:rPr>
          <w:rFonts w:ascii="Times New Roman" w:hAnsi="Times New Roman" w:cs="Times New Roman"/>
          <w:color w:val="000000"/>
        </w:rPr>
        <w:t>(5), 801–814. https://doi.org/10.1016/j.neuron.2005.01.027</w:t>
      </w:r>
    </w:p>
    <w:p w14:paraId="25B0DF76"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Coen-Cagli, R., Dayan, P., &amp; Schwartz, O. (2012). Cortical Surround Interactions and Perceptual Salience via Natural Scene Statistics. </w:t>
      </w:r>
      <w:r w:rsidRPr="00383211">
        <w:rPr>
          <w:rFonts w:ascii="Times New Roman" w:hAnsi="Times New Roman" w:cs="Times New Roman"/>
          <w:i/>
          <w:iCs/>
          <w:color w:val="000000"/>
        </w:rPr>
        <w:t>PLOS Computational Biology</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8</w:t>
      </w:r>
      <w:r w:rsidRPr="00383211">
        <w:rPr>
          <w:rFonts w:ascii="Times New Roman" w:hAnsi="Times New Roman" w:cs="Times New Roman"/>
          <w:color w:val="000000"/>
        </w:rPr>
        <w:t>(3), e1002405. https://doi.org/10.1371/journal.pcbi.1002405</w:t>
      </w:r>
    </w:p>
    <w:p w14:paraId="0D79748F"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Coen-Cagli, R., Kohn, A., &amp; Schwartz, O. (2015). Flexible gating of contextual influences in natural vision. </w:t>
      </w:r>
      <w:r w:rsidRPr="00383211">
        <w:rPr>
          <w:rFonts w:ascii="Times New Roman" w:hAnsi="Times New Roman" w:cs="Times New Roman"/>
          <w:i/>
          <w:iCs/>
          <w:color w:val="000000"/>
        </w:rPr>
        <w:t>Nature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18</w:t>
      </w:r>
      <w:r w:rsidRPr="00383211">
        <w:rPr>
          <w:rFonts w:ascii="Times New Roman" w:hAnsi="Times New Roman" w:cs="Times New Roman"/>
          <w:color w:val="000000"/>
        </w:rPr>
        <w:t>(11), Article 11. https://doi.org/10.1038/nn.4128</w:t>
      </w:r>
    </w:p>
    <w:p w14:paraId="07793864"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Compte, A. (2000). Synaptic Mechanisms and Network Dynamics Underlying Spatial Working Memory in a Cortical Network Model. </w:t>
      </w:r>
      <w:r w:rsidRPr="00383211">
        <w:rPr>
          <w:rFonts w:ascii="Times New Roman" w:hAnsi="Times New Roman" w:cs="Times New Roman"/>
          <w:i/>
          <w:iCs/>
          <w:color w:val="000000"/>
        </w:rPr>
        <w:t>Cerebral Cortex</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10</w:t>
      </w:r>
      <w:r w:rsidRPr="00383211">
        <w:rPr>
          <w:rFonts w:ascii="Times New Roman" w:hAnsi="Times New Roman" w:cs="Times New Roman"/>
          <w:color w:val="000000"/>
        </w:rPr>
        <w:t>(9), 910–923. https://doi.org/10.1093/cercor/10.9.910</w:t>
      </w:r>
    </w:p>
    <w:p w14:paraId="50750EC6"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Constantinidis, C., Funahashi, S., Lee, D., Murray, J. D., Qi, X.-L., Wang, M., &amp; Arnsten, A. F. T. (2018). Persistent Spiking Activity Underlies Working Memory. </w:t>
      </w:r>
      <w:r w:rsidRPr="00383211">
        <w:rPr>
          <w:rFonts w:ascii="Times New Roman" w:hAnsi="Times New Roman" w:cs="Times New Roman"/>
          <w:i/>
          <w:iCs/>
          <w:color w:val="000000"/>
        </w:rPr>
        <w:t>Journal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38</w:t>
      </w:r>
      <w:r w:rsidRPr="00383211">
        <w:rPr>
          <w:rFonts w:ascii="Times New Roman" w:hAnsi="Times New Roman" w:cs="Times New Roman"/>
          <w:color w:val="000000"/>
        </w:rPr>
        <w:t>(32), 7020–7028. https://doi.org/10.1523/JNEUROSCI.2486-17.2018</w:t>
      </w:r>
    </w:p>
    <w:p w14:paraId="35C48F7B"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Cowan, N. (2010). The Magical Mystery Four: How Is Working Memory Capacity Limited, and Why? </w:t>
      </w:r>
      <w:r w:rsidRPr="00383211">
        <w:rPr>
          <w:rFonts w:ascii="Times New Roman" w:hAnsi="Times New Roman" w:cs="Times New Roman"/>
          <w:i/>
          <w:iCs/>
          <w:color w:val="000000"/>
        </w:rPr>
        <w:t>Current Directions in Psychological 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19</w:t>
      </w:r>
      <w:r w:rsidRPr="00383211">
        <w:rPr>
          <w:rFonts w:ascii="Times New Roman" w:hAnsi="Times New Roman" w:cs="Times New Roman"/>
          <w:color w:val="000000"/>
        </w:rPr>
        <w:t>(1), 51–57. https://doi.org/10.1177/0963721409359277</w:t>
      </w:r>
    </w:p>
    <w:p w14:paraId="50C13B72"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Cowan, N. (2016). </w:t>
      </w:r>
      <w:r w:rsidRPr="00383211">
        <w:rPr>
          <w:rFonts w:ascii="Times New Roman" w:hAnsi="Times New Roman" w:cs="Times New Roman"/>
          <w:i/>
          <w:iCs/>
          <w:color w:val="000000"/>
        </w:rPr>
        <w:t>Working Memory Capacity: Classic Edition</w:t>
      </w:r>
      <w:r w:rsidRPr="00383211">
        <w:rPr>
          <w:rFonts w:ascii="Times New Roman" w:hAnsi="Times New Roman" w:cs="Times New Roman"/>
          <w:color w:val="000000"/>
        </w:rPr>
        <w:t>. Psychology Press.</w:t>
      </w:r>
    </w:p>
    <w:p w14:paraId="2012757C"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lastRenderedPageBreak/>
        <w:t xml:space="preserve">Ding, L., &amp; Gold, J. I. (2010). Caudate Encodes Multiple Computations for Perceptual Decisions. </w:t>
      </w:r>
      <w:r w:rsidRPr="00383211">
        <w:rPr>
          <w:rFonts w:ascii="Times New Roman" w:hAnsi="Times New Roman" w:cs="Times New Roman"/>
          <w:i/>
          <w:iCs/>
          <w:color w:val="000000"/>
        </w:rPr>
        <w:t>Journal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30</w:t>
      </w:r>
      <w:r w:rsidRPr="00383211">
        <w:rPr>
          <w:rFonts w:ascii="Times New Roman" w:hAnsi="Times New Roman" w:cs="Times New Roman"/>
          <w:color w:val="000000"/>
        </w:rPr>
        <w:t>(47), 15747–15759. https://doi.org/10.1523/JNEUROSCI.2894-10.2010</w:t>
      </w:r>
    </w:p>
    <w:p w14:paraId="7F31CD31"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Ding, L., &amp; Gold, J. I. (2012). Neural Correlates of Perceptual Decision Making before, during, and after Decision Commitment in Monkey Frontal Eye Field. </w:t>
      </w:r>
      <w:r w:rsidRPr="00383211">
        <w:rPr>
          <w:rFonts w:ascii="Times New Roman" w:hAnsi="Times New Roman" w:cs="Times New Roman"/>
          <w:i/>
          <w:iCs/>
          <w:color w:val="000000"/>
        </w:rPr>
        <w:t>Cerebral Cortex</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22</w:t>
      </w:r>
      <w:r w:rsidRPr="00383211">
        <w:rPr>
          <w:rFonts w:ascii="Times New Roman" w:hAnsi="Times New Roman" w:cs="Times New Roman"/>
          <w:color w:val="000000"/>
        </w:rPr>
        <w:t>(5), 1052–1067. https://doi.org/10.1093/cercor/bhr178</w:t>
      </w:r>
    </w:p>
    <w:p w14:paraId="3499C504"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Ding, L., &amp; Gold, J. I. (2013). The Basal Ganglia’s Contributions to Perceptual Decision Making. </w:t>
      </w:r>
      <w:r w:rsidRPr="00383211">
        <w:rPr>
          <w:rFonts w:ascii="Times New Roman" w:hAnsi="Times New Roman" w:cs="Times New Roman"/>
          <w:i/>
          <w:iCs/>
          <w:color w:val="000000"/>
        </w:rPr>
        <w:t>Neuron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79</w:t>
      </w:r>
      <w:r w:rsidRPr="00383211">
        <w:rPr>
          <w:rFonts w:ascii="Times New Roman" w:hAnsi="Times New Roman" w:cs="Times New Roman"/>
          <w:color w:val="000000"/>
        </w:rPr>
        <w:t>(4), 640–649. https://doi.org/10.1016/j.neuron.2013.07.042</w:t>
      </w:r>
    </w:p>
    <w:p w14:paraId="0A27F9CE"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Dorris, M. C., &amp; Glimcher, P. W. (2004). Activity in Posterior Parietal Cortex Is Correlated with the Relative Subjective Desirability of Action. </w:t>
      </w:r>
      <w:r w:rsidRPr="00383211">
        <w:rPr>
          <w:rFonts w:ascii="Times New Roman" w:hAnsi="Times New Roman" w:cs="Times New Roman"/>
          <w:i/>
          <w:iCs/>
          <w:color w:val="000000"/>
        </w:rPr>
        <w:t>Neuron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44</w:t>
      </w:r>
      <w:r w:rsidRPr="00383211">
        <w:rPr>
          <w:rFonts w:ascii="Times New Roman" w:hAnsi="Times New Roman" w:cs="Times New Roman"/>
          <w:color w:val="000000"/>
        </w:rPr>
        <w:t>(2), 365–378. https://doi.org/10.1016/j.neuron.2004.09.009</w:t>
      </w:r>
    </w:p>
    <w:p w14:paraId="3AA71506"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Engle, R. W. (2001). What is working memory capacity? In H. L. Roediger, J. S. Nairne, I. Neath, &amp; A. M. Surprenant (Eds.), </w:t>
      </w:r>
      <w:r w:rsidRPr="00383211">
        <w:rPr>
          <w:rFonts w:ascii="Times New Roman" w:hAnsi="Times New Roman" w:cs="Times New Roman"/>
          <w:i/>
          <w:iCs/>
          <w:color w:val="000000"/>
        </w:rPr>
        <w:t>The nature of remembering: Essays in honor of Robert G. Crowder.</w:t>
      </w:r>
      <w:r w:rsidRPr="00383211">
        <w:rPr>
          <w:rFonts w:ascii="Times New Roman" w:hAnsi="Times New Roman" w:cs="Times New Roman"/>
          <w:color w:val="000000"/>
        </w:rPr>
        <w:t xml:space="preserve"> (pp. 297–314). American Psychological Association. https://doi.org/10.1037/10394-016</w:t>
      </w:r>
    </w:p>
    <w:p w14:paraId="36DE6212"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Engle, R. W. (2002). Working Memory Capacity as Executive Attention. </w:t>
      </w:r>
      <w:r w:rsidRPr="00383211">
        <w:rPr>
          <w:rFonts w:ascii="Times New Roman" w:hAnsi="Times New Roman" w:cs="Times New Roman"/>
          <w:i/>
          <w:iCs/>
          <w:color w:val="000000"/>
        </w:rPr>
        <w:t>Current Directions in Psychological 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11</w:t>
      </w:r>
      <w:r w:rsidRPr="00383211">
        <w:rPr>
          <w:rFonts w:ascii="Times New Roman" w:hAnsi="Times New Roman" w:cs="Times New Roman"/>
          <w:color w:val="000000"/>
        </w:rPr>
        <w:t>(1), 19–23. https://doi.org/10.1111/1467-8721.00160</w:t>
      </w:r>
    </w:p>
    <w:p w14:paraId="0C650CAE"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Fino, E., &amp; Yuste, R. (2011). Dense inhibitory connectivity in neocortex. </w:t>
      </w:r>
      <w:r w:rsidRPr="00383211">
        <w:rPr>
          <w:rFonts w:ascii="Times New Roman" w:hAnsi="Times New Roman" w:cs="Times New Roman"/>
          <w:i/>
          <w:iCs/>
          <w:color w:val="000000"/>
        </w:rPr>
        <w:t>Neuron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69</w:t>
      </w:r>
      <w:r w:rsidRPr="00383211">
        <w:rPr>
          <w:rFonts w:ascii="Times New Roman" w:hAnsi="Times New Roman" w:cs="Times New Roman"/>
          <w:color w:val="000000"/>
        </w:rPr>
        <w:t>(6), 1188–1203. https://doi.org/10.1016/j.neuron.2011.02.025</w:t>
      </w:r>
    </w:p>
    <w:p w14:paraId="1BA43545"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Frank, M. J. (2005). Dynamic Dopamine Modulation in the Basal Ganglia: A Neurocomputational Account of Cognitive Deficits in Medicated and Nonmedicated Parkinsonism. </w:t>
      </w:r>
      <w:r w:rsidRPr="00383211">
        <w:rPr>
          <w:rFonts w:ascii="Times New Roman" w:hAnsi="Times New Roman" w:cs="Times New Roman"/>
          <w:i/>
          <w:iCs/>
          <w:color w:val="000000"/>
        </w:rPr>
        <w:t>Journal of Cognitive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17</w:t>
      </w:r>
      <w:r w:rsidRPr="00383211">
        <w:rPr>
          <w:rFonts w:ascii="Times New Roman" w:hAnsi="Times New Roman" w:cs="Times New Roman"/>
          <w:color w:val="000000"/>
        </w:rPr>
        <w:t>(1), 51–72. https://doi.org/10.1162/0898929052880093</w:t>
      </w:r>
    </w:p>
    <w:p w14:paraId="059C6B8A"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Fu, Y., Tucciarone, J. M., Espinosa, J. S., Sheng, N., Darcy, D. P., Nicoll, R. A., Huang, Z. J., &amp; Stryker, M. P. (2014). A Cortical Circuit for Gain Control by Behavioral State. </w:t>
      </w:r>
      <w:r w:rsidRPr="00383211">
        <w:rPr>
          <w:rFonts w:ascii="Times New Roman" w:hAnsi="Times New Roman" w:cs="Times New Roman"/>
          <w:i/>
          <w:iCs/>
          <w:color w:val="000000"/>
        </w:rPr>
        <w:t>Cell</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156</w:t>
      </w:r>
      <w:r w:rsidRPr="00383211">
        <w:rPr>
          <w:rFonts w:ascii="Times New Roman" w:hAnsi="Times New Roman" w:cs="Times New Roman"/>
          <w:color w:val="000000"/>
        </w:rPr>
        <w:t>(6), 1139–1152. https://doi.org/10.1016/j.cell.2014.01.050</w:t>
      </w:r>
    </w:p>
    <w:p w14:paraId="5CD64DF2"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Funahashi, S., Bruce, C. J., &amp; Goldman-Rakic, P. S. (1989). Mnemonic coding of visual space in the monkey’s dorsolateral prefrontal cortex. </w:t>
      </w:r>
      <w:r w:rsidRPr="00383211">
        <w:rPr>
          <w:rFonts w:ascii="Times New Roman" w:hAnsi="Times New Roman" w:cs="Times New Roman"/>
          <w:i/>
          <w:iCs/>
          <w:color w:val="000000"/>
        </w:rPr>
        <w:t>Journal of Neurophysiology</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61</w:t>
      </w:r>
      <w:r w:rsidRPr="00383211">
        <w:rPr>
          <w:rFonts w:ascii="Times New Roman" w:hAnsi="Times New Roman" w:cs="Times New Roman"/>
          <w:color w:val="000000"/>
        </w:rPr>
        <w:t>(2), 331–349. https://doi.org/10.1152/jn.1989.61.2.331</w:t>
      </w:r>
    </w:p>
    <w:p w14:paraId="24791B53"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Furman, M., &amp; Wang, X.-J. (2008). Similarity Effect and Optimal Control of Multiple-Choice Decision Making. </w:t>
      </w:r>
      <w:r w:rsidRPr="00383211">
        <w:rPr>
          <w:rFonts w:ascii="Times New Roman" w:hAnsi="Times New Roman" w:cs="Times New Roman"/>
          <w:i/>
          <w:iCs/>
          <w:color w:val="000000"/>
        </w:rPr>
        <w:t>Neuron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60</w:t>
      </w:r>
      <w:r w:rsidRPr="00383211">
        <w:rPr>
          <w:rFonts w:ascii="Times New Roman" w:hAnsi="Times New Roman" w:cs="Times New Roman"/>
          <w:color w:val="000000"/>
        </w:rPr>
        <w:t>(6), 1153–1168. https://doi.org/10.1016/j.neuron.2008.12.003</w:t>
      </w:r>
    </w:p>
    <w:p w14:paraId="551A13E5"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Fuster, J. M., &amp; Alexander, G. E. (1971). Neuron Activity Related to Short-Term Memory. </w:t>
      </w:r>
      <w:r w:rsidRPr="00383211">
        <w:rPr>
          <w:rFonts w:ascii="Times New Roman" w:hAnsi="Times New Roman" w:cs="Times New Roman"/>
          <w:i/>
          <w:iCs/>
          <w:color w:val="000000"/>
        </w:rPr>
        <w:t>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173</w:t>
      </w:r>
      <w:r w:rsidRPr="00383211">
        <w:rPr>
          <w:rFonts w:ascii="Times New Roman" w:hAnsi="Times New Roman" w:cs="Times New Roman"/>
          <w:color w:val="000000"/>
        </w:rPr>
        <w:t>(3997), 652–654. https://doi.org/10.1126/science.173.3997.652</w:t>
      </w:r>
    </w:p>
    <w:p w14:paraId="647A22BD"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Gage, G. J., Stoetzner, C. R., Wiltschko, A. B., &amp; Berke, J. D. (2010). Selective Activation of Striatal Fast-Spiking Interneurons during Choice Execution. </w:t>
      </w:r>
      <w:r w:rsidRPr="00383211">
        <w:rPr>
          <w:rFonts w:ascii="Times New Roman" w:hAnsi="Times New Roman" w:cs="Times New Roman"/>
          <w:i/>
          <w:iCs/>
          <w:color w:val="000000"/>
        </w:rPr>
        <w:t>Neuron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67</w:t>
      </w:r>
      <w:r w:rsidRPr="00383211">
        <w:rPr>
          <w:rFonts w:ascii="Times New Roman" w:hAnsi="Times New Roman" w:cs="Times New Roman"/>
          <w:color w:val="000000"/>
        </w:rPr>
        <w:t>(3), 466–479. https://doi.org/10.1016/j.neuron.2010.06.034</w:t>
      </w:r>
    </w:p>
    <w:p w14:paraId="3C9391BD"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Ganguli, S., Huh, D., &amp; Sompolinsky, H. (2008). Memory traces in dynamical systems. </w:t>
      </w:r>
      <w:r w:rsidRPr="00383211">
        <w:rPr>
          <w:rFonts w:ascii="Times New Roman" w:hAnsi="Times New Roman" w:cs="Times New Roman"/>
          <w:i/>
          <w:iCs/>
          <w:color w:val="000000"/>
        </w:rPr>
        <w:t>Proceedings of the National Academy of Sciences</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105</w:t>
      </w:r>
      <w:r w:rsidRPr="00383211">
        <w:rPr>
          <w:rFonts w:ascii="Times New Roman" w:hAnsi="Times New Roman" w:cs="Times New Roman"/>
          <w:color w:val="000000"/>
        </w:rPr>
        <w:t>(48), 18970–18975. https://doi.org/10.1073/pnas.0804451105</w:t>
      </w:r>
    </w:p>
    <w:p w14:paraId="044ADAC7"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Gnadt, J. W., &amp; Andersen, R. A. (1988). Memory related motor planning activity in posterior parietal cortex of macaque. </w:t>
      </w:r>
      <w:r w:rsidRPr="00383211">
        <w:rPr>
          <w:rFonts w:ascii="Times New Roman" w:hAnsi="Times New Roman" w:cs="Times New Roman"/>
          <w:i/>
          <w:iCs/>
          <w:color w:val="000000"/>
        </w:rPr>
        <w:t>Experimental Brain Research</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70</w:t>
      </w:r>
      <w:r w:rsidRPr="00383211">
        <w:rPr>
          <w:rFonts w:ascii="Times New Roman" w:hAnsi="Times New Roman" w:cs="Times New Roman"/>
          <w:color w:val="000000"/>
        </w:rPr>
        <w:t>(1), 216–220. https://doi.org/10.1007/BF00271862</w:t>
      </w:r>
    </w:p>
    <w:p w14:paraId="46B7B2F9"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Gold, J. I., &amp; Shadlen, M. N. (2007). The Neural Basis of Decision Making. </w:t>
      </w:r>
      <w:r w:rsidRPr="00383211">
        <w:rPr>
          <w:rFonts w:ascii="Times New Roman" w:hAnsi="Times New Roman" w:cs="Times New Roman"/>
          <w:i/>
          <w:iCs/>
          <w:color w:val="000000"/>
        </w:rPr>
        <w:t>Annual Review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30</w:t>
      </w:r>
      <w:r w:rsidRPr="00383211">
        <w:rPr>
          <w:rFonts w:ascii="Times New Roman" w:hAnsi="Times New Roman" w:cs="Times New Roman"/>
          <w:color w:val="000000"/>
        </w:rPr>
        <w:t>(1), 535–574. https://doi.org/10.1146/annurev.neuro.29.051605.113038</w:t>
      </w:r>
    </w:p>
    <w:p w14:paraId="1059DA85"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lastRenderedPageBreak/>
        <w:t xml:space="preserve">Goldman-Rakic, P. S. (1995). Cellular basis of working memory. </w:t>
      </w:r>
      <w:r w:rsidRPr="00383211">
        <w:rPr>
          <w:rFonts w:ascii="Times New Roman" w:hAnsi="Times New Roman" w:cs="Times New Roman"/>
          <w:i/>
          <w:iCs/>
          <w:color w:val="000000"/>
        </w:rPr>
        <w:t>Neuron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14</w:t>
      </w:r>
      <w:r w:rsidRPr="00383211">
        <w:rPr>
          <w:rFonts w:ascii="Times New Roman" w:hAnsi="Times New Roman" w:cs="Times New Roman"/>
          <w:color w:val="000000"/>
        </w:rPr>
        <w:t>(3), 477–485. https://doi.org/10.1016/0896-6273(95)90304-6</w:t>
      </w:r>
    </w:p>
    <w:p w14:paraId="6220CE8C"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Hanes, D. P., &amp; Schall, J. D. (1996). Neural Control of Voluntary Movement Initiation. </w:t>
      </w:r>
      <w:r w:rsidRPr="00383211">
        <w:rPr>
          <w:rFonts w:ascii="Times New Roman" w:hAnsi="Times New Roman" w:cs="Times New Roman"/>
          <w:i/>
          <w:iCs/>
          <w:color w:val="000000"/>
        </w:rPr>
        <w:t>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274</w:t>
      </w:r>
      <w:r w:rsidRPr="00383211">
        <w:rPr>
          <w:rFonts w:ascii="Times New Roman" w:hAnsi="Times New Roman" w:cs="Times New Roman"/>
          <w:color w:val="000000"/>
        </w:rPr>
        <w:t>(5286), 427–430. https://doi.org/10.1126/science.274.5286.427</w:t>
      </w:r>
    </w:p>
    <w:p w14:paraId="1FA0AD79"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Hangya, B., Ranade, S. P., Lorenc, M., &amp; Kepecs, A. (2015). Central Cholinergic Neurons Are Rapidly Recruited by Reinforcement Feedback. </w:t>
      </w:r>
      <w:r w:rsidRPr="00383211">
        <w:rPr>
          <w:rFonts w:ascii="Times New Roman" w:hAnsi="Times New Roman" w:cs="Times New Roman"/>
          <w:i/>
          <w:iCs/>
          <w:color w:val="000000"/>
        </w:rPr>
        <w:t>Cell</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162</w:t>
      </w:r>
      <w:r w:rsidRPr="00383211">
        <w:rPr>
          <w:rFonts w:ascii="Times New Roman" w:hAnsi="Times New Roman" w:cs="Times New Roman"/>
          <w:color w:val="000000"/>
        </w:rPr>
        <w:t>(5), 1155–1168. https://doi.org/10.1016/j.cell.2015.07.057</w:t>
      </w:r>
    </w:p>
    <w:p w14:paraId="722BC1E9"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Hanks, T., Kiani, R., &amp; Shadlen, M. N. (2014). A neural mechanism of speed-accuracy tradeoff in macaque area LIP. </w:t>
      </w:r>
      <w:r w:rsidRPr="00383211">
        <w:rPr>
          <w:rFonts w:ascii="Times New Roman" w:hAnsi="Times New Roman" w:cs="Times New Roman"/>
          <w:i/>
          <w:iCs/>
          <w:color w:val="000000"/>
        </w:rPr>
        <w:t>ELife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w:t>
      </w:r>
      <w:r w:rsidRPr="00383211">
        <w:rPr>
          <w:rFonts w:ascii="Times New Roman" w:hAnsi="Times New Roman" w:cs="Times New Roman"/>
          <w:color w:val="000000"/>
        </w:rPr>
        <w:t>, e02260. https://doi.org/10.7554/eLife.02260</w:t>
      </w:r>
    </w:p>
    <w:p w14:paraId="13BB0860"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Hart, E., &amp; Huk, A. C. (2020). Recurrent circuit dynamics underlie persistent activity in the macaque frontoparietal network. </w:t>
      </w:r>
      <w:r w:rsidRPr="00383211">
        <w:rPr>
          <w:rFonts w:ascii="Times New Roman" w:hAnsi="Times New Roman" w:cs="Times New Roman"/>
          <w:i/>
          <w:iCs/>
          <w:color w:val="000000"/>
        </w:rPr>
        <w:t>ELife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9</w:t>
      </w:r>
      <w:r w:rsidRPr="00383211">
        <w:rPr>
          <w:rFonts w:ascii="Times New Roman" w:hAnsi="Times New Roman" w:cs="Times New Roman"/>
          <w:color w:val="000000"/>
        </w:rPr>
        <w:t>, e52460. https://doi.org/10.7554/eLife.52460</w:t>
      </w:r>
    </w:p>
    <w:p w14:paraId="093D00C1"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Hawkins, G. E., Forstmann, B. U., Wagenmakers, E.-J., Ratcliff, R., &amp; Brown, S. D. (2015). Revisiting the Evidence for Collapsing Boundaries and Urgency Signals in Perceptual Decision-Making. </w:t>
      </w:r>
      <w:r w:rsidRPr="00383211">
        <w:rPr>
          <w:rFonts w:ascii="Times New Roman" w:hAnsi="Times New Roman" w:cs="Times New Roman"/>
          <w:i/>
          <w:iCs/>
          <w:color w:val="000000"/>
        </w:rPr>
        <w:t>Journal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35</w:t>
      </w:r>
      <w:r w:rsidRPr="00383211">
        <w:rPr>
          <w:rFonts w:ascii="Times New Roman" w:hAnsi="Times New Roman" w:cs="Times New Roman"/>
          <w:color w:val="000000"/>
        </w:rPr>
        <w:t>(6), 2476–2484. https://doi.org/10.1523/JNEUROSCI.2410-14.2015</w:t>
      </w:r>
    </w:p>
    <w:p w14:paraId="0452903C"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Heathcote, A., Brown, S., &amp; Mewhort, D. J. K. (2002). Quantile maximum likelihood estimation of response time distributions. </w:t>
      </w:r>
      <w:r w:rsidRPr="00383211">
        <w:rPr>
          <w:rFonts w:ascii="Times New Roman" w:hAnsi="Times New Roman" w:cs="Times New Roman"/>
          <w:i/>
          <w:iCs/>
          <w:color w:val="000000"/>
        </w:rPr>
        <w:t>Psychonomic Bulletin &amp; Review</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9</w:t>
      </w:r>
      <w:r w:rsidRPr="00383211">
        <w:rPr>
          <w:rFonts w:ascii="Times New Roman" w:hAnsi="Times New Roman" w:cs="Times New Roman"/>
          <w:color w:val="000000"/>
        </w:rPr>
        <w:t>(2), 394–401. https://doi.org/10.3758/BF03196299</w:t>
      </w:r>
    </w:p>
    <w:p w14:paraId="6E73F009"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Heeger, D. J. (1992). Normalization of cell responses in cat striate cortex. </w:t>
      </w:r>
      <w:r w:rsidRPr="00383211">
        <w:rPr>
          <w:rFonts w:ascii="Times New Roman" w:hAnsi="Times New Roman" w:cs="Times New Roman"/>
          <w:i/>
          <w:iCs/>
          <w:color w:val="000000"/>
        </w:rPr>
        <w:t>Visual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9</w:t>
      </w:r>
      <w:r w:rsidRPr="00383211">
        <w:rPr>
          <w:rFonts w:ascii="Times New Roman" w:hAnsi="Times New Roman" w:cs="Times New Roman"/>
          <w:color w:val="000000"/>
        </w:rPr>
        <w:t>(2), 181–197. https://doi.org/10.1017/S0952523800009640</w:t>
      </w:r>
    </w:p>
    <w:p w14:paraId="70CC89D8"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Heeger, D. J. (1993). Modeling simple-cell direction selectivity with normalized, half-squared, linear operators. </w:t>
      </w:r>
      <w:r w:rsidRPr="00383211">
        <w:rPr>
          <w:rFonts w:ascii="Times New Roman" w:hAnsi="Times New Roman" w:cs="Times New Roman"/>
          <w:i/>
          <w:iCs/>
          <w:color w:val="000000"/>
        </w:rPr>
        <w:t>Journal of Neurophysiology</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70</w:t>
      </w:r>
      <w:r w:rsidRPr="00383211">
        <w:rPr>
          <w:rFonts w:ascii="Times New Roman" w:hAnsi="Times New Roman" w:cs="Times New Roman"/>
          <w:color w:val="000000"/>
        </w:rPr>
        <w:t>(5), 1885–1898. https://doi.org/10.1152/jn.1993.70.5.1885</w:t>
      </w:r>
    </w:p>
    <w:p w14:paraId="71D117FB"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Hofer, S. B., Ko, H., Pichler, B., Vogelstein, J., Ros, H., Zeng, H., Lein, E., Lesica, N. A., &amp; Mrsic-Flogel, T. D. (2011). Differential connectivity and response dynamics of excitatory and inhibitory neurons in visual cortex. </w:t>
      </w:r>
      <w:r w:rsidRPr="00383211">
        <w:rPr>
          <w:rFonts w:ascii="Times New Roman" w:hAnsi="Times New Roman" w:cs="Times New Roman"/>
          <w:i/>
          <w:iCs/>
          <w:color w:val="000000"/>
        </w:rPr>
        <w:t>Nature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14</w:t>
      </w:r>
      <w:r w:rsidRPr="00383211">
        <w:rPr>
          <w:rFonts w:ascii="Times New Roman" w:hAnsi="Times New Roman" w:cs="Times New Roman"/>
          <w:color w:val="000000"/>
        </w:rPr>
        <w:t>(8), 1045–1052. https://doi.org/10.1038/nn.2876</w:t>
      </w:r>
    </w:p>
    <w:p w14:paraId="7D91E367"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Hopfield, J. J. (1982). Neural networks and physical systems with emergent collective computational abilities. </w:t>
      </w:r>
      <w:r w:rsidRPr="00383211">
        <w:rPr>
          <w:rFonts w:ascii="Times New Roman" w:hAnsi="Times New Roman" w:cs="Times New Roman"/>
          <w:i/>
          <w:iCs/>
          <w:color w:val="000000"/>
        </w:rPr>
        <w:t>Proceedings of the National Academy of Sciences</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79</w:t>
      </w:r>
      <w:r w:rsidRPr="00383211">
        <w:rPr>
          <w:rFonts w:ascii="Times New Roman" w:hAnsi="Times New Roman" w:cs="Times New Roman"/>
          <w:color w:val="000000"/>
        </w:rPr>
        <w:t>(8), 2554–2558. https://doi.org/10.1073/pnas.79.8.2554</w:t>
      </w:r>
    </w:p>
    <w:p w14:paraId="60CDE3EC"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Horwitz, G. D., Batista, A. P., &amp; Newsome, W. T. (2004). Direction-selective visual responses in macaque superior colliculus induced by behavioral training. </w:t>
      </w:r>
      <w:r w:rsidRPr="00383211">
        <w:rPr>
          <w:rFonts w:ascii="Times New Roman" w:hAnsi="Times New Roman" w:cs="Times New Roman"/>
          <w:i/>
          <w:iCs/>
          <w:color w:val="000000"/>
        </w:rPr>
        <w:t>Neuroscience Letters</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366</w:t>
      </w:r>
      <w:r w:rsidRPr="00383211">
        <w:rPr>
          <w:rFonts w:ascii="Times New Roman" w:hAnsi="Times New Roman" w:cs="Times New Roman"/>
          <w:color w:val="000000"/>
        </w:rPr>
        <w:t>(3), 315–319. https://doi.org/10.1016/j.neulet.2004.05.059</w:t>
      </w:r>
    </w:p>
    <w:p w14:paraId="55ADB82A"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Horwitz, G. D., &amp; Newsome, W. T. (1999). Separate Signals for Target Selection and Movement Specification in the Superior Colliculus. </w:t>
      </w:r>
      <w:r w:rsidRPr="00383211">
        <w:rPr>
          <w:rFonts w:ascii="Times New Roman" w:hAnsi="Times New Roman" w:cs="Times New Roman"/>
          <w:i/>
          <w:iCs/>
          <w:color w:val="000000"/>
        </w:rPr>
        <w:t>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284</w:t>
      </w:r>
      <w:r w:rsidRPr="00383211">
        <w:rPr>
          <w:rFonts w:ascii="Times New Roman" w:hAnsi="Times New Roman" w:cs="Times New Roman"/>
          <w:color w:val="000000"/>
        </w:rPr>
        <w:t>(5417), 1158–1161. https://doi.org/10.1126/science.284.5417.1158</w:t>
      </w:r>
    </w:p>
    <w:p w14:paraId="047EFE86"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Houck, B. D., &amp; Person, A. L. (2014). Cerebellar Loops: A Review of the Nucleocortical Pathway. </w:t>
      </w:r>
      <w:r w:rsidRPr="00383211">
        <w:rPr>
          <w:rFonts w:ascii="Times New Roman" w:hAnsi="Times New Roman" w:cs="Times New Roman"/>
          <w:i/>
          <w:iCs/>
          <w:color w:val="000000"/>
        </w:rPr>
        <w:t>The Cerebellum</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13</w:t>
      </w:r>
      <w:r w:rsidRPr="00383211">
        <w:rPr>
          <w:rFonts w:ascii="Times New Roman" w:hAnsi="Times New Roman" w:cs="Times New Roman"/>
          <w:color w:val="000000"/>
        </w:rPr>
        <w:t>(3), 378–385. https://doi.org/10.1007/s12311-013-0543-2</w:t>
      </w:r>
    </w:p>
    <w:p w14:paraId="16F7174D"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Hunt, L. T., Kolling, N., Soltani, A., Woolrich, M. W., Rushworth, M. F. S., &amp; Behrens, T. E. J. (2012). Mechanisms underlying cortical activity during value-guided choice. </w:t>
      </w:r>
      <w:r w:rsidRPr="00383211">
        <w:rPr>
          <w:rFonts w:ascii="Times New Roman" w:hAnsi="Times New Roman" w:cs="Times New Roman"/>
          <w:i/>
          <w:iCs/>
          <w:color w:val="000000"/>
        </w:rPr>
        <w:t>Nature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15</w:t>
      </w:r>
      <w:r w:rsidRPr="00383211">
        <w:rPr>
          <w:rFonts w:ascii="Times New Roman" w:hAnsi="Times New Roman" w:cs="Times New Roman"/>
          <w:color w:val="000000"/>
        </w:rPr>
        <w:t>(3), Article 3. https://doi.org/10.1038/nn.3017</w:t>
      </w:r>
    </w:p>
    <w:p w14:paraId="2045966D"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Ito, M. (2002). Historical Review of the Significance of the Cerebellum and the Role of Purkinje Cells in Motor Learning. </w:t>
      </w:r>
      <w:r w:rsidRPr="00383211">
        <w:rPr>
          <w:rFonts w:ascii="Times New Roman" w:hAnsi="Times New Roman" w:cs="Times New Roman"/>
          <w:i/>
          <w:iCs/>
          <w:color w:val="000000"/>
        </w:rPr>
        <w:t>Annals of the New York Academy of Sciences</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978</w:t>
      </w:r>
      <w:r w:rsidRPr="00383211">
        <w:rPr>
          <w:rFonts w:ascii="Times New Roman" w:hAnsi="Times New Roman" w:cs="Times New Roman"/>
          <w:color w:val="000000"/>
        </w:rPr>
        <w:t>(1), 273–288. https://doi.org/10.1111/j.1749-6632.2002.tb07574.x</w:t>
      </w:r>
    </w:p>
    <w:p w14:paraId="28A8A8F1"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Ito, M. (2006). Cerebellar circuitry as a neuronal machine. </w:t>
      </w:r>
      <w:r w:rsidRPr="00383211">
        <w:rPr>
          <w:rFonts w:ascii="Times New Roman" w:hAnsi="Times New Roman" w:cs="Times New Roman"/>
          <w:i/>
          <w:iCs/>
          <w:color w:val="000000"/>
        </w:rPr>
        <w:t>Progress in Neurobiology</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78</w:t>
      </w:r>
      <w:r w:rsidRPr="00383211">
        <w:rPr>
          <w:rFonts w:ascii="Times New Roman" w:hAnsi="Times New Roman" w:cs="Times New Roman"/>
          <w:color w:val="000000"/>
        </w:rPr>
        <w:t>(3), 272–303. https://doi.org/10.1016/j.pneurobio.2006.02.006</w:t>
      </w:r>
    </w:p>
    <w:p w14:paraId="6965FB1E"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lastRenderedPageBreak/>
        <w:t xml:space="preserve">Ito, M. (2008). Control of mental activities by internal models in the cerebellum. </w:t>
      </w:r>
      <w:r w:rsidRPr="00383211">
        <w:rPr>
          <w:rFonts w:ascii="Times New Roman" w:hAnsi="Times New Roman" w:cs="Times New Roman"/>
          <w:i/>
          <w:iCs/>
          <w:color w:val="000000"/>
        </w:rPr>
        <w:t>Nature Reviews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9</w:t>
      </w:r>
      <w:r w:rsidRPr="00383211">
        <w:rPr>
          <w:rFonts w:ascii="Times New Roman" w:hAnsi="Times New Roman" w:cs="Times New Roman"/>
          <w:color w:val="000000"/>
        </w:rPr>
        <w:t>(4), Article 4. https://doi.org/10.1038/nrn2332</w:t>
      </w:r>
    </w:p>
    <w:p w14:paraId="085F9860"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Jocham, G., Hunt, L. T., Near, J., &amp; Behrens, T. E. J. (2012). A mechanism for value-guided choice based on the excitation-inhibition balance in prefrontal cortex. </w:t>
      </w:r>
      <w:r w:rsidRPr="00383211">
        <w:rPr>
          <w:rFonts w:ascii="Times New Roman" w:hAnsi="Times New Roman" w:cs="Times New Roman"/>
          <w:i/>
          <w:iCs/>
          <w:color w:val="000000"/>
        </w:rPr>
        <w:t>Nature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15</w:t>
      </w:r>
      <w:r w:rsidRPr="00383211">
        <w:rPr>
          <w:rFonts w:ascii="Times New Roman" w:hAnsi="Times New Roman" w:cs="Times New Roman"/>
          <w:color w:val="000000"/>
        </w:rPr>
        <w:t>(7), Article 7. https://doi.org/10.1038/nn.3140</w:t>
      </w:r>
    </w:p>
    <w:p w14:paraId="5665529F"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Kamigaki, T. (2019). Dissecting executive control circuits with neuron types. </w:t>
      </w:r>
      <w:r w:rsidRPr="00383211">
        <w:rPr>
          <w:rFonts w:ascii="Times New Roman" w:hAnsi="Times New Roman" w:cs="Times New Roman"/>
          <w:i/>
          <w:iCs/>
          <w:color w:val="000000"/>
        </w:rPr>
        <w:t>Neuroscience Research</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141</w:t>
      </w:r>
      <w:r w:rsidRPr="00383211">
        <w:rPr>
          <w:rFonts w:ascii="Times New Roman" w:hAnsi="Times New Roman" w:cs="Times New Roman"/>
          <w:color w:val="000000"/>
        </w:rPr>
        <w:t>, 13–22. https://doi.org/10.1016/j.neures.2018.07.004</w:t>
      </w:r>
    </w:p>
    <w:p w14:paraId="081F7D00"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Karnani, M. M., Agetsuma, M., &amp; Yuste, R. (2014). A blanket of inhibition: Functional inferences from dense inhibitory connectivity. </w:t>
      </w:r>
      <w:r w:rsidRPr="00383211">
        <w:rPr>
          <w:rFonts w:ascii="Times New Roman" w:hAnsi="Times New Roman" w:cs="Times New Roman"/>
          <w:i/>
          <w:iCs/>
          <w:color w:val="000000"/>
        </w:rPr>
        <w:t>Current Opinion in Neurobiology</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26</w:t>
      </w:r>
      <w:r w:rsidRPr="00383211">
        <w:rPr>
          <w:rFonts w:ascii="Times New Roman" w:hAnsi="Times New Roman" w:cs="Times New Roman"/>
          <w:color w:val="000000"/>
        </w:rPr>
        <w:t>, 96–102. https://doi.org/10.1016/j.conb.2013.12.015</w:t>
      </w:r>
    </w:p>
    <w:p w14:paraId="3B0B174E"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Karnani, M. M., Jackson, J., Ayzenshtat, I., Sichani, A. H., Manoocheri, K., Kim, S., &amp; Yuste, R. (2016). Opening Holes in the Blanket of Inhibition: Localized Lateral Disinhibition by VIP Interneurons. </w:t>
      </w:r>
      <w:r w:rsidRPr="00383211">
        <w:rPr>
          <w:rFonts w:ascii="Times New Roman" w:hAnsi="Times New Roman" w:cs="Times New Roman"/>
          <w:i/>
          <w:iCs/>
          <w:color w:val="000000"/>
        </w:rPr>
        <w:t>Journal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36</w:t>
      </w:r>
      <w:r w:rsidRPr="00383211">
        <w:rPr>
          <w:rFonts w:ascii="Times New Roman" w:hAnsi="Times New Roman" w:cs="Times New Roman"/>
          <w:color w:val="000000"/>
        </w:rPr>
        <w:t>(12), 3471–3480. https://doi.org/10.1523/JNEUROSCI.3646-15.2016</w:t>
      </w:r>
    </w:p>
    <w:p w14:paraId="3389EEEB"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Kepecs, A., &amp; Fishell, G. (2014). Interneuron cell types are fit to function. </w:t>
      </w:r>
      <w:r w:rsidRPr="00383211">
        <w:rPr>
          <w:rFonts w:ascii="Times New Roman" w:hAnsi="Times New Roman" w:cs="Times New Roman"/>
          <w:i/>
          <w:iCs/>
          <w:color w:val="000000"/>
        </w:rPr>
        <w:t>Nature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505</w:t>
      </w:r>
      <w:r w:rsidRPr="00383211">
        <w:rPr>
          <w:rFonts w:ascii="Times New Roman" w:hAnsi="Times New Roman" w:cs="Times New Roman"/>
          <w:color w:val="000000"/>
        </w:rPr>
        <w:t>(7483), 318–326. https://doi.org/10.1038/nature12983</w:t>
      </w:r>
    </w:p>
    <w:p w14:paraId="4D9F7035"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Kerlin, A. M., Andermann, M. L., Berezovskii, V. K., &amp; Reid, R. C. (2010). Broadly Tuned Response Properties of Diverse Inhibitory Neuron Subtypes in Mouse Visual Cortex. </w:t>
      </w:r>
      <w:r w:rsidRPr="00383211">
        <w:rPr>
          <w:rFonts w:ascii="Times New Roman" w:hAnsi="Times New Roman" w:cs="Times New Roman"/>
          <w:i/>
          <w:iCs/>
          <w:color w:val="000000"/>
        </w:rPr>
        <w:t>Neuron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67</w:t>
      </w:r>
      <w:r w:rsidRPr="00383211">
        <w:rPr>
          <w:rFonts w:ascii="Times New Roman" w:hAnsi="Times New Roman" w:cs="Times New Roman"/>
          <w:color w:val="000000"/>
        </w:rPr>
        <w:t>(5), 858–871. https://doi.org/10.1016/j.neuron.2010.08.002</w:t>
      </w:r>
    </w:p>
    <w:p w14:paraId="78A07BFD"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Kiani, R., Cueva, C. J., Reppas, J. B., &amp; Newsome, W. T. (2014). Dynamics of Neural Population Responses in Prefrontal Cortex Indicate Changes of Mind on Single Trials. </w:t>
      </w:r>
      <w:r w:rsidRPr="00383211">
        <w:rPr>
          <w:rFonts w:ascii="Times New Roman" w:hAnsi="Times New Roman" w:cs="Times New Roman"/>
          <w:i/>
          <w:iCs/>
          <w:color w:val="000000"/>
        </w:rPr>
        <w:t>Current Biology</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24</w:t>
      </w:r>
      <w:r w:rsidRPr="00383211">
        <w:rPr>
          <w:rFonts w:ascii="Times New Roman" w:hAnsi="Times New Roman" w:cs="Times New Roman"/>
          <w:color w:val="000000"/>
        </w:rPr>
        <w:t>(13), 1542–1547. https://doi.org/10.1016/j.cub.2014.05.049</w:t>
      </w:r>
    </w:p>
    <w:p w14:paraId="3FC197D7"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Kiani, R., Hanks, T. D., &amp; Shadlen, M. N. (2008). Bounded Integration in Parietal Cortex Underlies Decisions Even When Viewing Duration Is Dictated by the Environment. </w:t>
      </w:r>
      <w:r w:rsidRPr="00383211">
        <w:rPr>
          <w:rFonts w:ascii="Times New Roman" w:hAnsi="Times New Roman" w:cs="Times New Roman"/>
          <w:i/>
          <w:iCs/>
          <w:color w:val="000000"/>
        </w:rPr>
        <w:t>Journal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28</w:t>
      </w:r>
      <w:r w:rsidRPr="00383211">
        <w:rPr>
          <w:rFonts w:ascii="Times New Roman" w:hAnsi="Times New Roman" w:cs="Times New Roman"/>
          <w:color w:val="000000"/>
        </w:rPr>
        <w:t>(12), 3017–3029. https://doi.org/10.1523/JNEUROSCI.4761-07.2008</w:t>
      </w:r>
    </w:p>
    <w:p w14:paraId="00EAE18F"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Kiani, R., &amp; Shadlen, M. N. (2009). Representation of Confidence Associated with a Decision by Neurons in the Parietal Cortex. </w:t>
      </w:r>
      <w:r w:rsidRPr="00383211">
        <w:rPr>
          <w:rFonts w:ascii="Times New Roman" w:hAnsi="Times New Roman" w:cs="Times New Roman"/>
          <w:i/>
          <w:iCs/>
          <w:color w:val="000000"/>
        </w:rPr>
        <w:t>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324</w:t>
      </w:r>
      <w:r w:rsidRPr="00383211">
        <w:rPr>
          <w:rFonts w:ascii="Times New Roman" w:hAnsi="Times New Roman" w:cs="Times New Roman"/>
          <w:color w:val="000000"/>
        </w:rPr>
        <w:t>(5928), 759–764. https://doi.org/10.1126/science.1169405</w:t>
      </w:r>
    </w:p>
    <w:p w14:paraId="4DDBE53E"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Kim, J.-N., &amp; Shadlen, M. N. (1999). Neural correlates of a decision in the dorsolateral prefrontal cortex of the macaque. </w:t>
      </w:r>
      <w:r w:rsidRPr="00383211">
        <w:rPr>
          <w:rFonts w:ascii="Times New Roman" w:hAnsi="Times New Roman" w:cs="Times New Roman"/>
          <w:i/>
          <w:iCs/>
          <w:color w:val="000000"/>
        </w:rPr>
        <w:t>Nature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w:t>
      </w:r>
      <w:r w:rsidRPr="00383211">
        <w:rPr>
          <w:rFonts w:ascii="Times New Roman" w:hAnsi="Times New Roman" w:cs="Times New Roman"/>
          <w:color w:val="000000"/>
        </w:rPr>
        <w:t>(2), Article 2. https://doi.org/10.1038/5739</w:t>
      </w:r>
    </w:p>
    <w:p w14:paraId="07F66181"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Kim, R., &amp; Sejnowski, T. J. (2021). Strong inhibitory signaling underlies stable temporal dynamics and working memory in spiking neural networks. </w:t>
      </w:r>
      <w:r w:rsidRPr="00383211">
        <w:rPr>
          <w:rFonts w:ascii="Times New Roman" w:hAnsi="Times New Roman" w:cs="Times New Roman"/>
          <w:i/>
          <w:iCs/>
          <w:color w:val="000000"/>
        </w:rPr>
        <w:t>Nature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24</w:t>
      </w:r>
      <w:r w:rsidRPr="00383211">
        <w:rPr>
          <w:rFonts w:ascii="Times New Roman" w:hAnsi="Times New Roman" w:cs="Times New Roman"/>
          <w:color w:val="000000"/>
        </w:rPr>
        <w:t>(1), Article 1. https://doi.org/10.1038/s41593-020-00753-w</w:t>
      </w:r>
    </w:p>
    <w:p w14:paraId="120758F9"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Kira, S., Yang, T., &amp; Shadlen, M. N. (2015). A Neural Implementation of Wald’s Sequential Probability Ratio Test. </w:t>
      </w:r>
      <w:r w:rsidRPr="00383211">
        <w:rPr>
          <w:rFonts w:ascii="Times New Roman" w:hAnsi="Times New Roman" w:cs="Times New Roman"/>
          <w:i/>
          <w:iCs/>
          <w:color w:val="000000"/>
        </w:rPr>
        <w:t>Neuron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85</w:t>
      </w:r>
      <w:r w:rsidRPr="00383211">
        <w:rPr>
          <w:rFonts w:ascii="Times New Roman" w:hAnsi="Times New Roman" w:cs="Times New Roman"/>
          <w:color w:val="000000"/>
        </w:rPr>
        <w:t>(4), 861–873. https://doi.org/10.1016/j.neuron.2015.01.007</w:t>
      </w:r>
    </w:p>
    <w:p w14:paraId="3EED0A65"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Kopec, C. D., Erlich, J. C., Brunton, B. W., Deisseroth, K., &amp; Brody, C. D. (2015). Cortical and Subcortical Contributions to Short-Term Memory for Orienting Movements. </w:t>
      </w:r>
      <w:r w:rsidRPr="00383211">
        <w:rPr>
          <w:rFonts w:ascii="Times New Roman" w:hAnsi="Times New Roman" w:cs="Times New Roman"/>
          <w:i/>
          <w:iCs/>
          <w:color w:val="000000"/>
        </w:rPr>
        <w:t>Neuron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88</w:t>
      </w:r>
      <w:r w:rsidRPr="00383211">
        <w:rPr>
          <w:rFonts w:ascii="Times New Roman" w:hAnsi="Times New Roman" w:cs="Times New Roman"/>
          <w:color w:val="000000"/>
        </w:rPr>
        <w:t>(2), 367–377. https://doi.org/10.1016/j.neuron.2015.08.033</w:t>
      </w:r>
    </w:p>
    <w:p w14:paraId="26B4988A"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Kubanek, J., Snyder, L. H., &amp; Abrams, R. A. (2015). Reward and punishment act as distinct factors in guiding behavior. </w:t>
      </w:r>
      <w:r w:rsidRPr="00383211">
        <w:rPr>
          <w:rFonts w:ascii="Times New Roman" w:hAnsi="Times New Roman" w:cs="Times New Roman"/>
          <w:i/>
          <w:iCs/>
          <w:color w:val="000000"/>
        </w:rPr>
        <w:t>Cognition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139</w:t>
      </w:r>
      <w:r w:rsidRPr="00383211">
        <w:rPr>
          <w:rFonts w:ascii="Times New Roman" w:hAnsi="Times New Roman" w:cs="Times New Roman"/>
          <w:color w:val="000000"/>
        </w:rPr>
        <w:t>, 154–167. https://doi.org/10.1016/j.cognition.2015.03.005</w:t>
      </w:r>
    </w:p>
    <w:p w14:paraId="794CA36C"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Lee, B., &amp; Harris, J. (1996). Contrast Transfer Characteristics of Visual Short-term Memory. </w:t>
      </w:r>
      <w:r w:rsidRPr="00383211">
        <w:rPr>
          <w:rFonts w:ascii="Times New Roman" w:hAnsi="Times New Roman" w:cs="Times New Roman"/>
          <w:i/>
          <w:iCs/>
          <w:color w:val="000000"/>
        </w:rPr>
        <w:t>Vision Research</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36</w:t>
      </w:r>
      <w:r w:rsidRPr="00383211">
        <w:rPr>
          <w:rFonts w:ascii="Times New Roman" w:hAnsi="Times New Roman" w:cs="Times New Roman"/>
          <w:color w:val="000000"/>
        </w:rPr>
        <w:t>(14), 2159–2166. https://doi.org/10.1016/0042-6989(95)00271-5</w:t>
      </w:r>
    </w:p>
    <w:p w14:paraId="0C265668"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lastRenderedPageBreak/>
        <w:t xml:space="preserve">Lee, S., Kruglikov, I., Huang, Z. J., Fishell, G., &amp; Rudy, B. (2013). A disinhibitory circuit mediates motor integration in the somatosensory cortex. </w:t>
      </w:r>
      <w:r w:rsidRPr="00383211">
        <w:rPr>
          <w:rFonts w:ascii="Times New Roman" w:hAnsi="Times New Roman" w:cs="Times New Roman"/>
          <w:i/>
          <w:iCs/>
          <w:color w:val="000000"/>
        </w:rPr>
        <w:t>Nature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16</w:t>
      </w:r>
      <w:r w:rsidRPr="00383211">
        <w:rPr>
          <w:rFonts w:ascii="Times New Roman" w:hAnsi="Times New Roman" w:cs="Times New Roman"/>
          <w:color w:val="000000"/>
        </w:rPr>
        <w:t>(11), Article 11. https://doi.org/10.1038/nn.3544</w:t>
      </w:r>
    </w:p>
    <w:p w14:paraId="35CD841C"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Letzkus, J. J., Wolff, S. B. E., Meyer, E. M. M., Tovote, P., Courtin, J., Herry, C., &amp; Lüthi, A. (2011). A disinhibitory microcircuit for associative fear learning in the auditory cortex. </w:t>
      </w:r>
      <w:r w:rsidRPr="00383211">
        <w:rPr>
          <w:rFonts w:ascii="Times New Roman" w:hAnsi="Times New Roman" w:cs="Times New Roman"/>
          <w:i/>
          <w:iCs/>
          <w:color w:val="000000"/>
        </w:rPr>
        <w:t>Nature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480</w:t>
      </w:r>
      <w:r w:rsidRPr="00383211">
        <w:rPr>
          <w:rFonts w:ascii="Times New Roman" w:hAnsi="Times New Roman" w:cs="Times New Roman"/>
          <w:color w:val="000000"/>
        </w:rPr>
        <w:t>(7377), Article 7377. https://doi.org/10.1038/nature10674</w:t>
      </w:r>
    </w:p>
    <w:p w14:paraId="28520615"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Litwin-Kumar, A., Rosenbaum, R., &amp; Doiron, B. (2016). Inhibitory stabilization and visual coding in cortical circuits with multiple interneuron subtypes. </w:t>
      </w:r>
      <w:r w:rsidRPr="00383211">
        <w:rPr>
          <w:rFonts w:ascii="Times New Roman" w:hAnsi="Times New Roman" w:cs="Times New Roman"/>
          <w:i/>
          <w:iCs/>
          <w:color w:val="000000"/>
        </w:rPr>
        <w:t>Journal of Neurophysiology</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115</w:t>
      </w:r>
      <w:r w:rsidRPr="00383211">
        <w:rPr>
          <w:rFonts w:ascii="Times New Roman" w:hAnsi="Times New Roman" w:cs="Times New Roman"/>
          <w:color w:val="000000"/>
        </w:rPr>
        <w:t>(3), 1399–1409. https://doi.org/10.1152/jn.00732.2015</w:t>
      </w:r>
    </w:p>
    <w:p w14:paraId="6DC01A49"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Liu, B., Li, P., Li, Y., Sun, Y. J., Yanagawa, Y., Obata, K., Zhang, L. I., &amp; Tao, H. W. (2009). Visual Receptive Field Structure of Cortical Inhibitory Neurons Revealed by Two-Photon Imaging Guided Recording. </w:t>
      </w:r>
      <w:r w:rsidRPr="00383211">
        <w:rPr>
          <w:rFonts w:ascii="Times New Roman" w:hAnsi="Times New Roman" w:cs="Times New Roman"/>
          <w:i/>
          <w:iCs/>
          <w:color w:val="000000"/>
        </w:rPr>
        <w:t>Journal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29</w:t>
      </w:r>
      <w:r w:rsidRPr="00383211">
        <w:rPr>
          <w:rFonts w:ascii="Times New Roman" w:hAnsi="Times New Roman" w:cs="Times New Roman"/>
          <w:color w:val="000000"/>
        </w:rPr>
        <w:t>(34), 10520–10532. https://doi.org/10.1523/JNEUROSCI.1915-09.2009</w:t>
      </w:r>
    </w:p>
    <w:p w14:paraId="7DBD475F"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Llinás, R. R. (1975). THE CORTEX OF THE CEREBELLUM. </w:t>
      </w:r>
      <w:r w:rsidRPr="00383211">
        <w:rPr>
          <w:rFonts w:ascii="Times New Roman" w:hAnsi="Times New Roman" w:cs="Times New Roman"/>
          <w:i/>
          <w:iCs/>
          <w:color w:val="000000"/>
        </w:rPr>
        <w:t>Scientific American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232</w:t>
      </w:r>
      <w:r w:rsidRPr="00383211">
        <w:rPr>
          <w:rFonts w:ascii="Times New Roman" w:hAnsi="Times New Roman" w:cs="Times New Roman"/>
          <w:color w:val="000000"/>
        </w:rPr>
        <w:t>(1), 56–71.</w:t>
      </w:r>
    </w:p>
    <w:p w14:paraId="6167F43B"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Lo, C.-C., Wang, C.-T., &amp; Wang, X.-J. (2015). Speed-accuracy tradeoff by a control signal with balanced excitation and inhibition. </w:t>
      </w:r>
      <w:r w:rsidRPr="00383211">
        <w:rPr>
          <w:rFonts w:ascii="Times New Roman" w:hAnsi="Times New Roman" w:cs="Times New Roman"/>
          <w:i/>
          <w:iCs/>
          <w:color w:val="000000"/>
        </w:rPr>
        <w:t>Journal of Neurophysiology</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114</w:t>
      </w:r>
      <w:r w:rsidRPr="00383211">
        <w:rPr>
          <w:rFonts w:ascii="Times New Roman" w:hAnsi="Times New Roman" w:cs="Times New Roman"/>
          <w:color w:val="000000"/>
        </w:rPr>
        <w:t>(1), 650–661. https://doi.org/10.1152/jn.00845.2013</w:t>
      </w:r>
    </w:p>
    <w:p w14:paraId="6C116AD9"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Lo, C.-C., &amp; Wang, X.-J. (2006). Cortico–basal ganglia circuit mechanism for a decision threshold in reaction time tasks. </w:t>
      </w:r>
      <w:r w:rsidRPr="00383211">
        <w:rPr>
          <w:rFonts w:ascii="Times New Roman" w:hAnsi="Times New Roman" w:cs="Times New Roman"/>
          <w:i/>
          <w:iCs/>
          <w:color w:val="000000"/>
        </w:rPr>
        <w:t>Nature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9</w:t>
      </w:r>
      <w:r w:rsidRPr="00383211">
        <w:rPr>
          <w:rFonts w:ascii="Times New Roman" w:hAnsi="Times New Roman" w:cs="Times New Roman"/>
          <w:color w:val="000000"/>
        </w:rPr>
        <w:t>(7), Article 7. https://doi.org/10.1038/nn1722</w:t>
      </w:r>
    </w:p>
    <w:p w14:paraId="733D0ADA"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LoFaro, T., Louie, K., Webb, R., &amp; Glimcher, P. W. (2014). The Temporal Dynamics of Cortical Normalization Models of Decision-making. </w:t>
      </w:r>
      <w:r w:rsidRPr="00383211">
        <w:rPr>
          <w:rFonts w:ascii="Times New Roman" w:hAnsi="Times New Roman" w:cs="Times New Roman"/>
          <w:i/>
          <w:iCs/>
          <w:color w:val="000000"/>
        </w:rPr>
        <w:t>Letters in Biomathematics</w:t>
      </w:r>
      <w:r w:rsidRPr="00383211">
        <w:rPr>
          <w:rFonts w:ascii="Times New Roman" w:hAnsi="Times New Roman" w:cs="Times New Roman"/>
          <w:color w:val="000000"/>
        </w:rPr>
        <w:t>, 12.</w:t>
      </w:r>
    </w:p>
    <w:p w14:paraId="07D64F80"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Louie, K., &amp; Glimcher, P. W. (2010). Separating Value from Choice: Delay Discounting Activity in the Lateral Intraparietal Area. </w:t>
      </w:r>
      <w:r w:rsidRPr="00383211">
        <w:rPr>
          <w:rFonts w:ascii="Times New Roman" w:hAnsi="Times New Roman" w:cs="Times New Roman"/>
          <w:i/>
          <w:iCs/>
          <w:color w:val="000000"/>
        </w:rPr>
        <w:t>Journal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30</w:t>
      </w:r>
      <w:r w:rsidRPr="00383211">
        <w:rPr>
          <w:rFonts w:ascii="Times New Roman" w:hAnsi="Times New Roman" w:cs="Times New Roman"/>
          <w:color w:val="000000"/>
        </w:rPr>
        <w:t>(16), 5498–5507. https://doi.org/10.1523/JNEUROSCI.5742-09.2010</w:t>
      </w:r>
    </w:p>
    <w:p w14:paraId="43B4902E"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Louie, K., Glimcher, P. W., &amp; Webb, R. (2015). Adaptive neural coding: From biological to behavioral decision-making. </w:t>
      </w:r>
      <w:r w:rsidRPr="00383211">
        <w:rPr>
          <w:rFonts w:ascii="Times New Roman" w:hAnsi="Times New Roman" w:cs="Times New Roman"/>
          <w:i/>
          <w:iCs/>
          <w:color w:val="000000"/>
        </w:rPr>
        <w:t>Current Opinion in Behavioral Sciences</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5</w:t>
      </w:r>
      <w:r w:rsidRPr="00383211">
        <w:rPr>
          <w:rFonts w:ascii="Times New Roman" w:hAnsi="Times New Roman" w:cs="Times New Roman"/>
          <w:color w:val="000000"/>
        </w:rPr>
        <w:t>, 91–99. https://doi.org/10.1016/j.cobeha.2015.08.008</w:t>
      </w:r>
    </w:p>
    <w:p w14:paraId="010C14C6"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Louie, K., Grattan, L. E., &amp; Glimcher, P. W. (2011). Reward Value-Based Gain Control: Divisive Normalization in Parietal Cortex. </w:t>
      </w:r>
      <w:r w:rsidRPr="00383211">
        <w:rPr>
          <w:rFonts w:ascii="Times New Roman" w:hAnsi="Times New Roman" w:cs="Times New Roman"/>
          <w:i/>
          <w:iCs/>
          <w:color w:val="000000"/>
        </w:rPr>
        <w:t>Journal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31</w:t>
      </w:r>
      <w:r w:rsidRPr="00383211">
        <w:rPr>
          <w:rFonts w:ascii="Times New Roman" w:hAnsi="Times New Roman" w:cs="Times New Roman"/>
          <w:color w:val="000000"/>
        </w:rPr>
        <w:t>(29), 10627–10639. https://doi.org/10.1523/JNEUROSCI.1237-11.2011</w:t>
      </w:r>
    </w:p>
    <w:p w14:paraId="47859E29"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Louie, K., Khaw, M. W., &amp; Glimcher, P. W. (2013). Normalization is a general neural mechanism for context-dependent decision making. </w:t>
      </w:r>
      <w:r w:rsidRPr="00383211">
        <w:rPr>
          <w:rFonts w:ascii="Times New Roman" w:hAnsi="Times New Roman" w:cs="Times New Roman"/>
          <w:i/>
          <w:iCs/>
          <w:color w:val="000000"/>
        </w:rPr>
        <w:t>Proceedings of the National Academy of Sciences</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110</w:t>
      </w:r>
      <w:r w:rsidRPr="00383211">
        <w:rPr>
          <w:rFonts w:ascii="Times New Roman" w:hAnsi="Times New Roman" w:cs="Times New Roman"/>
          <w:color w:val="000000"/>
        </w:rPr>
        <w:t>(15), 6139–6144. https://doi.org/10.1073/pnas.1217854110</w:t>
      </w:r>
    </w:p>
    <w:p w14:paraId="6C116781"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Louie, K., LoFaro, T., Webb, R., &amp; Glimcher, P. W. (2014). Dynamic Divisive Normalization Predicts Time-Varying Value Coding in Decision-Related Circuits. </w:t>
      </w:r>
      <w:r w:rsidRPr="00383211">
        <w:rPr>
          <w:rFonts w:ascii="Times New Roman" w:hAnsi="Times New Roman" w:cs="Times New Roman"/>
          <w:i/>
          <w:iCs/>
          <w:color w:val="000000"/>
        </w:rPr>
        <w:t>Journal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34</w:t>
      </w:r>
      <w:r w:rsidRPr="00383211">
        <w:rPr>
          <w:rFonts w:ascii="Times New Roman" w:hAnsi="Times New Roman" w:cs="Times New Roman"/>
          <w:color w:val="000000"/>
        </w:rPr>
        <w:t>(48), 16046–16057. https://doi.org/10.1523/JNEUROSCI.2851-14.2014</w:t>
      </w:r>
    </w:p>
    <w:p w14:paraId="72BCB8A5"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Machens, C. K., Romo, R., &amp; Brody, C. D. (2005). Flexible Control of Mutual Inhibition: A Neural Model of Two-Interval Discrimination. </w:t>
      </w:r>
      <w:r w:rsidRPr="00383211">
        <w:rPr>
          <w:rFonts w:ascii="Times New Roman" w:hAnsi="Times New Roman" w:cs="Times New Roman"/>
          <w:i/>
          <w:iCs/>
          <w:color w:val="000000"/>
        </w:rPr>
        <w:t>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307</w:t>
      </w:r>
      <w:r w:rsidRPr="00383211">
        <w:rPr>
          <w:rFonts w:ascii="Times New Roman" w:hAnsi="Times New Roman" w:cs="Times New Roman"/>
          <w:color w:val="000000"/>
        </w:rPr>
        <w:t>(5712), 1121–1124. https://doi.org/10.1126/science.1104171</w:t>
      </w:r>
    </w:p>
    <w:p w14:paraId="4D048AA7"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Macoveanu, J., Klingberg, T., &amp; Tegnér, J. (2006). A biophysical model of multiple-item working memory: A computational and neuroimaging study. </w:t>
      </w:r>
      <w:r w:rsidRPr="00383211">
        <w:rPr>
          <w:rFonts w:ascii="Times New Roman" w:hAnsi="Times New Roman" w:cs="Times New Roman"/>
          <w:i/>
          <w:iCs/>
          <w:color w:val="000000"/>
        </w:rPr>
        <w:t>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141</w:t>
      </w:r>
      <w:r w:rsidRPr="00383211">
        <w:rPr>
          <w:rFonts w:ascii="Times New Roman" w:hAnsi="Times New Roman" w:cs="Times New Roman"/>
          <w:color w:val="000000"/>
        </w:rPr>
        <w:t>(3), 1611–1618. https://doi.org/10.1016/j.neuroscience.2006.04.080</w:t>
      </w:r>
    </w:p>
    <w:p w14:paraId="4247F41F"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lastRenderedPageBreak/>
        <w:t xml:space="preserve">Mahajan, N. R., &amp; Mysore, S. P. (2022). Donut-like organization of inhibition underlies categorical neural responses in the midbrain. </w:t>
      </w:r>
      <w:r w:rsidRPr="00383211">
        <w:rPr>
          <w:rFonts w:ascii="Times New Roman" w:hAnsi="Times New Roman" w:cs="Times New Roman"/>
          <w:i/>
          <w:iCs/>
          <w:color w:val="000000"/>
        </w:rPr>
        <w:t>Nature Communications</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13</w:t>
      </w:r>
      <w:r w:rsidRPr="00383211">
        <w:rPr>
          <w:rFonts w:ascii="Times New Roman" w:hAnsi="Times New Roman" w:cs="Times New Roman"/>
          <w:color w:val="000000"/>
        </w:rPr>
        <w:t>(1), Article 1. https://doi.org/10.1038/s41467-022-29318-0</w:t>
      </w:r>
    </w:p>
    <w:p w14:paraId="5D6D1FBA"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Markram, H., Toledo-Rodriguez, M., Wang, Y., Gupta, A., Silberberg, G., &amp; Wu, C. (2004). Interneurons of the neocortical inhibitory system. </w:t>
      </w:r>
      <w:r w:rsidRPr="00383211">
        <w:rPr>
          <w:rFonts w:ascii="Times New Roman" w:hAnsi="Times New Roman" w:cs="Times New Roman"/>
          <w:i/>
          <w:iCs/>
          <w:color w:val="000000"/>
        </w:rPr>
        <w:t>Nature Reviews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5</w:t>
      </w:r>
      <w:r w:rsidRPr="00383211">
        <w:rPr>
          <w:rFonts w:ascii="Times New Roman" w:hAnsi="Times New Roman" w:cs="Times New Roman"/>
          <w:color w:val="000000"/>
        </w:rPr>
        <w:t>(10), Article 10. https://doi.org/10.1038/nrn1519</w:t>
      </w:r>
    </w:p>
    <w:p w14:paraId="3E6713F0"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Murray, J. D., Jaramillo, J., &amp; Wang, X.-J. (2017). Working Memory and Decision-Making in a Frontoparietal Circuit Model. </w:t>
      </w:r>
      <w:r w:rsidRPr="00383211">
        <w:rPr>
          <w:rFonts w:ascii="Times New Roman" w:hAnsi="Times New Roman" w:cs="Times New Roman"/>
          <w:i/>
          <w:iCs/>
          <w:color w:val="000000"/>
        </w:rPr>
        <w:t>Journal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37</w:t>
      </w:r>
      <w:r w:rsidRPr="00383211">
        <w:rPr>
          <w:rFonts w:ascii="Times New Roman" w:hAnsi="Times New Roman" w:cs="Times New Roman"/>
          <w:color w:val="000000"/>
        </w:rPr>
        <w:t>(50), 12167–12186. https://doi.org/10.1523/JNEUROSCI.0343-17.2017</w:t>
      </w:r>
    </w:p>
    <w:p w14:paraId="1374B136"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Mysore, S. P., &amp; Kothari, N. B. (2020). Mechanisms of competitive selection: A canonical neural circuit framework. </w:t>
      </w:r>
      <w:r w:rsidRPr="00383211">
        <w:rPr>
          <w:rFonts w:ascii="Times New Roman" w:hAnsi="Times New Roman" w:cs="Times New Roman"/>
          <w:i/>
          <w:iCs/>
          <w:color w:val="000000"/>
        </w:rPr>
        <w:t>ELife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9</w:t>
      </w:r>
      <w:r w:rsidRPr="00383211">
        <w:rPr>
          <w:rFonts w:ascii="Times New Roman" w:hAnsi="Times New Roman" w:cs="Times New Roman"/>
          <w:color w:val="000000"/>
        </w:rPr>
        <w:t>, e51473. https://doi.org/10.7554/eLife.51473</w:t>
      </w:r>
    </w:p>
    <w:p w14:paraId="7EBF21FB"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Najafi, F., Elsayed, G. F., Cao, R., Pnevmatikakis, E., Latham, P. E., Cunningham, J. P., &amp; Churchland, A. K. (2020). Excitatory and Inhibitory Subnetworks Are Equally Selective during Decision-Making and Emerge Simultaneously during Learning. </w:t>
      </w:r>
      <w:r w:rsidRPr="00383211">
        <w:rPr>
          <w:rFonts w:ascii="Times New Roman" w:hAnsi="Times New Roman" w:cs="Times New Roman"/>
          <w:i/>
          <w:iCs/>
          <w:color w:val="000000"/>
        </w:rPr>
        <w:t>Neuron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105</w:t>
      </w:r>
      <w:r w:rsidRPr="00383211">
        <w:rPr>
          <w:rFonts w:ascii="Times New Roman" w:hAnsi="Times New Roman" w:cs="Times New Roman"/>
          <w:color w:val="000000"/>
        </w:rPr>
        <w:t>(1), 165-179.e8. https://doi.org/10.1016/j.neuron.2019.09.045</w:t>
      </w:r>
    </w:p>
    <w:p w14:paraId="05879153"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Niell, C. M., &amp; Stryker, M. P. (2008). Highly Selective Receptive Fields in Mouse Visual Cortex. </w:t>
      </w:r>
      <w:r w:rsidRPr="00383211">
        <w:rPr>
          <w:rFonts w:ascii="Times New Roman" w:hAnsi="Times New Roman" w:cs="Times New Roman"/>
          <w:i/>
          <w:iCs/>
          <w:color w:val="000000"/>
        </w:rPr>
        <w:t>Journal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28</w:t>
      </w:r>
      <w:r w:rsidRPr="00383211">
        <w:rPr>
          <w:rFonts w:ascii="Times New Roman" w:hAnsi="Times New Roman" w:cs="Times New Roman"/>
          <w:color w:val="000000"/>
        </w:rPr>
        <w:t>(30), 7520–7536. https://doi.org/10.1523/JNEUROSCI.0623-08.2008</w:t>
      </w:r>
    </w:p>
    <w:p w14:paraId="3CDEC96F"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Niessing, J., &amp; Friedrich, R. W. (2010). Olfactory pattern classification by discrete neuronal network states. </w:t>
      </w:r>
      <w:r w:rsidRPr="00383211">
        <w:rPr>
          <w:rFonts w:ascii="Times New Roman" w:hAnsi="Times New Roman" w:cs="Times New Roman"/>
          <w:i/>
          <w:iCs/>
          <w:color w:val="000000"/>
        </w:rPr>
        <w:t>Nature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465</w:t>
      </w:r>
      <w:r w:rsidRPr="00383211">
        <w:rPr>
          <w:rFonts w:ascii="Times New Roman" w:hAnsi="Times New Roman" w:cs="Times New Roman"/>
          <w:color w:val="000000"/>
        </w:rPr>
        <w:t>(7294), Article 7294. https://doi.org/10.1038/nature08961</w:t>
      </w:r>
    </w:p>
    <w:p w14:paraId="49E28E93"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Oberauer, K., Farrell, S., Jarrold, C., &amp; Lewandowsky, S. (2016). What limits working memory capacity? </w:t>
      </w:r>
      <w:r w:rsidRPr="00383211">
        <w:rPr>
          <w:rFonts w:ascii="Times New Roman" w:hAnsi="Times New Roman" w:cs="Times New Roman"/>
          <w:i/>
          <w:iCs/>
          <w:color w:val="000000"/>
        </w:rPr>
        <w:t>Psychological Bulletin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142</w:t>
      </w:r>
      <w:r w:rsidRPr="00383211">
        <w:rPr>
          <w:rFonts w:ascii="Times New Roman" w:hAnsi="Times New Roman" w:cs="Times New Roman"/>
          <w:color w:val="000000"/>
        </w:rPr>
        <w:t>(7), 758–799. https://doi.org/10.1037/bul0000046</w:t>
      </w:r>
    </w:p>
    <w:p w14:paraId="138482C9"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Padoa-Schioppa, C. (2013). Neuronal Origins of Choice Variability in Economic Decisions. </w:t>
      </w:r>
      <w:r w:rsidRPr="00383211">
        <w:rPr>
          <w:rFonts w:ascii="Times New Roman" w:hAnsi="Times New Roman" w:cs="Times New Roman"/>
          <w:i/>
          <w:iCs/>
          <w:color w:val="000000"/>
        </w:rPr>
        <w:t>Neuron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80</w:t>
      </w:r>
      <w:r w:rsidRPr="00383211">
        <w:rPr>
          <w:rFonts w:ascii="Times New Roman" w:hAnsi="Times New Roman" w:cs="Times New Roman"/>
          <w:color w:val="000000"/>
        </w:rPr>
        <w:t>(5), 1322–1336. https://doi.org/10.1016/j.neuron.2013.09.013</w:t>
      </w:r>
    </w:p>
    <w:p w14:paraId="5D9A0347"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Padoa-Schioppa, C., &amp; Conen, K. E. (2017). Orbitofrontal Cortex: A Neural Circuit for Economic Decisions. </w:t>
      </w:r>
      <w:r w:rsidRPr="00383211">
        <w:rPr>
          <w:rFonts w:ascii="Times New Roman" w:hAnsi="Times New Roman" w:cs="Times New Roman"/>
          <w:i/>
          <w:iCs/>
          <w:color w:val="000000"/>
        </w:rPr>
        <w:t>Neuron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96</w:t>
      </w:r>
      <w:r w:rsidRPr="00383211">
        <w:rPr>
          <w:rFonts w:ascii="Times New Roman" w:hAnsi="Times New Roman" w:cs="Times New Roman"/>
          <w:color w:val="000000"/>
        </w:rPr>
        <w:t>(4), 736–754. https://doi.org/10.1016/j.neuron.2017.09.031</w:t>
      </w:r>
    </w:p>
    <w:p w14:paraId="787CA5B6"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Paivio, A., &amp; Bleasdale, F. (1974). Visual short-term memory: A methodological caveat. </w:t>
      </w:r>
      <w:r w:rsidRPr="00383211">
        <w:rPr>
          <w:rFonts w:ascii="Times New Roman" w:hAnsi="Times New Roman" w:cs="Times New Roman"/>
          <w:i/>
          <w:iCs/>
          <w:color w:val="000000"/>
        </w:rPr>
        <w:t>Canadian Journal of Psychology/Revue Canadienne de Psychologie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28</w:t>
      </w:r>
      <w:r w:rsidRPr="00383211">
        <w:rPr>
          <w:rFonts w:ascii="Times New Roman" w:hAnsi="Times New Roman" w:cs="Times New Roman"/>
          <w:color w:val="000000"/>
        </w:rPr>
        <w:t>(1), 24–31. https://doi.org/10.1037/h0081973</w:t>
      </w:r>
    </w:p>
    <w:p w14:paraId="60EE3F09"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Pastor-Bernier, A., &amp; Cisek, P. (2011). Neural Correlates of Biased Competition in Premotor Cortex. </w:t>
      </w:r>
      <w:r w:rsidRPr="00383211">
        <w:rPr>
          <w:rFonts w:ascii="Times New Roman" w:hAnsi="Times New Roman" w:cs="Times New Roman"/>
          <w:i/>
          <w:iCs/>
          <w:color w:val="000000"/>
        </w:rPr>
        <w:t>Journal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31</w:t>
      </w:r>
      <w:r w:rsidRPr="00383211">
        <w:rPr>
          <w:rFonts w:ascii="Times New Roman" w:hAnsi="Times New Roman" w:cs="Times New Roman"/>
          <w:color w:val="000000"/>
        </w:rPr>
        <w:t>(19), 7083–7088. https://doi.org/10.1523/JNEUROSCI.5681-10.2011</w:t>
      </w:r>
    </w:p>
    <w:p w14:paraId="2EF5294B"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Pfeffer, C. K., Xue, M., He, M., Huang, Z. J., &amp; Scanziani, M. (2013). Inhibition of inhibition in visual cortex: The logic of connections between molecularly distinct interneurons. </w:t>
      </w:r>
      <w:r w:rsidRPr="00383211">
        <w:rPr>
          <w:rFonts w:ascii="Times New Roman" w:hAnsi="Times New Roman" w:cs="Times New Roman"/>
          <w:i/>
          <w:iCs/>
          <w:color w:val="000000"/>
        </w:rPr>
        <w:t>Nature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16</w:t>
      </w:r>
      <w:r w:rsidRPr="00383211">
        <w:rPr>
          <w:rFonts w:ascii="Times New Roman" w:hAnsi="Times New Roman" w:cs="Times New Roman"/>
          <w:color w:val="000000"/>
        </w:rPr>
        <w:t>(8), 1068–1076. https://doi.org/10.1038/nn.3446</w:t>
      </w:r>
    </w:p>
    <w:p w14:paraId="0E3DE0BD"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Pi, H.-J., Hangya, B., Kvitsiani, D., Sanders, J. I., Huang, Z. J., &amp; Kepecs, A. (2013). Cortical interneurons that specialize in disinhibitory control. </w:t>
      </w:r>
      <w:r w:rsidRPr="00383211">
        <w:rPr>
          <w:rFonts w:ascii="Times New Roman" w:hAnsi="Times New Roman" w:cs="Times New Roman"/>
          <w:i/>
          <w:iCs/>
          <w:color w:val="000000"/>
        </w:rPr>
        <w:t>Nature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503</w:t>
      </w:r>
      <w:r w:rsidRPr="00383211">
        <w:rPr>
          <w:rFonts w:ascii="Times New Roman" w:hAnsi="Times New Roman" w:cs="Times New Roman"/>
          <w:color w:val="000000"/>
        </w:rPr>
        <w:t>(7477), Article 7477. https://doi.org/10.1038/nature12676</w:t>
      </w:r>
    </w:p>
    <w:p w14:paraId="76E378DD"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Platt, M. L., &amp; Glimcher, P. W. (1999). Neural correlates of decision variables in parietal cortex. </w:t>
      </w:r>
      <w:r w:rsidRPr="00383211">
        <w:rPr>
          <w:rFonts w:ascii="Times New Roman" w:hAnsi="Times New Roman" w:cs="Times New Roman"/>
          <w:i/>
          <w:iCs/>
          <w:color w:val="000000"/>
        </w:rPr>
        <w:t>Nature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400</w:t>
      </w:r>
      <w:r w:rsidRPr="00383211">
        <w:rPr>
          <w:rFonts w:ascii="Times New Roman" w:hAnsi="Times New Roman" w:cs="Times New Roman"/>
          <w:color w:val="000000"/>
        </w:rPr>
        <w:t>(6741), 233–238. https://doi.org/10.1038/22268</w:t>
      </w:r>
    </w:p>
    <w:p w14:paraId="0FA0BE0F"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Portrat, S., Barrouillet, P., &amp; Camos, V. (2008). Time-related decay or interference-based forgetting in working memory? </w:t>
      </w:r>
      <w:r w:rsidRPr="00383211">
        <w:rPr>
          <w:rFonts w:ascii="Times New Roman" w:hAnsi="Times New Roman" w:cs="Times New Roman"/>
          <w:i/>
          <w:iCs/>
          <w:color w:val="000000"/>
        </w:rPr>
        <w:t>Journal of Experimental Psychology: Learning, Memory, and Cognition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34</w:t>
      </w:r>
      <w:r w:rsidRPr="00383211">
        <w:rPr>
          <w:rFonts w:ascii="Times New Roman" w:hAnsi="Times New Roman" w:cs="Times New Roman"/>
          <w:color w:val="000000"/>
        </w:rPr>
        <w:t>(6), 1561–1564. https://doi.org/10.1037/a0013356</w:t>
      </w:r>
    </w:p>
    <w:p w14:paraId="24A7FE06"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lastRenderedPageBreak/>
        <w:t xml:space="preserve">Prönneke, A., Witte, M., Möck, M., &amp; Staiger, J. F. (2020). Neuromodulation Leads to a Burst-Tonic Switch in a Subset of VIP Neurons in Mouse Primary Somatosensory (Barrel) Cortex. </w:t>
      </w:r>
      <w:r w:rsidRPr="00383211">
        <w:rPr>
          <w:rFonts w:ascii="Times New Roman" w:hAnsi="Times New Roman" w:cs="Times New Roman"/>
          <w:i/>
          <w:iCs/>
          <w:color w:val="000000"/>
        </w:rPr>
        <w:t>Cerebral Cortex</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30</w:t>
      </w:r>
      <w:r w:rsidRPr="00383211">
        <w:rPr>
          <w:rFonts w:ascii="Times New Roman" w:hAnsi="Times New Roman" w:cs="Times New Roman"/>
          <w:color w:val="000000"/>
        </w:rPr>
        <w:t>, 488–504. https://doi.org/10.1093/cercor/bhz102</w:t>
      </w:r>
    </w:p>
    <w:p w14:paraId="5BC8E4F9"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Rajalingham, R., Stacey, R. G., Tsoulfas, G., &amp; Musallam, S. (2014). Modulation of neural activity by reward in medial intraparietal cortex is sensitive to temporal sequence of reward. </w:t>
      </w:r>
      <w:r w:rsidRPr="00383211">
        <w:rPr>
          <w:rFonts w:ascii="Times New Roman" w:hAnsi="Times New Roman" w:cs="Times New Roman"/>
          <w:i/>
          <w:iCs/>
          <w:color w:val="000000"/>
        </w:rPr>
        <w:t>Journal of Neurophysiology</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112</w:t>
      </w:r>
      <w:r w:rsidRPr="00383211">
        <w:rPr>
          <w:rFonts w:ascii="Times New Roman" w:hAnsi="Times New Roman" w:cs="Times New Roman"/>
          <w:color w:val="000000"/>
        </w:rPr>
        <w:t>(7), 1775–1789. https://doi.org/10.1152/jn.00533.2012</w:t>
      </w:r>
    </w:p>
    <w:p w14:paraId="45051885"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Ratcliff, R., &amp; McKoon, G. (2007). The Diffusion Decision Model: Theory and Data for Two-Choice Decision Tasks. </w:t>
      </w:r>
      <w:r w:rsidRPr="00383211">
        <w:rPr>
          <w:rFonts w:ascii="Times New Roman" w:hAnsi="Times New Roman" w:cs="Times New Roman"/>
          <w:i/>
          <w:iCs/>
          <w:color w:val="000000"/>
        </w:rPr>
        <w:t>Neural Computation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20</w:t>
      </w:r>
      <w:r w:rsidRPr="00383211">
        <w:rPr>
          <w:rFonts w:ascii="Times New Roman" w:hAnsi="Times New Roman" w:cs="Times New Roman"/>
          <w:color w:val="000000"/>
        </w:rPr>
        <w:t>(4), 873–922. https://doi.org/10.1162/neco.2008.12-06-420</w:t>
      </w:r>
    </w:p>
    <w:p w14:paraId="6F8A8E04"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Ratcliff, R., &amp; McKoon, G. (2008). The Diffusion Decision Model: Theory and Data for Two-Choice Decision Tasks. </w:t>
      </w:r>
      <w:r w:rsidRPr="00383211">
        <w:rPr>
          <w:rFonts w:ascii="Times New Roman" w:hAnsi="Times New Roman" w:cs="Times New Roman"/>
          <w:i/>
          <w:iCs/>
          <w:color w:val="000000"/>
        </w:rPr>
        <w:t>Neural Computation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20</w:t>
      </w:r>
      <w:r w:rsidRPr="00383211">
        <w:rPr>
          <w:rFonts w:ascii="Times New Roman" w:hAnsi="Times New Roman" w:cs="Times New Roman"/>
          <w:color w:val="000000"/>
        </w:rPr>
        <w:t>(4), 873–922. https://doi.org/10.1162/neco.2008.12-06-420</w:t>
      </w:r>
    </w:p>
    <w:p w14:paraId="31771847"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Ratcliff, R., &amp; Tuerlinckx, F. (2002). Estimating parameters of the diffusion model: Approaches to dealing with contaminant reaction times and parameter variability. </w:t>
      </w:r>
      <w:r w:rsidRPr="00383211">
        <w:rPr>
          <w:rFonts w:ascii="Times New Roman" w:hAnsi="Times New Roman" w:cs="Times New Roman"/>
          <w:i/>
          <w:iCs/>
          <w:color w:val="000000"/>
        </w:rPr>
        <w:t>Psychonomic Bulletin &amp; Review</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9</w:t>
      </w:r>
      <w:r w:rsidRPr="00383211">
        <w:rPr>
          <w:rFonts w:ascii="Times New Roman" w:hAnsi="Times New Roman" w:cs="Times New Roman"/>
          <w:color w:val="000000"/>
        </w:rPr>
        <w:t>(3), 438–481. https://doi.org/10.3758/BF03196302</w:t>
      </w:r>
    </w:p>
    <w:p w14:paraId="40EB3A21"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Rigotti, M., Barak, O., Warden, M. R., Wang, X.-J., Daw, N. D., Miller, E. K., &amp; Fusi, S. (2013). The importance of mixed selectivity in complex cognitive tasks. </w:t>
      </w:r>
      <w:r w:rsidRPr="00383211">
        <w:rPr>
          <w:rFonts w:ascii="Times New Roman" w:hAnsi="Times New Roman" w:cs="Times New Roman"/>
          <w:i/>
          <w:iCs/>
          <w:color w:val="000000"/>
        </w:rPr>
        <w:t>Nature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497</w:t>
      </w:r>
      <w:r w:rsidRPr="00383211">
        <w:rPr>
          <w:rFonts w:ascii="Times New Roman" w:hAnsi="Times New Roman" w:cs="Times New Roman"/>
          <w:color w:val="000000"/>
        </w:rPr>
        <w:t>(7451), Article 7451. https://doi.org/10.1038/nature12160</w:t>
      </w:r>
    </w:p>
    <w:p w14:paraId="1B21D1C4"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Roach, J. P., Churchland, A. K., &amp; Engel, T. A. (2023). Choice selective inhibition drives stability and competition in decision circuits. </w:t>
      </w:r>
      <w:r w:rsidRPr="00383211">
        <w:rPr>
          <w:rFonts w:ascii="Times New Roman" w:hAnsi="Times New Roman" w:cs="Times New Roman"/>
          <w:i/>
          <w:iCs/>
          <w:color w:val="000000"/>
        </w:rPr>
        <w:t>Nature Communications</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14</w:t>
      </w:r>
      <w:r w:rsidRPr="00383211">
        <w:rPr>
          <w:rFonts w:ascii="Times New Roman" w:hAnsi="Times New Roman" w:cs="Times New Roman"/>
          <w:color w:val="000000"/>
        </w:rPr>
        <w:t>(1), Article 1. https://doi.org/10.1038/s41467-023-35822-8</w:t>
      </w:r>
    </w:p>
    <w:p w14:paraId="7B791481"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Roesch, M. R., &amp; Olson, C. R. (2003). Impact of Expected Reward on Neuronal Activity in Prefrontal Cortex, Frontal and Supplementary Eye Fields and Premotor Cortex. </w:t>
      </w:r>
      <w:r w:rsidRPr="00383211">
        <w:rPr>
          <w:rFonts w:ascii="Times New Roman" w:hAnsi="Times New Roman" w:cs="Times New Roman"/>
          <w:i/>
          <w:iCs/>
          <w:color w:val="000000"/>
        </w:rPr>
        <w:t>Journal of Neurophysiology</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90</w:t>
      </w:r>
      <w:r w:rsidRPr="00383211">
        <w:rPr>
          <w:rFonts w:ascii="Times New Roman" w:hAnsi="Times New Roman" w:cs="Times New Roman"/>
          <w:color w:val="000000"/>
        </w:rPr>
        <w:t>(3), 1766–1789. https://doi.org/10.1152/jn.00019.2003</w:t>
      </w:r>
    </w:p>
    <w:p w14:paraId="6F14A3ED"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Roitman, J. D., &amp; Shadlen, M. N. (2002). Response of Neurons in the Lateral Intraparietal Area during a Combined Visual Discrimination Reaction Time Task. </w:t>
      </w:r>
      <w:r w:rsidRPr="00383211">
        <w:rPr>
          <w:rFonts w:ascii="Times New Roman" w:hAnsi="Times New Roman" w:cs="Times New Roman"/>
          <w:i/>
          <w:iCs/>
          <w:color w:val="000000"/>
        </w:rPr>
        <w:t>The Journal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22</w:t>
      </w:r>
      <w:r w:rsidRPr="00383211">
        <w:rPr>
          <w:rFonts w:ascii="Times New Roman" w:hAnsi="Times New Roman" w:cs="Times New Roman"/>
          <w:color w:val="000000"/>
        </w:rPr>
        <w:t>(21), 9475–9489. https://doi.org/10.1523/JNEUROSCI.22-21-09475.2002</w:t>
      </w:r>
    </w:p>
    <w:p w14:paraId="05E1C019"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Rorie, A. E., Gao, J., McClelland, J. L., &amp; Newsome, W. T. (2010). Integration of Sensory and Reward Information during Perceptual Decision-Making in Lateral Intraparietal Cortex (LIP) of the Macaque Monkey. </w:t>
      </w:r>
      <w:r w:rsidRPr="00383211">
        <w:rPr>
          <w:rFonts w:ascii="Times New Roman" w:hAnsi="Times New Roman" w:cs="Times New Roman"/>
          <w:i/>
          <w:iCs/>
          <w:color w:val="000000"/>
        </w:rPr>
        <w:t>PLOS ONE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5</w:t>
      </w:r>
      <w:r w:rsidRPr="00383211">
        <w:rPr>
          <w:rFonts w:ascii="Times New Roman" w:hAnsi="Times New Roman" w:cs="Times New Roman"/>
          <w:color w:val="000000"/>
        </w:rPr>
        <w:t>(2), e9308. https://doi.org/10.1371/journal.pone.0009308</w:t>
      </w:r>
    </w:p>
    <w:p w14:paraId="40934271"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Rudy, B., Fishell, G., Lee, S., &amp; Hjerling-Leffler, J. (2011). Three groups of interneurons account for nearly 100% of neocortical GABAergic neurons. </w:t>
      </w:r>
      <w:r w:rsidRPr="00383211">
        <w:rPr>
          <w:rFonts w:ascii="Times New Roman" w:hAnsi="Times New Roman" w:cs="Times New Roman"/>
          <w:i/>
          <w:iCs/>
          <w:color w:val="000000"/>
        </w:rPr>
        <w:t>Developmental Neurobiology</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71</w:t>
      </w:r>
      <w:r w:rsidRPr="00383211">
        <w:rPr>
          <w:rFonts w:ascii="Times New Roman" w:hAnsi="Times New Roman" w:cs="Times New Roman"/>
          <w:color w:val="000000"/>
        </w:rPr>
        <w:t>(1), 45–61. https://doi.org/10.1002/dneu.20853</w:t>
      </w:r>
    </w:p>
    <w:p w14:paraId="6C68CE34"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Rustichini, A., &amp; Padoa-Schioppa, C. (2015). A neuro-computational model of economic decisions. </w:t>
      </w:r>
      <w:r w:rsidRPr="00383211">
        <w:rPr>
          <w:rFonts w:ascii="Times New Roman" w:hAnsi="Times New Roman" w:cs="Times New Roman"/>
          <w:i/>
          <w:iCs/>
          <w:color w:val="000000"/>
        </w:rPr>
        <w:t>Journal of Neurophysiology</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114</w:t>
      </w:r>
      <w:r w:rsidRPr="00383211">
        <w:rPr>
          <w:rFonts w:ascii="Times New Roman" w:hAnsi="Times New Roman" w:cs="Times New Roman"/>
          <w:color w:val="000000"/>
        </w:rPr>
        <w:t>(3), 1382–1398. https://doi.org/10.1152/jn.00184.2015</w:t>
      </w:r>
    </w:p>
    <w:p w14:paraId="0BBB82FA"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Sathyanesan, A., Zhou, J., Scafidi, J., Heck, D. H., Sillitoe, R. V., &amp; Gallo, V. (2019). Emerging connections between cerebellar development, behaviour and complex brain disorders. </w:t>
      </w:r>
      <w:r w:rsidRPr="00383211">
        <w:rPr>
          <w:rFonts w:ascii="Times New Roman" w:hAnsi="Times New Roman" w:cs="Times New Roman"/>
          <w:i/>
          <w:iCs/>
          <w:color w:val="000000"/>
        </w:rPr>
        <w:t>Nature Reviews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20</w:t>
      </w:r>
      <w:r w:rsidRPr="00383211">
        <w:rPr>
          <w:rFonts w:ascii="Times New Roman" w:hAnsi="Times New Roman" w:cs="Times New Roman"/>
          <w:color w:val="000000"/>
        </w:rPr>
        <w:t>(5), Article 5. https://doi.org/10.1038/s41583-019-0152-2</w:t>
      </w:r>
    </w:p>
    <w:p w14:paraId="339C5B75"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Schroll, H., &amp; Hamker, F. (2013). Computational models of basal-ganglia pathway functions: Focus on functional neuroanatomy. </w:t>
      </w:r>
      <w:r w:rsidRPr="00383211">
        <w:rPr>
          <w:rFonts w:ascii="Times New Roman" w:hAnsi="Times New Roman" w:cs="Times New Roman"/>
          <w:i/>
          <w:iCs/>
          <w:color w:val="000000"/>
        </w:rPr>
        <w:t>Frontiers in Systems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7</w:t>
      </w:r>
      <w:r w:rsidRPr="00383211">
        <w:rPr>
          <w:rFonts w:ascii="Times New Roman" w:hAnsi="Times New Roman" w:cs="Times New Roman"/>
          <w:color w:val="000000"/>
        </w:rPr>
        <w:t>. https://www.frontiersin.org/articles/10.3389/fnsys.2013.00122</w:t>
      </w:r>
    </w:p>
    <w:p w14:paraId="106D588B"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lastRenderedPageBreak/>
        <w:t xml:space="preserve">Schuman, B., Dellal, S., Prönneke, A., Machold, R., &amp; Rudy, B. (2021). Neocortical Layer 1: An Elegant Solution to Top-Down and Bottom-Up Integration. </w:t>
      </w:r>
      <w:r w:rsidRPr="00383211">
        <w:rPr>
          <w:rFonts w:ascii="Times New Roman" w:hAnsi="Times New Roman" w:cs="Times New Roman"/>
          <w:i/>
          <w:iCs/>
          <w:color w:val="000000"/>
        </w:rPr>
        <w:t>Annual Review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44</w:t>
      </w:r>
      <w:r w:rsidRPr="00383211">
        <w:rPr>
          <w:rFonts w:ascii="Times New Roman" w:hAnsi="Times New Roman" w:cs="Times New Roman"/>
          <w:color w:val="000000"/>
        </w:rPr>
        <w:t>(1), null. https://doi.org/10.1146/annurev-neuro-100520-012117</w:t>
      </w:r>
    </w:p>
    <w:p w14:paraId="4DEA9972"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Schwartz, O., &amp; Coen-Cagli, R. (2013). Visual attention and flexible normalization pools. </w:t>
      </w:r>
      <w:r w:rsidRPr="00383211">
        <w:rPr>
          <w:rFonts w:ascii="Times New Roman" w:hAnsi="Times New Roman" w:cs="Times New Roman"/>
          <w:i/>
          <w:iCs/>
          <w:color w:val="000000"/>
        </w:rPr>
        <w:t>Journal of Vision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13</w:t>
      </w:r>
      <w:r w:rsidRPr="00383211">
        <w:rPr>
          <w:rFonts w:ascii="Times New Roman" w:hAnsi="Times New Roman" w:cs="Times New Roman"/>
          <w:color w:val="000000"/>
        </w:rPr>
        <w:t>(1), 25. https://doi.org/10.1167/13.1.25</w:t>
      </w:r>
    </w:p>
    <w:p w14:paraId="3C0D9929"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Schwartz, O., &amp; Simoncelli, E. P. (2001). Natural signal statistics and sensory gain control. </w:t>
      </w:r>
      <w:r w:rsidRPr="00383211">
        <w:rPr>
          <w:rFonts w:ascii="Times New Roman" w:hAnsi="Times New Roman" w:cs="Times New Roman"/>
          <w:i/>
          <w:iCs/>
          <w:color w:val="000000"/>
        </w:rPr>
        <w:t>Nature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4</w:t>
      </w:r>
      <w:r w:rsidRPr="00383211">
        <w:rPr>
          <w:rFonts w:ascii="Times New Roman" w:hAnsi="Times New Roman" w:cs="Times New Roman"/>
          <w:color w:val="000000"/>
        </w:rPr>
        <w:t>(8), 819–825. https://doi.org/10.1038/90526</w:t>
      </w:r>
    </w:p>
    <w:p w14:paraId="70B97F33"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Seung, H. S. (1996). How the brain keeps the eyes still. </w:t>
      </w:r>
      <w:r w:rsidRPr="00383211">
        <w:rPr>
          <w:rFonts w:ascii="Times New Roman" w:hAnsi="Times New Roman" w:cs="Times New Roman"/>
          <w:i/>
          <w:iCs/>
          <w:color w:val="000000"/>
        </w:rPr>
        <w:t>Proceedings of the National Academy of Sciences</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93</w:t>
      </w:r>
      <w:r w:rsidRPr="00383211">
        <w:rPr>
          <w:rFonts w:ascii="Times New Roman" w:hAnsi="Times New Roman" w:cs="Times New Roman"/>
          <w:color w:val="000000"/>
        </w:rPr>
        <w:t>(23), 13339–13344. https://doi.org/10.1073/pnas.93.23.13339</w:t>
      </w:r>
    </w:p>
    <w:p w14:paraId="1751C868"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Shadlen, M. N., &amp; Newsome, W. T. (1996). Motion perception: Seeing and deciding. </w:t>
      </w:r>
      <w:r w:rsidRPr="00383211">
        <w:rPr>
          <w:rFonts w:ascii="Times New Roman" w:hAnsi="Times New Roman" w:cs="Times New Roman"/>
          <w:i/>
          <w:iCs/>
          <w:color w:val="000000"/>
        </w:rPr>
        <w:t>Proceedings of the National Academy of Sciences</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93</w:t>
      </w:r>
      <w:r w:rsidRPr="00383211">
        <w:rPr>
          <w:rFonts w:ascii="Times New Roman" w:hAnsi="Times New Roman" w:cs="Times New Roman"/>
          <w:color w:val="000000"/>
        </w:rPr>
        <w:t>(2), 628–633. https://doi.org/10.1073/pnas.93.2.628</w:t>
      </w:r>
    </w:p>
    <w:p w14:paraId="37820171"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Shadlen, M. N., &amp; Newsome, W. T. (2001). Neural Basis of a Perceptual Decision in the Parietal Cortex (Area LIP) of the Rhesus Monkey. </w:t>
      </w:r>
      <w:r w:rsidRPr="00383211">
        <w:rPr>
          <w:rFonts w:ascii="Times New Roman" w:hAnsi="Times New Roman" w:cs="Times New Roman"/>
          <w:i/>
          <w:iCs/>
          <w:color w:val="000000"/>
        </w:rPr>
        <w:t>Journal of Neurophysiology</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86</w:t>
      </w:r>
      <w:r w:rsidRPr="00383211">
        <w:rPr>
          <w:rFonts w:ascii="Times New Roman" w:hAnsi="Times New Roman" w:cs="Times New Roman"/>
          <w:color w:val="000000"/>
        </w:rPr>
        <w:t>(4), 1916–1936. https://doi.org/10.1152/jn.2001.86.4.1916</w:t>
      </w:r>
    </w:p>
    <w:p w14:paraId="117E26B8"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Sillitoe, R. V., &amp; Joyner, A. L. (2007). Morphology, Molecular Codes, and Circuitry Produce the Three-Dimensional Complexity of the Cerebellum. </w:t>
      </w:r>
      <w:r w:rsidRPr="00383211">
        <w:rPr>
          <w:rFonts w:ascii="Times New Roman" w:hAnsi="Times New Roman" w:cs="Times New Roman"/>
          <w:i/>
          <w:iCs/>
          <w:color w:val="000000"/>
        </w:rPr>
        <w:t>Annual Review of Cell and Developmental Biology</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23</w:t>
      </w:r>
      <w:r w:rsidRPr="00383211">
        <w:rPr>
          <w:rFonts w:ascii="Times New Roman" w:hAnsi="Times New Roman" w:cs="Times New Roman"/>
          <w:color w:val="000000"/>
        </w:rPr>
        <w:t>(1), 549–577. https://doi.org/10.1146/annurev.cellbio.23.090506.123237</w:t>
      </w:r>
    </w:p>
    <w:p w14:paraId="2FA00C14"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Silver, R. A. (2010). Neuronal arithmetic. </w:t>
      </w:r>
      <w:r w:rsidRPr="00383211">
        <w:rPr>
          <w:rFonts w:ascii="Times New Roman" w:hAnsi="Times New Roman" w:cs="Times New Roman"/>
          <w:i/>
          <w:iCs/>
          <w:color w:val="000000"/>
        </w:rPr>
        <w:t>Nature Reviews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11</w:t>
      </w:r>
      <w:r w:rsidRPr="00383211">
        <w:rPr>
          <w:rFonts w:ascii="Times New Roman" w:hAnsi="Times New Roman" w:cs="Times New Roman"/>
          <w:color w:val="000000"/>
        </w:rPr>
        <w:t>(7), 474–489. https://doi.org/10.1038/nrn2864</w:t>
      </w:r>
    </w:p>
    <w:p w14:paraId="29FC2DB0"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Snyder, L. H., Batista, A. P., &amp; Andersen, R. A. (1997). Coding of intention in the posterior parietal cortex. </w:t>
      </w:r>
      <w:r w:rsidRPr="00383211">
        <w:rPr>
          <w:rFonts w:ascii="Times New Roman" w:hAnsi="Times New Roman" w:cs="Times New Roman"/>
          <w:i/>
          <w:iCs/>
          <w:color w:val="000000"/>
        </w:rPr>
        <w:t>Nature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386</w:t>
      </w:r>
      <w:r w:rsidRPr="00383211">
        <w:rPr>
          <w:rFonts w:ascii="Times New Roman" w:hAnsi="Times New Roman" w:cs="Times New Roman"/>
          <w:color w:val="000000"/>
        </w:rPr>
        <w:t>(6621), Article 6621. https://doi.org/10.1038/386167a0</w:t>
      </w:r>
    </w:p>
    <w:p w14:paraId="4A718B49"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Sohya, K., Kameyama, K., Yanagawa, Y., Obata, K., &amp; Tsumoto, T. (2007). GABAergic Neurons Are Less Selective to Stimulus Orientation than Excitatory Neurons in Layer II/III of Visual Cortex, as Revealed by In Vivo Functional Ca2+ Imaging in Transgenic Mice. </w:t>
      </w:r>
      <w:r w:rsidRPr="00383211">
        <w:rPr>
          <w:rFonts w:ascii="Times New Roman" w:hAnsi="Times New Roman" w:cs="Times New Roman"/>
          <w:i/>
          <w:iCs/>
          <w:color w:val="000000"/>
        </w:rPr>
        <w:t>Journal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27</w:t>
      </w:r>
      <w:r w:rsidRPr="00383211">
        <w:rPr>
          <w:rFonts w:ascii="Times New Roman" w:hAnsi="Times New Roman" w:cs="Times New Roman"/>
          <w:color w:val="000000"/>
        </w:rPr>
        <w:t>(8), 2145–2149. https://doi.org/10.1523/JNEUROSCI.4641-06.2007</w:t>
      </w:r>
    </w:p>
    <w:p w14:paraId="00F93AE7"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Soltani, A. (2006). A Biophysically Based Neural Model of Matching Law Behavior: Melioration by Stochastic Synapses. </w:t>
      </w:r>
      <w:r w:rsidRPr="00383211">
        <w:rPr>
          <w:rFonts w:ascii="Times New Roman" w:hAnsi="Times New Roman" w:cs="Times New Roman"/>
          <w:i/>
          <w:iCs/>
          <w:color w:val="000000"/>
        </w:rPr>
        <w:t>Journal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26</w:t>
      </w:r>
      <w:r w:rsidRPr="00383211">
        <w:rPr>
          <w:rFonts w:ascii="Times New Roman" w:hAnsi="Times New Roman" w:cs="Times New Roman"/>
          <w:color w:val="000000"/>
        </w:rPr>
        <w:t>(14), 3731–3744. https://doi.org/10.1523/JNEUROSCI.5159-05.2006</w:t>
      </w:r>
    </w:p>
    <w:p w14:paraId="7455590D"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Steverson, K., Brandenburger, A., &amp; Glimcher, P. (2019). Choice-theoretic foundations of the divisive normalization model. </w:t>
      </w:r>
      <w:r w:rsidRPr="00383211">
        <w:rPr>
          <w:rFonts w:ascii="Times New Roman" w:hAnsi="Times New Roman" w:cs="Times New Roman"/>
          <w:i/>
          <w:iCs/>
          <w:color w:val="000000"/>
        </w:rPr>
        <w:t>Journal of Economic Behavior &amp; Organization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164</w:t>
      </w:r>
      <w:r w:rsidRPr="00383211">
        <w:rPr>
          <w:rFonts w:ascii="Times New Roman" w:hAnsi="Times New Roman" w:cs="Times New Roman"/>
          <w:color w:val="000000"/>
        </w:rPr>
        <w:t>, 148–165. https://doi.org/10.1016/j.jebo.2019.05.026</w:t>
      </w:r>
    </w:p>
    <w:p w14:paraId="09463D37"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Strait, C. E., Blanchard, T. C., &amp; Hayden, B. Y. (2014). Reward Value Comparison via Mutual Inhibition in Ventromedial Prefrontal Cortex. </w:t>
      </w:r>
      <w:r w:rsidRPr="00383211">
        <w:rPr>
          <w:rFonts w:ascii="Times New Roman" w:hAnsi="Times New Roman" w:cs="Times New Roman"/>
          <w:i/>
          <w:iCs/>
          <w:color w:val="000000"/>
        </w:rPr>
        <w:t>Neuron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82</w:t>
      </w:r>
      <w:r w:rsidRPr="00383211">
        <w:rPr>
          <w:rFonts w:ascii="Times New Roman" w:hAnsi="Times New Roman" w:cs="Times New Roman"/>
          <w:color w:val="000000"/>
        </w:rPr>
        <w:t>(6), 1357–1366. https://doi.org/10.1016/j.neuron.2014.04.032</w:t>
      </w:r>
    </w:p>
    <w:p w14:paraId="66A71ECD"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Sugrue, L. P., Corrado, G. S., &amp; Newsome, W. T. (2004). Matching Behavior and the Representation of Value in the Parietal Cortex. </w:t>
      </w:r>
      <w:r w:rsidRPr="00383211">
        <w:rPr>
          <w:rFonts w:ascii="Times New Roman" w:hAnsi="Times New Roman" w:cs="Times New Roman"/>
          <w:i/>
          <w:iCs/>
          <w:color w:val="000000"/>
        </w:rPr>
        <w:t>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304</w:t>
      </w:r>
      <w:r w:rsidRPr="00383211">
        <w:rPr>
          <w:rFonts w:ascii="Times New Roman" w:hAnsi="Times New Roman" w:cs="Times New Roman"/>
          <w:color w:val="000000"/>
        </w:rPr>
        <w:t>(5678), 1782–1787. https://doi.org/10.1126/science.1094765</w:t>
      </w:r>
    </w:p>
    <w:p w14:paraId="345584AD"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Tegnér, J., Compte, A., &amp; Wang, X.-J. (2002). The dynamical stability of reverberatory neural circuits. </w:t>
      </w:r>
      <w:r w:rsidRPr="00383211">
        <w:rPr>
          <w:rFonts w:ascii="Times New Roman" w:hAnsi="Times New Roman" w:cs="Times New Roman"/>
          <w:i/>
          <w:iCs/>
          <w:color w:val="000000"/>
        </w:rPr>
        <w:t>Biological Cybernetics</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87</w:t>
      </w:r>
      <w:r w:rsidRPr="00383211">
        <w:rPr>
          <w:rFonts w:ascii="Times New Roman" w:hAnsi="Times New Roman" w:cs="Times New Roman"/>
          <w:color w:val="000000"/>
        </w:rPr>
        <w:t>(5–6), 471–481. https://doi.org/10.1007/s00422-002-0363-9</w:t>
      </w:r>
    </w:p>
    <w:p w14:paraId="4FCFB165"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Thura, D., &amp; Cisek, P. (2014). Deliberation and Commitment in the Premotor and Primary Motor Cortex during Dynamic Decision Making. </w:t>
      </w:r>
      <w:r w:rsidRPr="00383211">
        <w:rPr>
          <w:rFonts w:ascii="Times New Roman" w:hAnsi="Times New Roman" w:cs="Times New Roman"/>
          <w:i/>
          <w:iCs/>
          <w:color w:val="000000"/>
        </w:rPr>
        <w:t>Neuron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81</w:t>
      </w:r>
      <w:r w:rsidRPr="00383211">
        <w:rPr>
          <w:rFonts w:ascii="Times New Roman" w:hAnsi="Times New Roman" w:cs="Times New Roman"/>
          <w:color w:val="000000"/>
        </w:rPr>
        <w:t>(6), 1401–1416. https://doi.org/10.1016/j.neuron.2014.01.031</w:t>
      </w:r>
    </w:p>
    <w:p w14:paraId="6DD553A5"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lastRenderedPageBreak/>
        <w:t xml:space="preserve">Thura, D., &amp; Cisek, P. (2016). Modulation of premotor and primary motor cortical activity during volitional adjustments of speed-accuracy trade-offs. </w:t>
      </w:r>
      <w:r w:rsidRPr="00383211">
        <w:rPr>
          <w:rFonts w:ascii="Times New Roman" w:hAnsi="Times New Roman" w:cs="Times New Roman"/>
          <w:i/>
          <w:iCs/>
          <w:color w:val="000000"/>
        </w:rPr>
        <w:t>Journal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36</w:t>
      </w:r>
      <w:r w:rsidRPr="00383211">
        <w:rPr>
          <w:rFonts w:ascii="Times New Roman" w:hAnsi="Times New Roman" w:cs="Times New Roman"/>
          <w:color w:val="000000"/>
        </w:rPr>
        <w:t>(3), 938–956. Scopus. https://doi.org/10.1523/JNEUROSCI.2230-15.2016</w:t>
      </w:r>
    </w:p>
    <w:p w14:paraId="2BF6C69F"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Thura, D., &amp; Cisek, P. (2017). The Basal Ganglia Do Not Select Reach Targets but Control the Urgency of Commitment. </w:t>
      </w:r>
      <w:r w:rsidRPr="00383211">
        <w:rPr>
          <w:rFonts w:ascii="Times New Roman" w:hAnsi="Times New Roman" w:cs="Times New Roman"/>
          <w:i/>
          <w:iCs/>
          <w:color w:val="000000"/>
        </w:rPr>
        <w:t>Neuron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95</w:t>
      </w:r>
      <w:r w:rsidRPr="00383211">
        <w:rPr>
          <w:rFonts w:ascii="Times New Roman" w:hAnsi="Times New Roman" w:cs="Times New Roman"/>
          <w:color w:val="000000"/>
        </w:rPr>
        <w:t>(5), 1160-1170.e5. https://doi.org/10.1016/j.neuron.2017.07.039</w:t>
      </w:r>
    </w:p>
    <w:p w14:paraId="352E87F8"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Tremblay, R., Lee, S., &amp; Rudy, B. (2016). GABAergic Interneurons in the Neocortex: From Cellular Properties to Circuits. </w:t>
      </w:r>
      <w:r w:rsidRPr="00383211">
        <w:rPr>
          <w:rFonts w:ascii="Times New Roman" w:hAnsi="Times New Roman" w:cs="Times New Roman"/>
          <w:i/>
          <w:iCs/>
          <w:color w:val="000000"/>
        </w:rPr>
        <w:t>Neuron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91</w:t>
      </w:r>
      <w:r w:rsidRPr="00383211">
        <w:rPr>
          <w:rFonts w:ascii="Times New Roman" w:hAnsi="Times New Roman" w:cs="Times New Roman"/>
          <w:color w:val="000000"/>
        </w:rPr>
        <w:t>(2), 260–292. https://doi.org/10.1016/j.neuron.2016.06.033</w:t>
      </w:r>
    </w:p>
    <w:p w14:paraId="55231680"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Urban-Ciecko, J., &amp; Barth, A. L. (2016). Somatostatin-expressing neurons in cortical networks. </w:t>
      </w:r>
      <w:r w:rsidRPr="00383211">
        <w:rPr>
          <w:rFonts w:ascii="Times New Roman" w:hAnsi="Times New Roman" w:cs="Times New Roman"/>
          <w:i/>
          <w:iCs/>
          <w:color w:val="000000"/>
        </w:rPr>
        <w:t>Nature Reviews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17</w:t>
      </w:r>
      <w:r w:rsidRPr="00383211">
        <w:rPr>
          <w:rFonts w:ascii="Times New Roman" w:hAnsi="Times New Roman" w:cs="Times New Roman"/>
          <w:color w:val="000000"/>
        </w:rPr>
        <w:t>(7), 401–409. https://doi.org/10.1038/nrn.2016.53</w:t>
      </w:r>
    </w:p>
    <w:p w14:paraId="3E230B6F"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Usher, M., &amp; McClelland, J. L. (2001). The time course of perceptual choice: The leaky, competing accumulator model. </w:t>
      </w:r>
      <w:r w:rsidRPr="00383211">
        <w:rPr>
          <w:rFonts w:ascii="Times New Roman" w:hAnsi="Times New Roman" w:cs="Times New Roman"/>
          <w:i/>
          <w:iCs/>
          <w:color w:val="000000"/>
        </w:rPr>
        <w:t>Psychological Review</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108</w:t>
      </w:r>
      <w:r w:rsidRPr="00383211">
        <w:rPr>
          <w:rFonts w:ascii="Times New Roman" w:hAnsi="Times New Roman" w:cs="Times New Roman"/>
          <w:color w:val="000000"/>
        </w:rPr>
        <w:t>(3), 550–592. https://doi.org/10.1037/0033-295X.108.3.550</w:t>
      </w:r>
    </w:p>
    <w:p w14:paraId="617A807B"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Wang, M., Yang, Y., Wang, C.-J., Gamo, N. J., Jin, L. E., Mazer, J. A., Morrison, J. H., Wang, X.-J., &amp; Arnsten, A. F. T. (2013). NMDA Receptors Subserve Persistent Neuronal Firing during Working Memory in Dorsolateral Prefrontal Cortex. </w:t>
      </w:r>
      <w:r w:rsidRPr="00383211">
        <w:rPr>
          <w:rFonts w:ascii="Times New Roman" w:hAnsi="Times New Roman" w:cs="Times New Roman"/>
          <w:i/>
          <w:iCs/>
          <w:color w:val="000000"/>
        </w:rPr>
        <w:t>Neuron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77</w:t>
      </w:r>
      <w:r w:rsidRPr="00383211">
        <w:rPr>
          <w:rFonts w:ascii="Times New Roman" w:hAnsi="Times New Roman" w:cs="Times New Roman"/>
          <w:color w:val="000000"/>
        </w:rPr>
        <w:t>(4), 736–749. https://doi.org/10.1016/j.neuron.2012.12.032</w:t>
      </w:r>
    </w:p>
    <w:p w14:paraId="339FE2C0"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Wang, X.-J. (1999). Synaptic Basis of Cortical Persistent Activity: The Importance of NMDA Receptors to Working Memory. </w:t>
      </w:r>
      <w:r w:rsidRPr="00383211">
        <w:rPr>
          <w:rFonts w:ascii="Times New Roman" w:hAnsi="Times New Roman" w:cs="Times New Roman"/>
          <w:i/>
          <w:iCs/>
          <w:color w:val="000000"/>
        </w:rPr>
        <w:t>The Journal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19</w:t>
      </w:r>
      <w:r w:rsidRPr="00383211">
        <w:rPr>
          <w:rFonts w:ascii="Times New Roman" w:hAnsi="Times New Roman" w:cs="Times New Roman"/>
          <w:color w:val="000000"/>
        </w:rPr>
        <w:t>(21), 9587–9603. https://doi.org/10.1523/JNEUROSCI.19-21-09587.1999</w:t>
      </w:r>
    </w:p>
    <w:p w14:paraId="17CAA117"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Wang, X.-J. (2002). Probabilistic Decision Making by Slow Reverberation in Cortical Circuits. </w:t>
      </w:r>
      <w:r w:rsidRPr="00383211">
        <w:rPr>
          <w:rFonts w:ascii="Times New Roman" w:hAnsi="Times New Roman" w:cs="Times New Roman"/>
          <w:i/>
          <w:iCs/>
          <w:color w:val="000000"/>
        </w:rPr>
        <w:t>Neuron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36</w:t>
      </w:r>
      <w:r w:rsidRPr="00383211">
        <w:rPr>
          <w:rFonts w:ascii="Times New Roman" w:hAnsi="Times New Roman" w:cs="Times New Roman"/>
          <w:color w:val="000000"/>
        </w:rPr>
        <w:t>(5), 955–968. https://doi.org/10.1016/S0896-6273(02)01092-9</w:t>
      </w:r>
    </w:p>
    <w:p w14:paraId="5392B1D1"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Wang, X.-J. (2012). Neural dynamics and circuit mechanisms of decision-making. </w:t>
      </w:r>
      <w:r w:rsidRPr="00383211">
        <w:rPr>
          <w:rFonts w:ascii="Times New Roman" w:hAnsi="Times New Roman" w:cs="Times New Roman"/>
          <w:i/>
          <w:iCs/>
          <w:color w:val="000000"/>
        </w:rPr>
        <w:t>Current Opinion in Neurobiology</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22</w:t>
      </w:r>
      <w:r w:rsidRPr="00383211">
        <w:rPr>
          <w:rFonts w:ascii="Times New Roman" w:hAnsi="Times New Roman" w:cs="Times New Roman"/>
          <w:color w:val="000000"/>
        </w:rPr>
        <w:t>(6), 1039–1046. https://doi.org/10.1016/j.conb.2012.08.006</w:t>
      </w:r>
    </w:p>
    <w:p w14:paraId="3DBC7D30"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Wang, X.-J., &amp; Yang, G. R. (2018). A disinhibitory circuit motif and flexible information routing in the brain. </w:t>
      </w:r>
      <w:r w:rsidRPr="00383211">
        <w:rPr>
          <w:rFonts w:ascii="Times New Roman" w:hAnsi="Times New Roman" w:cs="Times New Roman"/>
          <w:i/>
          <w:iCs/>
          <w:color w:val="000000"/>
        </w:rPr>
        <w:t>Current Opinion in Neurobiology</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49</w:t>
      </w:r>
      <w:r w:rsidRPr="00383211">
        <w:rPr>
          <w:rFonts w:ascii="Times New Roman" w:hAnsi="Times New Roman" w:cs="Times New Roman"/>
          <w:color w:val="000000"/>
        </w:rPr>
        <w:t>, 75–83. https://doi.org/10.1016/j.conb.2018.01.002</w:t>
      </w:r>
    </w:p>
    <w:p w14:paraId="031B6140"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Watanabe, M. (1996). </w:t>
      </w:r>
      <w:r w:rsidRPr="00383211">
        <w:rPr>
          <w:rFonts w:ascii="Times New Roman" w:hAnsi="Times New Roman" w:cs="Times New Roman"/>
          <w:i/>
          <w:iCs/>
          <w:color w:val="000000"/>
        </w:rPr>
        <w:t>Reward expectancy in primate prefrontal neurons</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382</w:t>
      </w:r>
      <w:r w:rsidRPr="00383211">
        <w:rPr>
          <w:rFonts w:ascii="Times New Roman" w:hAnsi="Times New Roman" w:cs="Times New Roman"/>
          <w:color w:val="000000"/>
        </w:rPr>
        <w:t>, 4.</w:t>
      </w:r>
    </w:p>
    <w:p w14:paraId="4C6E7A50"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Webb, R., Glimcher, P. W., &amp; Louie, K. (2014). Rationalizing Context-Dependent Preferences: Divisive Normalization and Neurobiological Constraints on Choice. </w:t>
      </w:r>
      <w:r w:rsidRPr="00383211">
        <w:rPr>
          <w:rFonts w:ascii="Times New Roman" w:hAnsi="Times New Roman" w:cs="Times New Roman"/>
          <w:i/>
          <w:iCs/>
          <w:color w:val="000000"/>
        </w:rPr>
        <w:t>SSRN Electronic Journal</w:t>
      </w:r>
      <w:r w:rsidRPr="00383211">
        <w:rPr>
          <w:rFonts w:ascii="Times New Roman" w:hAnsi="Times New Roman" w:cs="Times New Roman"/>
          <w:color w:val="000000"/>
        </w:rPr>
        <w:t>. https://doi.org/10.2139/ssrn.2462895</w:t>
      </w:r>
    </w:p>
    <w:p w14:paraId="45573365"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Wei, W., Rubin, J. E., &amp; Wang, X.-J. (2015). Role of the Indirect Pathway of the Basal Ganglia in Perceptual Decision Making. </w:t>
      </w:r>
      <w:r w:rsidRPr="00383211">
        <w:rPr>
          <w:rFonts w:ascii="Times New Roman" w:hAnsi="Times New Roman" w:cs="Times New Roman"/>
          <w:i/>
          <w:iCs/>
          <w:color w:val="000000"/>
        </w:rPr>
        <w:t>Journal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35</w:t>
      </w:r>
      <w:r w:rsidRPr="00383211">
        <w:rPr>
          <w:rFonts w:ascii="Times New Roman" w:hAnsi="Times New Roman" w:cs="Times New Roman"/>
          <w:color w:val="000000"/>
        </w:rPr>
        <w:t>(9), 4052–4064. https://doi.org/10.1523/JNEUROSCI.3611-14.2015</w:t>
      </w:r>
    </w:p>
    <w:p w14:paraId="3D5B7C7D"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Wickens, J. R., Arbuthnott, G. W., &amp; Shindou, T. (2007). Simulation of GABA function in the basal ganglia: Computational models of GABAergic mechanisms in basal ganglia function. In J. M. Tepper, E. D. Abercrombie, &amp; J. P. Bolam (Eds.), </w:t>
      </w:r>
      <w:r w:rsidRPr="00383211">
        <w:rPr>
          <w:rFonts w:ascii="Times New Roman" w:hAnsi="Times New Roman" w:cs="Times New Roman"/>
          <w:i/>
          <w:iCs/>
          <w:color w:val="000000"/>
        </w:rPr>
        <w:t>Progress in Brain Research</w:t>
      </w:r>
      <w:r w:rsidRPr="00383211">
        <w:rPr>
          <w:rFonts w:ascii="Times New Roman" w:hAnsi="Times New Roman" w:cs="Times New Roman"/>
          <w:color w:val="000000"/>
        </w:rPr>
        <w:t xml:space="preserve"> (Vol. 160, pp. 313–329). Elsevier. https://doi.org/10.1016/S0079-6123(06)60018-6</w:t>
      </w:r>
    </w:p>
    <w:p w14:paraId="79C3963B"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Wills, T. J., Lever, C., Cacucci, F., Burgess, N., &amp; O’Keefe, J. (2005). Attractor Dynamics in the Hippocampal Representation of the Local Environment. </w:t>
      </w:r>
      <w:r w:rsidRPr="00383211">
        <w:rPr>
          <w:rFonts w:ascii="Times New Roman" w:hAnsi="Times New Roman" w:cs="Times New Roman"/>
          <w:i/>
          <w:iCs/>
          <w:color w:val="000000"/>
        </w:rPr>
        <w:t>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308</w:t>
      </w:r>
      <w:r w:rsidRPr="00383211">
        <w:rPr>
          <w:rFonts w:ascii="Times New Roman" w:hAnsi="Times New Roman" w:cs="Times New Roman"/>
          <w:color w:val="000000"/>
        </w:rPr>
        <w:t>(5723), 873–876. https://doi.org/10.1126/science.1108905</w:t>
      </w:r>
    </w:p>
    <w:p w14:paraId="5F6758EE"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Wilson, C. J. (2007). GABAergic inhibition in the neostriatum. In J. M. Tepper, E. D. Abercrombie, &amp; J. P. Bolam (Eds.), </w:t>
      </w:r>
      <w:r w:rsidRPr="00383211">
        <w:rPr>
          <w:rFonts w:ascii="Times New Roman" w:hAnsi="Times New Roman" w:cs="Times New Roman"/>
          <w:i/>
          <w:iCs/>
          <w:color w:val="000000"/>
        </w:rPr>
        <w:t>Progress in Brain Research</w:t>
      </w:r>
      <w:r w:rsidRPr="00383211">
        <w:rPr>
          <w:rFonts w:ascii="Times New Roman" w:hAnsi="Times New Roman" w:cs="Times New Roman"/>
          <w:color w:val="000000"/>
        </w:rPr>
        <w:t xml:space="preserve"> (Vol. 160, pp. 91–110). Elsevier. https://doi.org/10.1016/S0079-6123(06)60006-X</w:t>
      </w:r>
    </w:p>
    <w:p w14:paraId="1ACB9A46"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lastRenderedPageBreak/>
        <w:t xml:space="preserve">Wimmer, K., Nykamp, D. Q., Constantinidis, C., &amp; Compte, A. (2014). Bump attractor dynamics in prefrontal cortex explains behavioral precision in spatial working memory. </w:t>
      </w:r>
      <w:r w:rsidRPr="00383211">
        <w:rPr>
          <w:rFonts w:ascii="Times New Roman" w:hAnsi="Times New Roman" w:cs="Times New Roman"/>
          <w:i/>
          <w:iCs/>
          <w:color w:val="000000"/>
        </w:rPr>
        <w:t>Nature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17</w:t>
      </w:r>
      <w:r w:rsidRPr="00383211">
        <w:rPr>
          <w:rFonts w:ascii="Times New Roman" w:hAnsi="Times New Roman" w:cs="Times New Roman"/>
          <w:color w:val="000000"/>
        </w:rPr>
        <w:t>(3), Article 3. https://doi.org/10.1038/nn.3645</w:t>
      </w:r>
    </w:p>
    <w:p w14:paraId="0FEA33EB"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Wong, K.-F., Huk, A. C., Shadlen, M. N., &amp; Wang, X.-J. (2007). Neural circuit dynamics underlying accumulation of time-varying evidence during perceptual decision making. </w:t>
      </w:r>
      <w:r w:rsidRPr="00383211">
        <w:rPr>
          <w:rFonts w:ascii="Times New Roman" w:hAnsi="Times New Roman" w:cs="Times New Roman"/>
          <w:i/>
          <w:iCs/>
          <w:color w:val="000000"/>
        </w:rPr>
        <w:t>Frontiers in Computational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w:t>
      </w:r>
      <w:r w:rsidRPr="00383211">
        <w:rPr>
          <w:rFonts w:ascii="Times New Roman" w:hAnsi="Times New Roman" w:cs="Times New Roman"/>
          <w:color w:val="000000"/>
        </w:rPr>
        <w:t>. https://doi.org/10.3389/neuro.10.006.2007</w:t>
      </w:r>
    </w:p>
    <w:p w14:paraId="26D67299"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Wong, K.-F., &amp; Wang, X.-J. (2006). A Recurrent Network Mechanism of Time Integration in Perceptual Decisions. </w:t>
      </w:r>
      <w:r w:rsidRPr="00383211">
        <w:rPr>
          <w:rFonts w:ascii="Times New Roman" w:hAnsi="Times New Roman" w:cs="Times New Roman"/>
          <w:i/>
          <w:iCs/>
          <w:color w:val="000000"/>
        </w:rPr>
        <w:t>Journal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26</w:t>
      </w:r>
      <w:r w:rsidRPr="00383211">
        <w:rPr>
          <w:rFonts w:ascii="Times New Roman" w:hAnsi="Times New Roman" w:cs="Times New Roman"/>
          <w:color w:val="000000"/>
        </w:rPr>
        <w:t>(4), 1314–1328. https://doi.org/10.1523/JNEUROSCI.3733-05.2006</w:t>
      </w:r>
    </w:p>
    <w:p w14:paraId="0BF72237"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Yamada, H., Louie, K., Tymula, A., &amp; Glimcher, P. W. (2018). Free choice shapes normalized value signals in medial orbitofrontal cortex. </w:t>
      </w:r>
      <w:r w:rsidRPr="00383211">
        <w:rPr>
          <w:rFonts w:ascii="Times New Roman" w:hAnsi="Times New Roman" w:cs="Times New Roman"/>
          <w:i/>
          <w:iCs/>
          <w:color w:val="000000"/>
        </w:rPr>
        <w:t>Nature Communications</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9</w:t>
      </w:r>
      <w:r w:rsidRPr="00383211">
        <w:rPr>
          <w:rFonts w:ascii="Times New Roman" w:hAnsi="Times New Roman" w:cs="Times New Roman"/>
          <w:color w:val="000000"/>
        </w:rPr>
        <w:t>(1), 162. https://doi.org/10.1038/s41467-017-02614-w</w:t>
      </w:r>
    </w:p>
    <w:p w14:paraId="22E84829"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Yang, G. R., Murray, J. D., &amp; Wang, X.-J. (2016). A dendritic disinhibitory circuit mechanism for pathway-specific gating. </w:t>
      </w:r>
      <w:r w:rsidRPr="00383211">
        <w:rPr>
          <w:rFonts w:ascii="Times New Roman" w:hAnsi="Times New Roman" w:cs="Times New Roman"/>
          <w:i/>
          <w:iCs/>
          <w:color w:val="000000"/>
        </w:rPr>
        <w:t>Nature Communications</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7</w:t>
      </w:r>
      <w:r w:rsidRPr="00383211">
        <w:rPr>
          <w:rFonts w:ascii="Times New Roman" w:hAnsi="Times New Roman" w:cs="Times New Roman"/>
          <w:color w:val="000000"/>
        </w:rPr>
        <w:t>. Scopus. https://doi.org/10.1038/ncomms12815</w:t>
      </w:r>
    </w:p>
    <w:p w14:paraId="44251EDE"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Yoon, K., Buice, M. A., Barry, C., Hayman, R., Burgess, N., &amp; Fiete, I. R. (2013). Specific evidence of low-dimensional continuous attractor dynamics in grid cells. </w:t>
      </w:r>
      <w:r w:rsidRPr="00383211">
        <w:rPr>
          <w:rFonts w:ascii="Times New Roman" w:hAnsi="Times New Roman" w:cs="Times New Roman"/>
          <w:i/>
          <w:iCs/>
          <w:color w:val="000000"/>
        </w:rPr>
        <w:t>Nature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16</w:t>
      </w:r>
      <w:r w:rsidRPr="00383211">
        <w:rPr>
          <w:rFonts w:ascii="Times New Roman" w:hAnsi="Times New Roman" w:cs="Times New Roman"/>
          <w:color w:val="000000"/>
        </w:rPr>
        <w:t>(8), Article 8. https://doi.org/10.1038/nn.3450</w:t>
      </w:r>
    </w:p>
    <w:p w14:paraId="5F1DF98C"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Zhang, B., Kan, J. Y. Y., Yang, M., Wang, X., Tu, J., &amp; Dorris, M. C. (2021). Transforming absolute value to categorical choice in primate superior colliculus during value-based decision making. </w:t>
      </w:r>
      <w:r w:rsidRPr="00383211">
        <w:rPr>
          <w:rFonts w:ascii="Times New Roman" w:hAnsi="Times New Roman" w:cs="Times New Roman"/>
          <w:i/>
          <w:iCs/>
          <w:color w:val="000000"/>
        </w:rPr>
        <w:t>Nature Communications</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12</w:t>
      </w:r>
      <w:r w:rsidRPr="00383211">
        <w:rPr>
          <w:rFonts w:ascii="Times New Roman" w:hAnsi="Times New Roman" w:cs="Times New Roman"/>
          <w:color w:val="000000"/>
        </w:rPr>
        <w:t>(1), 3410. https://doi.org/10.1038/s41467-021-23747-z</w:t>
      </w:r>
    </w:p>
    <w:p w14:paraId="1BFB53F7"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Zhang, S., Xu, M., Kamigaki, T., Hoang Do, J. P., Chang, W.-C., Jenvay, S., Miyamichi, K., Luo, L., &amp; Dan, Y. (2014). Long-range and local circuits for top-down modulation of visual cortex processing. </w:t>
      </w:r>
      <w:r w:rsidRPr="00383211">
        <w:rPr>
          <w:rFonts w:ascii="Times New Roman" w:hAnsi="Times New Roman" w:cs="Times New Roman"/>
          <w:i/>
          <w:iCs/>
          <w:color w:val="000000"/>
        </w:rPr>
        <w:t>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345</w:t>
      </w:r>
      <w:r w:rsidRPr="00383211">
        <w:rPr>
          <w:rFonts w:ascii="Times New Roman" w:hAnsi="Times New Roman" w:cs="Times New Roman"/>
          <w:color w:val="000000"/>
        </w:rPr>
        <w:t>(6197), 660–665. https://doi.org/10.1126/science.1254126</w:t>
      </w:r>
    </w:p>
    <w:p w14:paraId="6750F044" w14:textId="0B6D6C36" w:rsidR="00011B9B" w:rsidRPr="002E1CA5" w:rsidRDefault="00EA1839" w:rsidP="00383211">
      <w:pPr>
        <w:jc w:val="both"/>
        <w:rPr>
          <w:rFonts w:ascii="Times New Roman" w:hAnsi="Times New Roman" w:cs="Times New Roman"/>
          <w:color w:val="000000" w:themeColor="text1"/>
        </w:rPr>
      </w:pPr>
      <w:r>
        <w:rPr>
          <w:rFonts w:ascii="Times New Roman" w:hAnsi="Times New Roman" w:cs="Times New Roman"/>
          <w:color w:val="000000" w:themeColor="text1"/>
        </w:rPr>
        <w:fldChar w:fldCharType="end"/>
      </w:r>
    </w:p>
    <w:sectPr w:rsidR="00011B9B" w:rsidRPr="002E1CA5" w:rsidSect="004C613D">
      <w:footerReference w:type="even" r:id="rId11"/>
      <w:footerReference w:type="default" r:id="rId12"/>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58" w:author="Kenway" w:date="2023-02-13T16:42:00Z" w:initials="K">
    <w:p w14:paraId="445E6AC8" w14:textId="77777777" w:rsidR="001E5B0F" w:rsidRDefault="001E5B0F" w:rsidP="00AE1024">
      <w:pPr>
        <w:rPr>
          <w:rFonts w:ascii="Arial" w:eastAsia="Times New Roman" w:hAnsi="Arial" w:cs="Arial"/>
          <w:noProof/>
          <w:color w:val="222222"/>
          <w:sz w:val="20"/>
          <w:szCs w:val="20"/>
          <w:shd w:val="clear" w:color="auto" w:fill="FFFFFF"/>
          <w:lang w:eastAsia="en-US"/>
        </w:rPr>
      </w:pPr>
      <w:r>
        <w:rPr>
          <w:rStyle w:val="CommentReference"/>
        </w:rPr>
        <w:annotationRef/>
      </w:r>
      <w:r w:rsidRPr="00AE1024">
        <w:rPr>
          <w:rFonts w:ascii="Arial" w:eastAsia="Times New Roman" w:hAnsi="Arial" w:cs="Arial"/>
          <w:color w:val="222222"/>
          <w:sz w:val="20"/>
          <w:szCs w:val="20"/>
          <w:shd w:val="clear" w:color="auto" w:fill="FFFFFF"/>
          <w:lang w:eastAsia="en-US"/>
        </w:rPr>
        <w:t xml:space="preserve">Wang, X. J. (2002). Probabilistic </w:t>
      </w:r>
    </w:p>
    <w:p w14:paraId="75335BC3" w14:textId="77777777" w:rsidR="001E5B0F" w:rsidRDefault="001E5B0F" w:rsidP="00AE1024">
      <w:pPr>
        <w:rPr>
          <w:rFonts w:ascii="Arial" w:eastAsia="Times New Roman" w:hAnsi="Arial" w:cs="Arial"/>
          <w:noProof/>
          <w:color w:val="222222"/>
          <w:sz w:val="20"/>
          <w:szCs w:val="20"/>
          <w:shd w:val="clear" w:color="auto" w:fill="FFFFFF"/>
          <w:lang w:eastAsia="en-US"/>
        </w:rPr>
      </w:pPr>
    </w:p>
    <w:p w14:paraId="4E543143" w14:textId="77777777" w:rsidR="001E5B0F" w:rsidRPr="00AE1024" w:rsidRDefault="001E5B0F" w:rsidP="00AE1024">
      <w:pPr>
        <w:rPr>
          <w:rFonts w:ascii="Times" w:eastAsia="Times New Roman" w:hAnsi="Times" w:cs="Times New Roman"/>
          <w:sz w:val="20"/>
          <w:szCs w:val="20"/>
          <w:lang w:eastAsia="en-US"/>
        </w:rPr>
      </w:pPr>
      <w:r w:rsidRPr="00AE1024">
        <w:rPr>
          <w:rFonts w:ascii="Arial" w:eastAsia="Times New Roman" w:hAnsi="Arial" w:cs="Arial"/>
          <w:color w:val="222222"/>
          <w:sz w:val="20"/>
          <w:szCs w:val="20"/>
          <w:shd w:val="clear" w:color="auto" w:fill="FFFFFF"/>
          <w:lang w:eastAsia="en-US"/>
        </w:rPr>
        <w:t xml:space="preserve"> by slow reverberation in cortical circuits. </w:t>
      </w:r>
      <w:r w:rsidRPr="00AE1024">
        <w:rPr>
          <w:rFonts w:ascii="Arial" w:eastAsia="Times New Roman" w:hAnsi="Arial" w:cs="Arial"/>
          <w:i/>
          <w:iCs/>
          <w:color w:val="222222"/>
          <w:sz w:val="20"/>
          <w:szCs w:val="20"/>
          <w:shd w:val="clear" w:color="auto" w:fill="FFFFFF"/>
          <w:lang w:eastAsia="en-US"/>
        </w:rPr>
        <w:t>Neuron</w:t>
      </w:r>
      <w:r w:rsidRPr="00AE1024">
        <w:rPr>
          <w:rFonts w:ascii="Arial" w:eastAsia="Times New Roman" w:hAnsi="Arial" w:cs="Arial"/>
          <w:color w:val="222222"/>
          <w:sz w:val="20"/>
          <w:szCs w:val="20"/>
          <w:shd w:val="clear" w:color="auto" w:fill="FFFFFF"/>
          <w:lang w:eastAsia="en-US"/>
        </w:rPr>
        <w:t>, </w:t>
      </w:r>
      <w:r w:rsidRPr="00AE1024">
        <w:rPr>
          <w:rFonts w:ascii="Arial" w:eastAsia="Times New Roman" w:hAnsi="Arial" w:cs="Arial"/>
          <w:i/>
          <w:iCs/>
          <w:color w:val="222222"/>
          <w:sz w:val="20"/>
          <w:szCs w:val="20"/>
          <w:shd w:val="clear" w:color="auto" w:fill="FFFFFF"/>
          <w:lang w:eastAsia="en-US"/>
        </w:rPr>
        <w:t>36</w:t>
      </w:r>
      <w:r w:rsidRPr="00AE1024">
        <w:rPr>
          <w:rFonts w:ascii="Arial" w:eastAsia="Times New Roman" w:hAnsi="Arial" w:cs="Arial"/>
          <w:color w:val="222222"/>
          <w:sz w:val="20"/>
          <w:szCs w:val="20"/>
          <w:shd w:val="clear" w:color="auto" w:fill="FFFFFF"/>
          <w:lang w:eastAsia="en-US"/>
        </w:rPr>
        <w:t>(5), 955-968.</w:t>
      </w:r>
    </w:p>
    <w:p w14:paraId="0EF2C710" w14:textId="77777777" w:rsidR="001E5B0F" w:rsidRDefault="001E5B0F">
      <w:pPr>
        <w:pStyle w:val="CommentText"/>
      </w:pPr>
    </w:p>
    <w:p w14:paraId="12CB5D9F" w14:textId="77777777" w:rsidR="001E5B0F" w:rsidRPr="00AE1024" w:rsidRDefault="001E5B0F" w:rsidP="00AE1024">
      <w:pPr>
        <w:rPr>
          <w:rFonts w:ascii="Times" w:eastAsia="Times New Roman" w:hAnsi="Times" w:cs="Times New Roman"/>
          <w:sz w:val="20"/>
          <w:szCs w:val="20"/>
          <w:lang w:eastAsia="en-US"/>
        </w:rPr>
      </w:pPr>
      <w:r w:rsidRPr="00AE1024">
        <w:rPr>
          <w:rFonts w:ascii="Arial" w:eastAsia="Times New Roman" w:hAnsi="Arial" w:cs="Arial"/>
          <w:color w:val="222222"/>
          <w:sz w:val="20"/>
          <w:szCs w:val="20"/>
          <w:shd w:val="clear" w:color="auto" w:fill="FFFFFF"/>
          <w:lang w:eastAsia="en-US"/>
        </w:rPr>
        <w:t>Wong, K. F., &amp; Wang, X. J. (2006). A recurrent network mechanism of time integration in perceptual decisions. </w:t>
      </w:r>
      <w:r w:rsidRPr="00AE1024">
        <w:rPr>
          <w:rFonts w:ascii="Arial" w:eastAsia="Times New Roman" w:hAnsi="Arial" w:cs="Arial"/>
          <w:i/>
          <w:iCs/>
          <w:color w:val="222222"/>
          <w:sz w:val="20"/>
          <w:szCs w:val="20"/>
          <w:shd w:val="clear" w:color="auto" w:fill="FFFFFF"/>
          <w:lang w:eastAsia="en-US"/>
        </w:rPr>
        <w:t>Journal of Neuroscience</w:t>
      </w:r>
      <w:r w:rsidRPr="00AE1024">
        <w:rPr>
          <w:rFonts w:ascii="Arial" w:eastAsia="Times New Roman" w:hAnsi="Arial" w:cs="Arial"/>
          <w:color w:val="222222"/>
          <w:sz w:val="20"/>
          <w:szCs w:val="20"/>
          <w:shd w:val="clear" w:color="auto" w:fill="FFFFFF"/>
          <w:lang w:eastAsia="en-US"/>
        </w:rPr>
        <w:t>, </w:t>
      </w:r>
      <w:r w:rsidRPr="00AE1024">
        <w:rPr>
          <w:rFonts w:ascii="Arial" w:eastAsia="Times New Roman" w:hAnsi="Arial" w:cs="Arial"/>
          <w:i/>
          <w:iCs/>
          <w:color w:val="222222"/>
          <w:sz w:val="20"/>
          <w:szCs w:val="20"/>
          <w:shd w:val="clear" w:color="auto" w:fill="FFFFFF"/>
          <w:lang w:eastAsia="en-US"/>
        </w:rPr>
        <w:t>26</w:t>
      </w:r>
      <w:r w:rsidRPr="00AE1024">
        <w:rPr>
          <w:rFonts w:ascii="Arial" w:eastAsia="Times New Roman" w:hAnsi="Arial" w:cs="Arial"/>
          <w:color w:val="222222"/>
          <w:sz w:val="20"/>
          <w:szCs w:val="20"/>
          <w:shd w:val="clear" w:color="auto" w:fill="FFFFFF"/>
          <w:lang w:eastAsia="en-US"/>
        </w:rPr>
        <w:t>(4), 1314-1328.</w:t>
      </w:r>
    </w:p>
    <w:p w14:paraId="1ED36811" w14:textId="77777777" w:rsidR="001E5B0F" w:rsidRDefault="001E5B0F">
      <w:pPr>
        <w:pStyle w:val="CommentText"/>
      </w:pPr>
    </w:p>
    <w:p w14:paraId="2F4C1CB5" w14:textId="77777777" w:rsidR="001E5B0F" w:rsidRDefault="001E5B0F">
      <w:pPr>
        <w:pStyle w:val="CommentText"/>
      </w:pPr>
    </w:p>
  </w:comment>
  <w:comment w:id="243" w:author="Kenway" w:date="2023-02-13T17:11:00Z" w:initials="K">
    <w:p w14:paraId="15F61F01" w14:textId="77777777" w:rsidR="001E5B0F" w:rsidRDefault="001E5B0F" w:rsidP="00AE1024">
      <w:pPr>
        <w:rPr>
          <w:rFonts w:ascii="Arial" w:eastAsia="Times New Roman" w:hAnsi="Arial" w:cs="Arial"/>
          <w:color w:val="222222"/>
          <w:sz w:val="20"/>
          <w:szCs w:val="20"/>
          <w:shd w:val="clear" w:color="auto" w:fill="FFFFFF"/>
          <w:lang w:eastAsia="en-US"/>
        </w:rPr>
      </w:pPr>
      <w:r>
        <w:rPr>
          <w:rStyle w:val="CommentReference"/>
        </w:rPr>
        <w:annotationRef/>
      </w:r>
      <w:r w:rsidRPr="00AE1024">
        <w:rPr>
          <w:rFonts w:ascii="Arial" w:eastAsia="Times New Roman" w:hAnsi="Arial" w:cs="Arial"/>
          <w:color w:val="222222"/>
          <w:sz w:val="20"/>
          <w:szCs w:val="20"/>
          <w:shd w:val="clear" w:color="auto" w:fill="FFFFFF"/>
          <w:lang w:eastAsia="en-US"/>
        </w:rPr>
        <w:t>Kepecs, A., &amp; Fishell, G. (2014). Interneuron cell types are fit to function. </w:t>
      </w:r>
      <w:r w:rsidRPr="00AE1024">
        <w:rPr>
          <w:rFonts w:ascii="Arial" w:eastAsia="Times New Roman" w:hAnsi="Arial" w:cs="Arial"/>
          <w:i/>
          <w:iCs/>
          <w:color w:val="222222"/>
          <w:sz w:val="20"/>
          <w:szCs w:val="20"/>
          <w:shd w:val="clear" w:color="auto" w:fill="FFFFFF"/>
          <w:lang w:eastAsia="en-US"/>
        </w:rPr>
        <w:t>Nature</w:t>
      </w:r>
      <w:r w:rsidRPr="00AE1024">
        <w:rPr>
          <w:rFonts w:ascii="Arial" w:eastAsia="Times New Roman" w:hAnsi="Arial" w:cs="Arial"/>
          <w:color w:val="222222"/>
          <w:sz w:val="20"/>
          <w:szCs w:val="20"/>
          <w:shd w:val="clear" w:color="auto" w:fill="FFFFFF"/>
          <w:lang w:eastAsia="en-US"/>
        </w:rPr>
        <w:t>, </w:t>
      </w:r>
      <w:r w:rsidRPr="00AE1024">
        <w:rPr>
          <w:rFonts w:ascii="Arial" w:eastAsia="Times New Roman" w:hAnsi="Arial" w:cs="Arial"/>
          <w:i/>
          <w:iCs/>
          <w:color w:val="222222"/>
          <w:sz w:val="20"/>
          <w:szCs w:val="20"/>
          <w:shd w:val="clear" w:color="auto" w:fill="FFFFFF"/>
          <w:lang w:eastAsia="en-US"/>
        </w:rPr>
        <w:t>505</w:t>
      </w:r>
      <w:r w:rsidRPr="00AE1024">
        <w:rPr>
          <w:rFonts w:ascii="Arial" w:eastAsia="Times New Roman" w:hAnsi="Arial" w:cs="Arial"/>
          <w:color w:val="222222"/>
          <w:sz w:val="20"/>
          <w:szCs w:val="20"/>
          <w:shd w:val="clear" w:color="auto" w:fill="FFFFFF"/>
          <w:lang w:eastAsia="en-US"/>
        </w:rPr>
        <w:t>(7483), 318-326.</w:t>
      </w:r>
    </w:p>
    <w:p w14:paraId="1E101546" w14:textId="77777777" w:rsidR="001E5B0F" w:rsidRDefault="001E5B0F" w:rsidP="00AE1024">
      <w:pPr>
        <w:rPr>
          <w:rFonts w:ascii="Arial" w:eastAsia="Times New Roman" w:hAnsi="Arial" w:cs="Arial"/>
          <w:color w:val="222222"/>
          <w:sz w:val="20"/>
          <w:szCs w:val="20"/>
          <w:shd w:val="clear" w:color="auto" w:fill="FFFFFF"/>
          <w:lang w:eastAsia="en-US"/>
        </w:rPr>
      </w:pPr>
    </w:p>
    <w:p w14:paraId="6A0CE2D6" w14:textId="77777777" w:rsidR="001E5B0F" w:rsidRPr="00AE1024" w:rsidRDefault="001E5B0F" w:rsidP="00AE1024">
      <w:pPr>
        <w:rPr>
          <w:rFonts w:ascii="Times" w:eastAsia="Times New Roman" w:hAnsi="Times" w:cs="Times New Roman"/>
          <w:sz w:val="20"/>
          <w:szCs w:val="20"/>
          <w:lang w:eastAsia="en-US"/>
        </w:rPr>
      </w:pPr>
      <w:r w:rsidRPr="00AE1024">
        <w:rPr>
          <w:rFonts w:ascii="Arial" w:eastAsia="Times New Roman" w:hAnsi="Arial" w:cs="Arial"/>
          <w:color w:val="222222"/>
          <w:sz w:val="20"/>
          <w:szCs w:val="20"/>
          <w:shd w:val="clear" w:color="auto" w:fill="FFFFFF"/>
          <w:lang w:eastAsia="en-US"/>
        </w:rPr>
        <w:t>Markram, H., Toledo-Rodriguez, M., Wang, Y., Gupta, A., Silberberg, G., &amp; Wu, C. (2004). Interneurons of the neocortical inhibitory system. </w:t>
      </w:r>
      <w:r w:rsidRPr="00AE1024">
        <w:rPr>
          <w:rFonts w:ascii="Arial" w:eastAsia="Times New Roman" w:hAnsi="Arial" w:cs="Arial"/>
          <w:i/>
          <w:iCs/>
          <w:color w:val="222222"/>
          <w:sz w:val="20"/>
          <w:szCs w:val="20"/>
          <w:shd w:val="clear" w:color="auto" w:fill="FFFFFF"/>
          <w:lang w:eastAsia="en-US"/>
        </w:rPr>
        <w:t>Nature reviews neuroscience</w:t>
      </w:r>
      <w:r w:rsidRPr="00AE1024">
        <w:rPr>
          <w:rFonts w:ascii="Arial" w:eastAsia="Times New Roman" w:hAnsi="Arial" w:cs="Arial"/>
          <w:color w:val="222222"/>
          <w:sz w:val="20"/>
          <w:szCs w:val="20"/>
          <w:shd w:val="clear" w:color="auto" w:fill="FFFFFF"/>
          <w:lang w:eastAsia="en-US"/>
        </w:rPr>
        <w:t>, </w:t>
      </w:r>
      <w:r w:rsidRPr="00AE1024">
        <w:rPr>
          <w:rFonts w:ascii="Arial" w:eastAsia="Times New Roman" w:hAnsi="Arial" w:cs="Arial"/>
          <w:i/>
          <w:iCs/>
          <w:color w:val="222222"/>
          <w:sz w:val="20"/>
          <w:szCs w:val="20"/>
          <w:shd w:val="clear" w:color="auto" w:fill="FFFFFF"/>
          <w:lang w:eastAsia="en-US"/>
        </w:rPr>
        <w:t>5</w:t>
      </w:r>
      <w:r w:rsidRPr="00AE1024">
        <w:rPr>
          <w:rFonts w:ascii="Arial" w:eastAsia="Times New Roman" w:hAnsi="Arial" w:cs="Arial"/>
          <w:color w:val="222222"/>
          <w:sz w:val="20"/>
          <w:szCs w:val="20"/>
          <w:shd w:val="clear" w:color="auto" w:fill="FFFFFF"/>
          <w:lang w:eastAsia="en-US"/>
        </w:rPr>
        <w:t>(10), 793-807.</w:t>
      </w:r>
    </w:p>
    <w:p w14:paraId="0B6725BB" w14:textId="77777777" w:rsidR="001E5B0F" w:rsidRPr="00AE1024" w:rsidRDefault="001E5B0F" w:rsidP="00AE1024">
      <w:pPr>
        <w:rPr>
          <w:rFonts w:ascii="Times" w:eastAsia="Times New Roman" w:hAnsi="Times" w:cs="Times New Roman"/>
          <w:sz w:val="20"/>
          <w:szCs w:val="20"/>
          <w:lang w:eastAsia="en-US"/>
        </w:rPr>
      </w:pPr>
    </w:p>
    <w:p w14:paraId="0F1F1F53" w14:textId="77777777" w:rsidR="001E5B0F" w:rsidRDefault="001E5B0F">
      <w:pPr>
        <w:pStyle w:val="CommentText"/>
      </w:pPr>
    </w:p>
  </w:comment>
  <w:comment w:id="554" w:author="Kenway" w:date="2023-02-13T14:22:00Z" w:initials="K">
    <w:p w14:paraId="283E2680" w14:textId="77777777" w:rsidR="001E5B0F" w:rsidRDefault="001E5B0F">
      <w:pPr>
        <w:pStyle w:val="CommentText"/>
      </w:pPr>
      <w:r>
        <w:rPr>
          <w:rStyle w:val="CommentReference"/>
        </w:rPr>
        <w:annotationRef/>
      </w:r>
      <w:r>
        <w:t>Bo, I think this should go in the Discussion not the Intro</w:t>
      </w:r>
    </w:p>
  </w:comment>
  <w:comment w:id="2474" w:author="Kenway" w:date="2023-02-22T14:33:00Z" w:initials="K">
    <w:p w14:paraId="7B3FDB36" w14:textId="77777777" w:rsidR="00564B42" w:rsidRDefault="00564B42">
      <w:pPr>
        <w:pStyle w:val="CommentText"/>
      </w:pPr>
      <w:r>
        <w:rPr>
          <w:rStyle w:val="CommentReference"/>
        </w:rPr>
        <w:annotationRef/>
      </w:r>
    </w:p>
  </w:comment>
  <w:comment w:id="2510" w:author="Kenway" w:date="2023-02-21T14:17:00Z" w:initials="K">
    <w:p w14:paraId="5BC99270" w14:textId="77777777" w:rsidR="00564B42" w:rsidRPr="00EE2642" w:rsidRDefault="00564B42" w:rsidP="00EE2642">
      <w:pPr>
        <w:rPr>
          <w:rFonts w:ascii="Times" w:eastAsia="Times New Roman" w:hAnsi="Times" w:cs="Times New Roman"/>
          <w:sz w:val="20"/>
          <w:szCs w:val="20"/>
          <w:lang w:eastAsia="en-US"/>
        </w:rPr>
      </w:pPr>
      <w:r>
        <w:rPr>
          <w:rStyle w:val="CommentReference"/>
        </w:rPr>
        <w:annotationRef/>
      </w:r>
      <w:r w:rsidRPr="00EE2642">
        <w:rPr>
          <w:rFonts w:ascii="Arial" w:eastAsia="Times New Roman" w:hAnsi="Arial" w:cs="Arial"/>
          <w:color w:val="222222"/>
          <w:sz w:val="20"/>
          <w:szCs w:val="20"/>
          <w:shd w:val="clear" w:color="auto" w:fill="FFFFFF"/>
          <w:lang w:eastAsia="en-US"/>
        </w:rPr>
        <w:t>Frank, M. J. (2005). Dynamic dopamine modulation in the basal ganglia: a neurocomputational account of cognitive deficits in medicated and nonmedicated Parkinsonism. </w:t>
      </w:r>
      <w:r w:rsidRPr="00EE2642">
        <w:rPr>
          <w:rFonts w:ascii="Arial" w:eastAsia="Times New Roman" w:hAnsi="Arial" w:cs="Arial"/>
          <w:i/>
          <w:iCs/>
          <w:color w:val="222222"/>
          <w:sz w:val="20"/>
          <w:szCs w:val="20"/>
          <w:shd w:val="clear" w:color="auto" w:fill="FFFFFF"/>
          <w:lang w:eastAsia="en-US"/>
        </w:rPr>
        <w:t>Journal of cognitive neuroscience</w:t>
      </w:r>
      <w:r w:rsidRPr="00EE2642">
        <w:rPr>
          <w:rFonts w:ascii="Arial" w:eastAsia="Times New Roman" w:hAnsi="Arial" w:cs="Arial"/>
          <w:color w:val="222222"/>
          <w:sz w:val="20"/>
          <w:szCs w:val="20"/>
          <w:shd w:val="clear" w:color="auto" w:fill="FFFFFF"/>
          <w:lang w:eastAsia="en-US"/>
        </w:rPr>
        <w:t>, </w:t>
      </w:r>
      <w:r w:rsidRPr="00EE2642">
        <w:rPr>
          <w:rFonts w:ascii="Arial" w:eastAsia="Times New Roman" w:hAnsi="Arial" w:cs="Arial"/>
          <w:i/>
          <w:iCs/>
          <w:color w:val="222222"/>
          <w:sz w:val="20"/>
          <w:szCs w:val="20"/>
          <w:shd w:val="clear" w:color="auto" w:fill="FFFFFF"/>
          <w:lang w:eastAsia="en-US"/>
        </w:rPr>
        <w:t>17</w:t>
      </w:r>
      <w:r w:rsidRPr="00EE2642">
        <w:rPr>
          <w:rFonts w:ascii="Arial" w:eastAsia="Times New Roman" w:hAnsi="Arial" w:cs="Arial"/>
          <w:color w:val="222222"/>
          <w:sz w:val="20"/>
          <w:szCs w:val="20"/>
          <w:shd w:val="clear" w:color="auto" w:fill="FFFFFF"/>
          <w:lang w:eastAsia="en-US"/>
        </w:rPr>
        <w:t>(1), 51-72.</w:t>
      </w:r>
    </w:p>
    <w:p w14:paraId="5F03BB36" w14:textId="77777777" w:rsidR="00564B42" w:rsidRDefault="00564B42" w:rsidP="00595783">
      <w:pPr>
        <w:rPr>
          <w:rFonts w:ascii="Arial" w:eastAsia="Times New Roman" w:hAnsi="Arial" w:cs="Arial"/>
          <w:color w:val="222222"/>
          <w:sz w:val="20"/>
          <w:szCs w:val="20"/>
          <w:shd w:val="clear" w:color="auto" w:fill="FFFFFF"/>
          <w:lang w:eastAsia="en-US"/>
        </w:rPr>
      </w:pPr>
    </w:p>
    <w:p w14:paraId="2D31EF5E" w14:textId="77777777" w:rsidR="00564B42" w:rsidRDefault="00564B42" w:rsidP="00595783">
      <w:pPr>
        <w:rPr>
          <w:rFonts w:ascii="Arial" w:eastAsia="Times New Roman" w:hAnsi="Arial" w:cs="Arial"/>
          <w:color w:val="222222"/>
          <w:sz w:val="20"/>
          <w:szCs w:val="20"/>
          <w:shd w:val="clear" w:color="auto" w:fill="FFFFFF"/>
          <w:lang w:eastAsia="en-US"/>
        </w:rPr>
      </w:pPr>
    </w:p>
    <w:p w14:paraId="6FB8C070" w14:textId="77777777" w:rsidR="00564B42" w:rsidRDefault="00564B42" w:rsidP="00595783">
      <w:pPr>
        <w:rPr>
          <w:rFonts w:ascii="Arial" w:eastAsia="Times New Roman" w:hAnsi="Arial" w:cs="Arial"/>
          <w:color w:val="222222"/>
          <w:sz w:val="20"/>
          <w:szCs w:val="20"/>
          <w:shd w:val="clear" w:color="auto" w:fill="FFFFFF"/>
          <w:lang w:eastAsia="en-US"/>
        </w:rPr>
      </w:pPr>
      <w:r w:rsidRPr="00595783">
        <w:rPr>
          <w:rFonts w:ascii="Arial" w:eastAsia="Times New Roman" w:hAnsi="Arial" w:cs="Arial"/>
          <w:color w:val="222222"/>
          <w:sz w:val="20"/>
          <w:szCs w:val="20"/>
          <w:shd w:val="clear" w:color="auto" w:fill="FFFFFF"/>
          <w:lang w:eastAsia="en-US"/>
        </w:rPr>
        <w:t>Lo, C. C., &amp; Wang, X. J. (2006). Cortico–basal ganglia circuit mechanism for a decision threshold in reaction time tasks. </w:t>
      </w:r>
      <w:r w:rsidRPr="00595783">
        <w:rPr>
          <w:rFonts w:ascii="Arial" w:eastAsia="Times New Roman" w:hAnsi="Arial" w:cs="Arial"/>
          <w:i/>
          <w:iCs/>
          <w:color w:val="222222"/>
          <w:sz w:val="20"/>
          <w:szCs w:val="20"/>
          <w:shd w:val="clear" w:color="auto" w:fill="FFFFFF"/>
          <w:lang w:eastAsia="en-US"/>
        </w:rPr>
        <w:t>Nature neuroscience</w:t>
      </w:r>
      <w:r w:rsidRPr="00595783">
        <w:rPr>
          <w:rFonts w:ascii="Arial" w:eastAsia="Times New Roman" w:hAnsi="Arial" w:cs="Arial"/>
          <w:color w:val="222222"/>
          <w:sz w:val="20"/>
          <w:szCs w:val="20"/>
          <w:shd w:val="clear" w:color="auto" w:fill="FFFFFF"/>
          <w:lang w:eastAsia="en-US"/>
        </w:rPr>
        <w:t>, </w:t>
      </w:r>
      <w:r w:rsidRPr="00595783">
        <w:rPr>
          <w:rFonts w:ascii="Arial" w:eastAsia="Times New Roman" w:hAnsi="Arial" w:cs="Arial"/>
          <w:i/>
          <w:iCs/>
          <w:color w:val="222222"/>
          <w:sz w:val="20"/>
          <w:szCs w:val="20"/>
          <w:shd w:val="clear" w:color="auto" w:fill="FFFFFF"/>
          <w:lang w:eastAsia="en-US"/>
        </w:rPr>
        <w:t>9</w:t>
      </w:r>
      <w:r w:rsidRPr="00595783">
        <w:rPr>
          <w:rFonts w:ascii="Arial" w:eastAsia="Times New Roman" w:hAnsi="Arial" w:cs="Arial"/>
          <w:color w:val="222222"/>
          <w:sz w:val="20"/>
          <w:szCs w:val="20"/>
          <w:shd w:val="clear" w:color="auto" w:fill="FFFFFF"/>
          <w:lang w:eastAsia="en-US"/>
        </w:rPr>
        <w:t>(7), 956-963.</w:t>
      </w:r>
    </w:p>
    <w:p w14:paraId="1DBB79FB" w14:textId="77777777" w:rsidR="00564B42" w:rsidRDefault="00564B42" w:rsidP="00595783">
      <w:pPr>
        <w:rPr>
          <w:rFonts w:ascii="Arial" w:eastAsia="Times New Roman" w:hAnsi="Arial" w:cs="Arial"/>
          <w:color w:val="222222"/>
          <w:sz w:val="20"/>
          <w:szCs w:val="20"/>
          <w:shd w:val="clear" w:color="auto" w:fill="FFFFFF"/>
          <w:lang w:eastAsia="en-US"/>
        </w:rPr>
      </w:pPr>
    </w:p>
    <w:p w14:paraId="3C435E3D" w14:textId="77777777" w:rsidR="00564B42" w:rsidRPr="00595783" w:rsidRDefault="00564B42" w:rsidP="00595783">
      <w:pPr>
        <w:rPr>
          <w:rFonts w:ascii="Times" w:eastAsia="Times New Roman" w:hAnsi="Times" w:cs="Times New Roman"/>
          <w:sz w:val="20"/>
          <w:szCs w:val="20"/>
          <w:lang w:eastAsia="en-US"/>
        </w:rPr>
      </w:pPr>
    </w:p>
    <w:p w14:paraId="7F830BA5" w14:textId="77777777" w:rsidR="00564B42" w:rsidRDefault="00564B42">
      <w:pPr>
        <w:pStyle w:val="CommentText"/>
      </w:pPr>
    </w:p>
  </w:comment>
  <w:comment w:id="2521" w:author="Kenway" w:date="2023-02-21T14:19:00Z" w:initials="K">
    <w:p w14:paraId="6162AFB3" w14:textId="77777777" w:rsidR="00564B42" w:rsidRPr="00595783" w:rsidRDefault="00564B42" w:rsidP="00595783">
      <w:pPr>
        <w:rPr>
          <w:rFonts w:ascii="Times" w:eastAsia="Times New Roman" w:hAnsi="Times" w:cs="Times New Roman"/>
          <w:sz w:val="20"/>
          <w:szCs w:val="20"/>
          <w:lang w:eastAsia="en-US"/>
        </w:rPr>
      </w:pPr>
      <w:r>
        <w:rPr>
          <w:rStyle w:val="CommentReference"/>
        </w:rPr>
        <w:annotationRef/>
      </w:r>
      <w:r w:rsidRPr="00595783">
        <w:rPr>
          <w:rFonts w:ascii="Arial" w:eastAsia="Times New Roman" w:hAnsi="Arial" w:cs="Arial"/>
          <w:color w:val="222222"/>
          <w:sz w:val="20"/>
          <w:szCs w:val="20"/>
          <w:shd w:val="clear" w:color="auto" w:fill="FFFFFF"/>
          <w:lang w:eastAsia="en-US"/>
        </w:rPr>
        <w:t>Bogacz, R., &amp; Gurney, K. (2007). The basal ganglia and cortex implement optimal decision making between alternative actions. </w:t>
      </w:r>
      <w:r w:rsidRPr="00595783">
        <w:rPr>
          <w:rFonts w:ascii="Arial" w:eastAsia="Times New Roman" w:hAnsi="Arial" w:cs="Arial"/>
          <w:i/>
          <w:iCs/>
          <w:color w:val="222222"/>
          <w:sz w:val="20"/>
          <w:szCs w:val="20"/>
          <w:shd w:val="clear" w:color="auto" w:fill="FFFFFF"/>
          <w:lang w:eastAsia="en-US"/>
        </w:rPr>
        <w:t>Neural computation</w:t>
      </w:r>
      <w:r w:rsidRPr="00595783">
        <w:rPr>
          <w:rFonts w:ascii="Arial" w:eastAsia="Times New Roman" w:hAnsi="Arial" w:cs="Arial"/>
          <w:color w:val="222222"/>
          <w:sz w:val="20"/>
          <w:szCs w:val="20"/>
          <w:shd w:val="clear" w:color="auto" w:fill="FFFFFF"/>
          <w:lang w:eastAsia="en-US"/>
        </w:rPr>
        <w:t>, </w:t>
      </w:r>
      <w:r w:rsidRPr="00595783">
        <w:rPr>
          <w:rFonts w:ascii="Arial" w:eastAsia="Times New Roman" w:hAnsi="Arial" w:cs="Arial"/>
          <w:i/>
          <w:iCs/>
          <w:color w:val="222222"/>
          <w:sz w:val="20"/>
          <w:szCs w:val="20"/>
          <w:shd w:val="clear" w:color="auto" w:fill="FFFFFF"/>
          <w:lang w:eastAsia="en-US"/>
        </w:rPr>
        <w:t>19</w:t>
      </w:r>
      <w:r w:rsidRPr="00595783">
        <w:rPr>
          <w:rFonts w:ascii="Arial" w:eastAsia="Times New Roman" w:hAnsi="Arial" w:cs="Arial"/>
          <w:color w:val="222222"/>
          <w:sz w:val="20"/>
          <w:szCs w:val="20"/>
          <w:shd w:val="clear" w:color="auto" w:fill="FFFFFF"/>
          <w:lang w:eastAsia="en-US"/>
        </w:rPr>
        <w:t>(2), 442-477.</w:t>
      </w:r>
    </w:p>
    <w:p w14:paraId="21FB627C" w14:textId="77777777" w:rsidR="00564B42" w:rsidRDefault="00564B42" w:rsidP="00595783">
      <w:pPr>
        <w:rPr>
          <w:rFonts w:ascii="Arial" w:eastAsia="Times New Roman" w:hAnsi="Arial" w:cs="Arial"/>
          <w:color w:val="222222"/>
          <w:sz w:val="20"/>
          <w:szCs w:val="20"/>
          <w:shd w:val="clear" w:color="auto" w:fill="FFFFFF"/>
          <w:lang w:eastAsia="en-US"/>
        </w:rPr>
      </w:pPr>
    </w:p>
    <w:p w14:paraId="43FDFD92" w14:textId="77777777" w:rsidR="00564B42" w:rsidRDefault="00564B42" w:rsidP="00595783">
      <w:pPr>
        <w:rPr>
          <w:rFonts w:ascii="Arial" w:eastAsia="Times New Roman" w:hAnsi="Arial" w:cs="Arial"/>
          <w:color w:val="222222"/>
          <w:sz w:val="20"/>
          <w:szCs w:val="20"/>
          <w:shd w:val="clear" w:color="auto" w:fill="FFFFFF"/>
          <w:lang w:eastAsia="en-US"/>
        </w:rPr>
      </w:pPr>
    </w:p>
    <w:p w14:paraId="01F5B1AB" w14:textId="77777777" w:rsidR="00564B42" w:rsidRDefault="00564B42" w:rsidP="00595783">
      <w:pPr>
        <w:rPr>
          <w:rFonts w:ascii="Arial" w:eastAsia="Times New Roman" w:hAnsi="Arial" w:cs="Arial"/>
          <w:color w:val="222222"/>
          <w:sz w:val="20"/>
          <w:szCs w:val="20"/>
          <w:shd w:val="clear" w:color="auto" w:fill="FFFFFF"/>
          <w:lang w:eastAsia="en-US"/>
        </w:rPr>
      </w:pPr>
      <w:r w:rsidRPr="00595783">
        <w:rPr>
          <w:rFonts w:ascii="Arial" w:eastAsia="Times New Roman" w:hAnsi="Arial" w:cs="Arial"/>
          <w:color w:val="222222"/>
          <w:sz w:val="20"/>
          <w:szCs w:val="20"/>
          <w:shd w:val="clear" w:color="auto" w:fill="FFFFFF"/>
          <w:lang w:eastAsia="en-US"/>
        </w:rPr>
        <w:t>Wei, W., Rubin, J. E., &amp; Wang, X. J. (2015). Role of the indirect pathway of the basal ganglia in perceptual decision making. </w:t>
      </w:r>
      <w:r w:rsidRPr="00595783">
        <w:rPr>
          <w:rFonts w:ascii="Arial" w:eastAsia="Times New Roman" w:hAnsi="Arial" w:cs="Arial"/>
          <w:i/>
          <w:iCs/>
          <w:color w:val="222222"/>
          <w:sz w:val="20"/>
          <w:szCs w:val="20"/>
          <w:shd w:val="clear" w:color="auto" w:fill="FFFFFF"/>
          <w:lang w:eastAsia="en-US"/>
        </w:rPr>
        <w:t>Journal of Neuroscience</w:t>
      </w:r>
      <w:r w:rsidRPr="00595783">
        <w:rPr>
          <w:rFonts w:ascii="Arial" w:eastAsia="Times New Roman" w:hAnsi="Arial" w:cs="Arial"/>
          <w:color w:val="222222"/>
          <w:sz w:val="20"/>
          <w:szCs w:val="20"/>
          <w:shd w:val="clear" w:color="auto" w:fill="FFFFFF"/>
          <w:lang w:eastAsia="en-US"/>
        </w:rPr>
        <w:t>, </w:t>
      </w:r>
      <w:r w:rsidRPr="00595783">
        <w:rPr>
          <w:rFonts w:ascii="Arial" w:eastAsia="Times New Roman" w:hAnsi="Arial" w:cs="Arial"/>
          <w:i/>
          <w:iCs/>
          <w:color w:val="222222"/>
          <w:sz w:val="20"/>
          <w:szCs w:val="20"/>
          <w:shd w:val="clear" w:color="auto" w:fill="FFFFFF"/>
          <w:lang w:eastAsia="en-US"/>
        </w:rPr>
        <w:t>35</w:t>
      </w:r>
      <w:r w:rsidRPr="00595783">
        <w:rPr>
          <w:rFonts w:ascii="Arial" w:eastAsia="Times New Roman" w:hAnsi="Arial" w:cs="Arial"/>
          <w:color w:val="222222"/>
          <w:sz w:val="20"/>
          <w:szCs w:val="20"/>
          <w:shd w:val="clear" w:color="auto" w:fill="FFFFFF"/>
          <w:lang w:eastAsia="en-US"/>
        </w:rPr>
        <w:t>(9), 4052-4064.</w:t>
      </w:r>
    </w:p>
    <w:p w14:paraId="49ADA89D" w14:textId="77777777" w:rsidR="00564B42" w:rsidRDefault="00564B42" w:rsidP="00595783">
      <w:pPr>
        <w:rPr>
          <w:rFonts w:ascii="Arial" w:eastAsia="Times New Roman" w:hAnsi="Arial" w:cs="Arial"/>
          <w:color w:val="222222"/>
          <w:sz w:val="20"/>
          <w:szCs w:val="20"/>
          <w:shd w:val="clear" w:color="auto" w:fill="FFFFFF"/>
          <w:lang w:eastAsia="en-US"/>
        </w:rPr>
      </w:pPr>
    </w:p>
    <w:p w14:paraId="262A716C" w14:textId="77777777" w:rsidR="00564B42" w:rsidRPr="00116818" w:rsidRDefault="00564B42" w:rsidP="00116818">
      <w:pPr>
        <w:rPr>
          <w:rFonts w:ascii="Times" w:eastAsia="Times New Roman" w:hAnsi="Times" w:cs="Times New Roman"/>
          <w:sz w:val="20"/>
          <w:szCs w:val="20"/>
          <w:lang w:eastAsia="en-US"/>
        </w:rPr>
      </w:pPr>
      <w:r w:rsidRPr="00116818">
        <w:rPr>
          <w:rFonts w:ascii="Arial" w:eastAsia="Times New Roman" w:hAnsi="Arial" w:cs="Arial"/>
          <w:color w:val="222222"/>
          <w:sz w:val="20"/>
          <w:szCs w:val="20"/>
          <w:shd w:val="clear" w:color="auto" w:fill="FFFFFF"/>
          <w:lang w:eastAsia="en-US"/>
        </w:rPr>
        <w:t>Schroll, H., &amp; Hamker, F. H. (2013). Computational models of basal-ganglia pathway functions: focus on functional neuroanatomy. </w:t>
      </w:r>
      <w:r w:rsidRPr="00116818">
        <w:rPr>
          <w:rFonts w:ascii="Arial" w:eastAsia="Times New Roman" w:hAnsi="Arial" w:cs="Arial"/>
          <w:i/>
          <w:iCs/>
          <w:color w:val="222222"/>
          <w:sz w:val="20"/>
          <w:szCs w:val="20"/>
          <w:shd w:val="clear" w:color="auto" w:fill="FFFFFF"/>
          <w:lang w:eastAsia="en-US"/>
        </w:rPr>
        <w:t>Frontie</w:t>
      </w:r>
    </w:p>
    <w:p w14:paraId="454DF34F" w14:textId="77777777" w:rsidR="00564B42" w:rsidRPr="00595783" w:rsidRDefault="00564B42" w:rsidP="00595783">
      <w:pPr>
        <w:rPr>
          <w:rFonts w:ascii="Times" w:eastAsia="Times New Roman" w:hAnsi="Times" w:cs="Times New Roman"/>
          <w:sz w:val="20"/>
          <w:szCs w:val="20"/>
          <w:lang w:eastAsia="en-US"/>
        </w:rPr>
      </w:pPr>
    </w:p>
    <w:p w14:paraId="5A7BE495" w14:textId="77777777" w:rsidR="00564B42" w:rsidRDefault="00564B42">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F4C1CB5" w15:done="0"/>
  <w15:commentEx w15:paraId="0F1F1F53" w15:done="0"/>
  <w15:commentEx w15:paraId="283E2680" w15:done="0"/>
  <w15:commentEx w15:paraId="7B3FDB36" w15:done="0"/>
  <w15:commentEx w15:paraId="7F830BA5" w15:done="0"/>
  <w15:commentEx w15:paraId="5A7BE49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F4C1CB5" w16cid:durableId="2795F577"/>
  <w16cid:commentId w16cid:paraId="0F1F1F53" w16cid:durableId="2795F578"/>
  <w16cid:commentId w16cid:paraId="283E2680" w16cid:durableId="2795F579"/>
  <w16cid:commentId w16cid:paraId="7B3FDB36" w16cid:durableId="27A31850"/>
  <w16cid:commentId w16cid:paraId="7F830BA5" w16cid:durableId="27A31851"/>
  <w16cid:commentId w16cid:paraId="5A7BE495" w16cid:durableId="27A3185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21C2A3" w14:textId="77777777" w:rsidR="0075598D" w:rsidRDefault="0075598D" w:rsidP="004C613D">
      <w:r>
        <w:separator/>
      </w:r>
    </w:p>
  </w:endnote>
  <w:endnote w:type="continuationSeparator" w:id="0">
    <w:p w14:paraId="3B83E572" w14:textId="77777777" w:rsidR="0075598D" w:rsidRDefault="0075598D" w:rsidP="004C61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8"/>
    <w:family w:val="auto"/>
    <w:pitch w:val="variable"/>
    <w:sig w:usb0="A10102FF" w:usb1="38CF7CFA" w:usb2="00010016" w:usb3="00000000" w:csb0="001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roman"/>
    <w:notTrueType/>
    <w:pitch w:val="default"/>
  </w:font>
  <w:font w:name="Arial">
    <w:panose1 w:val="020B0604020202020204"/>
    <w:charset w:val="00"/>
    <w:family w:val="swiss"/>
    <w:pitch w:val="variable"/>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31716705"/>
      <w:docPartObj>
        <w:docPartGallery w:val="Page Numbers (Bottom of Page)"/>
        <w:docPartUnique/>
      </w:docPartObj>
    </w:sdtPr>
    <w:sdtContent>
      <w:p w14:paraId="0692C7F7" w14:textId="78E6183D" w:rsidR="004C613D" w:rsidRDefault="004C613D" w:rsidP="00BD414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D8A8014" w14:textId="77777777" w:rsidR="004C613D" w:rsidRDefault="004C613D" w:rsidP="004C613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55911355"/>
      <w:docPartObj>
        <w:docPartGallery w:val="Page Numbers (Bottom of Page)"/>
        <w:docPartUnique/>
      </w:docPartObj>
    </w:sdtPr>
    <w:sdtContent>
      <w:p w14:paraId="67D43564" w14:textId="1CD8A981" w:rsidR="004C613D" w:rsidRDefault="004C613D" w:rsidP="00BD414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60</w:t>
        </w:r>
        <w:r>
          <w:rPr>
            <w:rStyle w:val="PageNumber"/>
          </w:rPr>
          <w:fldChar w:fldCharType="end"/>
        </w:r>
      </w:p>
    </w:sdtContent>
  </w:sdt>
  <w:p w14:paraId="0D4FA6A9" w14:textId="77777777" w:rsidR="004C613D" w:rsidRDefault="004C613D" w:rsidP="004C613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3E3CA2" w14:textId="77777777" w:rsidR="0075598D" w:rsidRDefault="0075598D" w:rsidP="004C613D">
      <w:r>
        <w:separator/>
      </w:r>
    </w:p>
  </w:footnote>
  <w:footnote w:type="continuationSeparator" w:id="0">
    <w:p w14:paraId="45A43E73" w14:textId="77777777" w:rsidR="0075598D" w:rsidRDefault="0075598D" w:rsidP="004C613D">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o Shen">
    <w15:presenceInfo w15:providerId="None" w15:userId="Bo Shen"/>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B0F"/>
    <w:rsid w:val="00011B9B"/>
    <w:rsid w:val="000506B8"/>
    <w:rsid w:val="000D237B"/>
    <w:rsid w:val="0011445D"/>
    <w:rsid w:val="001B2144"/>
    <w:rsid w:val="001E5B0F"/>
    <w:rsid w:val="001F12A5"/>
    <w:rsid w:val="001F52A4"/>
    <w:rsid w:val="00214955"/>
    <w:rsid w:val="002458D4"/>
    <w:rsid w:val="002E1CA5"/>
    <w:rsid w:val="002F166E"/>
    <w:rsid w:val="00383211"/>
    <w:rsid w:val="003B0BDC"/>
    <w:rsid w:val="003F037C"/>
    <w:rsid w:val="004B4060"/>
    <w:rsid w:val="004C613D"/>
    <w:rsid w:val="00564B42"/>
    <w:rsid w:val="005E37C7"/>
    <w:rsid w:val="00696AE2"/>
    <w:rsid w:val="0075598D"/>
    <w:rsid w:val="00863B53"/>
    <w:rsid w:val="0087196A"/>
    <w:rsid w:val="008D453F"/>
    <w:rsid w:val="008E61C4"/>
    <w:rsid w:val="00970B92"/>
    <w:rsid w:val="00986AF0"/>
    <w:rsid w:val="009B4108"/>
    <w:rsid w:val="009D63DF"/>
    <w:rsid w:val="009D64BF"/>
    <w:rsid w:val="009F35D0"/>
    <w:rsid w:val="00A00796"/>
    <w:rsid w:val="00B4486C"/>
    <w:rsid w:val="00C548B2"/>
    <w:rsid w:val="00C65BE4"/>
    <w:rsid w:val="00C8034E"/>
    <w:rsid w:val="00DB3576"/>
    <w:rsid w:val="00E13C46"/>
    <w:rsid w:val="00E15537"/>
    <w:rsid w:val="00E22F59"/>
    <w:rsid w:val="00E252F2"/>
    <w:rsid w:val="00E4053D"/>
    <w:rsid w:val="00E45568"/>
    <w:rsid w:val="00E81196"/>
    <w:rsid w:val="00E92CDD"/>
    <w:rsid w:val="00EA0B63"/>
    <w:rsid w:val="00EA1839"/>
    <w:rsid w:val="00EA5026"/>
    <w:rsid w:val="00EF4B80"/>
    <w:rsid w:val="00F841F3"/>
    <w:rsid w:val="00F90909"/>
    <w:rsid w:val="00FB5C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E26E100"/>
  <w15:chartTrackingRefBased/>
  <w15:docId w15:val="{77E076BD-30C7-6044-8E2C-C989750A54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C613D"/>
    <w:pPr>
      <w:keepNext/>
      <w:keepLines/>
      <w:spacing w:before="240" w:line="480" w:lineRule="auto"/>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5E37C7"/>
    <w:pPr>
      <w:keepNext/>
      <w:keepLines/>
      <w:spacing w:before="40"/>
      <w:outlineLvl w:val="1"/>
    </w:pPr>
    <w:rPr>
      <w:rFonts w:ascii="Times New Roman" w:eastAsiaTheme="majorEastAsia" w:hAnsi="Times New Roman" w:cstheme="majorBidi"/>
      <w:color w:val="2F5496" w:themeColor="accent1" w:themeShade="BF"/>
      <w:sz w:val="26"/>
      <w:szCs w:val="26"/>
    </w:rPr>
  </w:style>
  <w:style w:type="paragraph" w:styleId="Heading3">
    <w:name w:val="heading 3"/>
    <w:basedOn w:val="Normal"/>
    <w:next w:val="Normal"/>
    <w:link w:val="Heading3Char"/>
    <w:autoRedefine/>
    <w:qFormat/>
    <w:rsid w:val="005E37C7"/>
    <w:pPr>
      <w:keepNext/>
      <w:keepLines/>
      <w:widowControl w:val="0"/>
      <w:spacing w:before="280" w:after="80"/>
      <w:jc w:val="both"/>
      <w:outlineLvl w:val="2"/>
    </w:pPr>
    <w:rPr>
      <w:rFonts w:ascii="Times New Roman" w:eastAsia="DengXian" w:hAnsi="Times New Roman" w:cs="DengXian"/>
      <w:b/>
      <w:szCs w:val="28"/>
    </w:rPr>
  </w:style>
  <w:style w:type="paragraph" w:styleId="Heading4">
    <w:name w:val="heading 4"/>
    <w:basedOn w:val="Normal"/>
    <w:next w:val="Normal"/>
    <w:link w:val="Heading4Char"/>
    <w:autoRedefine/>
    <w:uiPriority w:val="9"/>
    <w:unhideWhenUsed/>
    <w:qFormat/>
    <w:rsid w:val="008D453F"/>
    <w:pPr>
      <w:keepNext/>
      <w:keepLines/>
      <w:spacing w:before="40" w:line="480" w:lineRule="auto"/>
      <w:outlineLvl w:val="3"/>
      <w:pPrChange w:id="0" w:author="Bo Shen" w:date="2023-03-07T19:44:00Z">
        <w:pPr>
          <w:keepNext/>
          <w:keepLines/>
          <w:spacing w:before="40" w:line="480" w:lineRule="auto"/>
          <w:outlineLvl w:val="3"/>
        </w:pPr>
      </w:pPrChange>
    </w:pPr>
    <w:rPr>
      <w:rFonts w:ascii="Times New Roman" w:eastAsiaTheme="majorEastAsia" w:hAnsi="Times New Roman" w:cstheme="majorBidi"/>
      <w:i/>
      <w:iCs/>
      <w:color w:val="000000" w:themeColor="text1"/>
      <w:rPrChange w:id="0" w:author="Bo Shen" w:date="2023-03-07T19:44:00Z">
        <w:rPr>
          <w:rFonts w:eastAsiaTheme="majorEastAsia" w:cstheme="majorBidi"/>
          <w:i/>
          <w:iCs/>
          <w:color w:val="000000" w:themeColor="text1"/>
          <w:sz w:val="24"/>
          <w:szCs w:val="24"/>
          <w:lang w:val="en-US" w:eastAsia="zh-CN" w:bidi="ar-SA"/>
        </w:rPr>
      </w:rPrChang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8D453F"/>
    <w:rPr>
      <w:rFonts w:ascii="Times New Roman" w:eastAsiaTheme="majorEastAsia" w:hAnsi="Times New Roman" w:cstheme="majorBidi"/>
      <w:i/>
      <w:iCs/>
      <w:color w:val="000000" w:themeColor="text1"/>
    </w:rPr>
  </w:style>
  <w:style w:type="character" w:customStyle="1" w:styleId="Heading3Char">
    <w:name w:val="Heading 3 Char"/>
    <w:basedOn w:val="DefaultParagraphFont"/>
    <w:link w:val="Heading3"/>
    <w:rsid w:val="005E37C7"/>
    <w:rPr>
      <w:rFonts w:ascii="Times New Roman" w:eastAsia="DengXian" w:hAnsi="Times New Roman" w:cs="DengXian"/>
      <w:b/>
      <w:szCs w:val="28"/>
    </w:rPr>
  </w:style>
  <w:style w:type="character" w:customStyle="1" w:styleId="Heading2Char">
    <w:name w:val="Heading 2 Char"/>
    <w:basedOn w:val="DefaultParagraphFont"/>
    <w:link w:val="Heading2"/>
    <w:uiPriority w:val="9"/>
    <w:rsid w:val="005E37C7"/>
    <w:rPr>
      <w:rFonts w:ascii="Times New Roman" w:eastAsiaTheme="majorEastAsia" w:hAnsi="Times New Roman" w:cstheme="majorBidi"/>
      <w:color w:val="2F5496" w:themeColor="accent1" w:themeShade="BF"/>
      <w:sz w:val="26"/>
      <w:szCs w:val="26"/>
    </w:rPr>
  </w:style>
  <w:style w:type="paragraph" w:styleId="Caption">
    <w:name w:val="caption"/>
    <w:basedOn w:val="Normal"/>
    <w:next w:val="Normal"/>
    <w:uiPriority w:val="35"/>
    <w:unhideWhenUsed/>
    <w:qFormat/>
    <w:rsid w:val="001E5B0F"/>
    <w:pPr>
      <w:spacing w:after="200"/>
    </w:pPr>
    <w:rPr>
      <w:i/>
      <w:iCs/>
      <w:color w:val="44546A" w:themeColor="text2"/>
      <w:sz w:val="18"/>
      <w:szCs w:val="18"/>
    </w:rPr>
  </w:style>
  <w:style w:type="character" w:styleId="CommentReference">
    <w:name w:val="annotation reference"/>
    <w:basedOn w:val="DefaultParagraphFont"/>
    <w:uiPriority w:val="99"/>
    <w:semiHidden/>
    <w:unhideWhenUsed/>
    <w:rsid w:val="001E5B0F"/>
    <w:rPr>
      <w:sz w:val="16"/>
      <w:szCs w:val="16"/>
    </w:rPr>
  </w:style>
  <w:style w:type="paragraph" w:styleId="CommentText">
    <w:name w:val="annotation text"/>
    <w:basedOn w:val="Normal"/>
    <w:link w:val="CommentTextChar"/>
    <w:uiPriority w:val="99"/>
    <w:semiHidden/>
    <w:unhideWhenUsed/>
    <w:rsid w:val="001E5B0F"/>
    <w:rPr>
      <w:sz w:val="20"/>
      <w:szCs w:val="20"/>
    </w:rPr>
  </w:style>
  <w:style w:type="character" w:customStyle="1" w:styleId="CommentTextChar">
    <w:name w:val="Comment Text Char"/>
    <w:basedOn w:val="DefaultParagraphFont"/>
    <w:link w:val="CommentText"/>
    <w:uiPriority w:val="99"/>
    <w:semiHidden/>
    <w:rsid w:val="001E5B0F"/>
    <w:rPr>
      <w:sz w:val="20"/>
      <w:szCs w:val="20"/>
    </w:rPr>
  </w:style>
  <w:style w:type="character" w:styleId="Hyperlink">
    <w:name w:val="Hyperlink"/>
    <w:basedOn w:val="DefaultParagraphFont"/>
    <w:uiPriority w:val="99"/>
    <w:unhideWhenUsed/>
    <w:rsid w:val="001E5B0F"/>
    <w:rPr>
      <w:color w:val="0563C1" w:themeColor="hyperlink"/>
      <w:u w:val="single"/>
    </w:rPr>
  </w:style>
  <w:style w:type="paragraph" w:styleId="Revision">
    <w:name w:val="Revision"/>
    <w:hidden/>
    <w:uiPriority w:val="99"/>
    <w:semiHidden/>
    <w:rsid w:val="001E5B0F"/>
  </w:style>
  <w:style w:type="character" w:customStyle="1" w:styleId="Heading1Char">
    <w:name w:val="Heading 1 Char"/>
    <w:basedOn w:val="DefaultParagraphFont"/>
    <w:link w:val="Heading1"/>
    <w:uiPriority w:val="9"/>
    <w:rsid w:val="004C613D"/>
    <w:rPr>
      <w:rFonts w:ascii="Times New Roman" w:eastAsiaTheme="majorEastAsia" w:hAnsi="Times New Roman" w:cstheme="majorBidi"/>
      <w:b/>
      <w:color w:val="000000" w:themeColor="text1"/>
      <w:sz w:val="32"/>
      <w:szCs w:val="32"/>
    </w:rPr>
  </w:style>
  <w:style w:type="table" w:styleId="TableGrid">
    <w:name w:val="Table Grid"/>
    <w:basedOn w:val="TableNormal"/>
    <w:uiPriority w:val="39"/>
    <w:rsid w:val="00564B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4C613D"/>
  </w:style>
  <w:style w:type="paragraph" w:styleId="Header">
    <w:name w:val="header"/>
    <w:basedOn w:val="Normal"/>
    <w:link w:val="HeaderChar"/>
    <w:uiPriority w:val="99"/>
    <w:unhideWhenUsed/>
    <w:rsid w:val="004C613D"/>
    <w:pPr>
      <w:tabs>
        <w:tab w:val="center" w:pos="4680"/>
        <w:tab w:val="right" w:pos="9360"/>
      </w:tabs>
    </w:pPr>
  </w:style>
  <w:style w:type="character" w:customStyle="1" w:styleId="HeaderChar">
    <w:name w:val="Header Char"/>
    <w:basedOn w:val="DefaultParagraphFont"/>
    <w:link w:val="Header"/>
    <w:uiPriority w:val="99"/>
    <w:rsid w:val="004C613D"/>
  </w:style>
  <w:style w:type="paragraph" w:styleId="Footer">
    <w:name w:val="footer"/>
    <w:basedOn w:val="Normal"/>
    <w:link w:val="FooterChar"/>
    <w:uiPriority w:val="99"/>
    <w:unhideWhenUsed/>
    <w:rsid w:val="004C613D"/>
    <w:pPr>
      <w:tabs>
        <w:tab w:val="center" w:pos="4680"/>
        <w:tab w:val="right" w:pos="9360"/>
      </w:tabs>
    </w:pPr>
  </w:style>
  <w:style w:type="character" w:customStyle="1" w:styleId="FooterChar">
    <w:name w:val="Footer Char"/>
    <w:basedOn w:val="DefaultParagraphFont"/>
    <w:link w:val="Footer"/>
    <w:uiPriority w:val="99"/>
    <w:rsid w:val="004C613D"/>
  </w:style>
  <w:style w:type="character" w:styleId="PageNumber">
    <w:name w:val="page number"/>
    <w:basedOn w:val="DefaultParagraphFont"/>
    <w:uiPriority w:val="99"/>
    <w:semiHidden/>
    <w:unhideWhenUsed/>
    <w:rsid w:val="004C613D"/>
  </w:style>
  <w:style w:type="paragraph" w:styleId="Title">
    <w:name w:val="Title"/>
    <w:basedOn w:val="Normal"/>
    <w:next w:val="Normal"/>
    <w:link w:val="TitleChar"/>
    <w:uiPriority w:val="10"/>
    <w:qFormat/>
    <w:rsid w:val="004C613D"/>
    <w:pPr>
      <w:contextualSpacing/>
      <w:jc w:val="center"/>
    </w:pPr>
    <w:rPr>
      <w:rFonts w:ascii="Times New Roman" w:eastAsiaTheme="majorEastAsia" w:hAnsi="Times New Roman" w:cstheme="majorBidi"/>
      <w:b/>
      <w:spacing w:val="-10"/>
      <w:kern w:val="28"/>
      <w:sz w:val="44"/>
      <w:szCs w:val="56"/>
    </w:rPr>
  </w:style>
  <w:style w:type="character" w:customStyle="1" w:styleId="TitleChar">
    <w:name w:val="Title Char"/>
    <w:basedOn w:val="DefaultParagraphFont"/>
    <w:link w:val="Title"/>
    <w:uiPriority w:val="10"/>
    <w:rsid w:val="004C613D"/>
    <w:rPr>
      <w:rFonts w:ascii="Times New Roman" w:eastAsiaTheme="majorEastAsia" w:hAnsi="Times New Roman" w:cstheme="majorBidi"/>
      <w:b/>
      <w:spacing w:val="-10"/>
      <w:kern w:val="28"/>
      <w:sz w:val="44"/>
      <w:szCs w:val="56"/>
    </w:rPr>
  </w:style>
  <w:style w:type="paragraph" w:styleId="Bibliography">
    <w:name w:val="Bibliography"/>
    <w:basedOn w:val="Normal"/>
    <w:next w:val="Normal"/>
    <w:uiPriority w:val="37"/>
    <w:unhideWhenUsed/>
    <w:rsid w:val="00EA1839"/>
    <w:pPr>
      <w:spacing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fontTable" Target="fontTable.xml"/><Relationship Id="rId3" Type="http://schemas.openxmlformats.org/officeDocument/2006/relationships/webSettings" Target="webSettings.xml"/><Relationship Id="rId7" Type="http://schemas.microsoft.com/office/2011/relationships/commentsExtended" Target="commentsExtended.xml"/><Relationship Id="rId12" Type="http://schemas.openxmlformats.org/officeDocument/2006/relationships/footer" Target="footer2.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10.emf"/><Relationship Id="rId4" Type="http://schemas.openxmlformats.org/officeDocument/2006/relationships/footnotes" Target="footnotes.xml"/><Relationship Id="rId9" Type="http://schemas.openxmlformats.org/officeDocument/2006/relationships/image" Target="media/image1.emf"/><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71</Pages>
  <Words>179174</Words>
  <Characters>1021293</Characters>
  <Application>Microsoft Office Word</Application>
  <DocSecurity>0</DocSecurity>
  <Lines>8510</Lines>
  <Paragraphs>2396</Paragraphs>
  <ScaleCrop>false</ScaleCrop>
  <HeadingPairs>
    <vt:vector size="2" baseType="variant">
      <vt:variant>
        <vt:lpstr>Title</vt:lpstr>
      </vt:variant>
      <vt:variant>
        <vt:i4>1</vt:i4>
      </vt:variant>
    </vt:vector>
  </HeadingPairs>
  <TitlesOfParts>
    <vt:vector size="1" baseType="lpstr">
      <vt:lpstr/>
    </vt:vector>
  </TitlesOfParts>
  <Company>NYU School of Medicine</Company>
  <LinksUpToDate>false</LinksUpToDate>
  <CharactersWithSpaces>1198071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 Shen</dc:creator>
  <cp:keywords/>
  <dc:description/>
  <cp:lastModifiedBy>Bo Shen</cp:lastModifiedBy>
  <cp:revision>40</cp:revision>
  <dcterms:created xsi:type="dcterms:W3CDTF">2023-03-07T19:52:00Z</dcterms:created>
  <dcterms:modified xsi:type="dcterms:W3CDTF">2023-03-08T02:02:00Z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zotero-version="6.0.22"&gt;&lt;session id="GeRpoNv5"/&gt;&lt;style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 name="delayCitationUpdates" value="true"/&gt;&lt;pref name="dontAskDelayCitationUpdates" value="true"/&gt;&lt;/prefs&gt;&lt;/data&gt;</vt:lpwstr>
  </property>
</Properties>
</file>